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5E152A" w:rsidRPr="002959C8" w14:paraId="56C6BC27" w14:textId="77777777" w:rsidTr="0069575E">
        <w:trPr>
          <w:cantSplit/>
        </w:trPr>
        <w:tc>
          <w:tcPr>
            <w:tcW w:w="10423" w:type="dxa"/>
            <w:gridSpan w:val="2"/>
            <w:shd w:val="clear" w:color="auto" w:fill="auto"/>
          </w:tcPr>
          <w:p w14:paraId="6A082D82" w14:textId="6BC69821" w:rsidR="005E152A" w:rsidRPr="002959C8" w:rsidRDefault="005E152A" w:rsidP="0069575E">
            <w:pPr>
              <w:pStyle w:val="ZA"/>
              <w:framePr w:w="0" w:hRule="auto" w:wrap="auto" w:vAnchor="margin" w:hAnchor="text" w:yAlign="inline"/>
            </w:pPr>
            <w:bookmarkStart w:id="0" w:name="page1"/>
            <w:r w:rsidRPr="00D93DB4">
              <w:rPr>
                <w:noProof w:val="0"/>
                <w:sz w:val="64"/>
              </w:rPr>
              <w:t xml:space="preserve">3GPP TS 26.447 </w:t>
            </w:r>
            <w:r w:rsidRPr="00D93DB4">
              <w:rPr>
                <w:noProof w:val="0"/>
              </w:rPr>
              <w:t>V</w:t>
            </w:r>
            <w:r>
              <w:rPr>
                <w:noProof w:val="0"/>
              </w:rPr>
              <w:t>18.0.0</w:t>
            </w:r>
            <w:r w:rsidRPr="00D93DB4">
              <w:rPr>
                <w:noProof w:val="0"/>
              </w:rPr>
              <w:t xml:space="preserve"> </w:t>
            </w:r>
            <w:r w:rsidRPr="00D93DB4">
              <w:rPr>
                <w:noProof w:val="0"/>
                <w:sz w:val="32"/>
              </w:rPr>
              <w:t>(</w:t>
            </w:r>
            <w:r>
              <w:rPr>
                <w:noProof w:val="0"/>
                <w:sz w:val="32"/>
              </w:rPr>
              <w:t>2024-03</w:t>
            </w:r>
            <w:r w:rsidRPr="00D93DB4">
              <w:rPr>
                <w:noProof w:val="0"/>
                <w:sz w:val="32"/>
              </w:rPr>
              <w:t>)</w:t>
            </w:r>
          </w:p>
        </w:tc>
      </w:tr>
      <w:tr w:rsidR="005E152A" w:rsidRPr="002959C8" w14:paraId="55BA88AA" w14:textId="77777777" w:rsidTr="0069575E">
        <w:trPr>
          <w:cantSplit/>
          <w:trHeight w:hRule="exact" w:val="1134"/>
        </w:trPr>
        <w:tc>
          <w:tcPr>
            <w:tcW w:w="10423" w:type="dxa"/>
            <w:gridSpan w:val="2"/>
            <w:shd w:val="clear" w:color="auto" w:fill="auto"/>
          </w:tcPr>
          <w:p w14:paraId="212CFB89" w14:textId="77777777" w:rsidR="005E152A" w:rsidRPr="002959C8" w:rsidRDefault="005E152A" w:rsidP="0069575E">
            <w:pPr>
              <w:pStyle w:val="TAR"/>
            </w:pPr>
            <w:r w:rsidRPr="00D93DB4">
              <w:t>Technical Specification</w:t>
            </w:r>
          </w:p>
        </w:tc>
      </w:tr>
      <w:tr w:rsidR="005E152A" w:rsidRPr="002959C8" w14:paraId="1E4AA763" w14:textId="77777777" w:rsidTr="0069575E">
        <w:trPr>
          <w:cantSplit/>
          <w:trHeight w:hRule="exact" w:val="3685"/>
        </w:trPr>
        <w:tc>
          <w:tcPr>
            <w:tcW w:w="10423" w:type="dxa"/>
            <w:gridSpan w:val="2"/>
            <w:shd w:val="clear" w:color="auto" w:fill="auto"/>
          </w:tcPr>
          <w:p w14:paraId="7019D00D" w14:textId="77777777" w:rsidR="005E152A" w:rsidRPr="00D93DB4" w:rsidRDefault="005E152A" w:rsidP="0069575E">
            <w:pPr>
              <w:pStyle w:val="ZT"/>
              <w:framePr w:wrap="auto" w:hAnchor="text" w:yAlign="inline"/>
            </w:pPr>
            <w:r w:rsidRPr="00D93DB4">
              <w:t>3rd Generation Partnership Project;</w:t>
            </w:r>
          </w:p>
          <w:p w14:paraId="294F6AF3" w14:textId="77777777" w:rsidR="005E152A" w:rsidRPr="00D93DB4" w:rsidRDefault="005E152A" w:rsidP="0069575E">
            <w:pPr>
              <w:pStyle w:val="ZT"/>
              <w:framePr w:wrap="auto" w:hAnchor="text" w:yAlign="inline"/>
            </w:pPr>
            <w:r w:rsidRPr="00D93DB4">
              <w:t>Technical Specification Group Services and System Aspects;</w:t>
            </w:r>
          </w:p>
          <w:p w14:paraId="66C6B93A" w14:textId="77777777" w:rsidR="005E152A" w:rsidRPr="00D93DB4" w:rsidRDefault="005E152A" w:rsidP="0069575E">
            <w:pPr>
              <w:pStyle w:val="ZT"/>
              <w:framePr w:wrap="auto" w:hAnchor="text" w:yAlign="inline"/>
            </w:pPr>
            <w:r w:rsidRPr="00D93DB4">
              <w:t xml:space="preserve">Codec for Enhanced Voice Services (EVS); </w:t>
            </w:r>
          </w:p>
          <w:p w14:paraId="70BCD4D0" w14:textId="77777777" w:rsidR="005E152A" w:rsidRPr="00D93DB4" w:rsidRDefault="005E152A" w:rsidP="0069575E">
            <w:pPr>
              <w:pStyle w:val="ZT"/>
              <w:framePr w:wrap="auto" w:hAnchor="text" w:yAlign="inline"/>
            </w:pPr>
            <w:r w:rsidRPr="00D93DB4">
              <w:t>Error Concealment of Lost Packets</w:t>
            </w:r>
          </w:p>
          <w:p w14:paraId="173D1B3D" w14:textId="77777777" w:rsidR="005E152A" w:rsidRPr="002959C8" w:rsidRDefault="005E152A" w:rsidP="0069575E">
            <w:pPr>
              <w:pStyle w:val="ZT"/>
              <w:framePr w:wrap="auto" w:hAnchor="text" w:yAlign="inline"/>
              <w:rPr>
                <w:i/>
                <w:sz w:val="28"/>
              </w:rPr>
            </w:pPr>
            <w:r w:rsidRPr="00D93DB4">
              <w:t>(</w:t>
            </w:r>
            <w:r w:rsidRPr="00D93DB4">
              <w:rPr>
                <w:rStyle w:val="ZGSM"/>
              </w:rPr>
              <w:t>Release</w:t>
            </w:r>
            <w:r>
              <w:rPr>
                <w:rStyle w:val="ZGSM"/>
              </w:rPr>
              <w:t xml:space="preserve"> 18</w:t>
            </w:r>
            <w:r w:rsidRPr="00D93DB4">
              <w:t>)</w:t>
            </w:r>
          </w:p>
        </w:tc>
      </w:tr>
      <w:tr w:rsidR="005E152A" w:rsidRPr="002959C8" w14:paraId="0CD4DCC4" w14:textId="77777777" w:rsidTr="0069575E">
        <w:trPr>
          <w:cantSplit/>
        </w:trPr>
        <w:tc>
          <w:tcPr>
            <w:tcW w:w="10423" w:type="dxa"/>
            <w:gridSpan w:val="2"/>
            <w:shd w:val="clear" w:color="auto" w:fill="auto"/>
          </w:tcPr>
          <w:p w14:paraId="31044B98" w14:textId="77777777" w:rsidR="005E152A" w:rsidRPr="00D93DB4" w:rsidRDefault="005E152A" w:rsidP="0069575E">
            <w:pPr>
              <w:pStyle w:val="FP"/>
            </w:pPr>
          </w:p>
        </w:tc>
      </w:tr>
      <w:bookmarkStart w:id="1" w:name="_MON_1684549432"/>
      <w:bookmarkEnd w:id="1"/>
      <w:tr w:rsidR="005E152A" w:rsidRPr="002959C8" w14:paraId="34A08AF9" w14:textId="77777777" w:rsidTr="0069575E">
        <w:trPr>
          <w:cantSplit/>
          <w:trHeight w:hRule="exact" w:val="1531"/>
        </w:trPr>
        <w:tc>
          <w:tcPr>
            <w:tcW w:w="4883" w:type="dxa"/>
            <w:shd w:val="clear" w:color="auto" w:fill="auto"/>
          </w:tcPr>
          <w:p w14:paraId="5D25F6CF" w14:textId="47F8B7DB" w:rsidR="005E152A" w:rsidRPr="002959C8" w:rsidRDefault="00B74F64" w:rsidP="0069575E">
            <w:pPr>
              <w:rPr>
                <w:i/>
              </w:rPr>
            </w:pPr>
            <w:r w:rsidRPr="00B74F64">
              <w:rPr>
                <w:i/>
              </w:rPr>
              <w:object w:dxaOrig="2026" w:dyaOrig="1251" w14:anchorId="737E1B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8" o:title=""/>
                </v:shape>
                <o:OLEObject Type="Embed" ProgID="Word.Picture.8" ShapeID="_x0000_i1025" DrawAspect="Content" ObjectID="_1783088147" r:id="rId9"/>
              </w:object>
            </w:r>
          </w:p>
        </w:tc>
        <w:tc>
          <w:tcPr>
            <w:tcW w:w="5540" w:type="dxa"/>
            <w:shd w:val="clear" w:color="auto" w:fill="auto"/>
          </w:tcPr>
          <w:p w14:paraId="147A5877" w14:textId="6729D54C" w:rsidR="005E152A" w:rsidRPr="002959C8" w:rsidRDefault="004C5B74" w:rsidP="0069575E">
            <w:pPr>
              <w:jc w:val="right"/>
            </w:pPr>
            <w:r>
              <w:rPr>
                <w:noProof/>
              </w:rPr>
              <w:drawing>
                <wp:inline distT="0" distB="0" distL="0" distR="0" wp14:anchorId="53B536E7" wp14:editId="65256894">
                  <wp:extent cx="1624330" cy="952500"/>
                  <wp:effectExtent l="0" t="0" r="0" b="0"/>
                  <wp:docPr id="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tc>
      </w:tr>
      <w:tr w:rsidR="005E152A" w:rsidRPr="002959C8" w14:paraId="3A98E702" w14:textId="77777777" w:rsidTr="0069575E">
        <w:trPr>
          <w:cantSplit/>
          <w:trHeight w:hRule="exact" w:val="5783"/>
        </w:trPr>
        <w:tc>
          <w:tcPr>
            <w:tcW w:w="10423" w:type="dxa"/>
            <w:gridSpan w:val="2"/>
            <w:shd w:val="clear" w:color="auto" w:fill="auto"/>
          </w:tcPr>
          <w:p w14:paraId="0E003FB6" w14:textId="77777777" w:rsidR="005E152A" w:rsidRPr="002959C8" w:rsidRDefault="005E152A" w:rsidP="0069575E">
            <w:pPr>
              <w:pStyle w:val="FP"/>
              <w:rPr>
                <w:b/>
              </w:rPr>
            </w:pPr>
          </w:p>
        </w:tc>
      </w:tr>
      <w:tr w:rsidR="005E152A" w:rsidRPr="002959C8" w14:paraId="30367F15" w14:textId="77777777" w:rsidTr="0069575E">
        <w:trPr>
          <w:cantSplit/>
          <w:trHeight w:hRule="exact" w:val="964"/>
        </w:trPr>
        <w:tc>
          <w:tcPr>
            <w:tcW w:w="10423" w:type="dxa"/>
            <w:gridSpan w:val="2"/>
            <w:shd w:val="clear" w:color="auto" w:fill="auto"/>
          </w:tcPr>
          <w:p w14:paraId="16E312EB" w14:textId="77777777" w:rsidR="005E152A" w:rsidRPr="002959C8" w:rsidRDefault="005E152A" w:rsidP="0069575E">
            <w:pPr>
              <w:rPr>
                <w:sz w:val="16"/>
              </w:rPr>
            </w:pPr>
            <w:bookmarkStart w:id="2" w:name="warningNotice"/>
            <w:r w:rsidRPr="002959C8">
              <w:rPr>
                <w:sz w:val="16"/>
              </w:rPr>
              <w:t>The present document has been developed within the 3rd Generation Partnership Project (3GPP</w:t>
            </w:r>
            <w:r w:rsidRPr="002959C8">
              <w:rPr>
                <w:sz w:val="16"/>
                <w:vertAlign w:val="superscript"/>
              </w:rPr>
              <w:t xml:space="preserve"> TM</w:t>
            </w:r>
            <w:r w:rsidRPr="002959C8">
              <w:rPr>
                <w:sz w:val="16"/>
              </w:rPr>
              <w:t>) and may be further elaborated for the purposes of 3GPP.</w:t>
            </w:r>
            <w:r w:rsidRPr="002959C8">
              <w:rPr>
                <w:sz w:val="16"/>
              </w:rPr>
              <w:br/>
              <w:t>The present document has not been subject to any approval process by the 3GPP</w:t>
            </w:r>
            <w:r w:rsidRPr="002959C8">
              <w:rPr>
                <w:sz w:val="16"/>
                <w:vertAlign w:val="superscript"/>
              </w:rPr>
              <w:t xml:space="preserve"> </w:t>
            </w:r>
            <w:r w:rsidRPr="002959C8">
              <w:rPr>
                <w:sz w:val="16"/>
              </w:rPr>
              <w:t>Organizational Partners and shall not be implemented.</w:t>
            </w:r>
            <w:r w:rsidRPr="002959C8">
              <w:rPr>
                <w:sz w:val="16"/>
              </w:rPr>
              <w:br/>
              <w:t>This Specification is provided for future development work within 3GPP</w:t>
            </w:r>
            <w:r w:rsidRPr="002959C8">
              <w:rPr>
                <w:sz w:val="16"/>
                <w:vertAlign w:val="superscript"/>
              </w:rPr>
              <w:t xml:space="preserve"> </w:t>
            </w:r>
            <w:r w:rsidRPr="002959C8">
              <w:rPr>
                <w:sz w:val="16"/>
              </w:rPr>
              <w:t>only. The Organizational Partners accept no liability for any use of this Specification.</w:t>
            </w:r>
            <w:r w:rsidRPr="002959C8">
              <w:rPr>
                <w:sz w:val="16"/>
              </w:rPr>
              <w:br/>
              <w:t>Specifications and Reports for implementation of the 3GPP</w:t>
            </w:r>
            <w:r w:rsidRPr="002959C8">
              <w:rPr>
                <w:sz w:val="16"/>
                <w:vertAlign w:val="superscript"/>
              </w:rPr>
              <w:t xml:space="preserve"> TM</w:t>
            </w:r>
            <w:r w:rsidRPr="002959C8">
              <w:rPr>
                <w:sz w:val="16"/>
              </w:rPr>
              <w:t xml:space="preserve"> system should be obtained via the 3GPP Organizational Partners' Publications Offices.</w:t>
            </w:r>
            <w:bookmarkEnd w:id="2"/>
          </w:p>
          <w:p w14:paraId="20597706" w14:textId="77777777" w:rsidR="005E152A" w:rsidRPr="002959C8" w:rsidRDefault="005E152A" w:rsidP="0069575E">
            <w:pPr>
              <w:pStyle w:val="ZV"/>
              <w:framePr w:w="0" w:wrap="auto" w:vAnchor="margin" w:hAnchor="text" w:yAlign="inline"/>
            </w:pPr>
          </w:p>
          <w:p w14:paraId="2337D6C1" w14:textId="77777777" w:rsidR="005E152A" w:rsidRPr="002959C8" w:rsidRDefault="005E152A" w:rsidP="0069575E">
            <w:pPr>
              <w:rPr>
                <w:sz w:val="16"/>
              </w:rPr>
            </w:pPr>
          </w:p>
        </w:tc>
      </w:tr>
      <w:bookmarkEnd w:id="0"/>
    </w:tbl>
    <w:p w14:paraId="35B621B8" w14:textId="77777777" w:rsidR="005E152A" w:rsidRPr="002959C8" w:rsidRDefault="005E152A" w:rsidP="005E152A">
      <w:pPr>
        <w:sectPr w:rsidR="005E152A" w:rsidRPr="002959C8" w:rsidSect="00700969">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5E152A" w:rsidRPr="002959C8" w14:paraId="3A101230" w14:textId="77777777" w:rsidTr="0069575E">
        <w:trPr>
          <w:cantSplit/>
          <w:trHeight w:hRule="exact" w:val="5669"/>
        </w:trPr>
        <w:tc>
          <w:tcPr>
            <w:tcW w:w="10423" w:type="dxa"/>
            <w:shd w:val="clear" w:color="auto" w:fill="auto"/>
          </w:tcPr>
          <w:p w14:paraId="27386890" w14:textId="77777777" w:rsidR="005E152A" w:rsidRPr="002959C8" w:rsidRDefault="005E152A" w:rsidP="0069575E">
            <w:pPr>
              <w:pStyle w:val="FP"/>
            </w:pPr>
            <w:bookmarkStart w:id="3" w:name="page2"/>
          </w:p>
        </w:tc>
      </w:tr>
      <w:tr w:rsidR="005E152A" w:rsidRPr="002959C8" w14:paraId="300FCB59" w14:textId="77777777" w:rsidTr="0069575E">
        <w:trPr>
          <w:cantSplit/>
          <w:trHeight w:hRule="exact" w:val="5386"/>
        </w:trPr>
        <w:tc>
          <w:tcPr>
            <w:tcW w:w="10423" w:type="dxa"/>
            <w:shd w:val="clear" w:color="auto" w:fill="auto"/>
          </w:tcPr>
          <w:p w14:paraId="159685EB" w14:textId="77777777" w:rsidR="005E152A" w:rsidRPr="002959C8" w:rsidRDefault="005E152A" w:rsidP="0069575E">
            <w:pPr>
              <w:pStyle w:val="FP"/>
              <w:spacing w:after="240"/>
              <w:ind w:left="2835" w:right="2835"/>
              <w:jc w:val="center"/>
              <w:rPr>
                <w:rFonts w:ascii="Arial" w:hAnsi="Arial"/>
                <w:b/>
                <w:i/>
                <w:noProof/>
              </w:rPr>
            </w:pPr>
            <w:bookmarkStart w:id="4" w:name="coords3gpp"/>
            <w:r w:rsidRPr="002959C8">
              <w:rPr>
                <w:rFonts w:ascii="Arial" w:hAnsi="Arial"/>
                <w:b/>
                <w:i/>
                <w:noProof/>
              </w:rPr>
              <w:t>3GPP</w:t>
            </w:r>
          </w:p>
          <w:p w14:paraId="4A9C50FA" w14:textId="77777777" w:rsidR="005E152A" w:rsidRPr="002959C8" w:rsidRDefault="005E152A" w:rsidP="0069575E">
            <w:pPr>
              <w:pStyle w:val="FP"/>
              <w:pBdr>
                <w:bottom w:val="single" w:sz="6" w:space="1" w:color="auto"/>
              </w:pBdr>
              <w:ind w:left="2835" w:right="2835"/>
              <w:jc w:val="center"/>
              <w:rPr>
                <w:noProof/>
              </w:rPr>
            </w:pPr>
            <w:r w:rsidRPr="002959C8">
              <w:rPr>
                <w:noProof/>
              </w:rPr>
              <w:t>Postal address</w:t>
            </w:r>
          </w:p>
          <w:p w14:paraId="69DB6108" w14:textId="77777777" w:rsidR="005E152A" w:rsidRPr="002959C8" w:rsidRDefault="005E152A" w:rsidP="0069575E">
            <w:pPr>
              <w:pStyle w:val="FP"/>
              <w:ind w:left="2835" w:right="2835"/>
              <w:jc w:val="center"/>
              <w:rPr>
                <w:rFonts w:ascii="Arial" w:hAnsi="Arial"/>
                <w:noProof/>
                <w:sz w:val="18"/>
              </w:rPr>
            </w:pPr>
          </w:p>
          <w:p w14:paraId="2026646C" w14:textId="77777777" w:rsidR="005E152A" w:rsidRPr="002959C8" w:rsidRDefault="005E152A" w:rsidP="0069575E">
            <w:pPr>
              <w:pStyle w:val="FP"/>
              <w:pBdr>
                <w:bottom w:val="single" w:sz="6" w:space="1" w:color="auto"/>
              </w:pBdr>
              <w:spacing w:before="240"/>
              <w:ind w:left="2835" w:right="2835"/>
              <w:jc w:val="center"/>
              <w:rPr>
                <w:noProof/>
              </w:rPr>
            </w:pPr>
            <w:r w:rsidRPr="002959C8">
              <w:rPr>
                <w:noProof/>
              </w:rPr>
              <w:t>3GPP support office address</w:t>
            </w:r>
          </w:p>
          <w:p w14:paraId="7BE74804" w14:textId="77777777" w:rsidR="005E152A" w:rsidRPr="002959C8" w:rsidRDefault="005E152A" w:rsidP="0069575E">
            <w:pPr>
              <w:pStyle w:val="FP"/>
              <w:ind w:left="2835" w:right="2835"/>
              <w:jc w:val="center"/>
              <w:rPr>
                <w:rFonts w:ascii="Arial" w:hAnsi="Arial"/>
                <w:noProof/>
                <w:sz w:val="18"/>
              </w:rPr>
            </w:pPr>
            <w:r w:rsidRPr="002959C8">
              <w:rPr>
                <w:rFonts w:ascii="Arial" w:hAnsi="Arial"/>
                <w:noProof/>
                <w:sz w:val="18"/>
              </w:rPr>
              <w:t>650 Route des Lucioles - Sophia Antipolis</w:t>
            </w:r>
          </w:p>
          <w:p w14:paraId="72C2B7E9" w14:textId="77777777" w:rsidR="005E152A" w:rsidRPr="002959C8" w:rsidRDefault="005E152A" w:rsidP="0069575E">
            <w:pPr>
              <w:pStyle w:val="FP"/>
              <w:ind w:left="2835" w:right="2835"/>
              <w:jc w:val="center"/>
              <w:rPr>
                <w:rFonts w:ascii="Arial" w:hAnsi="Arial"/>
                <w:noProof/>
                <w:sz w:val="18"/>
              </w:rPr>
            </w:pPr>
            <w:r w:rsidRPr="002959C8">
              <w:rPr>
                <w:rFonts w:ascii="Arial" w:hAnsi="Arial"/>
                <w:noProof/>
                <w:sz w:val="18"/>
              </w:rPr>
              <w:t>Valbonne - FRANCE</w:t>
            </w:r>
          </w:p>
          <w:p w14:paraId="33166C97" w14:textId="77777777" w:rsidR="005E152A" w:rsidRPr="002959C8" w:rsidRDefault="005E152A" w:rsidP="0069575E">
            <w:pPr>
              <w:pStyle w:val="FP"/>
              <w:spacing w:after="20"/>
              <w:ind w:left="2835" w:right="2835"/>
              <w:jc w:val="center"/>
              <w:rPr>
                <w:rFonts w:ascii="Arial" w:hAnsi="Arial"/>
                <w:noProof/>
                <w:sz w:val="18"/>
              </w:rPr>
            </w:pPr>
            <w:r w:rsidRPr="002959C8">
              <w:rPr>
                <w:rFonts w:ascii="Arial" w:hAnsi="Arial"/>
                <w:noProof/>
                <w:sz w:val="18"/>
              </w:rPr>
              <w:t>Tel.: +33 4 92 94 42 00 Fax: +33 4 93 65 47 16</w:t>
            </w:r>
          </w:p>
          <w:p w14:paraId="7E50BBF0" w14:textId="77777777" w:rsidR="005E152A" w:rsidRPr="002959C8" w:rsidRDefault="005E152A" w:rsidP="0069575E">
            <w:pPr>
              <w:pStyle w:val="FP"/>
              <w:pBdr>
                <w:bottom w:val="single" w:sz="6" w:space="1" w:color="auto"/>
              </w:pBdr>
              <w:spacing w:before="240"/>
              <w:ind w:left="2835" w:right="2835"/>
              <w:jc w:val="center"/>
              <w:rPr>
                <w:noProof/>
              </w:rPr>
            </w:pPr>
            <w:r w:rsidRPr="002959C8">
              <w:rPr>
                <w:noProof/>
              </w:rPr>
              <w:t>Internet</w:t>
            </w:r>
          </w:p>
          <w:p w14:paraId="7A46D348" w14:textId="77777777" w:rsidR="005E152A" w:rsidRPr="002959C8" w:rsidRDefault="005E152A" w:rsidP="0069575E">
            <w:pPr>
              <w:pStyle w:val="FP"/>
              <w:ind w:left="2835" w:right="2835"/>
              <w:jc w:val="center"/>
              <w:rPr>
                <w:rFonts w:ascii="Arial" w:hAnsi="Arial"/>
                <w:noProof/>
                <w:sz w:val="18"/>
              </w:rPr>
            </w:pPr>
            <w:r w:rsidRPr="002959C8">
              <w:rPr>
                <w:rFonts w:ascii="Arial" w:hAnsi="Arial"/>
                <w:noProof/>
                <w:sz w:val="18"/>
              </w:rPr>
              <w:t>http://www.3gpp.org</w:t>
            </w:r>
            <w:bookmarkEnd w:id="4"/>
          </w:p>
          <w:p w14:paraId="0A245CFB" w14:textId="77777777" w:rsidR="005E152A" w:rsidRPr="002959C8" w:rsidRDefault="005E152A" w:rsidP="0069575E">
            <w:pPr>
              <w:rPr>
                <w:noProof/>
              </w:rPr>
            </w:pPr>
          </w:p>
        </w:tc>
      </w:tr>
      <w:tr w:rsidR="005E152A" w:rsidRPr="002959C8" w14:paraId="44BD2C55" w14:textId="77777777" w:rsidTr="0069575E">
        <w:trPr>
          <w:cantSplit/>
        </w:trPr>
        <w:tc>
          <w:tcPr>
            <w:tcW w:w="10423" w:type="dxa"/>
            <w:shd w:val="clear" w:color="auto" w:fill="auto"/>
            <w:vAlign w:val="bottom"/>
          </w:tcPr>
          <w:p w14:paraId="68F8D7B7" w14:textId="77777777" w:rsidR="005E152A" w:rsidRPr="002959C8" w:rsidRDefault="005E152A" w:rsidP="0069575E">
            <w:pPr>
              <w:pStyle w:val="FP"/>
              <w:pBdr>
                <w:bottom w:val="single" w:sz="6" w:space="1" w:color="auto"/>
              </w:pBdr>
              <w:spacing w:after="240"/>
              <w:jc w:val="center"/>
              <w:rPr>
                <w:rFonts w:ascii="Arial" w:hAnsi="Arial"/>
                <w:b/>
                <w:i/>
                <w:noProof/>
              </w:rPr>
            </w:pPr>
            <w:bookmarkStart w:id="5" w:name="copyrightNotification"/>
            <w:r w:rsidRPr="002959C8">
              <w:rPr>
                <w:rFonts w:ascii="Arial" w:hAnsi="Arial"/>
                <w:b/>
                <w:i/>
                <w:noProof/>
              </w:rPr>
              <w:t>Copyright Notification</w:t>
            </w:r>
          </w:p>
          <w:p w14:paraId="2D788523" w14:textId="77777777" w:rsidR="005E152A" w:rsidRPr="002959C8" w:rsidRDefault="005E152A" w:rsidP="0069575E">
            <w:pPr>
              <w:pStyle w:val="FP"/>
              <w:jc w:val="center"/>
              <w:rPr>
                <w:noProof/>
              </w:rPr>
            </w:pPr>
            <w:r w:rsidRPr="002959C8">
              <w:rPr>
                <w:noProof/>
              </w:rPr>
              <w:t>No part may be reproduced except as authorized by written permission.</w:t>
            </w:r>
            <w:r w:rsidRPr="002959C8">
              <w:rPr>
                <w:noProof/>
              </w:rPr>
              <w:br/>
              <w:t>The copyright and the foregoing restriction extend to reproduction in all media.</w:t>
            </w:r>
          </w:p>
          <w:p w14:paraId="03985AA6" w14:textId="77777777" w:rsidR="005E152A" w:rsidRPr="002959C8" w:rsidRDefault="005E152A" w:rsidP="0069575E">
            <w:pPr>
              <w:pStyle w:val="FP"/>
              <w:jc w:val="center"/>
              <w:rPr>
                <w:noProof/>
              </w:rPr>
            </w:pPr>
          </w:p>
          <w:p w14:paraId="06DA37FF" w14:textId="77777777" w:rsidR="005E152A" w:rsidRPr="002959C8" w:rsidRDefault="005E152A" w:rsidP="0069575E">
            <w:pPr>
              <w:pStyle w:val="FP"/>
              <w:jc w:val="center"/>
              <w:rPr>
                <w:noProof/>
                <w:sz w:val="18"/>
              </w:rPr>
            </w:pPr>
            <w:r w:rsidRPr="002959C8">
              <w:rPr>
                <w:noProof/>
                <w:sz w:val="18"/>
              </w:rPr>
              <w:t xml:space="preserve">© </w:t>
            </w:r>
            <w:r>
              <w:rPr>
                <w:noProof/>
                <w:sz w:val="18"/>
              </w:rPr>
              <w:t>2024</w:t>
            </w:r>
            <w:r w:rsidRPr="002959C8">
              <w:rPr>
                <w:noProof/>
                <w:sz w:val="18"/>
              </w:rPr>
              <w:t>, 3GPP Organizational Partners (ARIB, ATIS, CCSA, ETSI, TSDSI, TTA, TTC).</w:t>
            </w:r>
            <w:bookmarkStart w:id="6" w:name="copyrightaddon"/>
            <w:bookmarkEnd w:id="6"/>
          </w:p>
          <w:p w14:paraId="7CA2F31F" w14:textId="77777777" w:rsidR="005E152A" w:rsidRPr="002959C8" w:rsidRDefault="005E152A" w:rsidP="0069575E">
            <w:pPr>
              <w:pStyle w:val="FP"/>
              <w:jc w:val="center"/>
              <w:rPr>
                <w:noProof/>
                <w:sz w:val="18"/>
              </w:rPr>
            </w:pPr>
            <w:r w:rsidRPr="002959C8">
              <w:rPr>
                <w:noProof/>
                <w:sz w:val="18"/>
              </w:rPr>
              <w:t>All rights reserved.</w:t>
            </w:r>
          </w:p>
          <w:p w14:paraId="1255E307" w14:textId="77777777" w:rsidR="005E152A" w:rsidRPr="002959C8" w:rsidRDefault="005E152A" w:rsidP="0069575E">
            <w:pPr>
              <w:pStyle w:val="FP"/>
              <w:rPr>
                <w:noProof/>
                <w:sz w:val="18"/>
              </w:rPr>
            </w:pPr>
          </w:p>
          <w:p w14:paraId="03F33347" w14:textId="77777777" w:rsidR="005E152A" w:rsidRPr="002959C8" w:rsidRDefault="005E152A" w:rsidP="0069575E">
            <w:pPr>
              <w:pStyle w:val="FP"/>
              <w:rPr>
                <w:noProof/>
                <w:sz w:val="18"/>
              </w:rPr>
            </w:pPr>
            <w:r w:rsidRPr="002959C8">
              <w:rPr>
                <w:noProof/>
                <w:sz w:val="18"/>
              </w:rPr>
              <w:t>UMTS™ is a Trade Mark of ETSI registered for the benefit of its members</w:t>
            </w:r>
          </w:p>
          <w:p w14:paraId="2402D2F5" w14:textId="77777777" w:rsidR="005E152A" w:rsidRPr="002959C8" w:rsidRDefault="005E152A" w:rsidP="0069575E">
            <w:pPr>
              <w:pStyle w:val="FP"/>
              <w:rPr>
                <w:noProof/>
                <w:sz w:val="18"/>
              </w:rPr>
            </w:pPr>
            <w:r w:rsidRPr="002959C8">
              <w:rPr>
                <w:noProof/>
                <w:sz w:val="18"/>
              </w:rPr>
              <w:t>3GPP™ is a Trade Mark of ETSI registered for the benefit of its Members and of the 3GPP Organizational Partners</w:t>
            </w:r>
            <w:r w:rsidRPr="002959C8">
              <w:rPr>
                <w:noProof/>
                <w:sz w:val="18"/>
              </w:rPr>
              <w:br/>
              <w:t>LTE™ is a Trade Mark of ETSI registered for the benefit of its Members and of the 3GPP Organizational Partners</w:t>
            </w:r>
          </w:p>
          <w:p w14:paraId="1B63C245" w14:textId="77777777" w:rsidR="005E152A" w:rsidRPr="002959C8" w:rsidRDefault="005E152A" w:rsidP="0069575E">
            <w:pPr>
              <w:pStyle w:val="FP"/>
              <w:rPr>
                <w:noProof/>
                <w:sz w:val="18"/>
              </w:rPr>
            </w:pPr>
            <w:r w:rsidRPr="002959C8">
              <w:rPr>
                <w:noProof/>
                <w:sz w:val="18"/>
              </w:rPr>
              <w:t>GSM® and the GSM logo are registered and owned by the GSM Association</w:t>
            </w:r>
            <w:bookmarkEnd w:id="5"/>
          </w:p>
          <w:p w14:paraId="5D208C8F" w14:textId="77777777" w:rsidR="005E152A" w:rsidRPr="002959C8" w:rsidRDefault="005E152A" w:rsidP="0069575E"/>
        </w:tc>
      </w:tr>
      <w:bookmarkEnd w:id="3"/>
    </w:tbl>
    <w:p w14:paraId="45EB60E8" w14:textId="285A7F50" w:rsidR="00080512" w:rsidRPr="00D93DB4" w:rsidRDefault="005E152A" w:rsidP="008F1CA0">
      <w:pPr>
        <w:pStyle w:val="TT"/>
        <w:outlineLvl w:val="0"/>
      </w:pPr>
      <w:r w:rsidRPr="002959C8">
        <w:br w:type="page"/>
      </w:r>
      <w:r w:rsidR="00080512" w:rsidRPr="00D93DB4">
        <w:lastRenderedPageBreak/>
        <w:t>Contents</w:t>
      </w:r>
    </w:p>
    <w:p w14:paraId="71F18A42" w14:textId="77777777" w:rsidR="00E81024" w:rsidRPr="00F9514E" w:rsidRDefault="00130B37">
      <w:pPr>
        <w:pStyle w:val="TOC1"/>
        <w:rPr>
          <w:rFonts w:ascii="Calibri" w:hAnsi="Calibri"/>
          <w:noProof/>
          <w:szCs w:val="22"/>
          <w:lang w:eastAsia="en-GB"/>
        </w:rPr>
      </w:pPr>
      <w:r>
        <w:fldChar w:fldCharType="begin" w:fldLock="1"/>
      </w:r>
      <w:r>
        <w:instrText xml:space="preserve"> TOC \o "1-9" </w:instrText>
      </w:r>
      <w:r>
        <w:fldChar w:fldCharType="separate"/>
      </w:r>
      <w:r w:rsidR="00E81024">
        <w:rPr>
          <w:noProof/>
        </w:rPr>
        <w:t>Foreword</w:t>
      </w:r>
      <w:r w:rsidR="00E81024">
        <w:rPr>
          <w:noProof/>
        </w:rPr>
        <w:tab/>
      </w:r>
      <w:r w:rsidR="00E81024">
        <w:rPr>
          <w:noProof/>
        </w:rPr>
        <w:fldChar w:fldCharType="begin" w:fldLock="1"/>
      </w:r>
      <w:r w:rsidR="00E81024">
        <w:rPr>
          <w:noProof/>
        </w:rPr>
        <w:instrText xml:space="preserve"> PAGEREF _Toc123562384 \h </w:instrText>
      </w:r>
      <w:r w:rsidR="00E81024">
        <w:rPr>
          <w:noProof/>
        </w:rPr>
      </w:r>
      <w:r w:rsidR="00E81024">
        <w:rPr>
          <w:noProof/>
        </w:rPr>
        <w:fldChar w:fldCharType="separate"/>
      </w:r>
      <w:r w:rsidR="00E81024">
        <w:rPr>
          <w:noProof/>
        </w:rPr>
        <w:t>5</w:t>
      </w:r>
      <w:r w:rsidR="00E81024">
        <w:rPr>
          <w:noProof/>
        </w:rPr>
        <w:fldChar w:fldCharType="end"/>
      </w:r>
    </w:p>
    <w:p w14:paraId="5A51E7FB" w14:textId="77777777" w:rsidR="00E81024" w:rsidRPr="00F9514E" w:rsidRDefault="00E81024">
      <w:pPr>
        <w:pStyle w:val="TOC1"/>
        <w:rPr>
          <w:rFonts w:ascii="Calibri" w:hAnsi="Calibri"/>
          <w:noProof/>
          <w:szCs w:val="22"/>
          <w:lang w:eastAsia="en-GB"/>
        </w:rPr>
      </w:pPr>
      <w:r>
        <w:rPr>
          <w:noProof/>
        </w:rPr>
        <w:t>1</w:t>
      </w:r>
      <w:r w:rsidRPr="00F9514E">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_Toc123562385 \h </w:instrText>
      </w:r>
      <w:r>
        <w:rPr>
          <w:noProof/>
        </w:rPr>
      </w:r>
      <w:r>
        <w:rPr>
          <w:noProof/>
        </w:rPr>
        <w:fldChar w:fldCharType="separate"/>
      </w:r>
      <w:r>
        <w:rPr>
          <w:noProof/>
        </w:rPr>
        <w:t>6</w:t>
      </w:r>
      <w:r>
        <w:rPr>
          <w:noProof/>
        </w:rPr>
        <w:fldChar w:fldCharType="end"/>
      </w:r>
    </w:p>
    <w:p w14:paraId="133D7881" w14:textId="77777777" w:rsidR="00E81024" w:rsidRPr="00F9514E" w:rsidRDefault="00E81024">
      <w:pPr>
        <w:pStyle w:val="TOC1"/>
        <w:rPr>
          <w:rFonts w:ascii="Calibri" w:hAnsi="Calibri"/>
          <w:noProof/>
          <w:szCs w:val="22"/>
          <w:lang w:eastAsia="en-GB"/>
        </w:rPr>
      </w:pPr>
      <w:r>
        <w:rPr>
          <w:noProof/>
        </w:rPr>
        <w:t>2</w:t>
      </w:r>
      <w:r w:rsidRPr="00F9514E">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_Toc123562386 \h </w:instrText>
      </w:r>
      <w:r>
        <w:rPr>
          <w:noProof/>
        </w:rPr>
      </w:r>
      <w:r>
        <w:rPr>
          <w:noProof/>
        </w:rPr>
        <w:fldChar w:fldCharType="separate"/>
      </w:r>
      <w:r>
        <w:rPr>
          <w:noProof/>
        </w:rPr>
        <w:t>6</w:t>
      </w:r>
      <w:r>
        <w:rPr>
          <w:noProof/>
        </w:rPr>
        <w:fldChar w:fldCharType="end"/>
      </w:r>
    </w:p>
    <w:p w14:paraId="3844AB0E" w14:textId="77777777" w:rsidR="00E81024" w:rsidRPr="00F9514E" w:rsidRDefault="00E81024">
      <w:pPr>
        <w:pStyle w:val="TOC1"/>
        <w:rPr>
          <w:rFonts w:ascii="Calibri" w:hAnsi="Calibri"/>
          <w:noProof/>
          <w:szCs w:val="22"/>
          <w:lang w:eastAsia="en-GB"/>
        </w:rPr>
      </w:pPr>
      <w:r>
        <w:rPr>
          <w:noProof/>
        </w:rPr>
        <w:t>3</w:t>
      </w:r>
      <w:r w:rsidRPr="00F9514E">
        <w:rPr>
          <w:rFonts w:ascii="Calibri" w:hAnsi="Calibri"/>
          <w:noProof/>
          <w:szCs w:val="22"/>
          <w:lang w:eastAsia="en-GB"/>
        </w:rPr>
        <w:tab/>
      </w:r>
      <w:r>
        <w:rPr>
          <w:noProof/>
        </w:rPr>
        <w:t>Definitions, symbols and abbreviations</w:t>
      </w:r>
      <w:r>
        <w:rPr>
          <w:noProof/>
        </w:rPr>
        <w:tab/>
      </w:r>
      <w:r>
        <w:rPr>
          <w:noProof/>
        </w:rPr>
        <w:fldChar w:fldCharType="begin" w:fldLock="1"/>
      </w:r>
      <w:r>
        <w:rPr>
          <w:noProof/>
        </w:rPr>
        <w:instrText xml:space="preserve"> PAGEREF _Toc123562387 \h </w:instrText>
      </w:r>
      <w:r>
        <w:rPr>
          <w:noProof/>
        </w:rPr>
      </w:r>
      <w:r>
        <w:rPr>
          <w:noProof/>
        </w:rPr>
        <w:fldChar w:fldCharType="separate"/>
      </w:r>
      <w:r>
        <w:rPr>
          <w:noProof/>
        </w:rPr>
        <w:t>6</w:t>
      </w:r>
      <w:r>
        <w:rPr>
          <w:noProof/>
        </w:rPr>
        <w:fldChar w:fldCharType="end"/>
      </w:r>
    </w:p>
    <w:p w14:paraId="3D6308C9" w14:textId="77777777" w:rsidR="00E81024" w:rsidRPr="00F9514E" w:rsidRDefault="00E81024">
      <w:pPr>
        <w:pStyle w:val="TOC2"/>
        <w:rPr>
          <w:rFonts w:ascii="Calibri" w:hAnsi="Calibri"/>
          <w:noProof/>
          <w:sz w:val="22"/>
          <w:szCs w:val="22"/>
          <w:lang w:eastAsia="en-GB"/>
        </w:rPr>
      </w:pPr>
      <w:r>
        <w:rPr>
          <w:noProof/>
        </w:rPr>
        <w:t>3.1</w:t>
      </w:r>
      <w:r w:rsidRPr="00F9514E">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_Toc123562388 \h </w:instrText>
      </w:r>
      <w:r>
        <w:rPr>
          <w:noProof/>
        </w:rPr>
      </w:r>
      <w:r>
        <w:rPr>
          <w:noProof/>
        </w:rPr>
        <w:fldChar w:fldCharType="separate"/>
      </w:r>
      <w:r>
        <w:rPr>
          <w:noProof/>
        </w:rPr>
        <w:t>6</w:t>
      </w:r>
      <w:r>
        <w:rPr>
          <w:noProof/>
        </w:rPr>
        <w:fldChar w:fldCharType="end"/>
      </w:r>
    </w:p>
    <w:p w14:paraId="1B54D28D" w14:textId="77777777" w:rsidR="00E81024" w:rsidRPr="00F9514E" w:rsidRDefault="00E81024">
      <w:pPr>
        <w:pStyle w:val="TOC2"/>
        <w:rPr>
          <w:rFonts w:ascii="Calibri" w:hAnsi="Calibri"/>
          <w:noProof/>
          <w:sz w:val="22"/>
          <w:szCs w:val="22"/>
          <w:lang w:eastAsia="en-GB"/>
        </w:rPr>
      </w:pPr>
      <w:r>
        <w:rPr>
          <w:noProof/>
        </w:rPr>
        <w:t>3.2</w:t>
      </w:r>
      <w:r w:rsidRPr="00F9514E">
        <w:rPr>
          <w:rFonts w:ascii="Calibri" w:hAnsi="Calibri"/>
          <w:noProof/>
          <w:sz w:val="22"/>
          <w:szCs w:val="22"/>
          <w:lang w:eastAsia="en-GB"/>
        </w:rPr>
        <w:tab/>
      </w:r>
      <w:r>
        <w:rPr>
          <w:noProof/>
        </w:rPr>
        <w:t>Symbols</w:t>
      </w:r>
      <w:r>
        <w:rPr>
          <w:noProof/>
        </w:rPr>
        <w:tab/>
      </w:r>
      <w:r>
        <w:rPr>
          <w:noProof/>
        </w:rPr>
        <w:fldChar w:fldCharType="begin" w:fldLock="1"/>
      </w:r>
      <w:r>
        <w:rPr>
          <w:noProof/>
        </w:rPr>
        <w:instrText xml:space="preserve"> PAGEREF _Toc123562389 \h </w:instrText>
      </w:r>
      <w:r>
        <w:rPr>
          <w:noProof/>
        </w:rPr>
      </w:r>
      <w:r>
        <w:rPr>
          <w:noProof/>
        </w:rPr>
        <w:fldChar w:fldCharType="separate"/>
      </w:r>
      <w:r>
        <w:rPr>
          <w:noProof/>
        </w:rPr>
        <w:t>6</w:t>
      </w:r>
      <w:r>
        <w:rPr>
          <w:noProof/>
        </w:rPr>
        <w:fldChar w:fldCharType="end"/>
      </w:r>
    </w:p>
    <w:p w14:paraId="201E224C" w14:textId="77777777" w:rsidR="00E81024" w:rsidRPr="00F9514E" w:rsidRDefault="00E81024">
      <w:pPr>
        <w:pStyle w:val="TOC2"/>
        <w:rPr>
          <w:rFonts w:ascii="Calibri" w:hAnsi="Calibri"/>
          <w:noProof/>
          <w:sz w:val="22"/>
          <w:szCs w:val="22"/>
          <w:lang w:eastAsia="en-GB"/>
        </w:rPr>
      </w:pPr>
      <w:r>
        <w:rPr>
          <w:noProof/>
        </w:rPr>
        <w:t>3.3</w:t>
      </w:r>
      <w:r w:rsidRPr="00F9514E">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_Toc123562390 \h </w:instrText>
      </w:r>
      <w:r>
        <w:rPr>
          <w:noProof/>
        </w:rPr>
      </w:r>
      <w:r>
        <w:rPr>
          <w:noProof/>
        </w:rPr>
        <w:fldChar w:fldCharType="separate"/>
      </w:r>
      <w:r>
        <w:rPr>
          <w:noProof/>
        </w:rPr>
        <w:t>7</w:t>
      </w:r>
      <w:r>
        <w:rPr>
          <w:noProof/>
        </w:rPr>
        <w:fldChar w:fldCharType="end"/>
      </w:r>
    </w:p>
    <w:p w14:paraId="3F16847E" w14:textId="77777777" w:rsidR="00E81024" w:rsidRPr="00F9514E" w:rsidRDefault="00E81024">
      <w:pPr>
        <w:pStyle w:val="TOC1"/>
        <w:rPr>
          <w:rFonts w:ascii="Calibri" w:hAnsi="Calibri"/>
          <w:noProof/>
          <w:szCs w:val="22"/>
          <w:lang w:eastAsia="en-GB"/>
        </w:rPr>
      </w:pPr>
      <w:r>
        <w:rPr>
          <w:noProof/>
        </w:rPr>
        <w:t>4</w:t>
      </w:r>
      <w:r w:rsidRPr="00F9514E">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_Toc123562391 \h </w:instrText>
      </w:r>
      <w:r>
        <w:rPr>
          <w:noProof/>
        </w:rPr>
      </w:r>
      <w:r>
        <w:rPr>
          <w:noProof/>
        </w:rPr>
        <w:fldChar w:fldCharType="separate"/>
      </w:r>
      <w:r>
        <w:rPr>
          <w:noProof/>
        </w:rPr>
        <w:t>7</w:t>
      </w:r>
      <w:r>
        <w:rPr>
          <w:noProof/>
        </w:rPr>
        <w:fldChar w:fldCharType="end"/>
      </w:r>
    </w:p>
    <w:p w14:paraId="5DE5A92B" w14:textId="77777777" w:rsidR="00E81024" w:rsidRPr="00F9514E" w:rsidRDefault="00E81024">
      <w:pPr>
        <w:pStyle w:val="TOC1"/>
        <w:rPr>
          <w:rFonts w:ascii="Calibri" w:hAnsi="Calibri"/>
          <w:noProof/>
          <w:szCs w:val="22"/>
          <w:lang w:eastAsia="en-GB"/>
        </w:rPr>
      </w:pPr>
      <w:r>
        <w:rPr>
          <w:noProof/>
        </w:rPr>
        <w:t>5</w:t>
      </w:r>
      <w:r w:rsidRPr="00F9514E">
        <w:rPr>
          <w:rFonts w:ascii="Calibri" w:hAnsi="Calibri"/>
          <w:noProof/>
          <w:szCs w:val="22"/>
          <w:lang w:eastAsia="en-GB"/>
        </w:rPr>
        <w:tab/>
      </w:r>
      <w:r>
        <w:rPr>
          <w:noProof/>
        </w:rPr>
        <w:t>Detailed description</w:t>
      </w:r>
      <w:r>
        <w:rPr>
          <w:noProof/>
        </w:rPr>
        <w:tab/>
      </w:r>
      <w:r>
        <w:rPr>
          <w:noProof/>
        </w:rPr>
        <w:fldChar w:fldCharType="begin" w:fldLock="1"/>
      </w:r>
      <w:r>
        <w:rPr>
          <w:noProof/>
        </w:rPr>
        <w:instrText xml:space="preserve"> PAGEREF _Toc123562392 \h </w:instrText>
      </w:r>
      <w:r>
        <w:rPr>
          <w:noProof/>
        </w:rPr>
      </w:r>
      <w:r>
        <w:rPr>
          <w:noProof/>
        </w:rPr>
        <w:fldChar w:fldCharType="separate"/>
      </w:r>
      <w:r>
        <w:rPr>
          <w:noProof/>
        </w:rPr>
        <w:t>8</w:t>
      </w:r>
      <w:r>
        <w:rPr>
          <w:noProof/>
        </w:rPr>
        <w:fldChar w:fldCharType="end"/>
      </w:r>
    </w:p>
    <w:p w14:paraId="4E97B6D4" w14:textId="77777777" w:rsidR="00E81024" w:rsidRPr="00F9514E" w:rsidRDefault="00E81024">
      <w:pPr>
        <w:pStyle w:val="TOC2"/>
        <w:rPr>
          <w:rFonts w:ascii="Calibri" w:hAnsi="Calibri"/>
          <w:noProof/>
          <w:sz w:val="22"/>
          <w:szCs w:val="22"/>
          <w:lang w:eastAsia="en-GB"/>
        </w:rPr>
      </w:pPr>
      <w:r>
        <w:rPr>
          <w:noProof/>
        </w:rPr>
        <w:t>5.1</w:t>
      </w:r>
      <w:r w:rsidRPr="00F9514E">
        <w:rPr>
          <w:rFonts w:ascii="Calibri" w:hAnsi="Calibri"/>
          <w:noProof/>
          <w:sz w:val="22"/>
          <w:szCs w:val="22"/>
          <w:lang w:eastAsia="en-GB"/>
        </w:rPr>
        <w:tab/>
      </w:r>
      <w:r>
        <w:rPr>
          <w:noProof/>
        </w:rPr>
        <w:t>Concealment operation related to signal classification</w:t>
      </w:r>
      <w:r>
        <w:rPr>
          <w:noProof/>
        </w:rPr>
        <w:tab/>
      </w:r>
      <w:r>
        <w:rPr>
          <w:noProof/>
        </w:rPr>
        <w:fldChar w:fldCharType="begin" w:fldLock="1"/>
      </w:r>
      <w:r>
        <w:rPr>
          <w:noProof/>
        </w:rPr>
        <w:instrText xml:space="preserve"> PAGEREF _Toc123562393 \h </w:instrText>
      </w:r>
      <w:r>
        <w:rPr>
          <w:noProof/>
        </w:rPr>
      </w:r>
      <w:r>
        <w:rPr>
          <w:noProof/>
        </w:rPr>
        <w:fldChar w:fldCharType="separate"/>
      </w:r>
      <w:r>
        <w:rPr>
          <w:noProof/>
        </w:rPr>
        <w:t>8</w:t>
      </w:r>
      <w:r>
        <w:rPr>
          <w:noProof/>
        </w:rPr>
        <w:fldChar w:fldCharType="end"/>
      </w:r>
    </w:p>
    <w:p w14:paraId="2D4DC58C" w14:textId="77777777" w:rsidR="00E81024" w:rsidRPr="00F9514E" w:rsidRDefault="00E81024">
      <w:pPr>
        <w:pStyle w:val="TOC3"/>
        <w:rPr>
          <w:rFonts w:ascii="Calibri" w:hAnsi="Calibri"/>
          <w:noProof/>
          <w:sz w:val="22"/>
          <w:szCs w:val="22"/>
          <w:lang w:eastAsia="en-GB"/>
        </w:rPr>
      </w:pPr>
      <w:r>
        <w:rPr>
          <w:noProof/>
        </w:rPr>
        <w:t>5.1.1</w:t>
      </w:r>
      <w:r w:rsidRPr="00F9514E">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_Toc123562394 \h </w:instrText>
      </w:r>
      <w:r>
        <w:rPr>
          <w:noProof/>
        </w:rPr>
      </w:r>
      <w:r>
        <w:rPr>
          <w:noProof/>
        </w:rPr>
        <w:fldChar w:fldCharType="separate"/>
      </w:r>
      <w:r>
        <w:rPr>
          <w:noProof/>
        </w:rPr>
        <w:t>8</w:t>
      </w:r>
      <w:r>
        <w:rPr>
          <w:noProof/>
        </w:rPr>
        <w:fldChar w:fldCharType="end"/>
      </w:r>
    </w:p>
    <w:p w14:paraId="1BA0603B" w14:textId="77777777" w:rsidR="00E81024" w:rsidRPr="00F9514E" w:rsidRDefault="00E81024">
      <w:pPr>
        <w:pStyle w:val="TOC3"/>
        <w:rPr>
          <w:rFonts w:ascii="Calibri" w:hAnsi="Calibri"/>
          <w:noProof/>
          <w:sz w:val="22"/>
          <w:szCs w:val="22"/>
          <w:lang w:eastAsia="en-GB"/>
        </w:rPr>
      </w:pPr>
      <w:r>
        <w:rPr>
          <w:noProof/>
        </w:rPr>
        <w:t>5.1.2</w:t>
      </w:r>
      <w:r w:rsidRPr="00F9514E">
        <w:rPr>
          <w:rFonts w:ascii="Calibri" w:hAnsi="Calibri"/>
          <w:noProof/>
          <w:sz w:val="22"/>
          <w:szCs w:val="22"/>
          <w:lang w:eastAsia="en-GB"/>
        </w:rPr>
        <w:tab/>
      </w:r>
      <w:r>
        <w:rPr>
          <w:noProof/>
        </w:rPr>
        <w:t>Signal class estimation</w:t>
      </w:r>
      <w:r>
        <w:rPr>
          <w:noProof/>
        </w:rPr>
        <w:tab/>
      </w:r>
      <w:r>
        <w:rPr>
          <w:noProof/>
        </w:rPr>
        <w:fldChar w:fldCharType="begin" w:fldLock="1"/>
      </w:r>
      <w:r>
        <w:rPr>
          <w:noProof/>
        </w:rPr>
        <w:instrText xml:space="preserve"> PAGEREF _Toc123562395 \h </w:instrText>
      </w:r>
      <w:r>
        <w:rPr>
          <w:noProof/>
        </w:rPr>
      </w:r>
      <w:r>
        <w:rPr>
          <w:noProof/>
        </w:rPr>
        <w:fldChar w:fldCharType="separate"/>
      </w:r>
      <w:r>
        <w:rPr>
          <w:noProof/>
        </w:rPr>
        <w:t>8</w:t>
      </w:r>
      <w:r>
        <w:rPr>
          <w:noProof/>
        </w:rPr>
        <w:fldChar w:fldCharType="end"/>
      </w:r>
    </w:p>
    <w:p w14:paraId="72987F23" w14:textId="77777777" w:rsidR="00E81024" w:rsidRPr="00F9514E" w:rsidRDefault="00E81024">
      <w:pPr>
        <w:pStyle w:val="TOC2"/>
        <w:rPr>
          <w:rFonts w:ascii="Calibri" w:hAnsi="Calibri"/>
          <w:noProof/>
          <w:sz w:val="22"/>
          <w:szCs w:val="22"/>
          <w:lang w:eastAsia="en-GB"/>
        </w:rPr>
      </w:pPr>
      <w:r>
        <w:rPr>
          <w:noProof/>
        </w:rPr>
        <w:t>5.2</w:t>
      </w:r>
      <w:r w:rsidRPr="00F9514E">
        <w:rPr>
          <w:rFonts w:ascii="Calibri" w:hAnsi="Calibri"/>
          <w:noProof/>
          <w:sz w:val="22"/>
          <w:szCs w:val="22"/>
          <w:lang w:eastAsia="en-GB"/>
        </w:rPr>
        <w:tab/>
      </w:r>
      <w:r>
        <w:rPr>
          <w:noProof/>
        </w:rPr>
        <w:t>Concealment operation related to spectral envelope (LPC) representation</w:t>
      </w:r>
      <w:r>
        <w:rPr>
          <w:noProof/>
        </w:rPr>
        <w:tab/>
      </w:r>
      <w:r>
        <w:rPr>
          <w:noProof/>
        </w:rPr>
        <w:fldChar w:fldCharType="begin" w:fldLock="1"/>
      </w:r>
      <w:r>
        <w:rPr>
          <w:noProof/>
        </w:rPr>
        <w:instrText xml:space="preserve"> PAGEREF _Toc123562396 \h </w:instrText>
      </w:r>
      <w:r>
        <w:rPr>
          <w:noProof/>
        </w:rPr>
      </w:r>
      <w:r>
        <w:rPr>
          <w:noProof/>
        </w:rPr>
        <w:fldChar w:fldCharType="separate"/>
      </w:r>
      <w:r>
        <w:rPr>
          <w:noProof/>
        </w:rPr>
        <w:t>11</w:t>
      </w:r>
      <w:r>
        <w:rPr>
          <w:noProof/>
        </w:rPr>
        <w:fldChar w:fldCharType="end"/>
      </w:r>
    </w:p>
    <w:p w14:paraId="5F525B66" w14:textId="77777777" w:rsidR="00E81024" w:rsidRPr="00F9514E" w:rsidRDefault="00E81024">
      <w:pPr>
        <w:pStyle w:val="TOC3"/>
        <w:rPr>
          <w:rFonts w:ascii="Calibri" w:hAnsi="Calibri"/>
          <w:noProof/>
          <w:sz w:val="22"/>
          <w:szCs w:val="22"/>
          <w:lang w:eastAsia="en-GB"/>
        </w:rPr>
      </w:pPr>
      <w:r>
        <w:rPr>
          <w:noProof/>
        </w:rPr>
        <w:t>5.2.1</w:t>
      </w:r>
      <w:r w:rsidRPr="00F9514E">
        <w:rPr>
          <w:rFonts w:ascii="Calibri" w:hAnsi="Calibri"/>
          <w:noProof/>
          <w:sz w:val="22"/>
          <w:szCs w:val="22"/>
          <w:lang w:eastAsia="en-GB"/>
        </w:rPr>
        <w:tab/>
      </w:r>
      <w:r>
        <w:rPr>
          <w:noProof/>
        </w:rPr>
        <w:t>Specifics to rates 9.6, 16.4 and 24.4kbps</w:t>
      </w:r>
      <w:r>
        <w:rPr>
          <w:noProof/>
        </w:rPr>
        <w:tab/>
      </w:r>
      <w:r>
        <w:rPr>
          <w:noProof/>
        </w:rPr>
        <w:fldChar w:fldCharType="begin" w:fldLock="1"/>
      </w:r>
      <w:r>
        <w:rPr>
          <w:noProof/>
        </w:rPr>
        <w:instrText xml:space="preserve"> PAGEREF _Toc123562397 \h </w:instrText>
      </w:r>
      <w:r>
        <w:rPr>
          <w:noProof/>
        </w:rPr>
      </w:r>
      <w:r>
        <w:rPr>
          <w:noProof/>
        </w:rPr>
        <w:fldChar w:fldCharType="separate"/>
      </w:r>
      <w:r>
        <w:rPr>
          <w:noProof/>
        </w:rPr>
        <w:t>12</w:t>
      </w:r>
      <w:r>
        <w:rPr>
          <w:noProof/>
        </w:rPr>
        <w:fldChar w:fldCharType="end"/>
      </w:r>
    </w:p>
    <w:p w14:paraId="7589314B" w14:textId="77777777" w:rsidR="00E81024" w:rsidRPr="00F9514E" w:rsidRDefault="00E81024">
      <w:pPr>
        <w:pStyle w:val="TOC3"/>
        <w:rPr>
          <w:rFonts w:ascii="Calibri" w:hAnsi="Calibri"/>
          <w:noProof/>
          <w:sz w:val="22"/>
          <w:szCs w:val="22"/>
          <w:lang w:eastAsia="en-GB"/>
        </w:rPr>
      </w:pPr>
      <w:r>
        <w:rPr>
          <w:noProof/>
        </w:rPr>
        <w:t>5.2.2</w:t>
      </w:r>
      <w:r w:rsidRPr="00F9514E">
        <w:rPr>
          <w:rFonts w:ascii="Calibri" w:hAnsi="Calibri"/>
          <w:noProof/>
          <w:sz w:val="22"/>
          <w:szCs w:val="22"/>
          <w:lang w:eastAsia="en-GB"/>
        </w:rPr>
        <w:tab/>
      </w:r>
      <w:r>
        <w:rPr>
          <w:noProof/>
        </w:rPr>
        <w:t>Specifics to AMR-WB IO mode</w:t>
      </w:r>
      <w:r>
        <w:rPr>
          <w:noProof/>
        </w:rPr>
        <w:tab/>
      </w:r>
      <w:r>
        <w:rPr>
          <w:noProof/>
        </w:rPr>
        <w:fldChar w:fldCharType="begin" w:fldLock="1"/>
      </w:r>
      <w:r>
        <w:rPr>
          <w:noProof/>
        </w:rPr>
        <w:instrText xml:space="preserve"> PAGEREF _Toc123562398 \h </w:instrText>
      </w:r>
      <w:r>
        <w:rPr>
          <w:noProof/>
        </w:rPr>
      </w:r>
      <w:r>
        <w:rPr>
          <w:noProof/>
        </w:rPr>
        <w:fldChar w:fldCharType="separate"/>
      </w:r>
      <w:r>
        <w:rPr>
          <w:noProof/>
        </w:rPr>
        <w:t>12</w:t>
      </w:r>
      <w:r>
        <w:rPr>
          <w:noProof/>
        </w:rPr>
        <w:fldChar w:fldCharType="end"/>
      </w:r>
    </w:p>
    <w:p w14:paraId="2B34F0E6" w14:textId="77777777" w:rsidR="00E81024" w:rsidRPr="00F9514E" w:rsidRDefault="00E81024">
      <w:pPr>
        <w:pStyle w:val="TOC3"/>
        <w:rPr>
          <w:rFonts w:ascii="Calibri" w:hAnsi="Calibri"/>
          <w:noProof/>
          <w:sz w:val="22"/>
          <w:szCs w:val="22"/>
          <w:lang w:eastAsia="en-GB"/>
        </w:rPr>
      </w:pPr>
      <w:r>
        <w:rPr>
          <w:noProof/>
        </w:rPr>
        <w:t>5.2.3</w:t>
      </w:r>
      <w:r w:rsidRPr="00F9514E">
        <w:rPr>
          <w:rFonts w:ascii="Calibri" w:hAnsi="Calibri"/>
          <w:noProof/>
          <w:sz w:val="22"/>
          <w:szCs w:val="22"/>
          <w:lang w:eastAsia="en-GB"/>
        </w:rPr>
        <w:tab/>
      </w:r>
      <w:r>
        <w:rPr>
          <w:noProof/>
        </w:rPr>
        <w:t>Check for Mid LSF stability</w:t>
      </w:r>
      <w:r>
        <w:rPr>
          <w:noProof/>
        </w:rPr>
        <w:tab/>
      </w:r>
      <w:r>
        <w:rPr>
          <w:noProof/>
        </w:rPr>
        <w:fldChar w:fldCharType="begin" w:fldLock="1"/>
      </w:r>
      <w:r>
        <w:rPr>
          <w:noProof/>
        </w:rPr>
        <w:instrText xml:space="preserve"> PAGEREF _Toc123562399 \h </w:instrText>
      </w:r>
      <w:r>
        <w:rPr>
          <w:noProof/>
        </w:rPr>
      </w:r>
      <w:r>
        <w:rPr>
          <w:noProof/>
        </w:rPr>
        <w:fldChar w:fldCharType="separate"/>
      </w:r>
      <w:r>
        <w:rPr>
          <w:noProof/>
        </w:rPr>
        <w:t>12</w:t>
      </w:r>
      <w:r>
        <w:rPr>
          <w:noProof/>
        </w:rPr>
        <w:fldChar w:fldCharType="end"/>
      </w:r>
    </w:p>
    <w:p w14:paraId="290A7BB3" w14:textId="77777777" w:rsidR="00E81024" w:rsidRPr="00F9514E" w:rsidRDefault="00E81024">
      <w:pPr>
        <w:pStyle w:val="TOC3"/>
        <w:rPr>
          <w:rFonts w:ascii="Calibri" w:hAnsi="Calibri"/>
          <w:noProof/>
          <w:sz w:val="22"/>
          <w:szCs w:val="22"/>
          <w:lang w:eastAsia="en-GB"/>
        </w:rPr>
      </w:pPr>
      <w:r>
        <w:rPr>
          <w:noProof/>
        </w:rPr>
        <w:t>5.2.4</w:t>
      </w:r>
      <w:r w:rsidRPr="00F9514E">
        <w:rPr>
          <w:rFonts w:ascii="Calibri" w:hAnsi="Calibri"/>
          <w:noProof/>
          <w:sz w:val="22"/>
          <w:szCs w:val="22"/>
          <w:lang w:eastAsia="en-GB"/>
        </w:rPr>
        <w:tab/>
      </w:r>
      <w:r>
        <w:rPr>
          <w:noProof/>
        </w:rPr>
        <w:t>Adaptive interpolation of LSFs</w:t>
      </w:r>
      <w:r>
        <w:rPr>
          <w:noProof/>
        </w:rPr>
        <w:tab/>
      </w:r>
      <w:r>
        <w:rPr>
          <w:noProof/>
        </w:rPr>
        <w:fldChar w:fldCharType="begin" w:fldLock="1"/>
      </w:r>
      <w:r>
        <w:rPr>
          <w:noProof/>
        </w:rPr>
        <w:instrText xml:space="preserve"> PAGEREF _Toc123562400 \h </w:instrText>
      </w:r>
      <w:r>
        <w:rPr>
          <w:noProof/>
        </w:rPr>
      </w:r>
      <w:r>
        <w:rPr>
          <w:noProof/>
        </w:rPr>
        <w:fldChar w:fldCharType="separate"/>
      </w:r>
      <w:r>
        <w:rPr>
          <w:noProof/>
        </w:rPr>
        <w:t>13</w:t>
      </w:r>
      <w:r>
        <w:rPr>
          <w:noProof/>
        </w:rPr>
        <w:fldChar w:fldCharType="end"/>
      </w:r>
    </w:p>
    <w:p w14:paraId="12385B32" w14:textId="77777777" w:rsidR="00E81024" w:rsidRPr="00F9514E" w:rsidRDefault="00E81024">
      <w:pPr>
        <w:pStyle w:val="TOC3"/>
        <w:rPr>
          <w:rFonts w:ascii="Calibri" w:hAnsi="Calibri"/>
          <w:noProof/>
          <w:sz w:val="22"/>
          <w:szCs w:val="22"/>
          <w:lang w:eastAsia="en-GB"/>
        </w:rPr>
      </w:pPr>
      <w:r>
        <w:rPr>
          <w:noProof/>
        </w:rPr>
        <w:t>5.2.5</w:t>
      </w:r>
      <w:r w:rsidRPr="00F9514E">
        <w:rPr>
          <w:rFonts w:ascii="Calibri" w:hAnsi="Calibri"/>
          <w:noProof/>
          <w:sz w:val="22"/>
          <w:szCs w:val="22"/>
          <w:lang w:eastAsia="en-GB"/>
        </w:rPr>
        <w:tab/>
      </w:r>
      <w:r>
        <w:rPr>
          <w:noProof/>
        </w:rPr>
        <w:t>LPC gain compensation</w:t>
      </w:r>
      <w:r>
        <w:rPr>
          <w:noProof/>
        </w:rPr>
        <w:tab/>
      </w:r>
      <w:r>
        <w:rPr>
          <w:noProof/>
        </w:rPr>
        <w:fldChar w:fldCharType="begin" w:fldLock="1"/>
      </w:r>
      <w:r>
        <w:rPr>
          <w:noProof/>
        </w:rPr>
        <w:instrText xml:space="preserve"> PAGEREF _Toc123562401 \h </w:instrText>
      </w:r>
      <w:r>
        <w:rPr>
          <w:noProof/>
        </w:rPr>
      </w:r>
      <w:r>
        <w:rPr>
          <w:noProof/>
        </w:rPr>
        <w:fldChar w:fldCharType="separate"/>
      </w:r>
      <w:r>
        <w:rPr>
          <w:noProof/>
        </w:rPr>
        <w:t>14</w:t>
      </w:r>
      <w:r>
        <w:rPr>
          <w:noProof/>
        </w:rPr>
        <w:fldChar w:fldCharType="end"/>
      </w:r>
    </w:p>
    <w:p w14:paraId="170F467D" w14:textId="77777777" w:rsidR="00E81024" w:rsidRPr="00F9514E" w:rsidRDefault="00E81024">
      <w:pPr>
        <w:pStyle w:val="TOC2"/>
        <w:rPr>
          <w:rFonts w:ascii="Calibri" w:hAnsi="Calibri"/>
          <w:noProof/>
          <w:sz w:val="22"/>
          <w:szCs w:val="22"/>
          <w:lang w:eastAsia="en-GB"/>
        </w:rPr>
      </w:pPr>
      <w:r>
        <w:rPr>
          <w:noProof/>
        </w:rPr>
        <w:t>5.3</w:t>
      </w:r>
      <w:r w:rsidRPr="00F9514E">
        <w:rPr>
          <w:rFonts w:ascii="Calibri" w:hAnsi="Calibri"/>
          <w:noProof/>
          <w:sz w:val="22"/>
          <w:szCs w:val="22"/>
          <w:lang w:eastAsia="en-GB"/>
        </w:rPr>
        <w:tab/>
      </w:r>
      <w:r>
        <w:rPr>
          <w:noProof/>
        </w:rPr>
        <w:t>Concealment operation related to ACELP modes</w:t>
      </w:r>
      <w:r>
        <w:rPr>
          <w:noProof/>
        </w:rPr>
        <w:tab/>
      </w:r>
      <w:r>
        <w:rPr>
          <w:noProof/>
        </w:rPr>
        <w:fldChar w:fldCharType="begin" w:fldLock="1"/>
      </w:r>
      <w:r>
        <w:rPr>
          <w:noProof/>
        </w:rPr>
        <w:instrText xml:space="preserve"> PAGEREF _Toc123562402 \h </w:instrText>
      </w:r>
      <w:r>
        <w:rPr>
          <w:noProof/>
        </w:rPr>
      </w:r>
      <w:r>
        <w:rPr>
          <w:noProof/>
        </w:rPr>
        <w:fldChar w:fldCharType="separate"/>
      </w:r>
      <w:r>
        <w:rPr>
          <w:noProof/>
        </w:rPr>
        <w:t>15</w:t>
      </w:r>
      <w:r>
        <w:rPr>
          <w:noProof/>
        </w:rPr>
        <w:fldChar w:fldCharType="end"/>
      </w:r>
    </w:p>
    <w:p w14:paraId="400FDB2A" w14:textId="77777777" w:rsidR="00E81024" w:rsidRPr="00F9514E" w:rsidRDefault="00E81024">
      <w:pPr>
        <w:pStyle w:val="TOC3"/>
        <w:rPr>
          <w:rFonts w:ascii="Calibri" w:hAnsi="Calibri"/>
          <w:noProof/>
          <w:sz w:val="22"/>
          <w:szCs w:val="22"/>
          <w:lang w:eastAsia="en-GB"/>
        </w:rPr>
      </w:pPr>
      <w:r>
        <w:rPr>
          <w:noProof/>
        </w:rPr>
        <w:t>5.3.1</w:t>
      </w:r>
      <w:r w:rsidRPr="00F9514E">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_Toc123562403 \h </w:instrText>
      </w:r>
      <w:r>
        <w:rPr>
          <w:noProof/>
        </w:rPr>
      </w:r>
      <w:r>
        <w:rPr>
          <w:noProof/>
        </w:rPr>
        <w:fldChar w:fldCharType="separate"/>
      </w:r>
      <w:r>
        <w:rPr>
          <w:noProof/>
        </w:rPr>
        <w:t>15</w:t>
      </w:r>
      <w:r>
        <w:rPr>
          <w:noProof/>
        </w:rPr>
        <w:fldChar w:fldCharType="end"/>
      </w:r>
    </w:p>
    <w:p w14:paraId="3B57A51D" w14:textId="77777777" w:rsidR="00E81024" w:rsidRPr="00F9514E" w:rsidRDefault="00E81024">
      <w:pPr>
        <w:pStyle w:val="TOC4"/>
        <w:rPr>
          <w:rFonts w:ascii="Calibri" w:hAnsi="Calibri"/>
          <w:noProof/>
          <w:sz w:val="22"/>
          <w:szCs w:val="22"/>
          <w:lang w:eastAsia="en-GB"/>
        </w:rPr>
      </w:pPr>
      <w:r>
        <w:rPr>
          <w:noProof/>
        </w:rPr>
        <w:t>5.3.1.1</w:t>
      </w:r>
      <w:r w:rsidRPr="00F9514E">
        <w:rPr>
          <w:rFonts w:ascii="Calibri" w:hAnsi="Calibri"/>
          <w:noProof/>
          <w:sz w:val="22"/>
          <w:szCs w:val="22"/>
          <w:lang w:eastAsia="en-GB"/>
        </w:rPr>
        <w:tab/>
      </w:r>
      <w:r>
        <w:rPr>
          <w:noProof/>
        </w:rPr>
        <w:t>Extrapolation of future pitch</w:t>
      </w:r>
      <w:r>
        <w:rPr>
          <w:noProof/>
        </w:rPr>
        <w:tab/>
      </w:r>
      <w:r>
        <w:rPr>
          <w:noProof/>
        </w:rPr>
        <w:fldChar w:fldCharType="begin" w:fldLock="1"/>
      </w:r>
      <w:r>
        <w:rPr>
          <w:noProof/>
        </w:rPr>
        <w:instrText xml:space="preserve"> PAGEREF _Toc123562404 \h </w:instrText>
      </w:r>
      <w:r>
        <w:rPr>
          <w:noProof/>
        </w:rPr>
      </w:r>
      <w:r>
        <w:rPr>
          <w:noProof/>
        </w:rPr>
        <w:fldChar w:fldCharType="separate"/>
      </w:r>
      <w:r>
        <w:rPr>
          <w:noProof/>
        </w:rPr>
        <w:t>15</w:t>
      </w:r>
      <w:r>
        <w:rPr>
          <w:noProof/>
        </w:rPr>
        <w:fldChar w:fldCharType="end"/>
      </w:r>
    </w:p>
    <w:p w14:paraId="2C660E9F" w14:textId="77777777" w:rsidR="00E81024" w:rsidRPr="00F9514E" w:rsidRDefault="00E81024">
      <w:pPr>
        <w:pStyle w:val="TOC4"/>
        <w:rPr>
          <w:rFonts w:ascii="Calibri" w:hAnsi="Calibri"/>
          <w:noProof/>
          <w:sz w:val="22"/>
          <w:szCs w:val="22"/>
          <w:lang w:eastAsia="en-GB"/>
        </w:rPr>
      </w:pPr>
      <w:r>
        <w:rPr>
          <w:noProof/>
        </w:rPr>
        <w:t>5.3.1.2</w:t>
      </w:r>
      <w:r w:rsidRPr="00F9514E">
        <w:rPr>
          <w:rFonts w:ascii="Calibri" w:hAnsi="Calibri"/>
          <w:noProof/>
          <w:sz w:val="22"/>
          <w:szCs w:val="22"/>
          <w:lang w:eastAsia="en-GB"/>
        </w:rPr>
        <w:tab/>
      </w:r>
      <w:r>
        <w:rPr>
          <w:noProof/>
        </w:rPr>
        <w:t>Construction of the periodic part of the excitation</w:t>
      </w:r>
      <w:r>
        <w:rPr>
          <w:noProof/>
        </w:rPr>
        <w:tab/>
      </w:r>
      <w:r>
        <w:rPr>
          <w:noProof/>
        </w:rPr>
        <w:fldChar w:fldCharType="begin" w:fldLock="1"/>
      </w:r>
      <w:r>
        <w:rPr>
          <w:noProof/>
        </w:rPr>
        <w:instrText xml:space="preserve"> PAGEREF _Toc123562405 \h </w:instrText>
      </w:r>
      <w:r>
        <w:rPr>
          <w:noProof/>
        </w:rPr>
      </w:r>
      <w:r>
        <w:rPr>
          <w:noProof/>
        </w:rPr>
        <w:fldChar w:fldCharType="separate"/>
      </w:r>
      <w:r>
        <w:rPr>
          <w:noProof/>
        </w:rPr>
        <w:t>17</w:t>
      </w:r>
      <w:r>
        <w:rPr>
          <w:noProof/>
        </w:rPr>
        <w:fldChar w:fldCharType="end"/>
      </w:r>
    </w:p>
    <w:p w14:paraId="624BAF5E" w14:textId="77777777" w:rsidR="00E81024" w:rsidRPr="00F9514E" w:rsidRDefault="00E81024">
      <w:pPr>
        <w:pStyle w:val="TOC5"/>
        <w:rPr>
          <w:rFonts w:ascii="Calibri" w:hAnsi="Calibri"/>
          <w:noProof/>
          <w:sz w:val="22"/>
          <w:szCs w:val="22"/>
          <w:lang w:eastAsia="en-GB"/>
        </w:rPr>
      </w:pPr>
      <w:r>
        <w:rPr>
          <w:noProof/>
        </w:rPr>
        <w:t>5.3.1.2.1</w:t>
      </w:r>
      <w:r w:rsidRPr="00F9514E">
        <w:rPr>
          <w:rFonts w:ascii="Calibri" w:hAnsi="Calibri"/>
          <w:noProof/>
          <w:sz w:val="22"/>
          <w:szCs w:val="22"/>
          <w:lang w:eastAsia="en-GB"/>
        </w:rPr>
        <w:tab/>
      </w:r>
      <w:r>
        <w:rPr>
          <w:noProof/>
        </w:rPr>
        <w:t>Particularity of rate 5.9, 7.2, 8.0 and 13.2 kbps</w:t>
      </w:r>
      <w:r>
        <w:rPr>
          <w:noProof/>
        </w:rPr>
        <w:tab/>
      </w:r>
      <w:r>
        <w:rPr>
          <w:noProof/>
        </w:rPr>
        <w:fldChar w:fldCharType="begin" w:fldLock="1"/>
      </w:r>
      <w:r>
        <w:rPr>
          <w:noProof/>
        </w:rPr>
        <w:instrText xml:space="preserve"> PAGEREF _Toc123562406 \h </w:instrText>
      </w:r>
      <w:r>
        <w:rPr>
          <w:noProof/>
        </w:rPr>
      </w:r>
      <w:r>
        <w:rPr>
          <w:noProof/>
        </w:rPr>
        <w:fldChar w:fldCharType="separate"/>
      </w:r>
      <w:r>
        <w:rPr>
          <w:noProof/>
        </w:rPr>
        <w:t>18</w:t>
      </w:r>
      <w:r>
        <w:rPr>
          <w:noProof/>
        </w:rPr>
        <w:fldChar w:fldCharType="end"/>
      </w:r>
    </w:p>
    <w:p w14:paraId="0C939F8A" w14:textId="77777777" w:rsidR="00E81024" w:rsidRPr="00F9514E" w:rsidRDefault="00E81024">
      <w:pPr>
        <w:pStyle w:val="TOC4"/>
        <w:rPr>
          <w:rFonts w:ascii="Calibri" w:hAnsi="Calibri"/>
          <w:noProof/>
          <w:sz w:val="22"/>
          <w:szCs w:val="22"/>
          <w:lang w:eastAsia="en-GB"/>
        </w:rPr>
      </w:pPr>
      <w:r>
        <w:rPr>
          <w:noProof/>
        </w:rPr>
        <w:t>5.3.1.3</w:t>
      </w:r>
      <w:r w:rsidRPr="00F9514E">
        <w:rPr>
          <w:rFonts w:ascii="Calibri" w:hAnsi="Calibri"/>
          <w:noProof/>
          <w:sz w:val="22"/>
          <w:szCs w:val="22"/>
          <w:lang w:eastAsia="en-GB"/>
        </w:rPr>
        <w:tab/>
      </w:r>
      <w:r>
        <w:rPr>
          <w:noProof/>
        </w:rPr>
        <w:t>Glottal pulse resynchronization</w:t>
      </w:r>
      <w:r>
        <w:rPr>
          <w:noProof/>
        </w:rPr>
        <w:tab/>
      </w:r>
      <w:r>
        <w:rPr>
          <w:noProof/>
        </w:rPr>
        <w:fldChar w:fldCharType="begin" w:fldLock="1"/>
      </w:r>
      <w:r>
        <w:rPr>
          <w:noProof/>
        </w:rPr>
        <w:instrText xml:space="preserve"> PAGEREF _Toc123562407 \h </w:instrText>
      </w:r>
      <w:r>
        <w:rPr>
          <w:noProof/>
        </w:rPr>
      </w:r>
      <w:r>
        <w:rPr>
          <w:noProof/>
        </w:rPr>
        <w:fldChar w:fldCharType="separate"/>
      </w:r>
      <w:r>
        <w:rPr>
          <w:noProof/>
        </w:rPr>
        <w:t>18</w:t>
      </w:r>
      <w:r>
        <w:rPr>
          <w:noProof/>
        </w:rPr>
        <w:fldChar w:fldCharType="end"/>
      </w:r>
    </w:p>
    <w:p w14:paraId="165C2450" w14:textId="77777777" w:rsidR="00E81024" w:rsidRPr="00F9514E" w:rsidRDefault="00E81024">
      <w:pPr>
        <w:pStyle w:val="TOC5"/>
        <w:rPr>
          <w:rFonts w:ascii="Calibri" w:hAnsi="Calibri"/>
          <w:noProof/>
          <w:sz w:val="22"/>
          <w:szCs w:val="22"/>
          <w:lang w:eastAsia="en-GB"/>
        </w:rPr>
      </w:pPr>
      <w:r>
        <w:rPr>
          <w:noProof/>
        </w:rPr>
        <w:t>5.3.1.3.1</w:t>
      </w:r>
      <w:r w:rsidRPr="00F9514E">
        <w:rPr>
          <w:rFonts w:ascii="Calibri" w:hAnsi="Calibri"/>
          <w:noProof/>
          <w:sz w:val="22"/>
          <w:szCs w:val="22"/>
          <w:lang w:eastAsia="en-GB"/>
        </w:rPr>
        <w:tab/>
      </w:r>
      <w:r>
        <w:rPr>
          <w:noProof/>
        </w:rPr>
        <w:t>Condition to perform resynchronisation</w:t>
      </w:r>
      <w:r>
        <w:rPr>
          <w:noProof/>
        </w:rPr>
        <w:tab/>
      </w:r>
      <w:r>
        <w:rPr>
          <w:noProof/>
        </w:rPr>
        <w:fldChar w:fldCharType="begin" w:fldLock="1"/>
      </w:r>
      <w:r>
        <w:rPr>
          <w:noProof/>
        </w:rPr>
        <w:instrText xml:space="preserve"> PAGEREF _Toc123562408 \h </w:instrText>
      </w:r>
      <w:r>
        <w:rPr>
          <w:noProof/>
        </w:rPr>
      </w:r>
      <w:r>
        <w:rPr>
          <w:noProof/>
        </w:rPr>
        <w:fldChar w:fldCharType="separate"/>
      </w:r>
      <w:r>
        <w:rPr>
          <w:noProof/>
        </w:rPr>
        <w:t>18</w:t>
      </w:r>
      <w:r>
        <w:rPr>
          <w:noProof/>
        </w:rPr>
        <w:fldChar w:fldCharType="end"/>
      </w:r>
    </w:p>
    <w:p w14:paraId="67E9C6DC" w14:textId="77777777" w:rsidR="00E81024" w:rsidRPr="00F9514E" w:rsidRDefault="00E81024">
      <w:pPr>
        <w:pStyle w:val="TOC5"/>
        <w:rPr>
          <w:rFonts w:ascii="Calibri" w:hAnsi="Calibri"/>
          <w:noProof/>
          <w:sz w:val="22"/>
          <w:szCs w:val="22"/>
          <w:lang w:eastAsia="en-GB"/>
        </w:rPr>
      </w:pPr>
      <w:r>
        <w:rPr>
          <w:noProof/>
        </w:rPr>
        <w:t>5.3.1.3.2</w:t>
      </w:r>
      <w:r w:rsidRPr="00F9514E">
        <w:rPr>
          <w:rFonts w:ascii="Calibri" w:hAnsi="Calibri"/>
          <w:noProof/>
          <w:sz w:val="22"/>
          <w:szCs w:val="22"/>
          <w:lang w:eastAsia="en-GB"/>
        </w:rPr>
        <w:tab/>
      </w:r>
      <w:r>
        <w:rPr>
          <w:noProof/>
        </w:rPr>
        <w:t>Performing glottal pulse resynchronization</w:t>
      </w:r>
      <w:r>
        <w:rPr>
          <w:noProof/>
        </w:rPr>
        <w:tab/>
      </w:r>
      <w:r>
        <w:rPr>
          <w:noProof/>
        </w:rPr>
        <w:fldChar w:fldCharType="begin" w:fldLock="1"/>
      </w:r>
      <w:r>
        <w:rPr>
          <w:noProof/>
        </w:rPr>
        <w:instrText xml:space="preserve"> PAGEREF _Toc123562409 \h </w:instrText>
      </w:r>
      <w:r>
        <w:rPr>
          <w:noProof/>
        </w:rPr>
      </w:r>
      <w:r>
        <w:rPr>
          <w:noProof/>
        </w:rPr>
        <w:fldChar w:fldCharType="separate"/>
      </w:r>
      <w:r>
        <w:rPr>
          <w:noProof/>
        </w:rPr>
        <w:t>19</w:t>
      </w:r>
      <w:r>
        <w:rPr>
          <w:noProof/>
        </w:rPr>
        <w:fldChar w:fldCharType="end"/>
      </w:r>
    </w:p>
    <w:p w14:paraId="0E7ECFCD" w14:textId="77777777" w:rsidR="00E81024" w:rsidRPr="00F9514E" w:rsidRDefault="00E81024">
      <w:pPr>
        <w:pStyle w:val="TOC4"/>
        <w:rPr>
          <w:rFonts w:ascii="Calibri" w:hAnsi="Calibri"/>
          <w:noProof/>
          <w:sz w:val="22"/>
          <w:szCs w:val="22"/>
          <w:lang w:eastAsia="en-GB"/>
        </w:rPr>
      </w:pPr>
      <w:r>
        <w:rPr>
          <w:noProof/>
        </w:rPr>
        <w:t>5.3.1.4</w:t>
      </w:r>
      <w:r w:rsidRPr="00F9514E">
        <w:rPr>
          <w:rFonts w:ascii="Calibri" w:hAnsi="Calibri"/>
          <w:noProof/>
          <w:sz w:val="22"/>
          <w:szCs w:val="22"/>
          <w:lang w:eastAsia="en-GB"/>
        </w:rPr>
        <w:tab/>
      </w:r>
      <w:r>
        <w:rPr>
          <w:noProof/>
        </w:rPr>
        <w:t>Construction of the random part of the excitation</w:t>
      </w:r>
      <w:r>
        <w:rPr>
          <w:noProof/>
        </w:rPr>
        <w:tab/>
      </w:r>
      <w:r>
        <w:rPr>
          <w:noProof/>
        </w:rPr>
        <w:fldChar w:fldCharType="begin" w:fldLock="1"/>
      </w:r>
      <w:r>
        <w:rPr>
          <w:noProof/>
        </w:rPr>
        <w:instrText xml:space="preserve"> PAGEREF _Toc123562410 \h </w:instrText>
      </w:r>
      <w:r>
        <w:rPr>
          <w:noProof/>
        </w:rPr>
      </w:r>
      <w:r>
        <w:rPr>
          <w:noProof/>
        </w:rPr>
        <w:fldChar w:fldCharType="separate"/>
      </w:r>
      <w:r>
        <w:rPr>
          <w:noProof/>
        </w:rPr>
        <w:t>20</w:t>
      </w:r>
      <w:r>
        <w:rPr>
          <w:noProof/>
        </w:rPr>
        <w:fldChar w:fldCharType="end"/>
      </w:r>
    </w:p>
    <w:p w14:paraId="31F691D6" w14:textId="77777777" w:rsidR="00E81024" w:rsidRPr="00F9514E" w:rsidRDefault="00E81024">
      <w:pPr>
        <w:pStyle w:val="TOC4"/>
        <w:rPr>
          <w:rFonts w:ascii="Calibri" w:hAnsi="Calibri"/>
          <w:noProof/>
          <w:sz w:val="22"/>
          <w:szCs w:val="22"/>
          <w:lang w:eastAsia="en-GB"/>
        </w:rPr>
      </w:pPr>
      <w:r>
        <w:rPr>
          <w:noProof/>
        </w:rPr>
        <w:t>5.3.1.5</w:t>
      </w:r>
      <w:r w:rsidRPr="00F9514E">
        <w:rPr>
          <w:rFonts w:ascii="Calibri" w:hAnsi="Calibri"/>
          <w:noProof/>
          <w:sz w:val="22"/>
          <w:szCs w:val="22"/>
          <w:lang w:eastAsia="en-GB"/>
        </w:rPr>
        <w:tab/>
      </w:r>
      <w:r>
        <w:rPr>
          <w:noProof/>
        </w:rPr>
        <w:t>Spectral envelope concealment, synthesis and updates</w:t>
      </w:r>
      <w:r>
        <w:rPr>
          <w:noProof/>
        </w:rPr>
        <w:tab/>
      </w:r>
      <w:r>
        <w:rPr>
          <w:noProof/>
        </w:rPr>
        <w:fldChar w:fldCharType="begin" w:fldLock="1"/>
      </w:r>
      <w:r>
        <w:rPr>
          <w:noProof/>
        </w:rPr>
        <w:instrText xml:space="preserve"> PAGEREF _Toc123562411 \h </w:instrText>
      </w:r>
      <w:r>
        <w:rPr>
          <w:noProof/>
        </w:rPr>
      </w:r>
      <w:r>
        <w:rPr>
          <w:noProof/>
        </w:rPr>
        <w:fldChar w:fldCharType="separate"/>
      </w:r>
      <w:r>
        <w:rPr>
          <w:noProof/>
        </w:rPr>
        <w:t>21</w:t>
      </w:r>
      <w:r>
        <w:rPr>
          <w:noProof/>
        </w:rPr>
        <w:fldChar w:fldCharType="end"/>
      </w:r>
    </w:p>
    <w:p w14:paraId="5B459894" w14:textId="77777777" w:rsidR="00E81024" w:rsidRPr="00F9514E" w:rsidRDefault="00E81024">
      <w:pPr>
        <w:pStyle w:val="TOC5"/>
        <w:rPr>
          <w:rFonts w:ascii="Calibri" w:hAnsi="Calibri"/>
          <w:noProof/>
          <w:sz w:val="22"/>
          <w:szCs w:val="22"/>
          <w:lang w:eastAsia="en-GB"/>
        </w:rPr>
      </w:pPr>
      <w:r>
        <w:rPr>
          <w:noProof/>
        </w:rPr>
        <w:t>5.3.1.5.1</w:t>
      </w:r>
      <w:r w:rsidRPr="00F9514E">
        <w:rPr>
          <w:rFonts w:ascii="Calibri" w:hAnsi="Calibri"/>
          <w:noProof/>
          <w:sz w:val="22"/>
          <w:szCs w:val="22"/>
          <w:lang w:eastAsia="en-GB"/>
        </w:rPr>
        <w:tab/>
      </w:r>
      <w:r>
        <w:rPr>
          <w:noProof/>
        </w:rPr>
        <w:t>Specifics for rates 9.6, 16.4 and 24.4 kbps</w:t>
      </w:r>
      <w:r>
        <w:rPr>
          <w:noProof/>
        </w:rPr>
        <w:tab/>
      </w:r>
      <w:r>
        <w:rPr>
          <w:noProof/>
        </w:rPr>
        <w:fldChar w:fldCharType="begin" w:fldLock="1"/>
      </w:r>
      <w:r>
        <w:rPr>
          <w:noProof/>
        </w:rPr>
        <w:instrText xml:space="preserve"> PAGEREF _Toc123562412 \h </w:instrText>
      </w:r>
      <w:r>
        <w:rPr>
          <w:noProof/>
        </w:rPr>
      </w:r>
      <w:r>
        <w:rPr>
          <w:noProof/>
        </w:rPr>
        <w:fldChar w:fldCharType="separate"/>
      </w:r>
      <w:r>
        <w:rPr>
          <w:noProof/>
        </w:rPr>
        <w:t>21</w:t>
      </w:r>
      <w:r>
        <w:rPr>
          <w:noProof/>
        </w:rPr>
        <w:fldChar w:fldCharType="end"/>
      </w:r>
    </w:p>
    <w:p w14:paraId="17FB5DCE" w14:textId="77777777" w:rsidR="00E81024" w:rsidRPr="00F9514E" w:rsidRDefault="00E81024">
      <w:pPr>
        <w:pStyle w:val="TOC4"/>
        <w:rPr>
          <w:rFonts w:ascii="Calibri" w:hAnsi="Calibri"/>
          <w:noProof/>
          <w:sz w:val="22"/>
          <w:szCs w:val="22"/>
          <w:lang w:eastAsia="en-GB"/>
        </w:rPr>
      </w:pPr>
      <w:r>
        <w:rPr>
          <w:noProof/>
        </w:rPr>
        <w:t>5.3.1.6</w:t>
      </w:r>
      <w:r w:rsidRPr="00F9514E">
        <w:rPr>
          <w:rFonts w:ascii="Calibri" w:hAnsi="Calibri"/>
          <w:noProof/>
          <w:sz w:val="22"/>
          <w:szCs w:val="22"/>
          <w:lang w:eastAsia="en-GB"/>
        </w:rPr>
        <w:tab/>
      </w:r>
      <w:r>
        <w:rPr>
          <w:noProof/>
        </w:rPr>
        <w:t>GSC mode concealment</w:t>
      </w:r>
      <w:r>
        <w:rPr>
          <w:noProof/>
        </w:rPr>
        <w:tab/>
      </w:r>
      <w:r>
        <w:rPr>
          <w:noProof/>
        </w:rPr>
        <w:fldChar w:fldCharType="begin" w:fldLock="1"/>
      </w:r>
      <w:r>
        <w:rPr>
          <w:noProof/>
        </w:rPr>
        <w:instrText xml:space="preserve"> PAGEREF _Toc123562413 \h </w:instrText>
      </w:r>
      <w:r>
        <w:rPr>
          <w:noProof/>
        </w:rPr>
      </w:r>
      <w:r>
        <w:rPr>
          <w:noProof/>
        </w:rPr>
        <w:fldChar w:fldCharType="separate"/>
      </w:r>
      <w:r>
        <w:rPr>
          <w:noProof/>
        </w:rPr>
        <w:t>21</w:t>
      </w:r>
      <w:r>
        <w:rPr>
          <w:noProof/>
        </w:rPr>
        <w:fldChar w:fldCharType="end"/>
      </w:r>
    </w:p>
    <w:p w14:paraId="214A5ADD" w14:textId="77777777" w:rsidR="00E81024" w:rsidRPr="00F9514E" w:rsidRDefault="00E81024">
      <w:pPr>
        <w:pStyle w:val="TOC4"/>
        <w:rPr>
          <w:rFonts w:ascii="Calibri" w:hAnsi="Calibri"/>
          <w:noProof/>
          <w:sz w:val="22"/>
          <w:szCs w:val="22"/>
          <w:lang w:eastAsia="en-GB"/>
        </w:rPr>
      </w:pPr>
      <w:r>
        <w:rPr>
          <w:noProof/>
        </w:rPr>
        <w:t>5.3.1.7</w:t>
      </w:r>
      <w:r w:rsidRPr="00F9514E">
        <w:rPr>
          <w:rFonts w:ascii="Calibri" w:hAnsi="Calibri"/>
          <w:noProof/>
          <w:sz w:val="22"/>
          <w:szCs w:val="22"/>
          <w:lang w:eastAsia="en-GB"/>
        </w:rPr>
        <w:tab/>
      </w:r>
      <w:r>
        <w:rPr>
          <w:noProof/>
        </w:rPr>
        <w:t>Specifics for AMR-WB IO modes</w:t>
      </w:r>
      <w:r>
        <w:rPr>
          <w:noProof/>
        </w:rPr>
        <w:tab/>
      </w:r>
      <w:r>
        <w:rPr>
          <w:noProof/>
        </w:rPr>
        <w:fldChar w:fldCharType="begin" w:fldLock="1"/>
      </w:r>
      <w:r>
        <w:rPr>
          <w:noProof/>
        </w:rPr>
        <w:instrText xml:space="preserve"> PAGEREF _Toc123562414 \h </w:instrText>
      </w:r>
      <w:r>
        <w:rPr>
          <w:noProof/>
        </w:rPr>
      </w:r>
      <w:r>
        <w:rPr>
          <w:noProof/>
        </w:rPr>
        <w:fldChar w:fldCharType="separate"/>
      </w:r>
      <w:r>
        <w:rPr>
          <w:noProof/>
        </w:rPr>
        <w:t>22</w:t>
      </w:r>
      <w:r>
        <w:rPr>
          <w:noProof/>
        </w:rPr>
        <w:fldChar w:fldCharType="end"/>
      </w:r>
    </w:p>
    <w:p w14:paraId="3C8C9E83" w14:textId="77777777" w:rsidR="00E81024" w:rsidRPr="00F9514E" w:rsidRDefault="00E81024">
      <w:pPr>
        <w:pStyle w:val="TOC4"/>
        <w:rPr>
          <w:rFonts w:ascii="Calibri" w:hAnsi="Calibri"/>
          <w:noProof/>
          <w:sz w:val="22"/>
          <w:szCs w:val="22"/>
          <w:lang w:eastAsia="en-GB"/>
        </w:rPr>
      </w:pPr>
      <w:r>
        <w:rPr>
          <w:noProof/>
        </w:rPr>
        <w:t>5.3.1.8</w:t>
      </w:r>
      <w:r w:rsidRPr="00F9514E">
        <w:rPr>
          <w:rFonts w:ascii="Calibri" w:hAnsi="Calibri"/>
          <w:noProof/>
          <w:sz w:val="22"/>
          <w:szCs w:val="22"/>
          <w:lang w:eastAsia="en-GB"/>
        </w:rPr>
        <w:tab/>
      </w:r>
      <w:r>
        <w:rPr>
          <w:noProof/>
        </w:rPr>
        <w:t>Reconstructed excitation</w:t>
      </w:r>
      <w:r>
        <w:rPr>
          <w:noProof/>
        </w:rPr>
        <w:tab/>
      </w:r>
      <w:r>
        <w:rPr>
          <w:noProof/>
        </w:rPr>
        <w:fldChar w:fldCharType="begin" w:fldLock="1"/>
      </w:r>
      <w:r>
        <w:rPr>
          <w:noProof/>
        </w:rPr>
        <w:instrText xml:space="preserve"> PAGEREF _Toc123562415 \h </w:instrText>
      </w:r>
      <w:r>
        <w:rPr>
          <w:noProof/>
        </w:rPr>
      </w:r>
      <w:r>
        <w:rPr>
          <w:noProof/>
        </w:rPr>
        <w:fldChar w:fldCharType="separate"/>
      </w:r>
      <w:r>
        <w:rPr>
          <w:noProof/>
        </w:rPr>
        <w:t>23</w:t>
      </w:r>
      <w:r>
        <w:rPr>
          <w:noProof/>
        </w:rPr>
        <w:fldChar w:fldCharType="end"/>
      </w:r>
    </w:p>
    <w:p w14:paraId="79A9D357" w14:textId="77777777" w:rsidR="00E81024" w:rsidRPr="00F9514E" w:rsidRDefault="00E81024">
      <w:pPr>
        <w:pStyle w:val="TOC5"/>
        <w:rPr>
          <w:rFonts w:ascii="Calibri" w:hAnsi="Calibri"/>
          <w:noProof/>
          <w:sz w:val="22"/>
          <w:szCs w:val="22"/>
          <w:lang w:eastAsia="en-GB"/>
        </w:rPr>
      </w:pPr>
      <w:r>
        <w:rPr>
          <w:noProof/>
        </w:rPr>
        <w:t>5.3.1.8.1</w:t>
      </w:r>
      <w:r w:rsidRPr="00F9514E">
        <w:rPr>
          <w:rFonts w:ascii="Calibri" w:hAnsi="Calibri"/>
          <w:noProof/>
          <w:sz w:val="22"/>
          <w:szCs w:val="22"/>
          <w:lang w:eastAsia="en-GB"/>
        </w:rPr>
        <w:tab/>
      </w:r>
      <w:r>
        <w:rPr>
          <w:noProof/>
        </w:rPr>
        <w:t>Particularity of rate 5.9, 7.2, 8.0 and 13.2 kbps</w:t>
      </w:r>
      <w:r>
        <w:rPr>
          <w:noProof/>
        </w:rPr>
        <w:tab/>
      </w:r>
      <w:r>
        <w:rPr>
          <w:noProof/>
        </w:rPr>
        <w:fldChar w:fldCharType="begin" w:fldLock="1"/>
      </w:r>
      <w:r>
        <w:rPr>
          <w:noProof/>
        </w:rPr>
        <w:instrText xml:space="preserve"> PAGEREF _Toc123562416 \h </w:instrText>
      </w:r>
      <w:r>
        <w:rPr>
          <w:noProof/>
        </w:rPr>
      </w:r>
      <w:r>
        <w:rPr>
          <w:noProof/>
        </w:rPr>
        <w:fldChar w:fldCharType="separate"/>
      </w:r>
      <w:r>
        <w:rPr>
          <w:noProof/>
        </w:rPr>
        <w:t>23</w:t>
      </w:r>
      <w:r>
        <w:rPr>
          <w:noProof/>
        </w:rPr>
        <w:fldChar w:fldCharType="end"/>
      </w:r>
    </w:p>
    <w:p w14:paraId="031DA2F3" w14:textId="77777777" w:rsidR="00E81024" w:rsidRPr="00F9514E" w:rsidRDefault="00E81024">
      <w:pPr>
        <w:pStyle w:val="TOC3"/>
        <w:rPr>
          <w:rFonts w:ascii="Calibri" w:hAnsi="Calibri"/>
          <w:noProof/>
          <w:sz w:val="22"/>
          <w:szCs w:val="22"/>
          <w:lang w:eastAsia="en-GB"/>
        </w:rPr>
      </w:pPr>
      <w:r>
        <w:rPr>
          <w:noProof/>
        </w:rPr>
        <w:t>5.3.2</w:t>
      </w:r>
      <w:r w:rsidRPr="00F9514E">
        <w:rPr>
          <w:rFonts w:ascii="Calibri" w:hAnsi="Calibri"/>
          <w:noProof/>
          <w:sz w:val="22"/>
          <w:szCs w:val="22"/>
          <w:lang w:eastAsia="en-GB"/>
        </w:rPr>
        <w:tab/>
      </w:r>
      <w:r>
        <w:rPr>
          <w:noProof/>
        </w:rPr>
        <w:t>Concealment for bandwidth extension for ACELP modes</w:t>
      </w:r>
      <w:r>
        <w:rPr>
          <w:noProof/>
        </w:rPr>
        <w:tab/>
      </w:r>
      <w:r>
        <w:rPr>
          <w:noProof/>
        </w:rPr>
        <w:fldChar w:fldCharType="begin" w:fldLock="1"/>
      </w:r>
      <w:r>
        <w:rPr>
          <w:noProof/>
        </w:rPr>
        <w:instrText xml:space="preserve"> PAGEREF _Toc123562417 \h </w:instrText>
      </w:r>
      <w:r>
        <w:rPr>
          <w:noProof/>
        </w:rPr>
      </w:r>
      <w:r>
        <w:rPr>
          <w:noProof/>
        </w:rPr>
        <w:fldChar w:fldCharType="separate"/>
      </w:r>
      <w:r>
        <w:rPr>
          <w:noProof/>
        </w:rPr>
        <w:t>24</w:t>
      </w:r>
      <w:r>
        <w:rPr>
          <w:noProof/>
        </w:rPr>
        <w:fldChar w:fldCharType="end"/>
      </w:r>
    </w:p>
    <w:p w14:paraId="2300FEF3" w14:textId="77777777" w:rsidR="00E81024" w:rsidRPr="00F9514E" w:rsidRDefault="00E81024">
      <w:pPr>
        <w:pStyle w:val="TOC4"/>
        <w:rPr>
          <w:rFonts w:ascii="Calibri" w:hAnsi="Calibri"/>
          <w:noProof/>
          <w:sz w:val="22"/>
          <w:szCs w:val="22"/>
          <w:lang w:eastAsia="en-GB"/>
        </w:rPr>
      </w:pPr>
      <w:r>
        <w:rPr>
          <w:noProof/>
        </w:rPr>
        <w:t>5.3.2.1</w:t>
      </w:r>
      <w:r w:rsidRPr="00F9514E">
        <w:rPr>
          <w:rFonts w:ascii="Calibri" w:hAnsi="Calibri"/>
          <w:noProof/>
          <w:sz w:val="22"/>
          <w:szCs w:val="22"/>
          <w:lang w:eastAsia="en-GB"/>
        </w:rPr>
        <w:tab/>
      </w:r>
      <w:r>
        <w:rPr>
          <w:noProof/>
        </w:rPr>
        <w:t>Time domain bandwidth extension</w:t>
      </w:r>
      <w:r>
        <w:rPr>
          <w:noProof/>
        </w:rPr>
        <w:tab/>
      </w:r>
      <w:r>
        <w:rPr>
          <w:noProof/>
        </w:rPr>
        <w:fldChar w:fldCharType="begin" w:fldLock="1"/>
      </w:r>
      <w:r>
        <w:rPr>
          <w:noProof/>
        </w:rPr>
        <w:instrText xml:space="preserve"> PAGEREF _Toc123562418 \h </w:instrText>
      </w:r>
      <w:r>
        <w:rPr>
          <w:noProof/>
        </w:rPr>
      </w:r>
      <w:r>
        <w:rPr>
          <w:noProof/>
        </w:rPr>
        <w:fldChar w:fldCharType="separate"/>
      </w:r>
      <w:r>
        <w:rPr>
          <w:noProof/>
        </w:rPr>
        <w:t>24</w:t>
      </w:r>
      <w:r>
        <w:rPr>
          <w:noProof/>
        </w:rPr>
        <w:fldChar w:fldCharType="end"/>
      </w:r>
    </w:p>
    <w:p w14:paraId="78416C5E" w14:textId="77777777" w:rsidR="00E81024" w:rsidRPr="00F9514E" w:rsidRDefault="00E81024">
      <w:pPr>
        <w:pStyle w:val="TOC5"/>
        <w:rPr>
          <w:rFonts w:ascii="Calibri" w:hAnsi="Calibri"/>
          <w:noProof/>
          <w:sz w:val="22"/>
          <w:szCs w:val="22"/>
          <w:lang w:eastAsia="en-GB"/>
        </w:rPr>
      </w:pPr>
      <w:r>
        <w:rPr>
          <w:noProof/>
        </w:rPr>
        <w:t>5.3.2.1</w:t>
      </w:r>
      <w:r>
        <w:rPr>
          <w:noProof/>
          <w:lang w:eastAsia="zh-CN"/>
        </w:rPr>
        <w:t>.1</w:t>
      </w:r>
      <w:r w:rsidRPr="00F9514E">
        <w:rPr>
          <w:rFonts w:ascii="Calibri" w:hAnsi="Calibri"/>
          <w:noProof/>
          <w:sz w:val="22"/>
          <w:szCs w:val="22"/>
          <w:lang w:eastAsia="en-GB"/>
        </w:rPr>
        <w:tab/>
      </w:r>
      <w:r>
        <w:rPr>
          <w:noProof/>
          <w:lang w:eastAsia="zh-CN"/>
        </w:rPr>
        <w:t>SWB t</w:t>
      </w:r>
      <w:r>
        <w:rPr>
          <w:noProof/>
        </w:rPr>
        <w:t>ime domain bandwidth extension</w:t>
      </w:r>
      <w:r>
        <w:rPr>
          <w:noProof/>
        </w:rPr>
        <w:tab/>
      </w:r>
      <w:r>
        <w:rPr>
          <w:noProof/>
        </w:rPr>
        <w:fldChar w:fldCharType="begin" w:fldLock="1"/>
      </w:r>
      <w:r>
        <w:rPr>
          <w:noProof/>
        </w:rPr>
        <w:instrText xml:space="preserve"> PAGEREF _Toc123562419 \h </w:instrText>
      </w:r>
      <w:r>
        <w:rPr>
          <w:noProof/>
        </w:rPr>
      </w:r>
      <w:r>
        <w:rPr>
          <w:noProof/>
        </w:rPr>
        <w:fldChar w:fldCharType="separate"/>
      </w:r>
      <w:r>
        <w:rPr>
          <w:noProof/>
        </w:rPr>
        <w:t>24</w:t>
      </w:r>
      <w:r>
        <w:rPr>
          <w:noProof/>
        </w:rPr>
        <w:fldChar w:fldCharType="end"/>
      </w:r>
    </w:p>
    <w:p w14:paraId="00E75CEB" w14:textId="77777777" w:rsidR="00E81024" w:rsidRPr="00F9514E" w:rsidRDefault="00E81024">
      <w:pPr>
        <w:pStyle w:val="TOC6"/>
        <w:rPr>
          <w:rFonts w:ascii="Calibri" w:hAnsi="Calibri"/>
          <w:noProof/>
          <w:sz w:val="22"/>
          <w:szCs w:val="22"/>
          <w:lang w:eastAsia="en-GB"/>
        </w:rPr>
      </w:pPr>
      <w:r>
        <w:rPr>
          <w:noProof/>
        </w:rPr>
        <w:t>5.3.2.</w:t>
      </w:r>
      <w:r>
        <w:rPr>
          <w:noProof/>
          <w:lang w:eastAsia="zh-CN"/>
        </w:rPr>
        <w:t>1.1.1</w:t>
      </w:r>
      <w:r w:rsidRPr="00F9514E">
        <w:rPr>
          <w:rFonts w:ascii="Calibri" w:hAnsi="Calibri"/>
          <w:noProof/>
          <w:sz w:val="22"/>
          <w:szCs w:val="22"/>
          <w:lang w:eastAsia="en-GB"/>
        </w:rPr>
        <w:tab/>
      </w:r>
      <w:r>
        <w:rPr>
          <w:noProof/>
          <w:lang w:eastAsia="zh-CN"/>
        </w:rPr>
        <w:t>The reconstruction of the global frame gain</w:t>
      </w:r>
      <w:r>
        <w:rPr>
          <w:noProof/>
        </w:rPr>
        <w:tab/>
      </w:r>
      <w:r>
        <w:rPr>
          <w:noProof/>
        </w:rPr>
        <w:fldChar w:fldCharType="begin" w:fldLock="1"/>
      </w:r>
      <w:r>
        <w:rPr>
          <w:noProof/>
        </w:rPr>
        <w:instrText xml:space="preserve"> PAGEREF _Toc123562420 \h </w:instrText>
      </w:r>
      <w:r>
        <w:rPr>
          <w:noProof/>
        </w:rPr>
      </w:r>
      <w:r>
        <w:rPr>
          <w:noProof/>
        </w:rPr>
        <w:fldChar w:fldCharType="separate"/>
      </w:r>
      <w:r>
        <w:rPr>
          <w:noProof/>
        </w:rPr>
        <w:t>24</w:t>
      </w:r>
      <w:r>
        <w:rPr>
          <w:noProof/>
        </w:rPr>
        <w:fldChar w:fldCharType="end"/>
      </w:r>
    </w:p>
    <w:p w14:paraId="46E46622" w14:textId="77777777" w:rsidR="00E81024" w:rsidRPr="00F9514E" w:rsidRDefault="00E81024">
      <w:pPr>
        <w:pStyle w:val="TOC6"/>
        <w:rPr>
          <w:rFonts w:ascii="Calibri" w:hAnsi="Calibri"/>
          <w:noProof/>
          <w:sz w:val="22"/>
          <w:szCs w:val="22"/>
          <w:lang w:eastAsia="en-GB"/>
        </w:rPr>
      </w:pPr>
      <w:r>
        <w:rPr>
          <w:noProof/>
        </w:rPr>
        <w:t>5.3.2.</w:t>
      </w:r>
      <w:r>
        <w:rPr>
          <w:noProof/>
          <w:lang w:eastAsia="zh-CN"/>
        </w:rPr>
        <w:t>1.1.2</w:t>
      </w:r>
      <w:r w:rsidRPr="00F9514E">
        <w:rPr>
          <w:rFonts w:ascii="Calibri" w:hAnsi="Calibri"/>
          <w:noProof/>
          <w:sz w:val="22"/>
          <w:szCs w:val="22"/>
          <w:lang w:eastAsia="en-GB"/>
        </w:rPr>
        <w:tab/>
      </w:r>
      <w:r>
        <w:rPr>
          <w:noProof/>
          <w:lang w:eastAsia="zh-CN"/>
        </w:rPr>
        <w:t>The reconstruction of the gain attenuation factor</w:t>
      </w:r>
      <w:r>
        <w:rPr>
          <w:noProof/>
        </w:rPr>
        <w:tab/>
      </w:r>
      <w:r>
        <w:rPr>
          <w:noProof/>
        </w:rPr>
        <w:fldChar w:fldCharType="begin" w:fldLock="1"/>
      </w:r>
      <w:r>
        <w:rPr>
          <w:noProof/>
        </w:rPr>
        <w:instrText xml:space="preserve"> PAGEREF _Toc123562421 \h </w:instrText>
      </w:r>
      <w:r>
        <w:rPr>
          <w:noProof/>
        </w:rPr>
      </w:r>
      <w:r>
        <w:rPr>
          <w:noProof/>
        </w:rPr>
        <w:fldChar w:fldCharType="separate"/>
      </w:r>
      <w:r>
        <w:rPr>
          <w:noProof/>
        </w:rPr>
        <w:t>25</w:t>
      </w:r>
      <w:r>
        <w:rPr>
          <w:noProof/>
        </w:rPr>
        <w:fldChar w:fldCharType="end"/>
      </w:r>
    </w:p>
    <w:p w14:paraId="432EFA1F" w14:textId="77777777" w:rsidR="00E81024" w:rsidRPr="00F9514E" w:rsidRDefault="00E81024">
      <w:pPr>
        <w:pStyle w:val="TOC6"/>
        <w:rPr>
          <w:rFonts w:ascii="Calibri" w:hAnsi="Calibri"/>
          <w:noProof/>
          <w:sz w:val="22"/>
          <w:szCs w:val="22"/>
          <w:lang w:eastAsia="en-GB"/>
        </w:rPr>
      </w:pPr>
      <w:r>
        <w:rPr>
          <w:noProof/>
        </w:rPr>
        <w:t>5.3.2.</w:t>
      </w:r>
      <w:r>
        <w:rPr>
          <w:noProof/>
          <w:lang w:eastAsia="zh-CN"/>
        </w:rPr>
        <w:t>1.1.3</w:t>
      </w:r>
      <w:r w:rsidRPr="00F9514E">
        <w:rPr>
          <w:rFonts w:ascii="Calibri" w:hAnsi="Calibri"/>
          <w:noProof/>
          <w:sz w:val="22"/>
          <w:szCs w:val="22"/>
          <w:lang w:eastAsia="en-GB"/>
        </w:rPr>
        <w:tab/>
      </w:r>
      <w:r>
        <w:rPr>
          <w:noProof/>
        </w:rPr>
        <w:t>Specifics for rates 13.2 and 32 kbps</w:t>
      </w:r>
      <w:r>
        <w:rPr>
          <w:noProof/>
        </w:rPr>
        <w:tab/>
      </w:r>
      <w:r>
        <w:rPr>
          <w:noProof/>
        </w:rPr>
        <w:fldChar w:fldCharType="begin" w:fldLock="1"/>
      </w:r>
      <w:r>
        <w:rPr>
          <w:noProof/>
        </w:rPr>
        <w:instrText xml:space="preserve"> PAGEREF _Toc123562422 \h </w:instrText>
      </w:r>
      <w:r>
        <w:rPr>
          <w:noProof/>
        </w:rPr>
      </w:r>
      <w:r>
        <w:rPr>
          <w:noProof/>
        </w:rPr>
        <w:fldChar w:fldCharType="separate"/>
      </w:r>
      <w:r>
        <w:rPr>
          <w:noProof/>
        </w:rPr>
        <w:t>27</w:t>
      </w:r>
      <w:r>
        <w:rPr>
          <w:noProof/>
        </w:rPr>
        <w:fldChar w:fldCharType="end"/>
      </w:r>
    </w:p>
    <w:p w14:paraId="7C3E5F69" w14:textId="77777777" w:rsidR="00E81024" w:rsidRPr="00F9514E" w:rsidRDefault="00E81024">
      <w:pPr>
        <w:pStyle w:val="TOC3"/>
        <w:rPr>
          <w:rFonts w:ascii="Calibri" w:hAnsi="Calibri"/>
          <w:noProof/>
          <w:sz w:val="22"/>
          <w:szCs w:val="22"/>
          <w:lang w:eastAsia="en-GB"/>
        </w:rPr>
      </w:pPr>
      <w:r>
        <w:rPr>
          <w:noProof/>
        </w:rPr>
        <w:t>5.3.3</w:t>
      </w:r>
      <w:r w:rsidRPr="00F9514E">
        <w:rPr>
          <w:rFonts w:ascii="Calibri" w:hAnsi="Calibri"/>
          <w:noProof/>
          <w:sz w:val="22"/>
          <w:szCs w:val="22"/>
          <w:lang w:eastAsia="en-GB"/>
        </w:rPr>
        <w:tab/>
      </w:r>
      <w:r>
        <w:rPr>
          <w:noProof/>
        </w:rPr>
        <w:t>Guided concealment and recovery</w:t>
      </w:r>
      <w:r>
        <w:rPr>
          <w:noProof/>
        </w:rPr>
        <w:tab/>
      </w:r>
      <w:r>
        <w:rPr>
          <w:noProof/>
        </w:rPr>
        <w:fldChar w:fldCharType="begin" w:fldLock="1"/>
      </w:r>
      <w:r>
        <w:rPr>
          <w:noProof/>
        </w:rPr>
        <w:instrText xml:space="preserve"> PAGEREF _Toc123562423 \h </w:instrText>
      </w:r>
      <w:r>
        <w:rPr>
          <w:noProof/>
        </w:rPr>
      </w:r>
      <w:r>
        <w:rPr>
          <w:noProof/>
        </w:rPr>
        <w:fldChar w:fldCharType="separate"/>
      </w:r>
      <w:r>
        <w:rPr>
          <w:noProof/>
        </w:rPr>
        <w:t>28</w:t>
      </w:r>
      <w:r>
        <w:rPr>
          <w:noProof/>
        </w:rPr>
        <w:fldChar w:fldCharType="end"/>
      </w:r>
    </w:p>
    <w:p w14:paraId="7FDF2B6A" w14:textId="77777777" w:rsidR="00E81024" w:rsidRPr="00F9514E" w:rsidRDefault="00E81024">
      <w:pPr>
        <w:pStyle w:val="TOC4"/>
        <w:rPr>
          <w:rFonts w:ascii="Calibri" w:hAnsi="Calibri"/>
          <w:noProof/>
          <w:sz w:val="22"/>
          <w:szCs w:val="22"/>
          <w:lang w:eastAsia="en-GB"/>
        </w:rPr>
      </w:pPr>
      <w:r>
        <w:rPr>
          <w:noProof/>
        </w:rPr>
        <w:t>5.3.3.1</w:t>
      </w:r>
      <w:r w:rsidRPr="00F9514E">
        <w:rPr>
          <w:rFonts w:ascii="Calibri" w:hAnsi="Calibri"/>
          <w:noProof/>
          <w:sz w:val="22"/>
          <w:szCs w:val="22"/>
          <w:lang w:eastAsia="en-GB"/>
        </w:rPr>
        <w:tab/>
      </w:r>
      <w:r>
        <w:rPr>
          <w:noProof/>
        </w:rPr>
        <w:t>Specifics for rate 24.4 kbps</w:t>
      </w:r>
      <w:r>
        <w:rPr>
          <w:noProof/>
        </w:rPr>
        <w:tab/>
      </w:r>
      <w:r>
        <w:rPr>
          <w:noProof/>
        </w:rPr>
        <w:fldChar w:fldCharType="begin" w:fldLock="1"/>
      </w:r>
      <w:r>
        <w:rPr>
          <w:noProof/>
        </w:rPr>
        <w:instrText xml:space="preserve"> PAGEREF _Toc123562424 \h </w:instrText>
      </w:r>
      <w:r>
        <w:rPr>
          <w:noProof/>
        </w:rPr>
      </w:r>
      <w:r>
        <w:rPr>
          <w:noProof/>
        </w:rPr>
        <w:fldChar w:fldCharType="separate"/>
      </w:r>
      <w:r>
        <w:rPr>
          <w:noProof/>
        </w:rPr>
        <w:t>28</w:t>
      </w:r>
      <w:r>
        <w:rPr>
          <w:noProof/>
        </w:rPr>
        <w:fldChar w:fldCharType="end"/>
      </w:r>
    </w:p>
    <w:p w14:paraId="2F916D7B" w14:textId="77777777" w:rsidR="00E81024" w:rsidRPr="00F9514E" w:rsidRDefault="00E81024">
      <w:pPr>
        <w:pStyle w:val="TOC4"/>
        <w:rPr>
          <w:rFonts w:ascii="Calibri" w:hAnsi="Calibri"/>
          <w:noProof/>
          <w:sz w:val="22"/>
          <w:szCs w:val="22"/>
          <w:lang w:eastAsia="en-GB"/>
        </w:rPr>
      </w:pPr>
      <w:r>
        <w:rPr>
          <w:noProof/>
        </w:rPr>
        <w:t>5.3.3.2</w:t>
      </w:r>
      <w:r w:rsidRPr="00F9514E">
        <w:rPr>
          <w:rFonts w:ascii="Calibri" w:hAnsi="Calibri"/>
          <w:noProof/>
          <w:sz w:val="22"/>
          <w:szCs w:val="22"/>
          <w:lang w:eastAsia="en-GB"/>
        </w:rPr>
        <w:tab/>
      </w:r>
      <w:r>
        <w:rPr>
          <w:noProof/>
        </w:rPr>
        <w:t>Specifics for rates 9.6, 16.4 and 24.4 kbps</w:t>
      </w:r>
      <w:r>
        <w:rPr>
          <w:noProof/>
        </w:rPr>
        <w:tab/>
      </w:r>
      <w:r>
        <w:rPr>
          <w:noProof/>
        </w:rPr>
        <w:fldChar w:fldCharType="begin" w:fldLock="1"/>
      </w:r>
      <w:r>
        <w:rPr>
          <w:noProof/>
        </w:rPr>
        <w:instrText xml:space="preserve"> PAGEREF _Toc123562425 \h </w:instrText>
      </w:r>
      <w:r>
        <w:rPr>
          <w:noProof/>
        </w:rPr>
      </w:r>
      <w:r>
        <w:rPr>
          <w:noProof/>
        </w:rPr>
        <w:fldChar w:fldCharType="separate"/>
      </w:r>
      <w:r>
        <w:rPr>
          <w:noProof/>
        </w:rPr>
        <w:t>29</w:t>
      </w:r>
      <w:r>
        <w:rPr>
          <w:noProof/>
        </w:rPr>
        <w:fldChar w:fldCharType="end"/>
      </w:r>
    </w:p>
    <w:p w14:paraId="7921D7C7" w14:textId="77777777" w:rsidR="00E81024" w:rsidRPr="00F9514E" w:rsidRDefault="00E81024">
      <w:pPr>
        <w:pStyle w:val="TOC4"/>
        <w:rPr>
          <w:rFonts w:ascii="Calibri" w:hAnsi="Calibri"/>
          <w:noProof/>
          <w:sz w:val="22"/>
          <w:szCs w:val="22"/>
          <w:lang w:eastAsia="en-GB"/>
        </w:rPr>
      </w:pPr>
      <w:r>
        <w:rPr>
          <w:noProof/>
        </w:rPr>
        <w:t>5.3.3.3</w:t>
      </w:r>
      <w:r w:rsidRPr="00F9514E">
        <w:rPr>
          <w:rFonts w:ascii="Calibri" w:hAnsi="Calibri"/>
          <w:noProof/>
          <w:sz w:val="22"/>
          <w:szCs w:val="22"/>
          <w:lang w:eastAsia="en-GB"/>
        </w:rPr>
        <w:tab/>
      </w:r>
      <w:r>
        <w:rPr>
          <w:noProof/>
        </w:rPr>
        <w:t>Energy control during recovery</w:t>
      </w:r>
      <w:r>
        <w:rPr>
          <w:noProof/>
        </w:rPr>
        <w:tab/>
      </w:r>
      <w:r>
        <w:rPr>
          <w:noProof/>
        </w:rPr>
        <w:fldChar w:fldCharType="begin" w:fldLock="1"/>
      </w:r>
      <w:r>
        <w:rPr>
          <w:noProof/>
        </w:rPr>
        <w:instrText xml:space="preserve"> PAGEREF _Toc123562426 \h </w:instrText>
      </w:r>
      <w:r>
        <w:rPr>
          <w:noProof/>
        </w:rPr>
      </w:r>
      <w:r>
        <w:rPr>
          <w:noProof/>
        </w:rPr>
        <w:fldChar w:fldCharType="separate"/>
      </w:r>
      <w:r>
        <w:rPr>
          <w:noProof/>
        </w:rPr>
        <w:t>29</w:t>
      </w:r>
      <w:r>
        <w:rPr>
          <w:noProof/>
        </w:rPr>
        <w:fldChar w:fldCharType="end"/>
      </w:r>
    </w:p>
    <w:p w14:paraId="225FF42B" w14:textId="77777777" w:rsidR="00E81024" w:rsidRPr="00F9514E" w:rsidRDefault="00E81024">
      <w:pPr>
        <w:pStyle w:val="TOC4"/>
        <w:rPr>
          <w:rFonts w:ascii="Calibri" w:hAnsi="Calibri"/>
          <w:noProof/>
          <w:sz w:val="22"/>
          <w:szCs w:val="22"/>
          <w:lang w:eastAsia="en-GB"/>
        </w:rPr>
      </w:pPr>
      <w:r>
        <w:rPr>
          <w:noProof/>
        </w:rPr>
        <w:t>5.3.3.4</w:t>
      </w:r>
      <w:r w:rsidRPr="00F9514E">
        <w:rPr>
          <w:rFonts w:ascii="Calibri" w:hAnsi="Calibri"/>
          <w:noProof/>
          <w:sz w:val="22"/>
          <w:szCs w:val="22"/>
          <w:lang w:eastAsia="en-GB"/>
        </w:rPr>
        <w:tab/>
      </w:r>
      <w:r>
        <w:rPr>
          <w:noProof/>
        </w:rPr>
        <w:t>Specifics for rates 32 and 64 kbps</w:t>
      </w:r>
      <w:r>
        <w:rPr>
          <w:noProof/>
        </w:rPr>
        <w:tab/>
      </w:r>
      <w:r>
        <w:rPr>
          <w:noProof/>
        </w:rPr>
        <w:fldChar w:fldCharType="begin" w:fldLock="1"/>
      </w:r>
      <w:r>
        <w:rPr>
          <w:noProof/>
        </w:rPr>
        <w:instrText xml:space="preserve"> PAGEREF _Toc123562427 \h </w:instrText>
      </w:r>
      <w:r>
        <w:rPr>
          <w:noProof/>
        </w:rPr>
      </w:r>
      <w:r>
        <w:rPr>
          <w:noProof/>
        </w:rPr>
        <w:fldChar w:fldCharType="separate"/>
      </w:r>
      <w:r>
        <w:rPr>
          <w:noProof/>
        </w:rPr>
        <w:t>32</w:t>
      </w:r>
      <w:r>
        <w:rPr>
          <w:noProof/>
        </w:rPr>
        <w:fldChar w:fldCharType="end"/>
      </w:r>
    </w:p>
    <w:p w14:paraId="5626C74C" w14:textId="77777777" w:rsidR="00E81024" w:rsidRPr="00F9514E" w:rsidRDefault="00E81024">
      <w:pPr>
        <w:pStyle w:val="TOC5"/>
        <w:rPr>
          <w:rFonts w:ascii="Calibri" w:hAnsi="Calibri"/>
          <w:noProof/>
          <w:sz w:val="22"/>
          <w:szCs w:val="22"/>
          <w:lang w:eastAsia="en-GB"/>
        </w:rPr>
      </w:pPr>
      <w:r>
        <w:rPr>
          <w:noProof/>
        </w:rPr>
        <w:t>5.3.3.4.1</w:t>
      </w:r>
      <w:r w:rsidRPr="00F9514E">
        <w:rPr>
          <w:rFonts w:ascii="Calibri" w:hAnsi="Calibri"/>
          <w:noProof/>
          <w:sz w:val="22"/>
          <w:szCs w:val="22"/>
          <w:lang w:eastAsia="en-GB"/>
        </w:rPr>
        <w:tab/>
      </w:r>
      <w:r>
        <w:rPr>
          <w:noProof/>
        </w:rPr>
        <w:t>Adaptive codebook resynchronization and fast recovery (WB)</w:t>
      </w:r>
      <w:r>
        <w:rPr>
          <w:noProof/>
        </w:rPr>
        <w:tab/>
      </w:r>
      <w:r>
        <w:rPr>
          <w:noProof/>
        </w:rPr>
        <w:fldChar w:fldCharType="begin" w:fldLock="1"/>
      </w:r>
      <w:r>
        <w:rPr>
          <w:noProof/>
        </w:rPr>
        <w:instrText xml:space="preserve"> PAGEREF _Toc123562428 \h </w:instrText>
      </w:r>
      <w:r>
        <w:rPr>
          <w:noProof/>
        </w:rPr>
      </w:r>
      <w:r>
        <w:rPr>
          <w:noProof/>
        </w:rPr>
        <w:fldChar w:fldCharType="separate"/>
      </w:r>
      <w:r>
        <w:rPr>
          <w:noProof/>
        </w:rPr>
        <w:t>32</w:t>
      </w:r>
      <w:r>
        <w:rPr>
          <w:noProof/>
        </w:rPr>
        <w:fldChar w:fldCharType="end"/>
      </w:r>
    </w:p>
    <w:p w14:paraId="28B898DC" w14:textId="77777777" w:rsidR="00E81024" w:rsidRPr="00F9514E" w:rsidRDefault="00E81024">
      <w:pPr>
        <w:pStyle w:val="TOC6"/>
        <w:rPr>
          <w:rFonts w:ascii="Calibri" w:hAnsi="Calibri"/>
          <w:noProof/>
          <w:sz w:val="22"/>
          <w:szCs w:val="22"/>
          <w:lang w:eastAsia="en-GB"/>
        </w:rPr>
      </w:pPr>
      <w:r>
        <w:rPr>
          <w:noProof/>
        </w:rPr>
        <w:t>5.3.3.4.1.1</w:t>
      </w:r>
      <w:r w:rsidRPr="00F9514E">
        <w:rPr>
          <w:rFonts w:ascii="Calibri" w:hAnsi="Calibri"/>
          <w:noProof/>
          <w:sz w:val="22"/>
          <w:szCs w:val="22"/>
          <w:lang w:eastAsia="en-GB"/>
        </w:rPr>
        <w:tab/>
      </w:r>
      <w:r>
        <w:rPr>
          <w:noProof/>
        </w:rPr>
        <w:t>Decoding glottal pulse position</w:t>
      </w:r>
      <w:r>
        <w:rPr>
          <w:noProof/>
        </w:rPr>
        <w:tab/>
      </w:r>
      <w:r>
        <w:rPr>
          <w:noProof/>
        </w:rPr>
        <w:fldChar w:fldCharType="begin" w:fldLock="1"/>
      </w:r>
      <w:r>
        <w:rPr>
          <w:noProof/>
        </w:rPr>
        <w:instrText xml:space="preserve"> PAGEREF _Toc123562429 \h </w:instrText>
      </w:r>
      <w:r>
        <w:rPr>
          <w:noProof/>
        </w:rPr>
      </w:r>
      <w:r>
        <w:rPr>
          <w:noProof/>
        </w:rPr>
        <w:fldChar w:fldCharType="separate"/>
      </w:r>
      <w:r>
        <w:rPr>
          <w:noProof/>
        </w:rPr>
        <w:t>32</w:t>
      </w:r>
      <w:r>
        <w:rPr>
          <w:noProof/>
        </w:rPr>
        <w:fldChar w:fldCharType="end"/>
      </w:r>
    </w:p>
    <w:p w14:paraId="4CCCF920" w14:textId="77777777" w:rsidR="00E81024" w:rsidRPr="00F9514E" w:rsidRDefault="00E81024">
      <w:pPr>
        <w:pStyle w:val="TOC6"/>
        <w:rPr>
          <w:rFonts w:ascii="Calibri" w:hAnsi="Calibri"/>
          <w:noProof/>
          <w:sz w:val="22"/>
          <w:szCs w:val="22"/>
          <w:lang w:eastAsia="en-GB"/>
        </w:rPr>
      </w:pPr>
      <w:r>
        <w:rPr>
          <w:noProof/>
        </w:rPr>
        <w:t>5.3.3.4.1.2</w:t>
      </w:r>
      <w:r w:rsidRPr="00F9514E">
        <w:rPr>
          <w:rFonts w:ascii="Calibri" w:hAnsi="Calibri"/>
          <w:noProof/>
          <w:sz w:val="22"/>
          <w:szCs w:val="22"/>
          <w:lang w:eastAsia="en-GB"/>
        </w:rPr>
        <w:tab/>
      </w:r>
      <w:r>
        <w:rPr>
          <w:noProof/>
        </w:rPr>
        <w:t>Performing glottal pulse resynchronization</w:t>
      </w:r>
      <w:r>
        <w:rPr>
          <w:noProof/>
        </w:rPr>
        <w:tab/>
      </w:r>
      <w:r>
        <w:rPr>
          <w:noProof/>
        </w:rPr>
        <w:fldChar w:fldCharType="begin" w:fldLock="1"/>
      </w:r>
      <w:r>
        <w:rPr>
          <w:noProof/>
        </w:rPr>
        <w:instrText xml:space="preserve"> PAGEREF _Toc123562430 \h </w:instrText>
      </w:r>
      <w:r>
        <w:rPr>
          <w:noProof/>
        </w:rPr>
      </w:r>
      <w:r>
        <w:rPr>
          <w:noProof/>
        </w:rPr>
        <w:fldChar w:fldCharType="separate"/>
      </w:r>
      <w:r>
        <w:rPr>
          <w:noProof/>
        </w:rPr>
        <w:t>32</w:t>
      </w:r>
      <w:r>
        <w:rPr>
          <w:noProof/>
        </w:rPr>
        <w:fldChar w:fldCharType="end"/>
      </w:r>
    </w:p>
    <w:p w14:paraId="6E7E2C38" w14:textId="77777777" w:rsidR="00E81024" w:rsidRPr="00F9514E" w:rsidRDefault="00E81024">
      <w:pPr>
        <w:pStyle w:val="TOC5"/>
        <w:rPr>
          <w:rFonts w:ascii="Calibri" w:hAnsi="Calibri"/>
          <w:noProof/>
          <w:sz w:val="22"/>
          <w:szCs w:val="22"/>
          <w:lang w:eastAsia="en-GB"/>
        </w:rPr>
      </w:pPr>
      <w:r>
        <w:rPr>
          <w:noProof/>
        </w:rPr>
        <w:t>5.3.3.4.2</w:t>
      </w:r>
      <w:r w:rsidRPr="00F9514E">
        <w:rPr>
          <w:rFonts w:ascii="Calibri" w:hAnsi="Calibri"/>
          <w:noProof/>
          <w:sz w:val="22"/>
          <w:szCs w:val="22"/>
          <w:lang w:eastAsia="en-GB"/>
        </w:rPr>
        <w:tab/>
      </w:r>
      <w:r>
        <w:rPr>
          <w:noProof/>
        </w:rPr>
        <w:t>Artificial onset reconstruction</w:t>
      </w:r>
      <w:r>
        <w:rPr>
          <w:noProof/>
        </w:rPr>
        <w:tab/>
      </w:r>
      <w:r>
        <w:rPr>
          <w:noProof/>
        </w:rPr>
        <w:fldChar w:fldCharType="begin" w:fldLock="1"/>
      </w:r>
      <w:r>
        <w:rPr>
          <w:noProof/>
        </w:rPr>
        <w:instrText xml:space="preserve"> PAGEREF _Toc123562431 \h </w:instrText>
      </w:r>
      <w:r>
        <w:rPr>
          <w:noProof/>
        </w:rPr>
      </w:r>
      <w:r>
        <w:rPr>
          <w:noProof/>
        </w:rPr>
        <w:fldChar w:fldCharType="separate"/>
      </w:r>
      <w:r>
        <w:rPr>
          <w:noProof/>
        </w:rPr>
        <w:t>33</w:t>
      </w:r>
      <w:r>
        <w:rPr>
          <w:noProof/>
        </w:rPr>
        <w:fldChar w:fldCharType="end"/>
      </w:r>
    </w:p>
    <w:p w14:paraId="79735A40" w14:textId="77777777" w:rsidR="00E81024" w:rsidRPr="00F9514E" w:rsidRDefault="00E81024">
      <w:pPr>
        <w:pStyle w:val="TOC3"/>
        <w:rPr>
          <w:rFonts w:ascii="Calibri" w:hAnsi="Calibri"/>
          <w:noProof/>
          <w:sz w:val="22"/>
          <w:szCs w:val="22"/>
          <w:lang w:eastAsia="en-GB"/>
        </w:rPr>
      </w:pPr>
      <w:r>
        <w:rPr>
          <w:noProof/>
        </w:rPr>
        <w:t>5.3.4</w:t>
      </w:r>
      <w:r w:rsidRPr="00F9514E">
        <w:rPr>
          <w:rFonts w:ascii="Calibri" w:hAnsi="Calibri"/>
          <w:noProof/>
          <w:sz w:val="22"/>
          <w:szCs w:val="22"/>
          <w:lang w:eastAsia="en-GB"/>
        </w:rPr>
        <w:tab/>
      </w:r>
      <w:r>
        <w:rPr>
          <w:noProof/>
        </w:rPr>
        <w:t>Handling of multiple frame losses and muting</w:t>
      </w:r>
      <w:r>
        <w:rPr>
          <w:noProof/>
        </w:rPr>
        <w:tab/>
      </w:r>
      <w:r>
        <w:rPr>
          <w:noProof/>
        </w:rPr>
        <w:fldChar w:fldCharType="begin" w:fldLock="1"/>
      </w:r>
      <w:r>
        <w:rPr>
          <w:noProof/>
        </w:rPr>
        <w:instrText xml:space="preserve"> PAGEREF _Toc123562432 \h </w:instrText>
      </w:r>
      <w:r>
        <w:rPr>
          <w:noProof/>
        </w:rPr>
      </w:r>
      <w:r>
        <w:rPr>
          <w:noProof/>
        </w:rPr>
        <w:fldChar w:fldCharType="separate"/>
      </w:r>
      <w:r>
        <w:rPr>
          <w:noProof/>
        </w:rPr>
        <w:t>34</w:t>
      </w:r>
      <w:r>
        <w:rPr>
          <w:noProof/>
        </w:rPr>
        <w:fldChar w:fldCharType="end"/>
      </w:r>
    </w:p>
    <w:p w14:paraId="595A3778" w14:textId="77777777" w:rsidR="00E81024" w:rsidRPr="00F9514E" w:rsidRDefault="00E81024">
      <w:pPr>
        <w:pStyle w:val="TOC4"/>
        <w:rPr>
          <w:rFonts w:ascii="Calibri" w:hAnsi="Calibri"/>
          <w:noProof/>
          <w:sz w:val="22"/>
          <w:szCs w:val="22"/>
          <w:lang w:eastAsia="en-GB"/>
        </w:rPr>
      </w:pPr>
      <w:r>
        <w:rPr>
          <w:noProof/>
        </w:rPr>
        <w:t>5.3.4.1</w:t>
      </w:r>
      <w:r w:rsidRPr="00F9514E">
        <w:rPr>
          <w:rFonts w:ascii="Calibri" w:hAnsi="Calibri"/>
          <w:noProof/>
          <w:sz w:val="22"/>
          <w:szCs w:val="22"/>
          <w:lang w:eastAsia="en-GB"/>
        </w:rPr>
        <w:tab/>
      </w:r>
      <w:r>
        <w:rPr>
          <w:noProof/>
        </w:rPr>
        <w:t>Specifics for rates 5.9, 6.8, 8.0, 13.2, 32 and 64 kbps</w:t>
      </w:r>
      <w:r>
        <w:rPr>
          <w:noProof/>
        </w:rPr>
        <w:tab/>
      </w:r>
      <w:r>
        <w:rPr>
          <w:noProof/>
        </w:rPr>
        <w:fldChar w:fldCharType="begin" w:fldLock="1"/>
      </w:r>
      <w:r>
        <w:rPr>
          <w:noProof/>
        </w:rPr>
        <w:instrText xml:space="preserve"> PAGEREF _Toc123562433 \h </w:instrText>
      </w:r>
      <w:r>
        <w:rPr>
          <w:noProof/>
        </w:rPr>
      </w:r>
      <w:r>
        <w:rPr>
          <w:noProof/>
        </w:rPr>
        <w:fldChar w:fldCharType="separate"/>
      </w:r>
      <w:r>
        <w:rPr>
          <w:noProof/>
        </w:rPr>
        <w:t>34</w:t>
      </w:r>
      <w:r>
        <w:rPr>
          <w:noProof/>
        </w:rPr>
        <w:fldChar w:fldCharType="end"/>
      </w:r>
    </w:p>
    <w:p w14:paraId="750ED7EC" w14:textId="77777777" w:rsidR="00E81024" w:rsidRPr="00F9514E" w:rsidRDefault="00E81024">
      <w:pPr>
        <w:pStyle w:val="TOC4"/>
        <w:rPr>
          <w:rFonts w:ascii="Calibri" w:hAnsi="Calibri"/>
          <w:noProof/>
          <w:sz w:val="22"/>
          <w:szCs w:val="22"/>
          <w:lang w:eastAsia="en-GB"/>
        </w:rPr>
      </w:pPr>
      <w:r>
        <w:rPr>
          <w:noProof/>
        </w:rPr>
        <w:t>5.3.4.2</w:t>
      </w:r>
      <w:r w:rsidRPr="00F9514E">
        <w:rPr>
          <w:rFonts w:ascii="Calibri" w:hAnsi="Calibri"/>
          <w:noProof/>
          <w:sz w:val="22"/>
          <w:szCs w:val="22"/>
          <w:lang w:eastAsia="en-GB"/>
        </w:rPr>
        <w:tab/>
      </w:r>
      <w:r>
        <w:rPr>
          <w:noProof/>
        </w:rPr>
        <w:t>Specifics for rates 9.6, 16.4 and 24.4 kbps</w:t>
      </w:r>
      <w:r>
        <w:rPr>
          <w:noProof/>
        </w:rPr>
        <w:tab/>
      </w:r>
      <w:r>
        <w:rPr>
          <w:noProof/>
        </w:rPr>
        <w:fldChar w:fldCharType="begin" w:fldLock="1"/>
      </w:r>
      <w:r>
        <w:rPr>
          <w:noProof/>
        </w:rPr>
        <w:instrText xml:space="preserve"> PAGEREF _Toc123562434 \h </w:instrText>
      </w:r>
      <w:r>
        <w:rPr>
          <w:noProof/>
        </w:rPr>
      </w:r>
      <w:r>
        <w:rPr>
          <w:noProof/>
        </w:rPr>
        <w:fldChar w:fldCharType="separate"/>
      </w:r>
      <w:r>
        <w:rPr>
          <w:noProof/>
        </w:rPr>
        <w:t>35</w:t>
      </w:r>
      <w:r>
        <w:rPr>
          <w:noProof/>
        </w:rPr>
        <w:fldChar w:fldCharType="end"/>
      </w:r>
    </w:p>
    <w:p w14:paraId="557E7710" w14:textId="77777777" w:rsidR="00E81024" w:rsidRPr="00F9514E" w:rsidRDefault="00E81024">
      <w:pPr>
        <w:pStyle w:val="TOC5"/>
        <w:rPr>
          <w:rFonts w:ascii="Calibri" w:hAnsi="Calibri"/>
          <w:noProof/>
          <w:sz w:val="22"/>
          <w:szCs w:val="22"/>
          <w:lang w:eastAsia="en-GB"/>
        </w:rPr>
      </w:pPr>
      <w:r>
        <w:rPr>
          <w:noProof/>
        </w:rPr>
        <w:t>5.3.4.2.1</w:t>
      </w:r>
      <w:r w:rsidRPr="00F9514E">
        <w:rPr>
          <w:rFonts w:ascii="Calibri" w:hAnsi="Calibri"/>
          <w:noProof/>
          <w:sz w:val="22"/>
          <w:szCs w:val="22"/>
          <w:lang w:eastAsia="en-GB"/>
        </w:rPr>
        <w:tab/>
      </w:r>
      <w:r>
        <w:rPr>
          <w:noProof/>
        </w:rPr>
        <w:t>Fading to background level</w:t>
      </w:r>
      <w:r>
        <w:rPr>
          <w:noProof/>
        </w:rPr>
        <w:tab/>
      </w:r>
      <w:r>
        <w:rPr>
          <w:noProof/>
        </w:rPr>
        <w:fldChar w:fldCharType="begin" w:fldLock="1"/>
      </w:r>
      <w:r>
        <w:rPr>
          <w:noProof/>
        </w:rPr>
        <w:instrText xml:space="preserve"> PAGEREF _Toc123562435 \h </w:instrText>
      </w:r>
      <w:r>
        <w:rPr>
          <w:noProof/>
        </w:rPr>
      </w:r>
      <w:r>
        <w:rPr>
          <w:noProof/>
        </w:rPr>
        <w:fldChar w:fldCharType="separate"/>
      </w:r>
      <w:r>
        <w:rPr>
          <w:noProof/>
        </w:rPr>
        <w:t>35</w:t>
      </w:r>
      <w:r>
        <w:rPr>
          <w:noProof/>
        </w:rPr>
        <w:fldChar w:fldCharType="end"/>
      </w:r>
    </w:p>
    <w:p w14:paraId="6FAA843D" w14:textId="77777777" w:rsidR="00E81024" w:rsidRPr="00F9514E" w:rsidRDefault="00E81024">
      <w:pPr>
        <w:pStyle w:val="TOC5"/>
        <w:rPr>
          <w:rFonts w:ascii="Calibri" w:hAnsi="Calibri"/>
          <w:noProof/>
          <w:sz w:val="22"/>
          <w:szCs w:val="22"/>
          <w:lang w:eastAsia="en-GB"/>
        </w:rPr>
      </w:pPr>
      <w:r>
        <w:rPr>
          <w:noProof/>
        </w:rPr>
        <w:t>5.3.4.2.2</w:t>
      </w:r>
      <w:r w:rsidRPr="00F9514E">
        <w:rPr>
          <w:rFonts w:ascii="Calibri" w:hAnsi="Calibri"/>
          <w:noProof/>
          <w:sz w:val="22"/>
          <w:szCs w:val="22"/>
          <w:lang w:eastAsia="en-GB"/>
        </w:rPr>
        <w:tab/>
      </w:r>
      <w:r>
        <w:rPr>
          <w:noProof/>
        </w:rPr>
        <w:t>Fading to background spectral shape</w:t>
      </w:r>
      <w:r>
        <w:rPr>
          <w:noProof/>
        </w:rPr>
        <w:tab/>
      </w:r>
      <w:r>
        <w:rPr>
          <w:noProof/>
        </w:rPr>
        <w:fldChar w:fldCharType="begin" w:fldLock="1"/>
      </w:r>
      <w:r>
        <w:rPr>
          <w:noProof/>
        </w:rPr>
        <w:instrText xml:space="preserve"> PAGEREF _Toc123562436 \h </w:instrText>
      </w:r>
      <w:r>
        <w:rPr>
          <w:noProof/>
        </w:rPr>
      </w:r>
      <w:r>
        <w:rPr>
          <w:noProof/>
        </w:rPr>
        <w:fldChar w:fldCharType="separate"/>
      </w:r>
      <w:r>
        <w:rPr>
          <w:noProof/>
        </w:rPr>
        <w:t>36</w:t>
      </w:r>
      <w:r>
        <w:rPr>
          <w:noProof/>
        </w:rPr>
        <w:fldChar w:fldCharType="end"/>
      </w:r>
    </w:p>
    <w:p w14:paraId="7BA019C8" w14:textId="77777777" w:rsidR="00E81024" w:rsidRPr="00F9514E" w:rsidRDefault="00E81024">
      <w:pPr>
        <w:pStyle w:val="TOC5"/>
        <w:rPr>
          <w:rFonts w:ascii="Calibri" w:hAnsi="Calibri"/>
          <w:noProof/>
          <w:sz w:val="22"/>
          <w:szCs w:val="22"/>
          <w:lang w:eastAsia="en-GB"/>
        </w:rPr>
      </w:pPr>
      <w:r>
        <w:rPr>
          <w:noProof/>
        </w:rPr>
        <w:t>5.3.4.2.3</w:t>
      </w:r>
      <w:r w:rsidRPr="00F9514E">
        <w:rPr>
          <w:rFonts w:ascii="Calibri" w:hAnsi="Calibri"/>
          <w:noProof/>
          <w:sz w:val="22"/>
          <w:szCs w:val="22"/>
          <w:lang w:eastAsia="en-GB"/>
        </w:rPr>
        <w:tab/>
      </w:r>
      <w:r>
        <w:rPr>
          <w:noProof/>
        </w:rPr>
        <w:t>Fading speed</w:t>
      </w:r>
      <w:r>
        <w:rPr>
          <w:noProof/>
        </w:rPr>
        <w:tab/>
      </w:r>
      <w:r>
        <w:rPr>
          <w:noProof/>
        </w:rPr>
        <w:fldChar w:fldCharType="begin" w:fldLock="1"/>
      </w:r>
      <w:r>
        <w:rPr>
          <w:noProof/>
        </w:rPr>
        <w:instrText xml:space="preserve"> PAGEREF _Toc123562437 \h </w:instrText>
      </w:r>
      <w:r>
        <w:rPr>
          <w:noProof/>
        </w:rPr>
      </w:r>
      <w:r>
        <w:rPr>
          <w:noProof/>
        </w:rPr>
        <w:fldChar w:fldCharType="separate"/>
      </w:r>
      <w:r>
        <w:rPr>
          <w:noProof/>
        </w:rPr>
        <w:t>36</w:t>
      </w:r>
      <w:r>
        <w:rPr>
          <w:noProof/>
        </w:rPr>
        <w:fldChar w:fldCharType="end"/>
      </w:r>
    </w:p>
    <w:p w14:paraId="480A1726" w14:textId="77777777" w:rsidR="00E81024" w:rsidRPr="00F9514E" w:rsidRDefault="00E81024">
      <w:pPr>
        <w:pStyle w:val="TOC2"/>
        <w:rPr>
          <w:rFonts w:ascii="Calibri" w:hAnsi="Calibri"/>
          <w:noProof/>
          <w:sz w:val="22"/>
          <w:szCs w:val="22"/>
          <w:lang w:eastAsia="en-GB"/>
        </w:rPr>
      </w:pPr>
      <w:r>
        <w:rPr>
          <w:noProof/>
        </w:rPr>
        <w:t>5.4</w:t>
      </w:r>
      <w:r w:rsidRPr="00F9514E">
        <w:rPr>
          <w:rFonts w:ascii="Calibri" w:hAnsi="Calibri"/>
          <w:noProof/>
          <w:sz w:val="22"/>
          <w:szCs w:val="22"/>
          <w:lang w:eastAsia="en-GB"/>
        </w:rPr>
        <w:tab/>
      </w:r>
      <w:r>
        <w:rPr>
          <w:noProof/>
        </w:rPr>
        <w:t>Concealment operation related to MDCT modes</w:t>
      </w:r>
      <w:r>
        <w:rPr>
          <w:noProof/>
        </w:rPr>
        <w:tab/>
      </w:r>
      <w:r>
        <w:rPr>
          <w:noProof/>
        </w:rPr>
        <w:fldChar w:fldCharType="begin" w:fldLock="1"/>
      </w:r>
      <w:r>
        <w:rPr>
          <w:noProof/>
        </w:rPr>
        <w:instrText xml:space="preserve"> PAGEREF _Toc123562438 \h </w:instrText>
      </w:r>
      <w:r>
        <w:rPr>
          <w:noProof/>
        </w:rPr>
      </w:r>
      <w:r>
        <w:rPr>
          <w:noProof/>
        </w:rPr>
        <w:fldChar w:fldCharType="separate"/>
      </w:r>
      <w:r>
        <w:rPr>
          <w:noProof/>
        </w:rPr>
        <w:t>37</w:t>
      </w:r>
      <w:r>
        <w:rPr>
          <w:noProof/>
        </w:rPr>
        <w:fldChar w:fldCharType="end"/>
      </w:r>
    </w:p>
    <w:p w14:paraId="4626F2A2" w14:textId="77777777" w:rsidR="00E81024" w:rsidRPr="00F9514E" w:rsidRDefault="00E81024">
      <w:pPr>
        <w:pStyle w:val="TOC3"/>
        <w:rPr>
          <w:rFonts w:ascii="Calibri" w:hAnsi="Calibri"/>
          <w:noProof/>
          <w:sz w:val="22"/>
          <w:szCs w:val="22"/>
          <w:lang w:eastAsia="en-GB"/>
        </w:rPr>
      </w:pPr>
      <w:r>
        <w:rPr>
          <w:noProof/>
        </w:rPr>
        <w:lastRenderedPageBreak/>
        <w:t>5.4.1</w:t>
      </w:r>
      <w:r w:rsidRPr="00F9514E">
        <w:rPr>
          <w:rFonts w:ascii="Calibri" w:hAnsi="Calibri"/>
          <w:noProof/>
          <w:sz w:val="22"/>
          <w:szCs w:val="22"/>
          <w:lang w:eastAsia="en-GB"/>
        </w:rPr>
        <w:tab/>
      </w:r>
      <w:r>
        <w:rPr>
          <w:noProof/>
        </w:rPr>
        <w:t>PLC method selection</w:t>
      </w:r>
      <w:r>
        <w:rPr>
          <w:noProof/>
        </w:rPr>
        <w:tab/>
      </w:r>
      <w:r>
        <w:rPr>
          <w:noProof/>
        </w:rPr>
        <w:fldChar w:fldCharType="begin" w:fldLock="1"/>
      </w:r>
      <w:r>
        <w:rPr>
          <w:noProof/>
        </w:rPr>
        <w:instrText xml:space="preserve"> PAGEREF _Toc123562439 \h </w:instrText>
      </w:r>
      <w:r>
        <w:rPr>
          <w:noProof/>
        </w:rPr>
      </w:r>
      <w:r>
        <w:rPr>
          <w:noProof/>
        </w:rPr>
        <w:fldChar w:fldCharType="separate"/>
      </w:r>
      <w:r>
        <w:rPr>
          <w:noProof/>
        </w:rPr>
        <w:t>37</w:t>
      </w:r>
      <w:r>
        <w:rPr>
          <w:noProof/>
        </w:rPr>
        <w:fldChar w:fldCharType="end"/>
      </w:r>
    </w:p>
    <w:p w14:paraId="5F3704EB" w14:textId="77777777" w:rsidR="00E81024" w:rsidRPr="00F9514E" w:rsidRDefault="00E81024">
      <w:pPr>
        <w:pStyle w:val="TOC3"/>
        <w:rPr>
          <w:rFonts w:ascii="Calibri" w:hAnsi="Calibri"/>
          <w:noProof/>
          <w:sz w:val="22"/>
          <w:szCs w:val="22"/>
          <w:lang w:eastAsia="en-GB"/>
        </w:rPr>
      </w:pPr>
      <w:r>
        <w:rPr>
          <w:noProof/>
        </w:rPr>
        <w:t>5.4.2</w:t>
      </w:r>
      <w:r w:rsidRPr="00F9514E">
        <w:rPr>
          <w:rFonts w:ascii="Calibri" w:hAnsi="Calibri"/>
          <w:noProof/>
          <w:sz w:val="22"/>
          <w:szCs w:val="22"/>
          <w:lang w:eastAsia="en-GB"/>
        </w:rPr>
        <w:tab/>
      </w:r>
      <w:r>
        <w:rPr>
          <w:noProof/>
        </w:rPr>
        <w:t>TCX MDCT</w:t>
      </w:r>
      <w:r>
        <w:rPr>
          <w:noProof/>
        </w:rPr>
        <w:tab/>
      </w:r>
      <w:r>
        <w:rPr>
          <w:noProof/>
        </w:rPr>
        <w:fldChar w:fldCharType="begin" w:fldLock="1"/>
      </w:r>
      <w:r>
        <w:rPr>
          <w:noProof/>
        </w:rPr>
        <w:instrText xml:space="preserve"> PAGEREF _Toc123562440 \h </w:instrText>
      </w:r>
      <w:r>
        <w:rPr>
          <w:noProof/>
        </w:rPr>
      </w:r>
      <w:r>
        <w:rPr>
          <w:noProof/>
        </w:rPr>
        <w:fldChar w:fldCharType="separate"/>
      </w:r>
      <w:r>
        <w:rPr>
          <w:noProof/>
        </w:rPr>
        <w:t>37</w:t>
      </w:r>
      <w:r>
        <w:rPr>
          <w:noProof/>
        </w:rPr>
        <w:fldChar w:fldCharType="end"/>
      </w:r>
    </w:p>
    <w:p w14:paraId="5CC4A3EE" w14:textId="77777777" w:rsidR="00E81024" w:rsidRPr="00F9514E" w:rsidRDefault="00E81024">
      <w:pPr>
        <w:pStyle w:val="TOC4"/>
        <w:rPr>
          <w:rFonts w:ascii="Calibri" w:hAnsi="Calibri"/>
          <w:noProof/>
          <w:sz w:val="22"/>
          <w:szCs w:val="22"/>
          <w:lang w:eastAsia="en-GB"/>
        </w:rPr>
      </w:pPr>
      <w:r>
        <w:rPr>
          <w:noProof/>
        </w:rPr>
        <w:t>5.4.2.1</w:t>
      </w:r>
      <w:r w:rsidRPr="00F9514E">
        <w:rPr>
          <w:rFonts w:ascii="Calibri" w:hAnsi="Calibri"/>
          <w:noProof/>
          <w:sz w:val="22"/>
          <w:szCs w:val="22"/>
          <w:lang w:eastAsia="en-GB"/>
        </w:rPr>
        <w:tab/>
      </w:r>
      <w:r>
        <w:rPr>
          <w:noProof/>
        </w:rPr>
        <w:t>PLC method selection</w:t>
      </w:r>
      <w:r>
        <w:rPr>
          <w:noProof/>
        </w:rPr>
        <w:tab/>
      </w:r>
      <w:r>
        <w:rPr>
          <w:noProof/>
        </w:rPr>
        <w:fldChar w:fldCharType="begin" w:fldLock="1"/>
      </w:r>
      <w:r>
        <w:rPr>
          <w:noProof/>
        </w:rPr>
        <w:instrText xml:space="preserve"> PAGEREF _Toc123562441 \h </w:instrText>
      </w:r>
      <w:r>
        <w:rPr>
          <w:noProof/>
        </w:rPr>
      </w:r>
      <w:r>
        <w:rPr>
          <w:noProof/>
        </w:rPr>
        <w:fldChar w:fldCharType="separate"/>
      </w:r>
      <w:r>
        <w:rPr>
          <w:noProof/>
        </w:rPr>
        <w:t>37</w:t>
      </w:r>
      <w:r>
        <w:rPr>
          <w:noProof/>
        </w:rPr>
        <w:fldChar w:fldCharType="end"/>
      </w:r>
    </w:p>
    <w:p w14:paraId="7ED1C543" w14:textId="77777777" w:rsidR="00E81024" w:rsidRPr="00F9514E" w:rsidRDefault="00E81024">
      <w:pPr>
        <w:pStyle w:val="TOC4"/>
        <w:rPr>
          <w:rFonts w:ascii="Calibri" w:hAnsi="Calibri"/>
          <w:noProof/>
          <w:sz w:val="22"/>
          <w:szCs w:val="22"/>
          <w:lang w:eastAsia="en-GB"/>
        </w:rPr>
      </w:pPr>
      <w:r>
        <w:rPr>
          <w:noProof/>
        </w:rPr>
        <w:t>5.4.2.2</w:t>
      </w:r>
      <w:r w:rsidRPr="00F9514E">
        <w:rPr>
          <w:rFonts w:ascii="Calibri" w:hAnsi="Calibri"/>
          <w:noProof/>
          <w:sz w:val="22"/>
          <w:szCs w:val="22"/>
          <w:lang w:eastAsia="en-GB"/>
        </w:rPr>
        <w:tab/>
      </w:r>
      <w:r>
        <w:rPr>
          <w:noProof/>
        </w:rPr>
        <w:t>TCX time domain concealment</w:t>
      </w:r>
      <w:r>
        <w:rPr>
          <w:noProof/>
        </w:rPr>
        <w:tab/>
      </w:r>
      <w:r>
        <w:rPr>
          <w:noProof/>
        </w:rPr>
        <w:fldChar w:fldCharType="begin" w:fldLock="1"/>
      </w:r>
      <w:r>
        <w:rPr>
          <w:noProof/>
        </w:rPr>
        <w:instrText xml:space="preserve"> PAGEREF _Toc123562442 \h </w:instrText>
      </w:r>
      <w:r>
        <w:rPr>
          <w:noProof/>
        </w:rPr>
      </w:r>
      <w:r>
        <w:rPr>
          <w:noProof/>
        </w:rPr>
        <w:fldChar w:fldCharType="separate"/>
      </w:r>
      <w:r>
        <w:rPr>
          <w:noProof/>
        </w:rPr>
        <w:t>39</w:t>
      </w:r>
      <w:r>
        <w:rPr>
          <w:noProof/>
        </w:rPr>
        <w:fldChar w:fldCharType="end"/>
      </w:r>
    </w:p>
    <w:p w14:paraId="50899972" w14:textId="77777777" w:rsidR="00E81024" w:rsidRPr="00F9514E" w:rsidRDefault="00E81024">
      <w:pPr>
        <w:pStyle w:val="TOC5"/>
        <w:rPr>
          <w:rFonts w:ascii="Calibri" w:hAnsi="Calibri"/>
          <w:noProof/>
          <w:sz w:val="22"/>
          <w:szCs w:val="22"/>
          <w:lang w:eastAsia="en-GB"/>
        </w:rPr>
      </w:pPr>
      <w:r>
        <w:rPr>
          <w:noProof/>
        </w:rPr>
        <w:t>5.4.2.2.1</w:t>
      </w:r>
      <w:r w:rsidRPr="00F9514E">
        <w:rPr>
          <w:rFonts w:ascii="Calibri" w:hAnsi="Calibri"/>
          <w:noProof/>
          <w:sz w:val="22"/>
          <w:szCs w:val="22"/>
          <w:lang w:eastAsia="en-GB"/>
        </w:rPr>
        <w:tab/>
      </w:r>
      <w:r>
        <w:rPr>
          <w:noProof/>
        </w:rPr>
        <w:t>Construction of the periodic part of the excitation</w:t>
      </w:r>
      <w:r>
        <w:rPr>
          <w:noProof/>
        </w:rPr>
        <w:tab/>
      </w:r>
      <w:r>
        <w:rPr>
          <w:noProof/>
        </w:rPr>
        <w:fldChar w:fldCharType="begin" w:fldLock="1"/>
      </w:r>
      <w:r>
        <w:rPr>
          <w:noProof/>
        </w:rPr>
        <w:instrText xml:space="preserve"> PAGEREF _Toc123562443 \h </w:instrText>
      </w:r>
      <w:r>
        <w:rPr>
          <w:noProof/>
        </w:rPr>
      </w:r>
      <w:r>
        <w:rPr>
          <w:noProof/>
        </w:rPr>
        <w:fldChar w:fldCharType="separate"/>
      </w:r>
      <w:r>
        <w:rPr>
          <w:noProof/>
        </w:rPr>
        <w:t>39</w:t>
      </w:r>
      <w:r>
        <w:rPr>
          <w:noProof/>
        </w:rPr>
        <w:fldChar w:fldCharType="end"/>
      </w:r>
    </w:p>
    <w:p w14:paraId="49D078DD" w14:textId="77777777" w:rsidR="00E81024" w:rsidRPr="00F9514E" w:rsidRDefault="00E81024">
      <w:pPr>
        <w:pStyle w:val="TOC5"/>
        <w:rPr>
          <w:rFonts w:ascii="Calibri" w:hAnsi="Calibri"/>
          <w:noProof/>
          <w:sz w:val="22"/>
          <w:szCs w:val="22"/>
          <w:lang w:eastAsia="en-GB"/>
        </w:rPr>
      </w:pPr>
      <w:r>
        <w:rPr>
          <w:noProof/>
        </w:rPr>
        <w:t>5.4.2.2.2</w:t>
      </w:r>
      <w:r w:rsidRPr="00F9514E">
        <w:rPr>
          <w:rFonts w:ascii="Calibri" w:hAnsi="Calibri"/>
          <w:noProof/>
          <w:sz w:val="22"/>
          <w:szCs w:val="22"/>
          <w:lang w:eastAsia="en-GB"/>
        </w:rPr>
        <w:tab/>
      </w:r>
      <w:r>
        <w:rPr>
          <w:noProof/>
        </w:rPr>
        <w:t>Construction of the random part of the excitation</w:t>
      </w:r>
      <w:r>
        <w:rPr>
          <w:noProof/>
        </w:rPr>
        <w:tab/>
      </w:r>
      <w:r>
        <w:rPr>
          <w:noProof/>
        </w:rPr>
        <w:fldChar w:fldCharType="begin" w:fldLock="1"/>
      </w:r>
      <w:r>
        <w:rPr>
          <w:noProof/>
        </w:rPr>
        <w:instrText xml:space="preserve"> PAGEREF _Toc123562444 \h </w:instrText>
      </w:r>
      <w:r>
        <w:rPr>
          <w:noProof/>
        </w:rPr>
      </w:r>
      <w:r>
        <w:rPr>
          <w:noProof/>
        </w:rPr>
        <w:fldChar w:fldCharType="separate"/>
      </w:r>
      <w:r>
        <w:rPr>
          <w:noProof/>
        </w:rPr>
        <w:t>40</w:t>
      </w:r>
      <w:r>
        <w:rPr>
          <w:noProof/>
        </w:rPr>
        <w:fldChar w:fldCharType="end"/>
      </w:r>
    </w:p>
    <w:p w14:paraId="5DB996F1" w14:textId="77777777" w:rsidR="00E81024" w:rsidRPr="00F9514E" w:rsidRDefault="00E81024">
      <w:pPr>
        <w:pStyle w:val="TOC5"/>
        <w:rPr>
          <w:rFonts w:ascii="Calibri" w:hAnsi="Calibri"/>
          <w:noProof/>
          <w:sz w:val="22"/>
          <w:szCs w:val="22"/>
          <w:lang w:eastAsia="en-GB"/>
        </w:rPr>
      </w:pPr>
      <w:r>
        <w:rPr>
          <w:noProof/>
        </w:rPr>
        <w:t>5.4.2.2.3</w:t>
      </w:r>
      <w:r w:rsidRPr="00F9514E">
        <w:rPr>
          <w:rFonts w:ascii="Calibri" w:hAnsi="Calibri"/>
          <w:noProof/>
          <w:sz w:val="22"/>
          <w:szCs w:val="22"/>
          <w:lang w:eastAsia="en-GB"/>
        </w:rPr>
        <w:tab/>
      </w:r>
      <w:r>
        <w:rPr>
          <w:noProof/>
        </w:rPr>
        <w:t>Construction of the total excitation, synthesis and updates</w:t>
      </w:r>
      <w:r>
        <w:rPr>
          <w:noProof/>
        </w:rPr>
        <w:tab/>
      </w:r>
      <w:r>
        <w:rPr>
          <w:noProof/>
        </w:rPr>
        <w:fldChar w:fldCharType="begin" w:fldLock="1"/>
      </w:r>
      <w:r>
        <w:rPr>
          <w:noProof/>
        </w:rPr>
        <w:instrText xml:space="preserve"> PAGEREF _Toc123562445 \h </w:instrText>
      </w:r>
      <w:r>
        <w:rPr>
          <w:noProof/>
        </w:rPr>
      </w:r>
      <w:r>
        <w:rPr>
          <w:noProof/>
        </w:rPr>
        <w:fldChar w:fldCharType="separate"/>
      </w:r>
      <w:r>
        <w:rPr>
          <w:noProof/>
        </w:rPr>
        <w:t>41</w:t>
      </w:r>
      <w:r>
        <w:rPr>
          <w:noProof/>
        </w:rPr>
        <w:fldChar w:fldCharType="end"/>
      </w:r>
    </w:p>
    <w:p w14:paraId="33E08187" w14:textId="77777777" w:rsidR="00E81024" w:rsidRPr="00F9514E" w:rsidRDefault="00E81024">
      <w:pPr>
        <w:pStyle w:val="TOC4"/>
        <w:rPr>
          <w:rFonts w:ascii="Calibri" w:hAnsi="Calibri"/>
          <w:noProof/>
          <w:sz w:val="22"/>
          <w:szCs w:val="22"/>
          <w:lang w:eastAsia="en-GB"/>
        </w:rPr>
      </w:pPr>
      <w:r>
        <w:rPr>
          <w:noProof/>
        </w:rPr>
        <w:t>5.4.2.3</w:t>
      </w:r>
      <w:r w:rsidRPr="00F9514E">
        <w:rPr>
          <w:rFonts w:ascii="Calibri" w:hAnsi="Calibri"/>
          <w:noProof/>
          <w:sz w:val="22"/>
          <w:szCs w:val="22"/>
          <w:lang w:eastAsia="en-GB"/>
        </w:rPr>
        <w:tab/>
      </w:r>
      <w:r>
        <w:rPr>
          <w:noProof/>
        </w:rPr>
        <w:t>MDCT frame repetition with sign scrambling</w:t>
      </w:r>
      <w:r>
        <w:rPr>
          <w:noProof/>
        </w:rPr>
        <w:tab/>
      </w:r>
      <w:r>
        <w:rPr>
          <w:noProof/>
        </w:rPr>
        <w:fldChar w:fldCharType="begin" w:fldLock="1"/>
      </w:r>
      <w:r>
        <w:rPr>
          <w:noProof/>
        </w:rPr>
        <w:instrText xml:space="preserve"> PAGEREF _Toc123562446 \h </w:instrText>
      </w:r>
      <w:r>
        <w:rPr>
          <w:noProof/>
        </w:rPr>
      </w:r>
      <w:r>
        <w:rPr>
          <w:noProof/>
        </w:rPr>
        <w:fldChar w:fldCharType="separate"/>
      </w:r>
      <w:r>
        <w:rPr>
          <w:noProof/>
        </w:rPr>
        <w:t>41</w:t>
      </w:r>
      <w:r>
        <w:rPr>
          <w:noProof/>
        </w:rPr>
        <w:fldChar w:fldCharType="end"/>
      </w:r>
    </w:p>
    <w:p w14:paraId="46D5FA0D" w14:textId="77777777" w:rsidR="00E81024" w:rsidRPr="00F9514E" w:rsidRDefault="00E81024">
      <w:pPr>
        <w:pStyle w:val="TOC4"/>
        <w:rPr>
          <w:rFonts w:ascii="Calibri" w:hAnsi="Calibri"/>
          <w:noProof/>
          <w:sz w:val="22"/>
          <w:szCs w:val="22"/>
          <w:lang w:eastAsia="en-GB"/>
        </w:rPr>
      </w:pPr>
      <w:r>
        <w:rPr>
          <w:noProof/>
        </w:rPr>
        <w:t>5.4.2.4</w:t>
      </w:r>
      <w:r w:rsidRPr="00F9514E">
        <w:rPr>
          <w:rFonts w:ascii="Calibri" w:hAnsi="Calibri"/>
          <w:noProof/>
          <w:sz w:val="22"/>
          <w:szCs w:val="22"/>
          <w:lang w:eastAsia="en-GB"/>
        </w:rPr>
        <w:tab/>
      </w:r>
      <w:r>
        <w:rPr>
          <w:noProof/>
        </w:rPr>
        <w:t>Tonal MDCT concealment using phase prediction</w:t>
      </w:r>
      <w:r>
        <w:rPr>
          <w:noProof/>
        </w:rPr>
        <w:tab/>
      </w:r>
      <w:r>
        <w:rPr>
          <w:noProof/>
        </w:rPr>
        <w:fldChar w:fldCharType="begin" w:fldLock="1"/>
      </w:r>
      <w:r>
        <w:rPr>
          <w:noProof/>
        </w:rPr>
        <w:instrText xml:space="preserve"> PAGEREF _Toc123562447 \h </w:instrText>
      </w:r>
      <w:r>
        <w:rPr>
          <w:noProof/>
        </w:rPr>
      </w:r>
      <w:r>
        <w:rPr>
          <w:noProof/>
        </w:rPr>
        <w:fldChar w:fldCharType="separate"/>
      </w:r>
      <w:r>
        <w:rPr>
          <w:noProof/>
        </w:rPr>
        <w:t>41</w:t>
      </w:r>
      <w:r>
        <w:rPr>
          <w:noProof/>
        </w:rPr>
        <w:fldChar w:fldCharType="end"/>
      </w:r>
    </w:p>
    <w:p w14:paraId="19E68EAE" w14:textId="77777777" w:rsidR="00E81024" w:rsidRPr="00F9514E" w:rsidRDefault="00E81024">
      <w:pPr>
        <w:pStyle w:val="TOC5"/>
        <w:rPr>
          <w:rFonts w:ascii="Calibri" w:hAnsi="Calibri"/>
          <w:noProof/>
          <w:sz w:val="22"/>
          <w:szCs w:val="22"/>
          <w:lang w:eastAsia="en-GB"/>
        </w:rPr>
      </w:pPr>
      <w:r>
        <w:rPr>
          <w:noProof/>
        </w:rPr>
        <w:t>5.4.2.4.1</w:t>
      </w:r>
      <w:r w:rsidRPr="00F9514E">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_Toc123562448 \h </w:instrText>
      </w:r>
      <w:r>
        <w:rPr>
          <w:noProof/>
        </w:rPr>
      </w:r>
      <w:r>
        <w:rPr>
          <w:noProof/>
        </w:rPr>
        <w:fldChar w:fldCharType="separate"/>
      </w:r>
      <w:r>
        <w:rPr>
          <w:noProof/>
        </w:rPr>
        <w:t>41</w:t>
      </w:r>
      <w:r>
        <w:rPr>
          <w:noProof/>
        </w:rPr>
        <w:fldChar w:fldCharType="end"/>
      </w:r>
    </w:p>
    <w:p w14:paraId="3CFC6767" w14:textId="77777777" w:rsidR="00E81024" w:rsidRPr="00F9514E" w:rsidRDefault="00E81024">
      <w:pPr>
        <w:pStyle w:val="TOC5"/>
        <w:rPr>
          <w:rFonts w:ascii="Calibri" w:hAnsi="Calibri"/>
          <w:noProof/>
          <w:sz w:val="22"/>
          <w:szCs w:val="22"/>
          <w:lang w:eastAsia="en-GB"/>
        </w:rPr>
      </w:pPr>
      <w:r>
        <w:rPr>
          <w:noProof/>
        </w:rPr>
        <w:t>5.4.2.4.2</w:t>
      </w:r>
      <w:r w:rsidRPr="00F9514E">
        <w:rPr>
          <w:rFonts w:ascii="Calibri" w:hAnsi="Calibri"/>
          <w:noProof/>
          <w:sz w:val="22"/>
          <w:szCs w:val="22"/>
          <w:lang w:eastAsia="en-GB"/>
        </w:rPr>
        <w:tab/>
      </w:r>
      <w:r>
        <w:rPr>
          <w:noProof/>
        </w:rPr>
        <w:t>Peak detection of tonal components</w:t>
      </w:r>
      <w:r>
        <w:rPr>
          <w:noProof/>
        </w:rPr>
        <w:tab/>
      </w:r>
      <w:r>
        <w:rPr>
          <w:noProof/>
        </w:rPr>
        <w:fldChar w:fldCharType="begin" w:fldLock="1"/>
      </w:r>
      <w:r>
        <w:rPr>
          <w:noProof/>
        </w:rPr>
        <w:instrText xml:space="preserve"> PAGEREF _Toc123562449 \h </w:instrText>
      </w:r>
      <w:r>
        <w:rPr>
          <w:noProof/>
        </w:rPr>
      </w:r>
      <w:r>
        <w:rPr>
          <w:noProof/>
        </w:rPr>
        <w:fldChar w:fldCharType="separate"/>
      </w:r>
      <w:r>
        <w:rPr>
          <w:noProof/>
        </w:rPr>
        <w:t>42</w:t>
      </w:r>
      <w:r>
        <w:rPr>
          <w:noProof/>
        </w:rPr>
        <w:fldChar w:fldCharType="end"/>
      </w:r>
    </w:p>
    <w:p w14:paraId="3A17AB1E" w14:textId="77777777" w:rsidR="00E81024" w:rsidRPr="00F9514E" w:rsidRDefault="00E81024">
      <w:pPr>
        <w:pStyle w:val="TOC5"/>
        <w:rPr>
          <w:rFonts w:ascii="Calibri" w:hAnsi="Calibri"/>
          <w:noProof/>
          <w:sz w:val="22"/>
          <w:szCs w:val="22"/>
          <w:lang w:eastAsia="en-GB"/>
        </w:rPr>
      </w:pPr>
      <w:r>
        <w:rPr>
          <w:noProof/>
        </w:rPr>
        <w:t>5.4.2.4.3</w:t>
      </w:r>
      <w:r w:rsidRPr="00F9514E">
        <w:rPr>
          <w:rFonts w:ascii="Calibri" w:hAnsi="Calibri"/>
          <w:noProof/>
          <w:sz w:val="22"/>
          <w:szCs w:val="22"/>
          <w:lang w:eastAsia="en-GB"/>
        </w:rPr>
        <w:tab/>
      </w:r>
      <w:r>
        <w:rPr>
          <w:noProof/>
        </w:rPr>
        <w:t>Phase prediction</w:t>
      </w:r>
      <w:r>
        <w:rPr>
          <w:noProof/>
        </w:rPr>
        <w:tab/>
      </w:r>
      <w:r>
        <w:rPr>
          <w:noProof/>
        </w:rPr>
        <w:fldChar w:fldCharType="begin" w:fldLock="1"/>
      </w:r>
      <w:r>
        <w:rPr>
          <w:noProof/>
        </w:rPr>
        <w:instrText xml:space="preserve"> PAGEREF _Toc123562450 \h </w:instrText>
      </w:r>
      <w:r>
        <w:rPr>
          <w:noProof/>
        </w:rPr>
      </w:r>
      <w:r>
        <w:rPr>
          <w:noProof/>
        </w:rPr>
        <w:fldChar w:fldCharType="separate"/>
      </w:r>
      <w:r>
        <w:rPr>
          <w:noProof/>
        </w:rPr>
        <w:t>44</w:t>
      </w:r>
      <w:r>
        <w:rPr>
          <w:noProof/>
        </w:rPr>
        <w:fldChar w:fldCharType="end"/>
      </w:r>
    </w:p>
    <w:p w14:paraId="390C696D" w14:textId="77777777" w:rsidR="00E81024" w:rsidRPr="00F9514E" w:rsidRDefault="00E81024">
      <w:pPr>
        <w:pStyle w:val="TOC4"/>
        <w:rPr>
          <w:rFonts w:ascii="Calibri" w:hAnsi="Calibri"/>
          <w:noProof/>
          <w:sz w:val="22"/>
          <w:szCs w:val="22"/>
          <w:lang w:eastAsia="en-GB"/>
        </w:rPr>
      </w:pPr>
      <w:r>
        <w:rPr>
          <w:noProof/>
        </w:rPr>
        <w:t>5.4.2.5</w:t>
      </w:r>
      <w:r w:rsidRPr="00F9514E">
        <w:rPr>
          <w:rFonts w:ascii="Calibri" w:hAnsi="Calibri"/>
          <w:noProof/>
          <w:sz w:val="22"/>
          <w:szCs w:val="22"/>
          <w:lang w:eastAsia="en-GB"/>
        </w:rPr>
        <w:tab/>
      </w:r>
      <w:r>
        <w:rPr>
          <w:noProof/>
        </w:rPr>
        <w:t>Non-tonal concealment with waveform adjustment</w:t>
      </w:r>
      <w:r>
        <w:rPr>
          <w:noProof/>
        </w:rPr>
        <w:tab/>
      </w:r>
      <w:r>
        <w:rPr>
          <w:noProof/>
        </w:rPr>
        <w:fldChar w:fldCharType="begin" w:fldLock="1"/>
      </w:r>
      <w:r>
        <w:rPr>
          <w:noProof/>
        </w:rPr>
        <w:instrText xml:space="preserve"> PAGEREF _Toc123562451 \h </w:instrText>
      </w:r>
      <w:r>
        <w:rPr>
          <w:noProof/>
        </w:rPr>
      </w:r>
      <w:r>
        <w:rPr>
          <w:noProof/>
        </w:rPr>
        <w:fldChar w:fldCharType="separate"/>
      </w:r>
      <w:r>
        <w:rPr>
          <w:noProof/>
        </w:rPr>
        <w:t>45</w:t>
      </w:r>
      <w:r>
        <w:rPr>
          <w:noProof/>
        </w:rPr>
        <w:fldChar w:fldCharType="end"/>
      </w:r>
    </w:p>
    <w:p w14:paraId="2C355809" w14:textId="77777777" w:rsidR="00E81024" w:rsidRPr="00F9514E" w:rsidRDefault="00E81024">
      <w:pPr>
        <w:pStyle w:val="TOC5"/>
        <w:rPr>
          <w:rFonts w:ascii="Calibri" w:hAnsi="Calibri"/>
          <w:noProof/>
          <w:sz w:val="22"/>
          <w:szCs w:val="22"/>
          <w:lang w:eastAsia="en-GB"/>
        </w:rPr>
      </w:pPr>
      <w:r>
        <w:rPr>
          <w:noProof/>
        </w:rPr>
        <w:t>5.4.2.</w:t>
      </w:r>
      <w:r>
        <w:rPr>
          <w:noProof/>
          <w:lang w:eastAsia="zh-CN"/>
        </w:rPr>
        <w:t>5.1</w:t>
      </w:r>
      <w:r w:rsidRPr="00F9514E">
        <w:rPr>
          <w:rFonts w:ascii="Calibri" w:hAnsi="Calibri"/>
          <w:noProof/>
          <w:sz w:val="22"/>
          <w:szCs w:val="22"/>
          <w:lang w:eastAsia="en-GB"/>
        </w:rPr>
        <w:tab/>
      </w:r>
      <w:r>
        <w:rPr>
          <w:noProof/>
          <w:lang w:eastAsia="zh-CN"/>
        </w:rPr>
        <w:t>Preliminary concealment in frequency domain</w:t>
      </w:r>
      <w:r>
        <w:rPr>
          <w:noProof/>
        </w:rPr>
        <w:tab/>
      </w:r>
      <w:r>
        <w:rPr>
          <w:noProof/>
        </w:rPr>
        <w:fldChar w:fldCharType="begin" w:fldLock="1"/>
      </w:r>
      <w:r>
        <w:rPr>
          <w:noProof/>
        </w:rPr>
        <w:instrText xml:space="preserve"> PAGEREF _Toc123562452 \h </w:instrText>
      </w:r>
      <w:r>
        <w:rPr>
          <w:noProof/>
        </w:rPr>
      </w:r>
      <w:r>
        <w:rPr>
          <w:noProof/>
        </w:rPr>
        <w:fldChar w:fldCharType="separate"/>
      </w:r>
      <w:r>
        <w:rPr>
          <w:noProof/>
        </w:rPr>
        <w:t>45</w:t>
      </w:r>
      <w:r>
        <w:rPr>
          <w:noProof/>
        </w:rPr>
        <w:fldChar w:fldCharType="end"/>
      </w:r>
    </w:p>
    <w:p w14:paraId="157F1828" w14:textId="77777777" w:rsidR="00E81024" w:rsidRPr="00F9514E" w:rsidRDefault="00E81024">
      <w:pPr>
        <w:pStyle w:val="TOC5"/>
        <w:rPr>
          <w:rFonts w:ascii="Calibri" w:hAnsi="Calibri"/>
          <w:noProof/>
          <w:sz w:val="22"/>
          <w:szCs w:val="22"/>
          <w:lang w:eastAsia="en-GB"/>
        </w:rPr>
      </w:pPr>
      <w:r>
        <w:rPr>
          <w:noProof/>
        </w:rPr>
        <w:t>5.4.2.</w:t>
      </w:r>
      <w:r>
        <w:rPr>
          <w:noProof/>
          <w:lang w:eastAsia="zh-CN"/>
        </w:rPr>
        <w:t>5.2</w:t>
      </w:r>
      <w:r w:rsidRPr="00F9514E">
        <w:rPr>
          <w:rFonts w:ascii="Calibri" w:hAnsi="Calibri"/>
          <w:noProof/>
          <w:sz w:val="22"/>
          <w:szCs w:val="22"/>
          <w:lang w:eastAsia="en-GB"/>
        </w:rPr>
        <w:tab/>
      </w:r>
      <w:r>
        <w:rPr>
          <w:noProof/>
          <w:lang w:eastAsia="zh-CN"/>
        </w:rPr>
        <w:t>Waveform adjustment in time domain</w:t>
      </w:r>
      <w:r>
        <w:rPr>
          <w:noProof/>
        </w:rPr>
        <w:tab/>
      </w:r>
      <w:r>
        <w:rPr>
          <w:noProof/>
        </w:rPr>
        <w:fldChar w:fldCharType="begin" w:fldLock="1"/>
      </w:r>
      <w:r>
        <w:rPr>
          <w:noProof/>
        </w:rPr>
        <w:instrText xml:space="preserve"> PAGEREF _Toc123562453 \h </w:instrText>
      </w:r>
      <w:r>
        <w:rPr>
          <w:noProof/>
        </w:rPr>
      </w:r>
      <w:r>
        <w:rPr>
          <w:noProof/>
        </w:rPr>
        <w:fldChar w:fldCharType="separate"/>
      </w:r>
      <w:r>
        <w:rPr>
          <w:noProof/>
        </w:rPr>
        <w:t>46</w:t>
      </w:r>
      <w:r>
        <w:rPr>
          <w:noProof/>
        </w:rPr>
        <w:fldChar w:fldCharType="end"/>
      </w:r>
    </w:p>
    <w:p w14:paraId="47CE6390" w14:textId="77777777" w:rsidR="00E81024" w:rsidRPr="00F9514E" w:rsidRDefault="00E81024">
      <w:pPr>
        <w:pStyle w:val="TOC4"/>
        <w:rPr>
          <w:rFonts w:ascii="Calibri" w:hAnsi="Calibri"/>
          <w:noProof/>
          <w:sz w:val="22"/>
          <w:szCs w:val="22"/>
          <w:lang w:eastAsia="en-GB"/>
        </w:rPr>
      </w:pPr>
      <w:r>
        <w:rPr>
          <w:noProof/>
        </w:rPr>
        <w:t>5.4.2.6</w:t>
      </w:r>
      <w:r w:rsidRPr="00F9514E">
        <w:rPr>
          <w:rFonts w:ascii="Calibri" w:hAnsi="Calibri"/>
          <w:noProof/>
          <w:sz w:val="22"/>
          <w:szCs w:val="22"/>
          <w:lang w:eastAsia="en-GB"/>
        </w:rPr>
        <w:tab/>
      </w:r>
      <w:r>
        <w:rPr>
          <w:noProof/>
        </w:rPr>
        <w:t>Intelligent gap filling</w:t>
      </w:r>
      <w:r>
        <w:rPr>
          <w:noProof/>
        </w:rPr>
        <w:tab/>
      </w:r>
      <w:r>
        <w:rPr>
          <w:noProof/>
        </w:rPr>
        <w:fldChar w:fldCharType="begin" w:fldLock="1"/>
      </w:r>
      <w:r>
        <w:rPr>
          <w:noProof/>
        </w:rPr>
        <w:instrText xml:space="preserve"> PAGEREF _Toc123562454 \h </w:instrText>
      </w:r>
      <w:r>
        <w:rPr>
          <w:noProof/>
        </w:rPr>
      </w:r>
      <w:r>
        <w:rPr>
          <w:noProof/>
        </w:rPr>
        <w:fldChar w:fldCharType="separate"/>
      </w:r>
      <w:r>
        <w:rPr>
          <w:noProof/>
        </w:rPr>
        <w:t>49</w:t>
      </w:r>
      <w:r>
        <w:rPr>
          <w:noProof/>
        </w:rPr>
        <w:fldChar w:fldCharType="end"/>
      </w:r>
    </w:p>
    <w:p w14:paraId="53CE6B85" w14:textId="77777777" w:rsidR="00E81024" w:rsidRPr="00F9514E" w:rsidRDefault="00E81024">
      <w:pPr>
        <w:pStyle w:val="TOC3"/>
        <w:rPr>
          <w:rFonts w:ascii="Calibri" w:hAnsi="Calibri"/>
          <w:noProof/>
          <w:sz w:val="22"/>
          <w:szCs w:val="22"/>
          <w:lang w:eastAsia="en-GB"/>
        </w:rPr>
      </w:pPr>
      <w:r>
        <w:rPr>
          <w:noProof/>
        </w:rPr>
        <w:t>5.4.3</w:t>
      </w:r>
      <w:r w:rsidRPr="00F9514E">
        <w:rPr>
          <w:rFonts w:ascii="Calibri" w:hAnsi="Calibri"/>
          <w:noProof/>
          <w:sz w:val="22"/>
          <w:szCs w:val="22"/>
          <w:lang w:eastAsia="en-GB"/>
        </w:rPr>
        <w:tab/>
      </w:r>
      <w:r>
        <w:rPr>
          <w:noProof/>
        </w:rPr>
        <w:t>HQ MDCT</w:t>
      </w:r>
      <w:r>
        <w:rPr>
          <w:noProof/>
        </w:rPr>
        <w:tab/>
      </w:r>
      <w:r>
        <w:rPr>
          <w:noProof/>
        </w:rPr>
        <w:fldChar w:fldCharType="begin" w:fldLock="1"/>
      </w:r>
      <w:r>
        <w:rPr>
          <w:noProof/>
        </w:rPr>
        <w:instrText xml:space="preserve"> PAGEREF _Toc123562455 \h </w:instrText>
      </w:r>
      <w:r>
        <w:rPr>
          <w:noProof/>
        </w:rPr>
      </w:r>
      <w:r>
        <w:rPr>
          <w:noProof/>
        </w:rPr>
        <w:fldChar w:fldCharType="separate"/>
      </w:r>
      <w:r>
        <w:rPr>
          <w:noProof/>
        </w:rPr>
        <w:t>50</w:t>
      </w:r>
      <w:r>
        <w:rPr>
          <w:noProof/>
        </w:rPr>
        <w:fldChar w:fldCharType="end"/>
      </w:r>
    </w:p>
    <w:p w14:paraId="30FFAFD9" w14:textId="77777777" w:rsidR="00E81024" w:rsidRPr="00F9514E" w:rsidRDefault="00E81024">
      <w:pPr>
        <w:pStyle w:val="TOC4"/>
        <w:rPr>
          <w:rFonts w:ascii="Calibri" w:hAnsi="Calibri"/>
          <w:noProof/>
          <w:sz w:val="22"/>
          <w:szCs w:val="22"/>
          <w:lang w:eastAsia="en-GB"/>
        </w:rPr>
      </w:pPr>
      <w:r>
        <w:rPr>
          <w:noProof/>
        </w:rPr>
        <w:t>5.4.3.1</w:t>
      </w:r>
      <w:r w:rsidRPr="00F9514E">
        <w:rPr>
          <w:rFonts w:ascii="Calibri" w:hAnsi="Calibri"/>
          <w:noProof/>
          <w:sz w:val="22"/>
          <w:szCs w:val="22"/>
          <w:lang w:eastAsia="en-GB"/>
        </w:rPr>
        <w:tab/>
      </w:r>
      <w:r>
        <w:rPr>
          <w:noProof/>
        </w:rPr>
        <w:t>Preliminary signal analysis of past synthesis</w:t>
      </w:r>
      <w:r>
        <w:rPr>
          <w:noProof/>
        </w:rPr>
        <w:tab/>
      </w:r>
      <w:r>
        <w:rPr>
          <w:noProof/>
        </w:rPr>
        <w:fldChar w:fldCharType="begin" w:fldLock="1"/>
      </w:r>
      <w:r>
        <w:rPr>
          <w:noProof/>
        </w:rPr>
        <w:instrText xml:space="preserve"> PAGEREF _Toc123562456 \h </w:instrText>
      </w:r>
      <w:r>
        <w:rPr>
          <w:noProof/>
        </w:rPr>
      </w:r>
      <w:r>
        <w:rPr>
          <w:noProof/>
        </w:rPr>
        <w:fldChar w:fldCharType="separate"/>
      </w:r>
      <w:r>
        <w:rPr>
          <w:noProof/>
        </w:rPr>
        <w:t>50</w:t>
      </w:r>
      <w:r>
        <w:rPr>
          <w:noProof/>
        </w:rPr>
        <w:fldChar w:fldCharType="end"/>
      </w:r>
    </w:p>
    <w:p w14:paraId="5C09EC33" w14:textId="77777777" w:rsidR="00E81024" w:rsidRPr="00F9514E" w:rsidRDefault="00E81024">
      <w:pPr>
        <w:pStyle w:val="TOC5"/>
        <w:rPr>
          <w:rFonts w:ascii="Calibri" w:hAnsi="Calibri"/>
          <w:noProof/>
          <w:sz w:val="22"/>
          <w:szCs w:val="22"/>
          <w:lang w:eastAsia="en-GB"/>
        </w:rPr>
      </w:pPr>
      <w:r>
        <w:rPr>
          <w:noProof/>
          <w:lang w:eastAsia="ko-KR"/>
        </w:rPr>
        <w:t>5.4.3.1.1</w:t>
      </w:r>
      <w:r w:rsidRPr="00F9514E">
        <w:rPr>
          <w:rFonts w:ascii="Calibri" w:hAnsi="Calibri"/>
          <w:noProof/>
          <w:sz w:val="22"/>
          <w:szCs w:val="22"/>
          <w:lang w:eastAsia="en-GB"/>
        </w:rPr>
        <w:tab/>
      </w:r>
      <w:r>
        <w:rPr>
          <w:noProof/>
          <w:lang w:eastAsia="ko-KR"/>
        </w:rPr>
        <w:t>Resampling to 8 kHz</w:t>
      </w:r>
      <w:r>
        <w:rPr>
          <w:noProof/>
        </w:rPr>
        <w:tab/>
      </w:r>
      <w:r>
        <w:rPr>
          <w:noProof/>
        </w:rPr>
        <w:fldChar w:fldCharType="begin" w:fldLock="1"/>
      </w:r>
      <w:r>
        <w:rPr>
          <w:noProof/>
        </w:rPr>
        <w:instrText xml:space="preserve"> PAGEREF _Toc123562457 \h </w:instrText>
      </w:r>
      <w:r>
        <w:rPr>
          <w:noProof/>
        </w:rPr>
      </w:r>
      <w:r>
        <w:rPr>
          <w:noProof/>
        </w:rPr>
        <w:fldChar w:fldCharType="separate"/>
      </w:r>
      <w:r>
        <w:rPr>
          <w:noProof/>
        </w:rPr>
        <w:t>50</w:t>
      </w:r>
      <w:r>
        <w:rPr>
          <w:noProof/>
        </w:rPr>
        <w:fldChar w:fldCharType="end"/>
      </w:r>
    </w:p>
    <w:p w14:paraId="03B74E9A" w14:textId="77777777" w:rsidR="00E81024" w:rsidRPr="00F9514E" w:rsidRDefault="00E81024">
      <w:pPr>
        <w:pStyle w:val="TOC5"/>
        <w:rPr>
          <w:rFonts w:ascii="Calibri" w:hAnsi="Calibri"/>
          <w:noProof/>
          <w:sz w:val="22"/>
          <w:szCs w:val="22"/>
          <w:lang w:eastAsia="en-GB"/>
        </w:rPr>
      </w:pPr>
      <w:r>
        <w:rPr>
          <w:noProof/>
          <w:lang w:eastAsia="ko-KR"/>
        </w:rPr>
        <w:t>5.4.3.1.2</w:t>
      </w:r>
      <w:r w:rsidRPr="00F9514E">
        <w:rPr>
          <w:rFonts w:ascii="Calibri" w:hAnsi="Calibri"/>
          <w:noProof/>
          <w:sz w:val="22"/>
          <w:szCs w:val="22"/>
          <w:lang w:eastAsia="en-GB"/>
        </w:rPr>
        <w:tab/>
      </w:r>
      <w:r>
        <w:rPr>
          <w:noProof/>
        </w:rPr>
        <w:t>Pitch search by cross-correlation</w:t>
      </w:r>
      <w:r>
        <w:rPr>
          <w:noProof/>
        </w:rPr>
        <w:tab/>
      </w:r>
      <w:r>
        <w:rPr>
          <w:noProof/>
        </w:rPr>
        <w:fldChar w:fldCharType="begin" w:fldLock="1"/>
      </w:r>
      <w:r>
        <w:rPr>
          <w:noProof/>
        </w:rPr>
        <w:instrText xml:space="preserve"> PAGEREF _Toc123562458 \h </w:instrText>
      </w:r>
      <w:r>
        <w:rPr>
          <w:noProof/>
        </w:rPr>
      </w:r>
      <w:r>
        <w:rPr>
          <w:noProof/>
        </w:rPr>
        <w:fldChar w:fldCharType="separate"/>
      </w:r>
      <w:r>
        <w:rPr>
          <w:noProof/>
        </w:rPr>
        <w:t>50</w:t>
      </w:r>
      <w:r>
        <w:rPr>
          <w:noProof/>
        </w:rPr>
        <w:fldChar w:fldCharType="end"/>
      </w:r>
    </w:p>
    <w:p w14:paraId="2A4F16E7" w14:textId="77777777" w:rsidR="00E81024" w:rsidRPr="00F9514E" w:rsidRDefault="00E81024">
      <w:pPr>
        <w:pStyle w:val="TOC4"/>
        <w:rPr>
          <w:rFonts w:ascii="Calibri" w:hAnsi="Calibri"/>
          <w:noProof/>
          <w:sz w:val="22"/>
          <w:szCs w:val="22"/>
          <w:lang w:eastAsia="en-GB"/>
        </w:rPr>
      </w:pPr>
      <w:r>
        <w:rPr>
          <w:noProof/>
        </w:rPr>
        <w:t>5.4.3.2</w:t>
      </w:r>
      <w:r w:rsidRPr="00F9514E">
        <w:rPr>
          <w:rFonts w:ascii="Calibri" w:hAnsi="Calibri"/>
          <w:noProof/>
          <w:sz w:val="22"/>
          <w:szCs w:val="22"/>
          <w:lang w:eastAsia="en-GB"/>
        </w:rPr>
        <w:tab/>
      </w:r>
      <w:r>
        <w:rPr>
          <w:noProof/>
        </w:rPr>
        <w:t>PLC method selection</w:t>
      </w:r>
      <w:r>
        <w:rPr>
          <w:noProof/>
        </w:rPr>
        <w:tab/>
      </w:r>
      <w:r>
        <w:rPr>
          <w:noProof/>
        </w:rPr>
        <w:fldChar w:fldCharType="begin" w:fldLock="1"/>
      </w:r>
      <w:r>
        <w:rPr>
          <w:noProof/>
        </w:rPr>
        <w:instrText xml:space="preserve"> PAGEREF _Toc123562459 \h </w:instrText>
      </w:r>
      <w:r>
        <w:rPr>
          <w:noProof/>
        </w:rPr>
      </w:r>
      <w:r>
        <w:rPr>
          <w:noProof/>
        </w:rPr>
        <w:fldChar w:fldCharType="separate"/>
      </w:r>
      <w:r>
        <w:rPr>
          <w:noProof/>
        </w:rPr>
        <w:t>51</w:t>
      </w:r>
      <w:r>
        <w:rPr>
          <w:noProof/>
        </w:rPr>
        <w:fldChar w:fldCharType="end"/>
      </w:r>
    </w:p>
    <w:p w14:paraId="372E7529" w14:textId="77777777" w:rsidR="00E81024" w:rsidRPr="00F9514E" w:rsidRDefault="00E81024">
      <w:pPr>
        <w:pStyle w:val="TOC4"/>
        <w:rPr>
          <w:rFonts w:ascii="Calibri" w:hAnsi="Calibri"/>
          <w:noProof/>
          <w:sz w:val="22"/>
          <w:szCs w:val="22"/>
          <w:lang w:eastAsia="en-GB"/>
        </w:rPr>
      </w:pPr>
      <w:r>
        <w:rPr>
          <w:noProof/>
        </w:rPr>
        <w:t>5.4.3.3</w:t>
      </w:r>
      <w:r w:rsidRPr="00F9514E">
        <w:rPr>
          <w:rFonts w:ascii="Calibri" w:hAnsi="Calibri"/>
          <w:noProof/>
          <w:sz w:val="22"/>
          <w:szCs w:val="22"/>
          <w:lang w:eastAsia="en-GB"/>
        </w:rPr>
        <w:tab/>
      </w:r>
      <w:r>
        <w:rPr>
          <w:noProof/>
        </w:rPr>
        <w:t xml:space="preserve">MDCT frame repetition with </w:t>
      </w:r>
      <w:r>
        <w:rPr>
          <w:noProof/>
          <w:lang w:eastAsia="ko-KR"/>
        </w:rPr>
        <w:t>random sign and gain scaling</w:t>
      </w:r>
      <w:r>
        <w:rPr>
          <w:noProof/>
        </w:rPr>
        <w:tab/>
      </w:r>
      <w:r>
        <w:rPr>
          <w:noProof/>
        </w:rPr>
        <w:fldChar w:fldCharType="begin" w:fldLock="1"/>
      </w:r>
      <w:r>
        <w:rPr>
          <w:noProof/>
        </w:rPr>
        <w:instrText xml:space="preserve"> PAGEREF _Toc123562460 \h </w:instrText>
      </w:r>
      <w:r>
        <w:rPr>
          <w:noProof/>
        </w:rPr>
      </w:r>
      <w:r>
        <w:rPr>
          <w:noProof/>
        </w:rPr>
        <w:fldChar w:fldCharType="separate"/>
      </w:r>
      <w:r>
        <w:rPr>
          <w:noProof/>
        </w:rPr>
        <w:t>54</w:t>
      </w:r>
      <w:r>
        <w:rPr>
          <w:noProof/>
        </w:rPr>
        <w:fldChar w:fldCharType="end"/>
      </w:r>
    </w:p>
    <w:p w14:paraId="0C516630" w14:textId="77777777" w:rsidR="00E81024" w:rsidRPr="00F9514E" w:rsidRDefault="00E81024">
      <w:pPr>
        <w:pStyle w:val="TOC4"/>
        <w:rPr>
          <w:rFonts w:ascii="Calibri" w:hAnsi="Calibri"/>
          <w:noProof/>
          <w:sz w:val="22"/>
          <w:szCs w:val="22"/>
          <w:lang w:eastAsia="en-GB"/>
        </w:rPr>
      </w:pPr>
      <w:r>
        <w:rPr>
          <w:noProof/>
        </w:rPr>
        <w:t>5.4.3.4</w:t>
      </w:r>
      <w:r w:rsidRPr="00F9514E">
        <w:rPr>
          <w:rFonts w:ascii="Calibri" w:hAnsi="Calibri"/>
          <w:noProof/>
          <w:sz w:val="22"/>
          <w:szCs w:val="22"/>
          <w:lang w:eastAsia="en-GB"/>
        </w:rPr>
        <w:tab/>
      </w:r>
      <w:r>
        <w:rPr>
          <w:noProof/>
        </w:rPr>
        <w:t>MDCT frame repetition with sign prediction</w:t>
      </w:r>
      <w:r>
        <w:rPr>
          <w:noProof/>
        </w:rPr>
        <w:tab/>
      </w:r>
      <w:r>
        <w:rPr>
          <w:noProof/>
        </w:rPr>
        <w:fldChar w:fldCharType="begin" w:fldLock="1"/>
      </w:r>
      <w:r>
        <w:rPr>
          <w:noProof/>
        </w:rPr>
        <w:instrText xml:space="preserve"> PAGEREF _Toc123562461 \h </w:instrText>
      </w:r>
      <w:r>
        <w:rPr>
          <w:noProof/>
        </w:rPr>
      </w:r>
      <w:r>
        <w:rPr>
          <w:noProof/>
        </w:rPr>
        <w:fldChar w:fldCharType="separate"/>
      </w:r>
      <w:r>
        <w:rPr>
          <w:noProof/>
        </w:rPr>
        <w:t>59</w:t>
      </w:r>
      <w:r>
        <w:rPr>
          <w:noProof/>
        </w:rPr>
        <w:fldChar w:fldCharType="end"/>
      </w:r>
    </w:p>
    <w:p w14:paraId="29C9ED12" w14:textId="77777777" w:rsidR="00E81024" w:rsidRPr="00F9514E" w:rsidRDefault="00E81024">
      <w:pPr>
        <w:pStyle w:val="TOC4"/>
        <w:rPr>
          <w:rFonts w:ascii="Calibri" w:hAnsi="Calibri"/>
          <w:noProof/>
          <w:sz w:val="22"/>
          <w:szCs w:val="22"/>
          <w:lang w:eastAsia="en-GB"/>
        </w:rPr>
      </w:pPr>
      <w:r>
        <w:rPr>
          <w:noProof/>
        </w:rPr>
        <w:t>5.4.3.5</w:t>
      </w:r>
      <w:r w:rsidRPr="00F9514E">
        <w:rPr>
          <w:rFonts w:ascii="Calibri" w:hAnsi="Calibri"/>
          <w:noProof/>
          <w:sz w:val="22"/>
          <w:szCs w:val="22"/>
          <w:lang w:eastAsia="en-GB"/>
        </w:rPr>
        <w:tab/>
      </w:r>
      <w:r>
        <w:rPr>
          <w:noProof/>
        </w:rPr>
        <w:t>Phase ECU</w:t>
      </w:r>
      <w:r>
        <w:rPr>
          <w:noProof/>
        </w:rPr>
        <w:tab/>
      </w:r>
      <w:r>
        <w:rPr>
          <w:noProof/>
        </w:rPr>
        <w:fldChar w:fldCharType="begin" w:fldLock="1"/>
      </w:r>
      <w:r>
        <w:rPr>
          <w:noProof/>
        </w:rPr>
        <w:instrText xml:space="preserve"> PAGEREF _Toc123562462 \h </w:instrText>
      </w:r>
      <w:r>
        <w:rPr>
          <w:noProof/>
        </w:rPr>
      </w:r>
      <w:r>
        <w:rPr>
          <w:noProof/>
        </w:rPr>
        <w:fldChar w:fldCharType="separate"/>
      </w:r>
      <w:r>
        <w:rPr>
          <w:noProof/>
        </w:rPr>
        <w:t>60</w:t>
      </w:r>
      <w:r>
        <w:rPr>
          <w:noProof/>
        </w:rPr>
        <w:fldChar w:fldCharType="end"/>
      </w:r>
    </w:p>
    <w:p w14:paraId="429896C4" w14:textId="77777777" w:rsidR="00E81024" w:rsidRPr="00F9514E" w:rsidRDefault="00E81024">
      <w:pPr>
        <w:pStyle w:val="TOC5"/>
        <w:rPr>
          <w:rFonts w:ascii="Calibri" w:hAnsi="Calibri"/>
          <w:noProof/>
          <w:sz w:val="22"/>
          <w:szCs w:val="22"/>
          <w:lang w:eastAsia="en-GB"/>
        </w:rPr>
      </w:pPr>
      <w:r>
        <w:rPr>
          <w:noProof/>
        </w:rPr>
        <w:t>5.4.3.5.1</w:t>
      </w:r>
      <w:r w:rsidRPr="00F9514E">
        <w:rPr>
          <w:rFonts w:ascii="Calibri" w:hAnsi="Calibri"/>
          <w:noProof/>
          <w:sz w:val="22"/>
          <w:szCs w:val="22"/>
          <w:lang w:eastAsia="en-GB"/>
        </w:rPr>
        <w:tab/>
      </w:r>
      <w:r>
        <w:rPr>
          <w:noProof/>
        </w:rPr>
        <w:t>Transient analysis</w:t>
      </w:r>
      <w:r>
        <w:rPr>
          <w:noProof/>
        </w:rPr>
        <w:tab/>
      </w:r>
      <w:r>
        <w:rPr>
          <w:noProof/>
        </w:rPr>
        <w:fldChar w:fldCharType="begin" w:fldLock="1"/>
      </w:r>
      <w:r>
        <w:rPr>
          <w:noProof/>
        </w:rPr>
        <w:instrText xml:space="preserve"> PAGEREF _Toc123562463 \h </w:instrText>
      </w:r>
      <w:r>
        <w:rPr>
          <w:noProof/>
        </w:rPr>
      </w:r>
      <w:r>
        <w:rPr>
          <w:noProof/>
        </w:rPr>
        <w:fldChar w:fldCharType="separate"/>
      </w:r>
      <w:r>
        <w:rPr>
          <w:noProof/>
        </w:rPr>
        <w:t>60</w:t>
      </w:r>
      <w:r>
        <w:rPr>
          <w:noProof/>
        </w:rPr>
        <w:fldChar w:fldCharType="end"/>
      </w:r>
    </w:p>
    <w:p w14:paraId="72DCC520" w14:textId="77777777" w:rsidR="00E81024" w:rsidRPr="00F9514E" w:rsidRDefault="00E81024">
      <w:pPr>
        <w:pStyle w:val="TOC5"/>
        <w:rPr>
          <w:rFonts w:ascii="Calibri" w:hAnsi="Calibri"/>
          <w:noProof/>
          <w:sz w:val="22"/>
          <w:szCs w:val="22"/>
          <w:lang w:eastAsia="en-GB"/>
        </w:rPr>
      </w:pPr>
      <w:r>
        <w:rPr>
          <w:noProof/>
        </w:rPr>
        <w:t>5.4.3.5.2</w:t>
      </w:r>
      <w:r w:rsidRPr="00F9514E">
        <w:rPr>
          <w:rFonts w:ascii="Calibri" w:hAnsi="Calibri"/>
          <w:noProof/>
          <w:sz w:val="22"/>
          <w:szCs w:val="22"/>
          <w:lang w:eastAsia="en-GB"/>
        </w:rPr>
        <w:tab/>
      </w:r>
      <w:r>
        <w:rPr>
          <w:noProof/>
        </w:rPr>
        <w:t>Spectrum analysis</w:t>
      </w:r>
      <w:r>
        <w:rPr>
          <w:noProof/>
        </w:rPr>
        <w:tab/>
      </w:r>
      <w:r>
        <w:rPr>
          <w:noProof/>
        </w:rPr>
        <w:fldChar w:fldCharType="begin" w:fldLock="1"/>
      </w:r>
      <w:r>
        <w:rPr>
          <w:noProof/>
        </w:rPr>
        <w:instrText xml:space="preserve"> PAGEREF _Toc123562464 \h </w:instrText>
      </w:r>
      <w:r>
        <w:rPr>
          <w:noProof/>
        </w:rPr>
      </w:r>
      <w:r>
        <w:rPr>
          <w:noProof/>
        </w:rPr>
        <w:fldChar w:fldCharType="separate"/>
      </w:r>
      <w:r>
        <w:rPr>
          <w:noProof/>
        </w:rPr>
        <w:t>62</w:t>
      </w:r>
      <w:r>
        <w:rPr>
          <w:noProof/>
        </w:rPr>
        <w:fldChar w:fldCharType="end"/>
      </w:r>
    </w:p>
    <w:p w14:paraId="1A835A5B" w14:textId="77777777" w:rsidR="00E81024" w:rsidRPr="00F9514E" w:rsidRDefault="00E81024">
      <w:pPr>
        <w:pStyle w:val="TOC5"/>
        <w:rPr>
          <w:rFonts w:ascii="Calibri" w:hAnsi="Calibri"/>
          <w:noProof/>
          <w:sz w:val="22"/>
          <w:szCs w:val="22"/>
          <w:lang w:eastAsia="en-GB"/>
        </w:rPr>
      </w:pPr>
      <w:r>
        <w:rPr>
          <w:noProof/>
        </w:rPr>
        <w:t>5.4.3.5.3</w:t>
      </w:r>
      <w:r w:rsidRPr="00F9514E">
        <w:rPr>
          <w:rFonts w:ascii="Calibri" w:hAnsi="Calibri"/>
          <w:noProof/>
          <w:sz w:val="22"/>
          <w:szCs w:val="22"/>
          <w:lang w:eastAsia="en-GB"/>
        </w:rPr>
        <w:tab/>
      </w:r>
      <w:r>
        <w:rPr>
          <w:noProof/>
        </w:rPr>
        <w:t>Frame reconstruction</w:t>
      </w:r>
      <w:r>
        <w:rPr>
          <w:noProof/>
        </w:rPr>
        <w:tab/>
      </w:r>
      <w:r>
        <w:rPr>
          <w:noProof/>
        </w:rPr>
        <w:fldChar w:fldCharType="begin" w:fldLock="1"/>
      </w:r>
      <w:r>
        <w:rPr>
          <w:noProof/>
        </w:rPr>
        <w:instrText xml:space="preserve"> PAGEREF _Toc123562465 \h </w:instrText>
      </w:r>
      <w:r>
        <w:rPr>
          <w:noProof/>
        </w:rPr>
      </w:r>
      <w:r>
        <w:rPr>
          <w:noProof/>
        </w:rPr>
        <w:fldChar w:fldCharType="separate"/>
      </w:r>
      <w:r>
        <w:rPr>
          <w:noProof/>
        </w:rPr>
        <w:t>63</w:t>
      </w:r>
      <w:r>
        <w:rPr>
          <w:noProof/>
        </w:rPr>
        <w:fldChar w:fldCharType="end"/>
      </w:r>
    </w:p>
    <w:p w14:paraId="3C2E271B" w14:textId="77777777" w:rsidR="00E81024" w:rsidRPr="00F9514E" w:rsidRDefault="00E81024">
      <w:pPr>
        <w:pStyle w:val="TOC4"/>
        <w:rPr>
          <w:rFonts w:ascii="Calibri" w:hAnsi="Calibri"/>
          <w:noProof/>
          <w:sz w:val="22"/>
          <w:szCs w:val="22"/>
          <w:lang w:eastAsia="en-GB"/>
        </w:rPr>
      </w:pPr>
      <w:r>
        <w:rPr>
          <w:noProof/>
        </w:rPr>
        <w:t>5.4.3.6</w:t>
      </w:r>
      <w:r w:rsidRPr="00F9514E">
        <w:rPr>
          <w:rFonts w:ascii="Calibri" w:hAnsi="Calibri"/>
          <w:noProof/>
          <w:sz w:val="22"/>
          <w:szCs w:val="22"/>
          <w:lang w:eastAsia="en-GB"/>
        </w:rPr>
        <w:tab/>
      </w:r>
      <w:r>
        <w:rPr>
          <w:noProof/>
        </w:rPr>
        <w:t>MDCT concealment based on sinusoidal synthesis and adaptive noise filling</w:t>
      </w:r>
      <w:r>
        <w:rPr>
          <w:noProof/>
        </w:rPr>
        <w:tab/>
      </w:r>
      <w:r>
        <w:rPr>
          <w:noProof/>
        </w:rPr>
        <w:fldChar w:fldCharType="begin" w:fldLock="1"/>
      </w:r>
      <w:r>
        <w:rPr>
          <w:noProof/>
        </w:rPr>
        <w:instrText xml:space="preserve"> PAGEREF _Toc123562466 \h </w:instrText>
      </w:r>
      <w:r>
        <w:rPr>
          <w:noProof/>
        </w:rPr>
      </w:r>
      <w:r>
        <w:rPr>
          <w:noProof/>
        </w:rPr>
        <w:fldChar w:fldCharType="separate"/>
      </w:r>
      <w:r>
        <w:rPr>
          <w:noProof/>
        </w:rPr>
        <w:t>64</w:t>
      </w:r>
      <w:r>
        <w:rPr>
          <w:noProof/>
        </w:rPr>
        <w:fldChar w:fldCharType="end"/>
      </w:r>
    </w:p>
    <w:p w14:paraId="519F0CAD" w14:textId="77777777" w:rsidR="00E81024" w:rsidRPr="00F9514E" w:rsidRDefault="00E81024">
      <w:pPr>
        <w:pStyle w:val="TOC5"/>
        <w:rPr>
          <w:rFonts w:ascii="Calibri" w:hAnsi="Calibri"/>
          <w:noProof/>
          <w:sz w:val="22"/>
          <w:szCs w:val="22"/>
          <w:lang w:eastAsia="en-GB"/>
        </w:rPr>
      </w:pPr>
      <w:r>
        <w:rPr>
          <w:noProof/>
        </w:rPr>
        <w:t>5.4.3.6.1</w:t>
      </w:r>
      <w:r w:rsidRPr="00F9514E">
        <w:rPr>
          <w:rFonts w:ascii="Calibri" w:hAnsi="Calibri"/>
          <w:noProof/>
          <w:sz w:val="22"/>
          <w:szCs w:val="22"/>
          <w:lang w:eastAsia="en-GB"/>
        </w:rPr>
        <w:tab/>
      </w:r>
      <w:r>
        <w:rPr>
          <w:noProof/>
        </w:rPr>
        <w:t>FFT</w:t>
      </w:r>
      <w:r>
        <w:rPr>
          <w:noProof/>
        </w:rPr>
        <w:tab/>
      </w:r>
      <w:r>
        <w:rPr>
          <w:noProof/>
        </w:rPr>
        <w:fldChar w:fldCharType="begin" w:fldLock="1"/>
      </w:r>
      <w:r>
        <w:rPr>
          <w:noProof/>
        </w:rPr>
        <w:instrText xml:space="preserve"> PAGEREF _Toc123562467 \h </w:instrText>
      </w:r>
      <w:r>
        <w:rPr>
          <w:noProof/>
        </w:rPr>
      </w:r>
      <w:r>
        <w:rPr>
          <w:noProof/>
        </w:rPr>
        <w:fldChar w:fldCharType="separate"/>
      </w:r>
      <w:r>
        <w:rPr>
          <w:noProof/>
        </w:rPr>
        <w:t>64</w:t>
      </w:r>
      <w:r>
        <w:rPr>
          <w:noProof/>
        </w:rPr>
        <w:fldChar w:fldCharType="end"/>
      </w:r>
    </w:p>
    <w:p w14:paraId="5DB628D4" w14:textId="77777777" w:rsidR="00E81024" w:rsidRPr="00F9514E" w:rsidRDefault="00E81024">
      <w:pPr>
        <w:pStyle w:val="TOC5"/>
        <w:rPr>
          <w:rFonts w:ascii="Calibri" w:hAnsi="Calibri"/>
          <w:noProof/>
          <w:sz w:val="22"/>
          <w:szCs w:val="22"/>
          <w:lang w:eastAsia="en-GB"/>
        </w:rPr>
      </w:pPr>
      <w:r>
        <w:rPr>
          <w:noProof/>
        </w:rPr>
        <w:t>5.4.3.6.2</w:t>
      </w:r>
      <w:r w:rsidRPr="00F9514E">
        <w:rPr>
          <w:rFonts w:ascii="Calibri" w:hAnsi="Calibri"/>
          <w:noProof/>
          <w:sz w:val="22"/>
          <w:szCs w:val="22"/>
          <w:lang w:eastAsia="en-GB"/>
        </w:rPr>
        <w:tab/>
      </w:r>
      <w:r>
        <w:rPr>
          <w:noProof/>
        </w:rPr>
        <w:t>Selection of sinusoidal components</w:t>
      </w:r>
      <w:r>
        <w:rPr>
          <w:noProof/>
        </w:rPr>
        <w:tab/>
      </w:r>
      <w:r>
        <w:rPr>
          <w:noProof/>
        </w:rPr>
        <w:fldChar w:fldCharType="begin" w:fldLock="1"/>
      </w:r>
      <w:r>
        <w:rPr>
          <w:noProof/>
        </w:rPr>
        <w:instrText xml:space="preserve"> PAGEREF _Toc123562468 \h </w:instrText>
      </w:r>
      <w:r>
        <w:rPr>
          <w:noProof/>
        </w:rPr>
      </w:r>
      <w:r>
        <w:rPr>
          <w:noProof/>
        </w:rPr>
        <w:fldChar w:fldCharType="separate"/>
      </w:r>
      <w:r>
        <w:rPr>
          <w:noProof/>
        </w:rPr>
        <w:t>65</w:t>
      </w:r>
      <w:r>
        <w:rPr>
          <w:noProof/>
        </w:rPr>
        <w:fldChar w:fldCharType="end"/>
      </w:r>
    </w:p>
    <w:p w14:paraId="30494102" w14:textId="77777777" w:rsidR="00E81024" w:rsidRPr="00F9514E" w:rsidRDefault="00E81024">
      <w:pPr>
        <w:pStyle w:val="TOC5"/>
        <w:rPr>
          <w:rFonts w:ascii="Calibri" w:hAnsi="Calibri"/>
          <w:noProof/>
          <w:sz w:val="22"/>
          <w:szCs w:val="22"/>
          <w:lang w:eastAsia="en-GB"/>
        </w:rPr>
      </w:pPr>
      <w:r>
        <w:rPr>
          <w:noProof/>
        </w:rPr>
        <w:t>5.4.3.6.3</w:t>
      </w:r>
      <w:r w:rsidRPr="00F9514E">
        <w:rPr>
          <w:rFonts w:ascii="Calibri" w:hAnsi="Calibri"/>
          <w:noProof/>
          <w:sz w:val="22"/>
          <w:szCs w:val="22"/>
          <w:lang w:eastAsia="en-GB"/>
        </w:rPr>
        <w:tab/>
      </w:r>
      <w:r>
        <w:rPr>
          <w:noProof/>
        </w:rPr>
        <w:t>Sinusoidal synthesis</w:t>
      </w:r>
      <w:r>
        <w:rPr>
          <w:noProof/>
        </w:rPr>
        <w:tab/>
      </w:r>
      <w:r>
        <w:rPr>
          <w:noProof/>
        </w:rPr>
        <w:fldChar w:fldCharType="begin" w:fldLock="1"/>
      </w:r>
      <w:r>
        <w:rPr>
          <w:noProof/>
        </w:rPr>
        <w:instrText xml:space="preserve"> PAGEREF _Toc123562469 \h </w:instrText>
      </w:r>
      <w:r>
        <w:rPr>
          <w:noProof/>
        </w:rPr>
      </w:r>
      <w:r>
        <w:rPr>
          <w:noProof/>
        </w:rPr>
        <w:fldChar w:fldCharType="separate"/>
      </w:r>
      <w:r>
        <w:rPr>
          <w:noProof/>
        </w:rPr>
        <w:t>65</w:t>
      </w:r>
      <w:r>
        <w:rPr>
          <w:noProof/>
        </w:rPr>
        <w:fldChar w:fldCharType="end"/>
      </w:r>
    </w:p>
    <w:p w14:paraId="054FA41A" w14:textId="77777777" w:rsidR="00E81024" w:rsidRPr="00F9514E" w:rsidRDefault="00E81024">
      <w:pPr>
        <w:pStyle w:val="TOC5"/>
        <w:rPr>
          <w:rFonts w:ascii="Calibri" w:hAnsi="Calibri"/>
          <w:noProof/>
          <w:sz w:val="22"/>
          <w:szCs w:val="22"/>
          <w:lang w:eastAsia="en-GB"/>
        </w:rPr>
      </w:pPr>
      <w:r>
        <w:rPr>
          <w:noProof/>
        </w:rPr>
        <w:t>5.4.3.6.4</w:t>
      </w:r>
      <w:r w:rsidRPr="00F9514E">
        <w:rPr>
          <w:rFonts w:ascii="Calibri" w:hAnsi="Calibri"/>
          <w:noProof/>
          <w:sz w:val="22"/>
          <w:szCs w:val="22"/>
          <w:lang w:eastAsia="en-GB"/>
        </w:rPr>
        <w:tab/>
      </w:r>
      <w:r>
        <w:rPr>
          <w:noProof/>
        </w:rPr>
        <w:t>Adaptive noise filling</w:t>
      </w:r>
      <w:r>
        <w:rPr>
          <w:noProof/>
        </w:rPr>
        <w:tab/>
      </w:r>
      <w:r>
        <w:rPr>
          <w:noProof/>
        </w:rPr>
        <w:fldChar w:fldCharType="begin" w:fldLock="1"/>
      </w:r>
      <w:r>
        <w:rPr>
          <w:noProof/>
        </w:rPr>
        <w:instrText xml:space="preserve"> PAGEREF _Toc123562470 \h </w:instrText>
      </w:r>
      <w:r>
        <w:rPr>
          <w:noProof/>
        </w:rPr>
      </w:r>
      <w:r>
        <w:rPr>
          <w:noProof/>
        </w:rPr>
        <w:fldChar w:fldCharType="separate"/>
      </w:r>
      <w:r>
        <w:rPr>
          <w:noProof/>
        </w:rPr>
        <w:t>65</w:t>
      </w:r>
      <w:r>
        <w:rPr>
          <w:noProof/>
        </w:rPr>
        <w:fldChar w:fldCharType="end"/>
      </w:r>
    </w:p>
    <w:p w14:paraId="5B5719AA" w14:textId="77777777" w:rsidR="00E81024" w:rsidRPr="00F9514E" w:rsidRDefault="00E81024">
      <w:pPr>
        <w:pStyle w:val="TOC5"/>
        <w:rPr>
          <w:rFonts w:ascii="Calibri" w:hAnsi="Calibri"/>
          <w:noProof/>
          <w:sz w:val="22"/>
          <w:szCs w:val="22"/>
          <w:lang w:eastAsia="en-GB"/>
        </w:rPr>
      </w:pPr>
      <w:r>
        <w:rPr>
          <w:noProof/>
          <w:lang w:eastAsia="ko-KR"/>
        </w:rPr>
        <w:t>5.4.3.6.5</w:t>
      </w:r>
      <w:r w:rsidRPr="00F9514E">
        <w:rPr>
          <w:rFonts w:ascii="Calibri" w:hAnsi="Calibri"/>
          <w:noProof/>
          <w:sz w:val="22"/>
          <w:szCs w:val="22"/>
          <w:lang w:eastAsia="en-GB"/>
        </w:rPr>
        <w:tab/>
      </w:r>
      <w:r>
        <w:rPr>
          <w:noProof/>
          <w:lang w:eastAsia="ko-KR"/>
        </w:rPr>
        <w:t>Synthesis</w:t>
      </w:r>
      <w:r>
        <w:rPr>
          <w:noProof/>
        </w:rPr>
        <w:tab/>
      </w:r>
      <w:r>
        <w:rPr>
          <w:noProof/>
        </w:rPr>
        <w:fldChar w:fldCharType="begin" w:fldLock="1"/>
      </w:r>
      <w:r>
        <w:rPr>
          <w:noProof/>
        </w:rPr>
        <w:instrText xml:space="preserve"> PAGEREF _Toc123562471 \h </w:instrText>
      </w:r>
      <w:r>
        <w:rPr>
          <w:noProof/>
        </w:rPr>
      </w:r>
      <w:r>
        <w:rPr>
          <w:noProof/>
        </w:rPr>
        <w:fldChar w:fldCharType="separate"/>
      </w:r>
      <w:r>
        <w:rPr>
          <w:noProof/>
        </w:rPr>
        <w:t>66</w:t>
      </w:r>
      <w:r>
        <w:rPr>
          <w:noProof/>
        </w:rPr>
        <w:fldChar w:fldCharType="end"/>
      </w:r>
    </w:p>
    <w:p w14:paraId="37806CA5" w14:textId="77777777" w:rsidR="00E81024" w:rsidRPr="00F9514E" w:rsidRDefault="00E81024">
      <w:pPr>
        <w:pStyle w:val="TOC4"/>
        <w:rPr>
          <w:rFonts w:ascii="Calibri" w:hAnsi="Calibri"/>
          <w:noProof/>
          <w:sz w:val="22"/>
          <w:szCs w:val="22"/>
          <w:lang w:eastAsia="en-GB"/>
        </w:rPr>
      </w:pPr>
      <w:r>
        <w:rPr>
          <w:noProof/>
        </w:rPr>
        <w:t>5.4.3.7</w:t>
      </w:r>
      <w:r w:rsidRPr="00F9514E">
        <w:rPr>
          <w:rFonts w:ascii="Calibri" w:hAnsi="Calibri"/>
          <w:noProof/>
          <w:sz w:val="22"/>
          <w:szCs w:val="22"/>
          <w:lang w:eastAsia="en-GB"/>
        </w:rPr>
        <w:tab/>
      </w:r>
      <w:r>
        <w:rPr>
          <w:noProof/>
          <w:lang w:eastAsia="ko-KR"/>
        </w:rPr>
        <w:t>Time-domain PLC and</w:t>
      </w:r>
      <w:r>
        <w:rPr>
          <w:noProof/>
        </w:rPr>
        <w:t xml:space="preserve"> </w:t>
      </w:r>
      <w:r>
        <w:rPr>
          <w:noProof/>
          <w:lang w:eastAsia="ko-KR"/>
        </w:rPr>
        <w:t>OLA</w:t>
      </w:r>
      <w:r>
        <w:rPr>
          <w:noProof/>
        </w:rPr>
        <w:tab/>
      </w:r>
      <w:r>
        <w:rPr>
          <w:noProof/>
        </w:rPr>
        <w:fldChar w:fldCharType="begin" w:fldLock="1"/>
      </w:r>
      <w:r>
        <w:rPr>
          <w:noProof/>
        </w:rPr>
        <w:instrText xml:space="preserve"> PAGEREF _Toc123562472 \h </w:instrText>
      </w:r>
      <w:r>
        <w:rPr>
          <w:noProof/>
        </w:rPr>
      </w:r>
      <w:r>
        <w:rPr>
          <w:noProof/>
        </w:rPr>
        <w:fldChar w:fldCharType="separate"/>
      </w:r>
      <w:r>
        <w:rPr>
          <w:noProof/>
        </w:rPr>
        <w:t>66</w:t>
      </w:r>
      <w:r>
        <w:rPr>
          <w:noProof/>
        </w:rPr>
        <w:fldChar w:fldCharType="end"/>
      </w:r>
    </w:p>
    <w:p w14:paraId="54D4C045" w14:textId="77777777" w:rsidR="00E81024" w:rsidRPr="00F9514E" w:rsidRDefault="00E81024">
      <w:pPr>
        <w:pStyle w:val="TOC5"/>
        <w:rPr>
          <w:rFonts w:ascii="Calibri" w:hAnsi="Calibri"/>
          <w:noProof/>
          <w:sz w:val="22"/>
          <w:szCs w:val="22"/>
          <w:lang w:eastAsia="en-GB"/>
        </w:rPr>
      </w:pPr>
      <w:r>
        <w:rPr>
          <w:noProof/>
          <w:lang w:eastAsia="ko-KR"/>
        </w:rPr>
        <w:t>5.4.3.7.1</w:t>
      </w:r>
      <w:r w:rsidRPr="00F9514E">
        <w:rPr>
          <w:rFonts w:ascii="Calibri" w:hAnsi="Calibri"/>
          <w:noProof/>
          <w:sz w:val="22"/>
          <w:szCs w:val="22"/>
          <w:lang w:eastAsia="en-GB"/>
        </w:rPr>
        <w:tab/>
      </w:r>
      <w:r>
        <w:rPr>
          <w:noProof/>
          <w:lang w:eastAsia="ko-KR"/>
        </w:rPr>
        <w:t>PLC mode selection</w:t>
      </w:r>
      <w:r>
        <w:rPr>
          <w:noProof/>
        </w:rPr>
        <w:tab/>
      </w:r>
      <w:r>
        <w:rPr>
          <w:noProof/>
        </w:rPr>
        <w:fldChar w:fldCharType="begin" w:fldLock="1"/>
      </w:r>
      <w:r>
        <w:rPr>
          <w:noProof/>
        </w:rPr>
        <w:instrText xml:space="preserve"> PAGEREF _Toc123562473 \h </w:instrText>
      </w:r>
      <w:r>
        <w:rPr>
          <w:noProof/>
        </w:rPr>
      </w:r>
      <w:r>
        <w:rPr>
          <w:noProof/>
        </w:rPr>
        <w:fldChar w:fldCharType="separate"/>
      </w:r>
      <w:r>
        <w:rPr>
          <w:noProof/>
        </w:rPr>
        <w:t>66</w:t>
      </w:r>
      <w:r>
        <w:rPr>
          <w:noProof/>
        </w:rPr>
        <w:fldChar w:fldCharType="end"/>
      </w:r>
    </w:p>
    <w:p w14:paraId="00E0F81A" w14:textId="77777777" w:rsidR="00E81024" w:rsidRPr="00F9514E" w:rsidRDefault="00E81024">
      <w:pPr>
        <w:pStyle w:val="TOC5"/>
        <w:rPr>
          <w:rFonts w:ascii="Calibri" w:hAnsi="Calibri"/>
          <w:noProof/>
          <w:sz w:val="22"/>
          <w:szCs w:val="22"/>
          <w:lang w:eastAsia="en-GB"/>
        </w:rPr>
      </w:pPr>
      <w:r>
        <w:rPr>
          <w:noProof/>
          <w:lang w:eastAsia="ko-KR"/>
        </w:rPr>
        <w:t>5.4.3.7.2</w:t>
      </w:r>
      <w:r w:rsidRPr="00F9514E">
        <w:rPr>
          <w:rFonts w:ascii="Calibri" w:hAnsi="Calibri"/>
          <w:noProof/>
          <w:sz w:val="22"/>
          <w:szCs w:val="22"/>
          <w:lang w:eastAsia="en-GB"/>
        </w:rPr>
        <w:tab/>
      </w:r>
      <w:r>
        <w:rPr>
          <w:noProof/>
          <w:lang w:eastAsia="ko-KR"/>
        </w:rPr>
        <w:t>Phase matching</w:t>
      </w:r>
      <w:r>
        <w:rPr>
          <w:noProof/>
        </w:rPr>
        <w:tab/>
      </w:r>
      <w:r>
        <w:rPr>
          <w:noProof/>
        </w:rPr>
        <w:fldChar w:fldCharType="begin" w:fldLock="1"/>
      </w:r>
      <w:r>
        <w:rPr>
          <w:noProof/>
        </w:rPr>
        <w:instrText xml:space="preserve"> PAGEREF _Toc123562474 \h </w:instrText>
      </w:r>
      <w:r>
        <w:rPr>
          <w:noProof/>
        </w:rPr>
      </w:r>
      <w:r>
        <w:rPr>
          <w:noProof/>
        </w:rPr>
        <w:fldChar w:fldCharType="separate"/>
      </w:r>
      <w:r>
        <w:rPr>
          <w:noProof/>
        </w:rPr>
        <w:t>70</w:t>
      </w:r>
      <w:r>
        <w:rPr>
          <w:noProof/>
        </w:rPr>
        <w:fldChar w:fldCharType="end"/>
      </w:r>
    </w:p>
    <w:p w14:paraId="519AB989" w14:textId="77777777" w:rsidR="00E81024" w:rsidRPr="00F9514E" w:rsidRDefault="00E81024">
      <w:pPr>
        <w:pStyle w:val="TOC5"/>
        <w:rPr>
          <w:rFonts w:ascii="Calibri" w:hAnsi="Calibri"/>
          <w:noProof/>
          <w:sz w:val="22"/>
          <w:szCs w:val="22"/>
          <w:lang w:eastAsia="en-GB"/>
        </w:rPr>
      </w:pPr>
      <w:r>
        <w:rPr>
          <w:noProof/>
          <w:lang w:eastAsia="ko-KR"/>
        </w:rPr>
        <w:t>5.4.3.7.3</w:t>
      </w:r>
      <w:r w:rsidRPr="00F9514E">
        <w:rPr>
          <w:rFonts w:ascii="Calibri" w:hAnsi="Calibri"/>
          <w:noProof/>
          <w:sz w:val="22"/>
          <w:szCs w:val="22"/>
          <w:lang w:eastAsia="en-GB"/>
        </w:rPr>
        <w:tab/>
      </w:r>
      <w:r>
        <w:rPr>
          <w:noProof/>
          <w:lang w:eastAsia="ko-KR"/>
        </w:rPr>
        <w:t>Repetition and smoothing</w:t>
      </w:r>
      <w:r>
        <w:rPr>
          <w:noProof/>
        </w:rPr>
        <w:tab/>
      </w:r>
      <w:r>
        <w:rPr>
          <w:noProof/>
        </w:rPr>
        <w:fldChar w:fldCharType="begin" w:fldLock="1"/>
      </w:r>
      <w:r>
        <w:rPr>
          <w:noProof/>
        </w:rPr>
        <w:instrText xml:space="preserve"> PAGEREF _Toc123562475 \h </w:instrText>
      </w:r>
      <w:r>
        <w:rPr>
          <w:noProof/>
        </w:rPr>
      </w:r>
      <w:r>
        <w:rPr>
          <w:noProof/>
        </w:rPr>
        <w:fldChar w:fldCharType="separate"/>
      </w:r>
      <w:r>
        <w:rPr>
          <w:noProof/>
        </w:rPr>
        <w:t>73</w:t>
      </w:r>
      <w:r>
        <w:rPr>
          <w:noProof/>
        </w:rPr>
        <w:fldChar w:fldCharType="end"/>
      </w:r>
    </w:p>
    <w:p w14:paraId="37CCB089" w14:textId="77777777" w:rsidR="00E81024" w:rsidRPr="00F9514E" w:rsidRDefault="00E81024">
      <w:pPr>
        <w:pStyle w:val="TOC3"/>
        <w:rPr>
          <w:rFonts w:ascii="Calibri" w:hAnsi="Calibri"/>
          <w:noProof/>
          <w:sz w:val="22"/>
          <w:szCs w:val="22"/>
          <w:lang w:eastAsia="en-GB"/>
        </w:rPr>
      </w:pPr>
      <w:r>
        <w:rPr>
          <w:noProof/>
        </w:rPr>
        <w:t>5.4.4</w:t>
      </w:r>
      <w:r w:rsidRPr="00F9514E">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_Toc123562476 \h </w:instrText>
      </w:r>
      <w:r>
        <w:rPr>
          <w:noProof/>
        </w:rPr>
      </w:r>
      <w:r>
        <w:rPr>
          <w:noProof/>
        </w:rPr>
        <w:fldChar w:fldCharType="separate"/>
      </w:r>
      <w:r>
        <w:rPr>
          <w:noProof/>
        </w:rPr>
        <w:t>78</w:t>
      </w:r>
      <w:r>
        <w:rPr>
          <w:noProof/>
        </w:rPr>
        <w:fldChar w:fldCharType="end"/>
      </w:r>
    </w:p>
    <w:p w14:paraId="429D4F10" w14:textId="77777777" w:rsidR="00E81024" w:rsidRPr="00F9514E" w:rsidRDefault="00E81024">
      <w:pPr>
        <w:pStyle w:val="TOC3"/>
        <w:rPr>
          <w:rFonts w:ascii="Calibri" w:hAnsi="Calibri"/>
          <w:noProof/>
          <w:sz w:val="22"/>
          <w:szCs w:val="22"/>
          <w:lang w:eastAsia="en-GB"/>
        </w:rPr>
      </w:pPr>
      <w:r>
        <w:rPr>
          <w:noProof/>
        </w:rPr>
        <w:t>5.4.5</w:t>
      </w:r>
      <w:r w:rsidRPr="00F9514E">
        <w:rPr>
          <w:rFonts w:ascii="Calibri" w:hAnsi="Calibri"/>
          <w:noProof/>
          <w:sz w:val="22"/>
          <w:szCs w:val="22"/>
          <w:lang w:eastAsia="en-GB"/>
        </w:rPr>
        <w:tab/>
      </w:r>
      <w:r>
        <w:rPr>
          <w:noProof/>
        </w:rPr>
        <w:t>Guided concealment and recovery</w:t>
      </w:r>
      <w:r>
        <w:rPr>
          <w:noProof/>
        </w:rPr>
        <w:tab/>
      </w:r>
      <w:r>
        <w:rPr>
          <w:noProof/>
        </w:rPr>
        <w:fldChar w:fldCharType="begin" w:fldLock="1"/>
      </w:r>
      <w:r>
        <w:rPr>
          <w:noProof/>
        </w:rPr>
        <w:instrText xml:space="preserve"> PAGEREF _Toc123562477 \h </w:instrText>
      </w:r>
      <w:r>
        <w:rPr>
          <w:noProof/>
        </w:rPr>
      </w:r>
      <w:r>
        <w:rPr>
          <w:noProof/>
        </w:rPr>
        <w:fldChar w:fldCharType="separate"/>
      </w:r>
      <w:r>
        <w:rPr>
          <w:noProof/>
        </w:rPr>
        <w:t>78</w:t>
      </w:r>
      <w:r>
        <w:rPr>
          <w:noProof/>
        </w:rPr>
        <w:fldChar w:fldCharType="end"/>
      </w:r>
    </w:p>
    <w:p w14:paraId="27EEE3BE" w14:textId="77777777" w:rsidR="00E81024" w:rsidRPr="00F9514E" w:rsidRDefault="00E81024">
      <w:pPr>
        <w:pStyle w:val="TOC4"/>
        <w:rPr>
          <w:rFonts w:ascii="Calibri" w:hAnsi="Calibri"/>
          <w:noProof/>
          <w:sz w:val="22"/>
          <w:szCs w:val="22"/>
          <w:lang w:eastAsia="en-GB"/>
        </w:rPr>
      </w:pPr>
      <w:r>
        <w:rPr>
          <w:noProof/>
        </w:rPr>
        <w:t>5.4.5.1</w:t>
      </w:r>
      <w:r w:rsidRPr="00F9514E">
        <w:rPr>
          <w:rFonts w:ascii="Calibri" w:hAnsi="Calibri"/>
          <w:noProof/>
          <w:sz w:val="22"/>
          <w:szCs w:val="22"/>
          <w:lang w:eastAsia="en-GB"/>
        </w:rPr>
        <w:tab/>
      </w:r>
      <w:r>
        <w:rPr>
          <w:noProof/>
        </w:rPr>
        <w:t>Transmission of the synthesis class</w:t>
      </w:r>
      <w:r>
        <w:rPr>
          <w:noProof/>
        </w:rPr>
        <w:tab/>
      </w:r>
      <w:r>
        <w:rPr>
          <w:noProof/>
        </w:rPr>
        <w:fldChar w:fldCharType="begin" w:fldLock="1"/>
      </w:r>
      <w:r>
        <w:rPr>
          <w:noProof/>
        </w:rPr>
        <w:instrText xml:space="preserve"> PAGEREF _Toc123562478 \h </w:instrText>
      </w:r>
      <w:r>
        <w:rPr>
          <w:noProof/>
        </w:rPr>
      </w:r>
      <w:r>
        <w:rPr>
          <w:noProof/>
        </w:rPr>
        <w:fldChar w:fldCharType="separate"/>
      </w:r>
      <w:r>
        <w:rPr>
          <w:noProof/>
        </w:rPr>
        <w:t>78</w:t>
      </w:r>
      <w:r>
        <w:rPr>
          <w:noProof/>
        </w:rPr>
        <w:fldChar w:fldCharType="end"/>
      </w:r>
    </w:p>
    <w:p w14:paraId="12A3BC14" w14:textId="77777777" w:rsidR="00E81024" w:rsidRPr="00F9514E" w:rsidRDefault="00E81024">
      <w:pPr>
        <w:pStyle w:val="TOC4"/>
        <w:rPr>
          <w:rFonts w:ascii="Calibri" w:hAnsi="Calibri"/>
          <w:noProof/>
          <w:sz w:val="22"/>
          <w:szCs w:val="22"/>
          <w:lang w:eastAsia="en-GB"/>
        </w:rPr>
      </w:pPr>
      <w:r>
        <w:rPr>
          <w:noProof/>
        </w:rPr>
        <w:t>5.4.5.2</w:t>
      </w:r>
      <w:r w:rsidRPr="00F9514E">
        <w:rPr>
          <w:rFonts w:ascii="Calibri" w:hAnsi="Calibri"/>
          <w:noProof/>
          <w:sz w:val="22"/>
          <w:szCs w:val="22"/>
          <w:lang w:eastAsia="en-GB"/>
        </w:rPr>
        <w:tab/>
      </w:r>
      <w:r>
        <w:rPr>
          <w:noProof/>
        </w:rPr>
        <w:t>Transmission of the LTP pitch lag</w:t>
      </w:r>
      <w:r>
        <w:rPr>
          <w:noProof/>
        </w:rPr>
        <w:tab/>
      </w:r>
      <w:r>
        <w:rPr>
          <w:noProof/>
        </w:rPr>
        <w:fldChar w:fldCharType="begin" w:fldLock="1"/>
      </w:r>
      <w:r>
        <w:rPr>
          <w:noProof/>
        </w:rPr>
        <w:instrText xml:space="preserve"> PAGEREF _Toc123562479 \h </w:instrText>
      </w:r>
      <w:r>
        <w:rPr>
          <w:noProof/>
        </w:rPr>
      </w:r>
      <w:r>
        <w:rPr>
          <w:noProof/>
        </w:rPr>
        <w:fldChar w:fldCharType="separate"/>
      </w:r>
      <w:r>
        <w:rPr>
          <w:noProof/>
        </w:rPr>
        <w:t>78</w:t>
      </w:r>
      <w:r>
        <w:rPr>
          <w:noProof/>
        </w:rPr>
        <w:fldChar w:fldCharType="end"/>
      </w:r>
    </w:p>
    <w:p w14:paraId="2E730CC1" w14:textId="77777777" w:rsidR="00E81024" w:rsidRPr="00F9514E" w:rsidRDefault="00E81024">
      <w:pPr>
        <w:pStyle w:val="TOC4"/>
        <w:rPr>
          <w:rFonts w:ascii="Calibri" w:hAnsi="Calibri"/>
          <w:noProof/>
          <w:sz w:val="22"/>
          <w:szCs w:val="22"/>
          <w:lang w:eastAsia="en-GB"/>
        </w:rPr>
      </w:pPr>
      <w:r>
        <w:rPr>
          <w:noProof/>
        </w:rPr>
        <w:t>5.4.5.3</w:t>
      </w:r>
      <w:r w:rsidRPr="00F9514E">
        <w:rPr>
          <w:rFonts w:ascii="Calibri" w:hAnsi="Calibri"/>
          <w:noProof/>
          <w:sz w:val="22"/>
          <w:szCs w:val="22"/>
          <w:lang w:eastAsia="en-GB"/>
        </w:rPr>
        <w:tab/>
      </w:r>
      <w:r>
        <w:rPr>
          <w:noProof/>
        </w:rPr>
        <w:t xml:space="preserve">Transmission of a </w:t>
      </w:r>
      <w:r>
        <w:rPr>
          <w:noProof/>
          <w:lang w:eastAsia="zh-CN"/>
        </w:rPr>
        <w:t>voicing</w:t>
      </w:r>
      <w:r>
        <w:rPr>
          <w:noProof/>
        </w:rPr>
        <w:t xml:space="preserve"> indicator</w:t>
      </w:r>
      <w:r>
        <w:rPr>
          <w:noProof/>
        </w:rPr>
        <w:tab/>
      </w:r>
      <w:r>
        <w:rPr>
          <w:noProof/>
        </w:rPr>
        <w:fldChar w:fldCharType="begin" w:fldLock="1"/>
      </w:r>
      <w:r>
        <w:rPr>
          <w:noProof/>
        </w:rPr>
        <w:instrText xml:space="preserve"> PAGEREF _Toc123562480 \h </w:instrText>
      </w:r>
      <w:r>
        <w:rPr>
          <w:noProof/>
        </w:rPr>
      </w:r>
      <w:r>
        <w:rPr>
          <w:noProof/>
        </w:rPr>
        <w:fldChar w:fldCharType="separate"/>
      </w:r>
      <w:r>
        <w:rPr>
          <w:noProof/>
        </w:rPr>
        <w:t>78</w:t>
      </w:r>
      <w:r>
        <w:rPr>
          <w:noProof/>
        </w:rPr>
        <w:fldChar w:fldCharType="end"/>
      </w:r>
    </w:p>
    <w:p w14:paraId="0EBD1884" w14:textId="77777777" w:rsidR="00E81024" w:rsidRPr="00F9514E" w:rsidRDefault="00E81024">
      <w:pPr>
        <w:pStyle w:val="TOC4"/>
        <w:rPr>
          <w:rFonts w:ascii="Calibri" w:hAnsi="Calibri"/>
          <w:noProof/>
          <w:sz w:val="22"/>
          <w:szCs w:val="22"/>
          <w:lang w:eastAsia="en-GB"/>
        </w:rPr>
      </w:pPr>
      <w:r>
        <w:rPr>
          <w:noProof/>
        </w:rPr>
        <w:t>5.4.5.3</w:t>
      </w:r>
      <w:r>
        <w:rPr>
          <w:noProof/>
          <w:lang w:eastAsia="zh-CN"/>
        </w:rPr>
        <w:t>a</w:t>
      </w:r>
      <w:r w:rsidRPr="00F9514E">
        <w:rPr>
          <w:rFonts w:ascii="Calibri" w:hAnsi="Calibri"/>
          <w:noProof/>
          <w:sz w:val="22"/>
          <w:szCs w:val="22"/>
          <w:lang w:eastAsia="en-GB"/>
        </w:rPr>
        <w:tab/>
      </w:r>
      <w:r>
        <w:rPr>
          <w:noProof/>
        </w:rPr>
        <w:t xml:space="preserve">Transmission of a </w:t>
      </w:r>
      <w:r>
        <w:rPr>
          <w:noProof/>
          <w:lang w:eastAsia="zh-CN"/>
        </w:rPr>
        <w:t>tonality</w:t>
      </w:r>
      <w:r>
        <w:rPr>
          <w:noProof/>
        </w:rPr>
        <w:t xml:space="preserve"> flag</w:t>
      </w:r>
      <w:r>
        <w:rPr>
          <w:noProof/>
        </w:rPr>
        <w:tab/>
      </w:r>
      <w:r>
        <w:rPr>
          <w:noProof/>
        </w:rPr>
        <w:fldChar w:fldCharType="begin" w:fldLock="1"/>
      </w:r>
      <w:r>
        <w:rPr>
          <w:noProof/>
        </w:rPr>
        <w:instrText xml:space="preserve"> PAGEREF _Toc123562481 \h </w:instrText>
      </w:r>
      <w:r>
        <w:rPr>
          <w:noProof/>
        </w:rPr>
      </w:r>
      <w:r>
        <w:rPr>
          <w:noProof/>
        </w:rPr>
        <w:fldChar w:fldCharType="separate"/>
      </w:r>
      <w:r>
        <w:rPr>
          <w:noProof/>
        </w:rPr>
        <w:t>78</w:t>
      </w:r>
      <w:r>
        <w:rPr>
          <w:noProof/>
        </w:rPr>
        <w:fldChar w:fldCharType="end"/>
      </w:r>
    </w:p>
    <w:p w14:paraId="07622F9C" w14:textId="77777777" w:rsidR="00E81024" w:rsidRPr="00F9514E" w:rsidRDefault="00E81024">
      <w:pPr>
        <w:pStyle w:val="TOC4"/>
        <w:rPr>
          <w:rFonts w:ascii="Calibri" w:hAnsi="Calibri"/>
          <w:noProof/>
          <w:sz w:val="22"/>
          <w:szCs w:val="22"/>
          <w:lang w:eastAsia="en-GB"/>
        </w:rPr>
      </w:pPr>
      <w:r>
        <w:rPr>
          <w:noProof/>
        </w:rPr>
        <w:t>5.4.5.4</w:t>
      </w:r>
      <w:r w:rsidRPr="00F9514E">
        <w:rPr>
          <w:rFonts w:ascii="Calibri" w:hAnsi="Calibri"/>
          <w:noProof/>
          <w:sz w:val="22"/>
          <w:szCs w:val="22"/>
          <w:lang w:eastAsia="en-GB"/>
        </w:rPr>
        <w:tab/>
      </w:r>
      <w:r>
        <w:rPr>
          <w:noProof/>
        </w:rPr>
        <w:t>ACELP to MDCT mode recovery</w:t>
      </w:r>
      <w:r>
        <w:rPr>
          <w:noProof/>
        </w:rPr>
        <w:tab/>
      </w:r>
      <w:r>
        <w:rPr>
          <w:noProof/>
        </w:rPr>
        <w:fldChar w:fldCharType="begin" w:fldLock="1"/>
      </w:r>
      <w:r>
        <w:rPr>
          <w:noProof/>
        </w:rPr>
        <w:instrText xml:space="preserve"> PAGEREF _Toc123562482 \h </w:instrText>
      </w:r>
      <w:r>
        <w:rPr>
          <w:noProof/>
        </w:rPr>
      </w:r>
      <w:r>
        <w:rPr>
          <w:noProof/>
        </w:rPr>
        <w:fldChar w:fldCharType="separate"/>
      </w:r>
      <w:r>
        <w:rPr>
          <w:noProof/>
        </w:rPr>
        <w:t>78</w:t>
      </w:r>
      <w:r>
        <w:rPr>
          <w:noProof/>
        </w:rPr>
        <w:fldChar w:fldCharType="end"/>
      </w:r>
    </w:p>
    <w:p w14:paraId="5CC93B3A" w14:textId="77777777" w:rsidR="00E81024" w:rsidRPr="00F9514E" w:rsidRDefault="00E81024">
      <w:pPr>
        <w:pStyle w:val="TOC4"/>
        <w:rPr>
          <w:rFonts w:ascii="Calibri" w:hAnsi="Calibri"/>
          <w:noProof/>
          <w:sz w:val="22"/>
          <w:szCs w:val="22"/>
          <w:lang w:eastAsia="en-GB"/>
        </w:rPr>
      </w:pPr>
      <w:r>
        <w:rPr>
          <w:noProof/>
        </w:rPr>
        <w:t>5.4.5.5</w:t>
      </w:r>
      <w:r w:rsidRPr="00F9514E">
        <w:rPr>
          <w:rFonts w:ascii="Calibri" w:hAnsi="Calibri"/>
          <w:noProof/>
          <w:sz w:val="22"/>
          <w:szCs w:val="22"/>
          <w:lang w:eastAsia="en-GB"/>
        </w:rPr>
        <w:tab/>
      </w:r>
      <w:r>
        <w:rPr>
          <w:noProof/>
        </w:rPr>
        <w:t>Recovery after TCX MDCT concealment</w:t>
      </w:r>
      <w:r>
        <w:rPr>
          <w:noProof/>
        </w:rPr>
        <w:tab/>
      </w:r>
      <w:r>
        <w:rPr>
          <w:noProof/>
        </w:rPr>
        <w:fldChar w:fldCharType="begin" w:fldLock="1"/>
      </w:r>
      <w:r>
        <w:rPr>
          <w:noProof/>
        </w:rPr>
        <w:instrText xml:space="preserve"> PAGEREF _Toc123562483 \h </w:instrText>
      </w:r>
      <w:r>
        <w:rPr>
          <w:noProof/>
        </w:rPr>
      </w:r>
      <w:r>
        <w:rPr>
          <w:noProof/>
        </w:rPr>
        <w:fldChar w:fldCharType="separate"/>
      </w:r>
      <w:r>
        <w:rPr>
          <w:noProof/>
        </w:rPr>
        <w:t>79</w:t>
      </w:r>
      <w:r>
        <w:rPr>
          <w:noProof/>
        </w:rPr>
        <w:fldChar w:fldCharType="end"/>
      </w:r>
    </w:p>
    <w:p w14:paraId="2EF20BD2" w14:textId="77777777" w:rsidR="00E81024" w:rsidRPr="00F9514E" w:rsidRDefault="00E81024">
      <w:pPr>
        <w:pStyle w:val="TOC3"/>
        <w:rPr>
          <w:rFonts w:ascii="Calibri" w:hAnsi="Calibri"/>
          <w:noProof/>
          <w:sz w:val="22"/>
          <w:szCs w:val="22"/>
          <w:lang w:eastAsia="en-GB"/>
        </w:rPr>
      </w:pPr>
      <w:r>
        <w:rPr>
          <w:noProof/>
        </w:rPr>
        <w:t>5.4.6</w:t>
      </w:r>
      <w:r w:rsidRPr="00F9514E">
        <w:rPr>
          <w:rFonts w:ascii="Calibri" w:hAnsi="Calibri"/>
          <w:noProof/>
          <w:sz w:val="22"/>
          <w:szCs w:val="22"/>
          <w:lang w:eastAsia="en-GB"/>
        </w:rPr>
        <w:tab/>
      </w:r>
      <w:r>
        <w:rPr>
          <w:noProof/>
        </w:rPr>
        <w:t>Handling of multiple frame losses and muting</w:t>
      </w:r>
      <w:r>
        <w:rPr>
          <w:noProof/>
        </w:rPr>
        <w:tab/>
      </w:r>
      <w:r>
        <w:rPr>
          <w:noProof/>
        </w:rPr>
        <w:fldChar w:fldCharType="begin" w:fldLock="1"/>
      </w:r>
      <w:r>
        <w:rPr>
          <w:noProof/>
        </w:rPr>
        <w:instrText xml:space="preserve"> PAGEREF _Toc123562484 \h </w:instrText>
      </w:r>
      <w:r>
        <w:rPr>
          <w:noProof/>
        </w:rPr>
      </w:r>
      <w:r>
        <w:rPr>
          <w:noProof/>
        </w:rPr>
        <w:fldChar w:fldCharType="separate"/>
      </w:r>
      <w:r>
        <w:rPr>
          <w:noProof/>
        </w:rPr>
        <w:t>79</w:t>
      </w:r>
      <w:r>
        <w:rPr>
          <w:noProof/>
        </w:rPr>
        <w:fldChar w:fldCharType="end"/>
      </w:r>
    </w:p>
    <w:p w14:paraId="16BC3269" w14:textId="77777777" w:rsidR="00E81024" w:rsidRPr="00F9514E" w:rsidRDefault="00E81024">
      <w:pPr>
        <w:pStyle w:val="TOC4"/>
        <w:rPr>
          <w:rFonts w:ascii="Calibri" w:hAnsi="Calibri"/>
          <w:noProof/>
          <w:sz w:val="22"/>
          <w:szCs w:val="22"/>
          <w:lang w:eastAsia="en-GB"/>
        </w:rPr>
      </w:pPr>
      <w:r>
        <w:rPr>
          <w:noProof/>
        </w:rPr>
        <w:t>5.4.6.1</w:t>
      </w:r>
      <w:r w:rsidRPr="00F9514E">
        <w:rPr>
          <w:rFonts w:ascii="Calibri" w:hAnsi="Calibri"/>
          <w:noProof/>
          <w:sz w:val="22"/>
          <w:szCs w:val="22"/>
          <w:lang w:eastAsia="en-GB"/>
        </w:rPr>
        <w:tab/>
      </w:r>
      <w:r>
        <w:rPr>
          <w:noProof/>
        </w:rPr>
        <w:t>TCX MDCT</w:t>
      </w:r>
      <w:r>
        <w:rPr>
          <w:noProof/>
        </w:rPr>
        <w:tab/>
      </w:r>
      <w:r>
        <w:rPr>
          <w:noProof/>
        </w:rPr>
        <w:fldChar w:fldCharType="begin" w:fldLock="1"/>
      </w:r>
      <w:r>
        <w:rPr>
          <w:noProof/>
        </w:rPr>
        <w:instrText xml:space="preserve"> PAGEREF _Toc123562485 \h </w:instrText>
      </w:r>
      <w:r>
        <w:rPr>
          <w:noProof/>
        </w:rPr>
      </w:r>
      <w:r>
        <w:rPr>
          <w:noProof/>
        </w:rPr>
        <w:fldChar w:fldCharType="separate"/>
      </w:r>
      <w:r>
        <w:rPr>
          <w:noProof/>
        </w:rPr>
        <w:t>79</w:t>
      </w:r>
      <w:r>
        <w:rPr>
          <w:noProof/>
        </w:rPr>
        <w:fldChar w:fldCharType="end"/>
      </w:r>
    </w:p>
    <w:p w14:paraId="4CE6A5AF" w14:textId="77777777" w:rsidR="00E81024" w:rsidRPr="00F9514E" w:rsidRDefault="00E81024">
      <w:pPr>
        <w:pStyle w:val="TOC5"/>
        <w:rPr>
          <w:rFonts w:ascii="Calibri" w:hAnsi="Calibri"/>
          <w:noProof/>
          <w:sz w:val="22"/>
          <w:szCs w:val="22"/>
          <w:lang w:eastAsia="en-GB"/>
        </w:rPr>
      </w:pPr>
      <w:r>
        <w:rPr>
          <w:noProof/>
        </w:rPr>
        <w:t>5.4.6.1.1</w:t>
      </w:r>
      <w:r w:rsidRPr="00F9514E">
        <w:rPr>
          <w:rFonts w:ascii="Calibri" w:hAnsi="Calibri"/>
          <w:noProof/>
          <w:sz w:val="22"/>
          <w:szCs w:val="22"/>
          <w:lang w:eastAsia="en-GB"/>
        </w:rPr>
        <w:tab/>
      </w:r>
      <w:r>
        <w:rPr>
          <w:noProof/>
        </w:rPr>
        <w:t>Background level tracing for rates 48, 96 and 128 kbps</w:t>
      </w:r>
      <w:r>
        <w:rPr>
          <w:noProof/>
        </w:rPr>
        <w:tab/>
      </w:r>
      <w:r>
        <w:rPr>
          <w:noProof/>
        </w:rPr>
        <w:fldChar w:fldCharType="begin" w:fldLock="1"/>
      </w:r>
      <w:r>
        <w:rPr>
          <w:noProof/>
        </w:rPr>
        <w:instrText xml:space="preserve"> PAGEREF _Toc123562486 \h </w:instrText>
      </w:r>
      <w:r>
        <w:rPr>
          <w:noProof/>
        </w:rPr>
      </w:r>
      <w:r>
        <w:rPr>
          <w:noProof/>
        </w:rPr>
        <w:fldChar w:fldCharType="separate"/>
      </w:r>
      <w:r>
        <w:rPr>
          <w:noProof/>
        </w:rPr>
        <w:t>79</w:t>
      </w:r>
      <w:r>
        <w:rPr>
          <w:noProof/>
        </w:rPr>
        <w:fldChar w:fldCharType="end"/>
      </w:r>
    </w:p>
    <w:p w14:paraId="476F059D" w14:textId="77777777" w:rsidR="00E81024" w:rsidRPr="00F9514E" w:rsidRDefault="00E81024">
      <w:pPr>
        <w:pStyle w:val="TOC5"/>
        <w:rPr>
          <w:rFonts w:ascii="Calibri" w:hAnsi="Calibri"/>
          <w:noProof/>
          <w:sz w:val="22"/>
          <w:szCs w:val="22"/>
          <w:lang w:eastAsia="en-GB"/>
        </w:rPr>
      </w:pPr>
      <w:r>
        <w:rPr>
          <w:noProof/>
        </w:rPr>
        <w:t>5.4.6.1.2</w:t>
      </w:r>
      <w:r w:rsidRPr="00F9514E">
        <w:rPr>
          <w:rFonts w:ascii="Calibri" w:hAnsi="Calibri"/>
          <w:noProof/>
          <w:sz w:val="22"/>
          <w:szCs w:val="22"/>
          <w:lang w:eastAsia="en-GB"/>
        </w:rPr>
        <w:tab/>
      </w:r>
      <w:r>
        <w:rPr>
          <w:noProof/>
        </w:rPr>
        <w:t>TCX time domain concealment</w:t>
      </w:r>
      <w:r>
        <w:rPr>
          <w:noProof/>
        </w:rPr>
        <w:tab/>
      </w:r>
      <w:r>
        <w:rPr>
          <w:noProof/>
        </w:rPr>
        <w:fldChar w:fldCharType="begin" w:fldLock="1"/>
      </w:r>
      <w:r>
        <w:rPr>
          <w:noProof/>
        </w:rPr>
        <w:instrText xml:space="preserve"> PAGEREF _Toc123562487 \h </w:instrText>
      </w:r>
      <w:r>
        <w:rPr>
          <w:noProof/>
        </w:rPr>
      </w:r>
      <w:r>
        <w:rPr>
          <w:noProof/>
        </w:rPr>
        <w:fldChar w:fldCharType="separate"/>
      </w:r>
      <w:r>
        <w:rPr>
          <w:noProof/>
        </w:rPr>
        <w:t>79</w:t>
      </w:r>
      <w:r>
        <w:rPr>
          <w:noProof/>
        </w:rPr>
        <w:fldChar w:fldCharType="end"/>
      </w:r>
    </w:p>
    <w:p w14:paraId="0937261D" w14:textId="77777777" w:rsidR="00E81024" w:rsidRPr="00F9514E" w:rsidRDefault="00E81024">
      <w:pPr>
        <w:pStyle w:val="TOC5"/>
        <w:rPr>
          <w:rFonts w:ascii="Calibri" w:hAnsi="Calibri"/>
          <w:noProof/>
          <w:sz w:val="22"/>
          <w:szCs w:val="22"/>
          <w:lang w:eastAsia="en-GB"/>
        </w:rPr>
      </w:pPr>
      <w:r>
        <w:rPr>
          <w:noProof/>
        </w:rPr>
        <w:t>5.4.6.1.3</w:t>
      </w:r>
      <w:r w:rsidRPr="00F9514E">
        <w:rPr>
          <w:rFonts w:ascii="Calibri" w:hAnsi="Calibri"/>
          <w:noProof/>
          <w:sz w:val="22"/>
          <w:szCs w:val="22"/>
          <w:lang w:eastAsia="en-GB"/>
        </w:rPr>
        <w:tab/>
      </w:r>
      <w:r>
        <w:rPr>
          <w:noProof/>
        </w:rPr>
        <w:t>MDCT frame repetition with sign scrambling</w:t>
      </w:r>
      <w:r>
        <w:rPr>
          <w:noProof/>
        </w:rPr>
        <w:tab/>
      </w:r>
      <w:r>
        <w:rPr>
          <w:noProof/>
        </w:rPr>
        <w:fldChar w:fldCharType="begin" w:fldLock="1"/>
      </w:r>
      <w:r>
        <w:rPr>
          <w:noProof/>
        </w:rPr>
        <w:instrText xml:space="preserve"> PAGEREF _Toc123562488 \h </w:instrText>
      </w:r>
      <w:r>
        <w:rPr>
          <w:noProof/>
        </w:rPr>
      </w:r>
      <w:r>
        <w:rPr>
          <w:noProof/>
        </w:rPr>
        <w:fldChar w:fldCharType="separate"/>
      </w:r>
      <w:r>
        <w:rPr>
          <w:noProof/>
        </w:rPr>
        <w:t>80</w:t>
      </w:r>
      <w:r>
        <w:rPr>
          <w:noProof/>
        </w:rPr>
        <w:fldChar w:fldCharType="end"/>
      </w:r>
    </w:p>
    <w:p w14:paraId="23BDE45A" w14:textId="77777777" w:rsidR="00E81024" w:rsidRPr="00F9514E" w:rsidRDefault="00E81024">
      <w:pPr>
        <w:pStyle w:val="TOC5"/>
        <w:rPr>
          <w:rFonts w:ascii="Calibri" w:hAnsi="Calibri"/>
          <w:noProof/>
          <w:sz w:val="22"/>
          <w:szCs w:val="22"/>
          <w:lang w:eastAsia="en-GB"/>
        </w:rPr>
      </w:pPr>
      <w:r>
        <w:rPr>
          <w:noProof/>
        </w:rPr>
        <w:t>5.4.6.1.4</w:t>
      </w:r>
      <w:r w:rsidRPr="00F9514E">
        <w:rPr>
          <w:rFonts w:ascii="Calibri" w:hAnsi="Calibri"/>
          <w:noProof/>
          <w:sz w:val="22"/>
          <w:szCs w:val="22"/>
          <w:lang w:eastAsia="en-GB"/>
        </w:rPr>
        <w:tab/>
      </w:r>
      <w:r>
        <w:rPr>
          <w:noProof/>
        </w:rPr>
        <w:t>Fading speed</w:t>
      </w:r>
      <w:r>
        <w:rPr>
          <w:noProof/>
        </w:rPr>
        <w:tab/>
      </w:r>
      <w:r>
        <w:rPr>
          <w:noProof/>
        </w:rPr>
        <w:fldChar w:fldCharType="begin" w:fldLock="1"/>
      </w:r>
      <w:r>
        <w:rPr>
          <w:noProof/>
        </w:rPr>
        <w:instrText xml:space="preserve"> PAGEREF _Toc123562489 \h </w:instrText>
      </w:r>
      <w:r>
        <w:rPr>
          <w:noProof/>
        </w:rPr>
      </w:r>
      <w:r>
        <w:rPr>
          <w:noProof/>
        </w:rPr>
        <w:fldChar w:fldCharType="separate"/>
      </w:r>
      <w:r>
        <w:rPr>
          <w:noProof/>
        </w:rPr>
        <w:t>82</w:t>
      </w:r>
      <w:r>
        <w:rPr>
          <w:noProof/>
        </w:rPr>
        <w:fldChar w:fldCharType="end"/>
      </w:r>
    </w:p>
    <w:p w14:paraId="46EE24EA" w14:textId="77777777" w:rsidR="00E81024" w:rsidRPr="00F9514E" w:rsidRDefault="00E81024">
      <w:pPr>
        <w:pStyle w:val="TOC5"/>
        <w:rPr>
          <w:rFonts w:ascii="Calibri" w:hAnsi="Calibri"/>
          <w:noProof/>
          <w:sz w:val="22"/>
          <w:szCs w:val="22"/>
          <w:lang w:eastAsia="en-GB"/>
        </w:rPr>
      </w:pPr>
      <w:r>
        <w:rPr>
          <w:noProof/>
        </w:rPr>
        <w:t>5.4.6.1.5</w:t>
      </w:r>
      <w:r w:rsidRPr="00F9514E">
        <w:rPr>
          <w:rFonts w:ascii="Calibri" w:hAnsi="Calibri"/>
          <w:noProof/>
          <w:sz w:val="22"/>
          <w:szCs w:val="22"/>
          <w:lang w:eastAsia="en-GB"/>
        </w:rPr>
        <w:tab/>
      </w:r>
      <w:r>
        <w:rPr>
          <w:noProof/>
        </w:rPr>
        <w:t>Waveform adjustment</w:t>
      </w:r>
      <w:r>
        <w:rPr>
          <w:noProof/>
        </w:rPr>
        <w:tab/>
      </w:r>
      <w:r>
        <w:rPr>
          <w:noProof/>
        </w:rPr>
        <w:fldChar w:fldCharType="begin" w:fldLock="1"/>
      </w:r>
      <w:r>
        <w:rPr>
          <w:noProof/>
        </w:rPr>
        <w:instrText xml:space="preserve"> PAGEREF _Toc123562490 \h </w:instrText>
      </w:r>
      <w:r>
        <w:rPr>
          <w:noProof/>
        </w:rPr>
      </w:r>
      <w:r>
        <w:rPr>
          <w:noProof/>
        </w:rPr>
        <w:fldChar w:fldCharType="separate"/>
      </w:r>
      <w:r>
        <w:rPr>
          <w:noProof/>
        </w:rPr>
        <w:t>82</w:t>
      </w:r>
      <w:r>
        <w:rPr>
          <w:noProof/>
        </w:rPr>
        <w:fldChar w:fldCharType="end"/>
      </w:r>
    </w:p>
    <w:p w14:paraId="390B0524" w14:textId="77777777" w:rsidR="00E81024" w:rsidRPr="00F9514E" w:rsidRDefault="00E81024">
      <w:pPr>
        <w:pStyle w:val="TOC4"/>
        <w:rPr>
          <w:rFonts w:ascii="Calibri" w:hAnsi="Calibri"/>
          <w:noProof/>
          <w:sz w:val="22"/>
          <w:szCs w:val="22"/>
          <w:lang w:eastAsia="en-GB"/>
        </w:rPr>
      </w:pPr>
      <w:r>
        <w:rPr>
          <w:noProof/>
        </w:rPr>
        <w:t>5.4.6.2</w:t>
      </w:r>
      <w:r w:rsidRPr="00F9514E">
        <w:rPr>
          <w:rFonts w:ascii="Calibri" w:hAnsi="Calibri"/>
          <w:noProof/>
          <w:sz w:val="22"/>
          <w:szCs w:val="22"/>
          <w:lang w:eastAsia="en-GB"/>
        </w:rPr>
        <w:tab/>
      </w:r>
      <w:r>
        <w:rPr>
          <w:noProof/>
        </w:rPr>
        <w:t>HQ MDCT</w:t>
      </w:r>
      <w:r>
        <w:rPr>
          <w:noProof/>
        </w:rPr>
        <w:tab/>
      </w:r>
      <w:r>
        <w:rPr>
          <w:noProof/>
        </w:rPr>
        <w:fldChar w:fldCharType="begin" w:fldLock="1"/>
      </w:r>
      <w:r>
        <w:rPr>
          <w:noProof/>
        </w:rPr>
        <w:instrText xml:space="preserve"> PAGEREF _Toc123562491 \h </w:instrText>
      </w:r>
      <w:r>
        <w:rPr>
          <w:noProof/>
        </w:rPr>
      </w:r>
      <w:r>
        <w:rPr>
          <w:noProof/>
        </w:rPr>
        <w:fldChar w:fldCharType="separate"/>
      </w:r>
      <w:r>
        <w:rPr>
          <w:noProof/>
        </w:rPr>
        <w:t>82</w:t>
      </w:r>
      <w:r>
        <w:rPr>
          <w:noProof/>
        </w:rPr>
        <w:fldChar w:fldCharType="end"/>
      </w:r>
    </w:p>
    <w:p w14:paraId="76D111A3" w14:textId="77777777" w:rsidR="00E81024" w:rsidRPr="00F9514E" w:rsidRDefault="00E81024">
      <w:pPr>
        <w:pStyle w:val="TOC5"/>
        <w:rPr>
          <w:rFonts w:ascii="Calibri" w:hAnsi="Calibri"/>
          <w:noProof/>
          <w:sz w:val="22"/>
          <w:szCs w:val="22"/>
          <w:lang w:eastAsia="en-GB"/>
        </w:rPr>
      </w:pPr>
      <w:r>
        <w:rPr>
          <w:noProof/>
        </w:rPr>
        <w:t>5.4.6.2.1</w:t>
      </w:r>
      <w:r w:rsidRPr="00F9514E">
        <w:rPr>
          <w:rFonts w:ascii="Calibri" w:hAnsi="Calibri"/>
          <w:noProof/>
          <w:sz w:val="22"/>
          <w:szCs w:val="22"/>
          <w:lang w:eastAsia="en-GB"/>
        </w:rPr>
        <w:tab/>
      </w:r>
      <w:r>
        <w:rPr>
          <w:noProof/>
        </w:rPr>
        <w:t>Burst loss handling for 8 kHz audio output sampling rate</w:t>
      </w:r>
      <w:r>
        <w:rPr>
          <w:noProof/>
        </w:rPr>
        <w:tab/>
      </w:r>
      <w:r>
        <w:rPr>
          <w:noProof/>
        </w:rPr>
        <w:fldChar w:fldCharType="begin" w:fldLock="1"/>
      </w:r>
      <w:r>
        <w:rPr>
          <w:noProof/>
        </w:rPr>
        <w:instrText xml:space="preserve"> PAGEREF _Toc123562492 \h </w:instrText>
      </w:r>
      <w:r>
        <w:rPr>
          <w:noProof/>
        </w:rPr>
      </w:r>
      <w:r>
        <w:rPr>
          <w:noProof/>
        </w:rPr>
        <w:fldChar w:fldCharType="separate"/>
      </w:r>
      <w:r>
        <w:rPr>
          <w:noProof/>
        </w:rPr>
        <w:t>82</w:t>
      </w:r>
      <w:r>
        <w:rPr>
          <w:noProof/>
        </w:rPr>
        <w:fldChar w:fldCharType="end"/>
      </w:r>
    </w:p>
    <w:p w14:paraId="4D9E9911" w14:textId="77777777" w:rsidR="00E81024" w:rsidRPr="00F9514E" w:rsidRDefault="00E81024">
      <w:pPr>
        <w:pStyle w:val="TOC5"/>
        <w:rPr>
          <w:rFonts w:ascii="Calibri" w:hAnsi="Calibri"/>
          <w:noProof/>
          <w:sz w:val="22"/>
          <w:szCs w:val="22"/>
          <w:lang w:eastAsia="en-GB"/>
        </w:rPr>
      </w:pPr>
      <w:r>
        <w:rPr>
          <w:noProof/>
        </w:rPr>
        <w:t>5.4.6.2.2</w:t>
      </w:r>
      <w:r w:rsidRPr="00F9514E">
        <w:rPr>
          <w:rFonts w:ascii="Calibri" w:hAnsi="Calibri"/>
          <w:noProof/>
          <w:sz w:val="22"/>
          <w:szCs w:val="22"/>
          <w:lang w:eastAsia="en-GB"/>
        </w:rPr>
        <w:tab/>
      </w:r>
      <w:r>
        <w:rPr>
          <w:noProof/>
        </w:rPr>
        <w:t>Burst loss handling audio output sampling rates larger or equal to 16 kHz</w:t>
      </w:r>
      <w:r>
        <w:rPr>
          <w:noProof/>
        </w:rPr>
        <w:tab/>
      </w:r>
      <w:r>
        <w:rPr>
          <w:noProof/>
        </w:rPr>
        <w:fldChar w:fldCharType="begin" w:fldLock="1"/>
      </w:r>
      <w:r>
        <w:rPr>
          <w:noProof/>
        </w:rPr>
        <w:instrText xml:space="preserve"> PAGEREF _Toc123562493 \h </w:instrText>
      </w:r>
      <w:r>
        <w:rPr>
          <w:noProof/>
        </w:rPr>
      </w:r>
      <w:r>
        <w:rPr>
          <w:noProof/>
        </w:rPr>
        <w:fldChar w:fldCharType="separate"/>
      </w:r>
      <w:r>
        <w:rPr>
          <w:noProof/>
        </w:rPr>
        <w:t>82</w:t>
      </w:r>
      <w:r>
        <w:rPr>
          <w:noProof/>
        </w:rPr>
        <w:fldChar w:fldCharType="end"/>
      </w:r>
    </w:p>
    <w:p w14:paraId="58630EF2" w14:textId="77777777" w:rsidR="00E81024" w:rsidRPr="00F9514E" w:rsidRDefault="00E81024">
      <w:pPr>
        <w:pStyle w:val="TOC2"/>
        <w:rPr>
          <w:rFonts w:ascii="Calibri" w:hAnsi="Calibri"/>
          <w:noProof/>
          <w:sz w:val="22"/>
          <w:szCs w:val="22"/>
          <w:lang w:eastAsia="en-GB"/>
        </w:rPr>
      </w:pPr>
      <w:r>
        <w:rPr>
          <w:noProof/>
        </w:rPr>
        <w:t>5.5</w:t>
      </w:r>
      <w:r w:rsidRPr="00F9514E">
        <w:rPr>
          <w:rFonts w:ascii="Calibri" w:hAnsi="Calibri"/>
          <w:noProof/>
          <w:sz w:val="22"/>
          <w:szCs w:val="22"/>
          <w:lang w:eastAsia="en-GB"/>
        </w:rPr>
        <w:tab/>
      </w:r>
      <w:r>
        <w:rPr>
          <w:noProof/>
        </w:rPr>
        <w:t>SID frame concealment operation</w:t>
      </w:r>
      <w:r>
        <w:rPr>
          <w:noProof/>
        </w:rPr>
        <w:tab/>
      </w:r>
      <w:r>
        <w:rPr>
          <w:noProof/>
        </w:rPr>
        <w:fldChar w:fldCharType="begin" w:fldLock="1"/>
      </w:r>
      <w:r>
        <w:rPr>
          <w:noProof/>
        </w:rPr>
        <w:instrText xml:space="preserve"> PAGEREF _Toc123562494 \h </w:instrText>
      </w:r>
      <w:r>
        <w:rPr>
          <w:noProof/>
        </w:rPr>
      </w:r>
      <w:r>
        <w:rPr>
          <w:noProof/>
        </w:rPr>
        <w:fldChar w:fldCharType="separate"/>
      </w:r>
      <w:r>
        <w:rPr>
          <w:noProof/>
        </w:rPr>
        <w:t>83</w:t>
      </w:r>
      <w:r>
        <w:rPr>
          <w:noProof/>
        </w:rPr>
        <w:fldChar w:fldCharType="end"/>
      </w:r>
    </w:p>
    <w:p w14:paraId="6B4137B9" w14:textId="77777777" w:rsidR="00E81024" w:rsidRPr="00F9514E" w:rsidRDefault="00E81024">
      <w:pPr>
        <w:pStyle w:val="TOC8"/>
        <w:rPr>
          <w:rFonts w:ascii="Calibri" w:hAnsi="Calibr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_Toc123562495 \h </w:instrText>
      </w:r>
      <w:r>
        <w:rPr>
          <w:noProof/>
        </w:rPr>
      </w:r>
      <w:r>
        <w:rPr>
          <w:noProof/>
        </w:rPr>
        <w:fldChar w:fldCharType="separate"/>
      </w:r>
      <w:r>
        <w:rPr>
          <w:noProof/>
        </w:rPr>
        <w:t>84</w:t>
      </w:r>
      <w:r>
        <w:rPr>
          <w:noProof/>
        </w:rPr>
        <w:fldChar w:fldCharType="end"/>
      </w:r>
    </w:p>
    <w:p w14:paraId="40039DEE" w14:textId="77777777" w:rsidR="00080512" w:rsidRPr="00D93DB4" w:rsidRDefault="00130B37">
      <w:r>
        <w:rPr>
          <w:noProof/>
          <w:sz w:val="22"/>
        </w:rPr>
        <w:fldChar w:fldCharType="end"/>
      </w:r>
    </w:p>
    <w:p w14:paraId="65CE98B0" w14:textId="77777777" w:rsidR="00080512" w:rsidRPr="00D93DB4" w:rsidRDefault="00080512" w:rsidP="006F6427">
      <w:pPr>
        <w:pStyle w:val="Heading1"/>
      </w:pPr>
      <w:r w:rsidRPr="00D93DB4">
        <w:br w:type="page"/>
      </w:r>
      <w:bookmarkStart w:id="7" w:name="_Toc123562384"/>
      <w:r w:rsidRPr="00D93DB4">
        <w:t>Foreword</w:t>
      </w:r>
      <w:bookmarkEnd w:id="7"/>
    </w:p>
    <w:p w14:paraId="41C480FD" w14:textId="77777777" w:rsidR="00080512" w:rsidRPr="00D93DB4" w:rsidRDefault="00080512">
      <w:r w:rsidRPr="00D93DB4">
        <w:t>This Technical Specification has been produced by the 3</w:t>
      </w:r>
      <w:r w:rsidRPr="00D93DB4">
        <w:rPr>
          <w:vertAlign w:val="superscript"/>
        </w:rPr>
        <w:t>rd</w:t>
      </w:r>
      <w:r w:rsidRPr="00D93DB4">
        <w:t xml:space="preserve"> Generation Partnership Project (3GPP).</w:t>
      </w:r>
    </w:p>
    <w:p w14:paraId="2A9536B7" w14:textId="77777777" w:rsidR="00080512" w:rsidRPr="00D93DB4" w:rsidRDefault="00080512">
      <w:r w:rsidRPr="00D93DB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960C4ED" w14:textId="77777777" w:rsidR="00080512" w:rsidRPr="00D93DB4" w:rsidRDefault="00080512">
      <w:pPr>
        <w:pStyle w:val="B1"/>
      </w:pPr>
      <w:r w:rsidRPr="00D93DB4">
        <w:t>Version x.y.z</w:t>
      </w:r>
    </w:p>
    <w:p w14:paraId="506F85A6" w14:textId="77777777" w:rsidR="00080512" w:rsidRPr="00D93DB4" w:rsidRDefault="00080512">
      <w:pPr>
        <w:pStyle w:val="B1"/>
      </w:pPr>
      <w:r w:rsidRPr="00D93DB4">
        <w:t>where:</w:t>
      </w:r>
    </w:p>
    <w:p w14:paraId="61670B11" w14:textId="77777777" w:rsidR="00080512" w:rsidRPr="00D93DB4" w:rsidRDefault="00080512">
      <w:pPr>
        <w:pStyle w:val="B2"/>
      </w:pPr>
      <w:r w:rsidRPr="00D93DB4">
        <w:t>x</w:t>
      </w:r>
      <w:r w:rsidRPr="00D93DB4">
        <w:tab/>
        <w:t>the first digit:</w:t>
      </w:r>
    </w:p>
    <w:p w14:paraId="49207C3E" w14:textId="77777777" w:rsidR="00080512" w:rsidRPr="00D93DB4" w:rsidRDefault="00080512">
      <w:pPr>
        <w:pStyle w:val="B3"/>
      </w:pPr>
      <w:r w:rsidRPr="00D93DB4">
        <w:t>1</w:t>
      </w:r>
      <w:r w:rsidRPr="00D93DB4">
        <w:tab/>
        <w:t>presented to TSG for information;</w:t>
      </w:r>
    </w:p>
    <w:p w14:paraId="7E4B3408" w14:textId="77777777" w:rsidR="00080512" w:rsidRPr="00D93DB4" w:rsidRDefault="00080512">
      <w:pPr>
        <w:pStyle w:val="B3"/>
      </w:pPr>
      <w:r w:rsidRPr="00D93DB4">
        <w:t>2</w:t>
      </w:r>
      <w:r w:rsidRPr="00D93DB4">
        <w:tab/>
        <w:t>presented to TSG for approval;</w:t>
      </w:r>
    </w:p>
    <w:p w14:paraId="26180B1F" w14:textId="77777777" w:rsidR="00080512" w:rsidRPr="00D93DB4" w:rsidRDefault="00080512">
      <w:pPr>
        <w:pStyle w:val="B3"/>
      </w:pPr>
      <w:r w:rsidRPr="00D93DB4">
        <w:t>3</w:t>
      </w:r>
      <w:r w:rsidRPr="00D93DB4">
        <w:tab/>
        <w:t>or greater indicates TSG approved document under change control.</w:t>
      </w:r>
    </w:p>
    <w:p w14:paraId="036F739D" w14:textId="77777777" w:rsidR="00080512" w:rsidRPr="00D93DB4" w:rsidRDefault="00080512">
      <w:pPr>
        <w:pStyle w:val="B2"/>
      </w:pPr>
      <w:r w:rsidRPr="00D93DB4">
        <w:t>y</w:t>
      </w:r>
      <w:r w:rsidRPr="00D93DB4">
        <w:tab/>
        <w:t>the second digit is incremented for all changes of substance, i.e. technical enhancements, corrections, updates, etc.</w:t>
      </w:r>
    </w:p>
    <w:p w14:paraId="65B30F39" w14:textId="77777777" w:rsidR="00080512" w:rsidRPr="00D93DB4" w:rsidRDefault="00080512">
      <w:pPr>
        <w:pStyle w:val="B2"/>
      </w:pPr>
      <w:r w:rsidRPr="00D93DB4">
        <w:t>z</w:t>
      </w:r>
      <w:r w:rsidRPr="00D93DB4">
        <w:tab/>
        <w:t>the third digit is incremented when editorial only changes have been incorporated in the document.</w:t>
      </w:r>
    </w:p>
    <w:p w14:paraId="215BD899" w14:textId="77777777" w:rsidR="00080512" w:rsidRPr="00D93DB4" w:rsidRDefault="00080512" w:rsidP="006F6427">
      <w:pPr>
        <w:pStyle w:val="Heading1"/>
      </w:pPr>
      <w:r w:rsidRPr="00D93DB4">
        <w:br w:type="page"/>
      </w:r>
      <w:bookmarkStart w:id="8" w:name="_Toc123562385"/>
      <w:r w:rsidRPr="00D93DB4">
        <w:t>1</w:t>
      </w:r>
      <w:r w:rsidRPr="00D93DB4">
        <w:tab/>
        <w:t>Scope</w:t>
      </w:r>
      <w:bookmarkEnd w:id="8"/>
    </w:p>
    <w:p w14:paraId="5B9125B8" w14:textId="77777777" w:rsidR="008632E7" w:rsidRPr="00D93DB4" w:rsidRDefault="005154ED" w:rsidP="005154ED">
      <w:r w:rsidRPr="00D93DB4">
        <w:t>Th</w:t>
      </w:r>
      <w:r w:rsidR="004414FD" w:rsidRPr="00D93DB4">
        <w:t xml:space="preserve">e present document </w:t>
      </w:r>
      <w:r w:rsidRPr="00D93DB4">
        <w:t>defines a frame loss concealment procedure, also termed frame substitution and muting procedure, which is executed by the Enhanced Voice Services (EVS) decoder when one or more frames (speech or audio or SID frames) are unavailable for decoding due to e.g. packet loss, corruption of a packet or late arrival of a packet.</w:t>
      </w:r>
    </w:p>
    <w:p w14:paraId="6A60F043" w14:textId="77777777" w:rsidR="00080512" w:rsidRPr="00D93DB4" w:rsidRDefault="00080512" w:rsidP="006F6427">
      <w:pPr>
        <w:pStyle w:val="Heading1"/>
      </w:pPr>
      <w:bookmarkStart w:id="9" w:name="_Toc123562386"/>
      <w:r w:rsidRPr="00D93DB4">
        <w:t>2</w:t>
      </w:r>
      <w:r w:rsidRPr="00D93DB4">
        <w:tab/>
        <w:t>References</w:t>
      </w:r>
      <w:bookmarkEnd w:id="9"/>
    </w:p>
    <w:p w14:paraId="23EE342D" w14:textId="77777777" w:rsidR="00080512" w:rsidRPr="00D93DB4" w:rsidRDefault="00080512">
      <w:r w:rsidRPr="00D93DB4">
        <w:t>The following documents contain provisions which, through reference in this text, constitute provisions of the present document.</w:t>
      </w:r>
    </w:p>
    <w:p w14:paraId="0454632A" w14:textId="77777777" w:rsidR="00080512" w:rsidRPr="00D93DB4" w:rsidRDefault="00080512">
      <w:pPr>
        <w:pStyle w:val="B1"/>
      </w:pPr>
      <w:r w:rsidRPr="00D93DB4">
        <w:t>-</w:t>
      </w:r>
      <w:r w:rsidRPr="00D93DB4">
        <w:tab/>
        <w:t>References are either specific (identified by date of publication, edition numbe</w:t>
      </w:r>
      <w:r w:rsidR="00DC4DA2" w:rsidRPr="00D93DB4">
        <w:t>r, version number, etc.) or non</w:t>
      </w:r>
      <w:r w:rsidR="00DC4DA2" w:rsidRPr="00D93DB4">
        <w:noBreakHyphen/>
      </w:r>
      <w:r w:rsidRPr="00D93DB4">
        <w:t>specific.</w:t>
      </w:r>
    </w:p>
    <w:p w14:paraId="346CFA4E" w14:textId="77777777" w:rsidR="00080512" w:rsidRPr="00D93DB4" w:rsidRDefault="00080512">
      <w:pPr>
        <w:pStyle w:val="B1"/>
      </w:pPr>
      <w:r w:rsidRPr="00D93DB4">
        <w:t>-</w:t>
      </w:r>
      <w:r w:rsidRPr="00D93DB4">
        <w:tab/>
        <w:t>For a specific reference, subsequent revisions do not apply.</w:t>
      </w:r>
    </w:p>
    <w:p w14:paraId="53CB5714" w14:textId="77777777" w:rsidR="00080512" w:rsidRPr="00D93DB4" w:rsidRDefault="00080512">
      <w:pPr>
        <w:pStyle w:val="B1"/>
      </w:pPr>
      <w:r w:rsidRPr="00D93DB4">
        <w:t>-</w:t>
      </w:r>
      <w:r w:rsidRPr="00D93DB4">
        <w:tab/>
        <w:t>For a non-specific reference, the latest version applies. In the case of a reference to a 3GPP document (including a GSM document), a non-specific reference implicitly refers to the latest version of that document</w:t>
      </w:r>
      <w:r w:rsidRPr="00D93DB4">
        <w:rPr>
          <w:i/>
        </w:rPr>
        <w:t xml:space="preserve"> in the same Release as the present document</w:t>
      </w:r>
      <w:r w:rsidRPr="00D93DB4">
        <w:t>.</w:t>
      </w:r>
    </w:p>
    <w:p w14:paraId="3AD884D0" w14:textId="77777777" w:rsidR="00EC4A25" w:rsidRPr="00D93DB4" w:rsidRDefault="00EC4A25" w:rsidP="00EC4A25">
      <w:pPr>
        <w:pStyle w:val="EX"/>
      </w:pPr>
      <w:r w:rsidRPr="00D93DB4">
        <w:t>[1]</w:t>
      </w:r>
      <w:r w:rsidRPr="00D93DB4">
        <w:tab/>
      </w:r>
      <w:r w:rsidR="00C111B4" w:rsidRPr="00D93DB4">
        <w:t>3GPP TR 21.905: "Vocabulary for 3GPP Specifications".</w:t>
      </w:r>
    </w:p>
    <w:p w14:paraId="1F6C04A5" w14:textId="77777777" w:rsidR="00AD3D94" w:rsidRPr="00D93DB4" w:rsidRDefault="00AD3D94" w:rsidP="00AD0107">
      <w:pPr>
        <w:pStyle w:val="EX"/>
      </w:pPr>
      <w:r w:rsidRPr="00D93DB4">
        <w:t>[</w:t>
      </w:r>
      <w:r w:rsidR="00314012" w:rsidRPr="00D93DB4">
        <w:t>2</w:t>
      </w:r>
      <w:r w:rsidRPr="00D93DB4">
        <w:t>]</w:t>
      </w:r>
      <w:r w:rsidRPr="00D93DB4">
        <w:tab/>
      </w:r>
      <w:r w:rsidR="00C111B4" w:rsidRPr="00D93DB4">
        <w:t>3GPP TS 26.441: "Codec for Enhanced Voice Services (EVS); General Overview".</w:t>
      </w:r>
    </w:p>
    <w:p w14:paraId="0DFAE2B2" w14:textId="77777777" w:rsidR="00AD3D94" w:rsidRPr="00D93DB4" w:rsidRDefault="00AD3D94" w:rsidP="00AD3D94">
      <w:pPr>
        <w:pStyle w:val="EX"/>
      </w:pPr>
      <w:r w:rsidRPr="00D93DB4">
        <w:t>[</w:t>
      </w:r>
      <w:r w:rsidR="00314012" w:rsidRPr="00D93DB4">
        <w:t>3</w:t>
      </w:r>
      <w:r w:rsidRPr="00D93DB4">
        <w:t>]</w:t>
      </w:r>
      <w:r w:rsidRPr="00D93DB4">
        <w:tab/>
      </w:r>
      <w:r w:rsidR="00C111B4" w:rsidRPr="00D93DB4">
        <w:t>3GPP TS 26.442: "Codec for Enhanced Voice Services (EVS); ANSI C code (fixed-point)".</w:t>
      </w:r>
    </w:p>
    <w:p w14:paraId="6CD77558" w14:textId="77777777" w:rsidR="00AD3D94" w:rsidRPr="00D93DB4" w:rsidRDefault="00314012" w:rsidP="00AD3D94">
      <w:pPr>
        <w:pStyle w:val="EX"/>
      </w:pPr>
      <w:r w:rsidRPr="00D93DB4">
        <w:t>[4]</w:t>
      </w:r>
      <w:r w:rsidR="00AD3D94" w:rsidRPr="00D93DB4">
        <w:tab/>
      </w:r>
      <w:r w:rsidR="00C111B4" w:rsidRPr="00D93DB4">
        <w:t>3GPP TS 26.444: "Codec for Enhanced Voice Services (EVS); Test Sequences".</w:t>
      </w:r>
    </w:p>
    <w:p w14:paraId="20BD9107" w14:textId="77777777" w:rsidR="00AD3D94" w:rsidRPr="00D93DB4" w:rsidRDefault="00314012" w:rsidP="00AD3D94">
      <w:pPr>
        <w:pStyle w:val="EX"/>
      </w:pPr>
      <w:r w:rsidRPr="00D93DB4">
        <w:t>[5]</w:t>
      </w:r>
      <w:r w:rsidR="00AD3D94" w:rsidRPr="00D93DB4">
        <w:tab/>
      </w:r>
      <w:r w:rsidR="00C111B4" w:rsidRPr="00D93DB4">
        <w:t>3GPP TS 26.445: "Codec for Enhanced Voice Services (EVS); Detailed Algorithmic Description".</w:t>
      </w:r>
    </w:p>
    <w:p w14:paraId="23718E4A" w14:textId="77777777" w:rsidR="00080512" w:rsidRPr="00D93DB4" w:rsidRDefault="00AD3D94" w:rsidP="000C51E6">
      <w:pPr>
        <w:pStyle w:val="EX"/>
      </w:pPr>
      <w:r w:rsidRPr="00D93DB4">
        <w:t>[</w:t>
      </w:r>
      <w:r w:rsidR="00314012" w:rsidRPr="00D93DB4">
        <w:t>6</w:t>
      </w:r>
      <w:r w:rsidRPr="00D93DB4">
        <w:t>]</w:t>
      </w:r>
      <w:r w:rsidRPr="00D93DB4">
        <w:tab/>
      </w:r>
      <w:r w:rsidR="00C111B4" w:rsidRPr="00D93DB4">
        <w:t>3GPP TS 26.446: "Codec for Enhanced Voice Services (EVS); AMR-WB Backward Compatible Functions".</w:t>
      </w:r>
    </w:p>
    <w:p w14:paraId="566C7111" w14:textId="77777777" w:rsidR="00C959A1" w:rsidRDefault="00C959A1" w:rsidP="000C51E6">
      <w:pPr>
        <w:pStyle w:val="EX"/>
      </w:pPr>
      <w:r w:rsidRPr="00D93DB4">
        <w:t>[7]</w:t>
      </w:r>
      <w:r w:rsidRPr="00D93DB4">
        <w:tab/>
        <w:t>R. Martin, Noise Power Spectral Density Estimation Based on Optimal Smoothing and Minimum Statistics, 2001</w:t>
      </w:r>
    </w:p>
    <w:p w14:paraId="193A7E42" w14:textId="77777777" w:rsidR="00AD0107" w:rsidRDefault="00AD0107" w:rsidP="00AD0107">
      <w:pPr>
        <w:pStyle w:val="EX"/>
      </w:pPr>
      <w:r>
        <w:t>[8</w:t>
      </w:r>
      <w:r w:rsidRPr="00D93DB4">
        <w:t>]</w:t>
      </w:r>
      <w:r w:rsidRPr="00D93DB4">
        <w:tab/>
      </w:r>
      <w:r>
        <w:t>3GPP TS 26.443</w:t>
      </w:r>
      <w:r w:rsidRPr="00D93DB4">
        <w:t>:</w:t>
      </w:r>
      <w:r>
        <w:t xml:space="preserve"> </w:t>
      </w:r>
      <w:r w:rsidRPr="00567C27">
        <w:t>"</w:t>
      </w:r>
      <w:r w:rsidRPr="00A72389">
        <w:t>Codec for Enhanced Voice Services (EVS); ANSI C code (floating-point)</w:t>
      </w:r>
      <w:r w:rsidRPr="00D93DB4">
        <w:t>"</w:t>
      </w:r>
    </w:p>
    <w:p w14:paraId="740A5EB9" w14:textId="77777777" w:rsidR="00AD0107" w:rsidRPr="00D93DB4" w:rsidRDefault="00AD0107" w:rsidP="00AD0107">
      <w:pPr>
        <w:pStyle w:val="EX"/>
      </w:pPr>
      <w:r>
        <w:t>[9]</w:t>
      </w:r>
      <w:r>
        <w:tab/>
      </w:r>
      <w:r w:rsidRPr="00567C27">
        <w:t>3GPP TS 26.</w:t>
      </w:r>
      <w:r>
        <w:t>452</w:t>
      </w:r>
      <w:r w:rsidRPr="00567C27">
        <w:t>: "</w:t>
      </w:r>
      <w:r w:rsidRPr="00B400AF">
        <w:t>Codec for Enhanced Voice Services (EVS); ANSI C code; Alternative fixed-point using updated basic operators</w:t>
      </w:r>
      <w:r w:rsidRPr="00567C27">
        <w:t>".</w:t>
      </w:r>
    </w:p>
    <w:p w14:paraId="4CE0DA9D" w14:textId="77777777" w:rsidR="00080512" w:rsidRPr="00D93DB4" w:rsidRDefault="00080512" w:rsidP="00236CE3">
      <w:pPr>
        <w:pStyle w:val="Heading1"/>
      </w:pPr>
      <w:bookmarkStart w:id="10" w:name="_Toc123562387"/>
      <w:r w:rsidRPr="00D93DB4">
        <w:t>3</w:t>
      </w:r>
      <w:r w:rsidRPr="00D93DB4">
        <w:tab/>
        <w:t xml:space="preserve">Definitions, </w:t>
      </w:r>
      <w:r w:rsidR="008028A4" w:rsidRPr="00D93DB4">
        <w:t>symbols and abbreviations</w:t>
      </w:r>
      <w:bookmarkEnd w:id="10"/>
    </w:p>
    <w:p w14:paraId="692F992A" w14:textId="77777777" w:rsidR="00080512" w:rsidRPr="00D93DB4" w:rsidRDefault="00080512" w:rsidP="006F6427">
      <w:pPr>
        <w:pStyle w:val="Heading2"/>
      </w:pPr>
      <w:bookmarkStart w:id="11" w:name="_Toc123562388"/>
      <w:r w:rsidRPr="00D93DB4">
        <w:t>3.1</w:t>
      </w:r>
      <w:r w:rsidRPr="00D93DB4">
        <w:tab/>
        <w:t>Definitions</w:t>
      </w:r>
      <w:bookmarkEnd w:id="11"/>
    </w:p>
    <w:p w14:paraId="6213E22F" w14:textId="77777777" w:rsidR="00080512" w:rsidRPr="00D93DB4" w:rsidRDefault="00080512">
      <w:r w:rsidRPr="00D93DB4">
        <w:t>For the purposes of the present document, the terms and definitions given in TR 21.905 [</w:t>
      </w:r>
      <w:r w:rsidR="004D3578" w:rsidRPr="00D93DB4">
        <w:t>1</w:t>
      </w:r>
      <w:r w:rsidRPr="00D93DB4">
        <w:t>] and the following apply. A term defined in the present document takes precedence over the definition of the same term, if any, in TR 21.905 [</w:t>
      </w:r>
      <w:r w:rsidR="004D3578" w:rsidRPr="00D93DB4">
        <w:t>1</w:t>
      </w:r>
      <w:r w:rsidRPr="00D93DB4">
        <w:t>].</w:t>
      </w:r>
    </w:p>
    <w:p w14:paraId="2FD8FD91" w14:textId="77777777" w:rsidR="00236CE3" w:rsidRPr="00D93DB4" w:rsidRDefault="00236CE3">
      <w:r w:rsidRPr="00D93DB4">
        <w:t xml:space="preserve">Further EVS codec </w:t>
      </w:r>
      <w:r w:rsidR="00E6161D" w:rsidRPr="00D93DB4">
        <w:t>specific</w:t>
      </w:r>
      <w:r w:rsidRPr="00D93DB4">
        <w:t xml:space="preserve"> definitions are found in </w:t>
      </w:r>
      <w:r w:rsidR="00E6161D" w:rsidRPr="00D93DB4">
        <w:t>clause 3.1 of</w:t>
      </w:r>
      <w:r w:rsidR="00E6161D" w:rsidRPr="00D93DB4">
        <w:rPr>
          <w:lang w:eastAsia="en-CA"/>
        </w:rPr>
        <w:t xml:space="preserve"> </w:t>
      </w:r>
      <w:r w:rsidR="00314012" w:rsidRPr="00D93DB4">
        <w:t>[5]</w:t>
      </w:r>
      <w:r w:rsidR="00E6161D" w:rsidRPr="00D93DB4">
        <w:t>.</w:t>
      </w:r>
    </w:p>
    <w:p w14:paraId="32846B02" w14:textId="77777777" w:rsidR="00080512" w:rsidRPr="00D93DB4" w:rsidRDefault="00080512" w:rsidP="006F6427">
      <w:pPr>
        <w:pStyle w:val="Heading2"/>
      </w:pPr>
      <w:bookmarkStart w:id="12" w:name="_Toc123562389"/>
      <w:r w:rsidRPr="00D93DB4">
        <w:t>3.2</w:t>
      </w:r>
      <w:r w:rsidRPr="00D93DB4">
        <w:tab/>
        <w:t>Symbols</w:t>
      </w:r>
      <w:bookmarkEnd w:id="12"/>
    </w:p>
    <w:p w14:paraId="1D0A0292" w14:textId="77777777" w:rsidR="00700C1B" w:rsidRPr="00D93DB4" w:rsidRDefault="00700C1B" w:rsidP="00700C1B">
      <w:pPr>
        <w:keepNext/>
      </w:pPr>
      <w:r w:rsidRPr="00D93DB4">
        <w:t>For the purposes of the present document, the following symbols apply:</w:t>
      </w:r>
    </w:p>
    <w:p w14:paraId="24116286" w14:textId="77777777" w:rsidR="00080512" w:rsidRPr="00D93DB4" w:rsidRDefault="00E6161D" w:rsidP="00E6161D">
      <w:pPr>
        <w:pStyle w:val="EW"/>
        <w:ind w:left="0" w:firstLine="0"/>
      </w:pPr>
      <w:r w:rsidRPr="00D93DB4">
        <w:t>EVS codec specific symbol definitions may be found in clause 3.2 of</w:t>
      </w:r>
      <w:r w:rsidRPr="00D93DB4">
        <w:rPr>
          <w:lang w:eastAsia="en-CA"/>
        </w:rPr>
        <w:t xml:space="preserve"> </w:t>
      </w:r>
      <w:r w:rsidR="00314012" w:rsidRPr="00D93DB4">
        <w:t>[5]</w:t>
      </w:r>
      <w:r w:rsidRPr="00D93DB4">
        <w:t>.</w:t>
      </w:r>
    </w:p>
    <w:p w14:paraId="49FD6D18" w14:textId="77777777" w:rsidR="00080512" w:rsidRPr="00D93DB4" w:rsidRDefault="00080512" w:rsidP="006F6427">
      <w:pPr>
        <w:pStyle w:val="Heading2"/>
      </w:pPr>
      <w:bookmarkStart w:id="13" w:name="_Toc123562390"/>
      <w:r w:rsidRPr="00D93DB4">
        <w:t>3.3</w:t>
      </w:r>
      <w:r w:rsidRPr="00D93DB4">
        <w:tab/>
        <w:t>Abbreviations</w:t>
      </w:r>
      <w:bookmarkEnd w:id="13"/>
    </w:p>
    <w:p w14:paraId="1A4F1753" w14:textId="77777777" w:rsidR="00080512" w:rsidRPr="00D93DB4" w:rsidRDefault="00080512">
      <w:pPr>
        <w:keepNext/>
      </w:pPr>
      <w:r w:rsidRPr="00D93DB4">
        <w:t>For the purposes of the present document, the abb</w:t>
      </w:r>
      <w:r w:rsidR="004D3578" w:rsidRPr="00D93DB4">
        <w:t>reviations given in TR 21.905 [1</w:t>
      </w:r>
      <w:r w:rsidRPr="00D93DB4">
        <w:t>] and the following apply. An abbreviation defined in the present document takes precedence over the definition of the same abbre</w:t>
      </w:r>
      <w:r w:rsidR="004D3578" w:rsidRPr="00D93DB4">
        <w:t>viation, if any, in TR 21.905 [1</w:t>
      </w:r>
      <w:r w:rsidRPr="00D93DB4">
        <w:t>].</w:t>
      </w:r>
    </w:p>
    <w:p w14:paraId="673E8A51" w14:textId="77777777" w:rsidR="00700C1B" w:rsidRPr="00D93DB4" w:rsidRDefault="00700C1B" w:rsidP="000C51E6">
      <w:pPr>
        <w:pStyle w:val="EW"/>
        <w:rPr>
          <w:lang w:val="fr-FR" w:eastAsia="zh-CN"/>
        </w:rPr>
      </w:pPr>
      <w:r w:rsidRPr="00D93DB4">
        <w:rPr>
          <w:lang w:val="fr-FR" w:eastAsia="zh-CN"/>
        </w:rPr>
        <w:t>AMR</w:t>
      </w:r>
      <w:r w:rsidRPr="00D93DB4">
        <w:rPr>
          <w:lang w:val="fr-FR" w:eastAsia="zh-CN"/>
        </w:rPr>
        <w:tab/>
        <w:t>Adaptive Multi Rate (codec)</w:t>
      </w:r>
    </w:p>
    <w:p w14:paraId="654D23FC" w14:textId="77777777" w:rsidR="00700C1B" w:rsidRPr="00D93DB4" w:rsidRDefault="00700C1B" w:rsidP="000C51E6">
      <w:pPr>
        <w:pStyle w:val="EW"/>
        <w:rPr>
          <w:lang w:eastAsia="zh-CN"/>
        </w:rPr>
      </w:pPr>
      <w:r w:rsidRPr="00D93DB4">
        <w:rPr>
          <w:lang w:eastAsia="zh-CN"/>
        </w:rPr>
        <w:t>AMR-NB</w:t>
      </w:r>
      <w:r w:rsidRPr="00D93DB4">
        <w:rPr>
          <w:lang w:eastAsia="zh-CN"/>
        </w:rPr>
        <w:tab/>
        <w:t>Adaptive Multi Rate Narrowband (codec) = AMR</w:t>
      </w:r>
    </w:p>
    <w:p w14:paraId="5B6A5D3A" w14:textId="77777777" w:rsidR="00700C1B" w:rsidRPr="00D93DB4" w:rsidRDefault="00700C1B" w:rsidP="000C51E6">
      <w:pPr>
        <w:pStyle w:val="EW"/>
        <w:rPr>
          <w:lang w:eastAsia="zh-CN"/>
        </w:rPr>
      </w:pPr>
      <w:r w:rsidRPr="00D93DB4">
        <w:rPr>
          <w:lang w:eastAsia="zh-CN"/>
        </w:rPr>
        <w:t>AMR-WB</w:t>
      </w:r>
      <w:r w:rsidRPr="00D93DB4">
        <w:rPr>
          <w:lang w:eastAsia="zh-CN"/>
        </w:rPr>
        <w:tab/>
        <w:t>Adaptive Multi Rate Wideband (codec)</w:t>
      </w:r>
    </w:p>
    <w:p w14:paraId="1A875C61" w14:textId="77777777" w:rsidR="00700C1B" w:rsidRPr="00D93DB4" w:rsidRDefault="00700C1B" w:rsidP="000C51E6">
      <w:pPr>
        <w:pStyle w:val="EW"/>
        <w:rPr>
          <w:lang w:eastAsia="zh-CN"/>
        </w:rPr>
      </w:pPr>
      <w:r w:rsidRPr="00D93DB4">
        <w:rPr>
          <w:lang w:eastAsia="zh-CN"/>
        </w:rPr>
        <w:t>EFR</w:t>
      </w:r>
      <w:r w:rsidRPr="00D93DB4">
        <w:rPr>
          <w:lang w:eastAsia="zh-CN"/>
        </w:rPr>
        <w:tab/>
        <w:t>Enhanced Full Rate (codec)</w:t>
      </w:r>
    </w:p>
    <w:p w14:paraId="55EFB4B4" w14:textId="77777777" w:rsidR="00700C1B" w:rsidRPr="00D93DB4" w:rsidRDefault="00700C1B" w:rsidP="000C51E6">
      <w:pPr>
        <w:pStyle w:val="EW"/>
        <w:rPr>
          <w:lang w:eastAsia="zh-CN"/>
        </w:rPr>
      </w:pPr>
      <w:r w:rsidRPr="00D93DB4">
        <w:rPr>
          <w:lang w:eastAsia="zh-CN"/>
        </w:rPr>
        <w:t>EVS</w:t>
      </w:r>
      <w:r w:rsidRPr="00D93DB4">
        <w:rPr>
          <w:lang w:eastAsia="zh-CN"/>
        </w:rPr>
        <w:tab/>
        <w:t>Enhanced Voice Services</w:t>
      </w:r>
    </w:p>
    <w:p w14:paraId="67F43175" w14:textId="77777777" w:rsidR="00700C1B" w:rsidRPr="00D93DB4" w:rsidRDefault="00700C1B" w:rsidP="000C51E6">
      <w:pPr>
        <w:pStyle w:val="EW"/>
        <w:rPr>
          <w:lang w:eastAsia="zh-CN"/>
        </w:rPr>
      </w:pPr>
      <w:r w:rsidRPr="00D93DB4">
        <w:rPr>
          <w:lang w:eastAsia="zh-CN"/>
        </w:rPr>
        <w:t>FB</w:t>
      </w:r>
      <w:r w:rsidRPr="00D93DB4">
        <w:rPr>
          <w:lang w:eastAsia="zh-CN"/>
        </w:rPr>
        <w:tab/>
        <w:t>Fullband</w:t>
      </w:r>
    </w:p>
    <w:p w14:paraId="1E1A4E11" w14:textId="77777777" w:rsidR="00700C1B" w:rsidRPr="00D93DB4" w:rsidRDefault="00700C1B" w:rsidP="000C51E6">
      <w:pPr>
        <w:pStyle w:val="EW"/>
        <w:rPr>
          <w:lang w:eastAsia="zh-CN"/>
        </w:rPr>
      </w:pPr>
      <w:r w:rsidRPr="00D93DB4">
        <w:rPr>
          <w:lang w:eastAsia="zh-CN"/>
        </w:rPr>
        <w:t>FR</w:t>
      </w:r>
      <w:r w:rsidRPr="00D93DB4">
        <w:rPr>
          <w:lang w:eastAsia="zh-CN"/>
        </w:rPr>
        <w:tab/>
        <w:t>(GSM) Full Rate (codec)</w:t>
      </w:r>
    </w:p>
    <w:p w14:paraId="72319F9D" w14:textId="77777777" w:rsidR="00700C1B" w:rsidRPr="00D93DB4" w:rsidRDefault="00700C1B" w:rsidP="000C51E6">
      <w:pPr>
        <w:pStyle w:val="EW"/>
        <w:rPr>
          <w:lang w:eastAsia="zh-CN"/>
        </w:rPr>
      </w:pPr>
      <w:r w:rsidRPr="00D93DB4">
        <w:rPr>
          <w:lang w:eastAsia="zh-CN"/>
        </w:rPr>
        <w:t>HR</w:t>
      </w:r>
      <w:r w:rsidRPr="00D93DB4">
        <w:rPr>
          <w:lang w:eastAsia="zh-CN"/>
        </w:rPr>
        <w:tab/>
        <w:t>(GSM) Half Rate (codec)</w:t>
      </w:r>
    </w:p>
    <w:p w14:paraId="74C54823" w14:textId="77777777" w:rsidR="00700C1B" w:rsidRPr="00D93DB4" w:rsidRDefault="00700C1B" w:rsidP="000C51E6">
      <w:pPr>
        <w:pStyle w:val="EW"/>
        <w:rPr>
          <w:lang w:eastAsia="zh-CN"/>
        </w:rPr>
      </w:pPr>
      <w:r w:rsidRPr="00D93DB4">
        <w:rPr>
          <w:lang w:eastAsia="zh-CN"/>
        </w:rPr>
        <w:t>JBM</w:t>
      </w:r>
      <w:r w:rsidRPr="00D93DB4">
        <w:rPr>
          <w:lang w:eastAsia="zh-CN"/>
        </w:rPr>
        <w:tab/>
        <w:t>Jitter Buffer Management</w:t>
      </w:r>
    </w:p>
    <w:p w14:paraId="4F6D5B87" w14:textId="77777777" w:rsidR="00700C1B" w:rsidRPr="00D93DB4" w:rsidRDefault="00700C1B" w:rsidP="000C51E6">
      <w:pPr>
        <w:pStyle w:val="EW"/>
        <w:rPr>
          <w:color w:val="000000"/>
        </w:rPr>
      </w:pPr>
      <w:r w:rsidRPr="00D93DB4">
        <w:rPr>
          <w:lang w:eastAsia="zh-CN"/>
        </w:rPr>
        <w:t>MTSI</w:t>
      </w:r>
      <w:r w:rsidRPr="00D93DB4">
        <w:rPr>
          <w:lang w:eastAsia="zh-CN"/>
        </w:rPr>
        <w:tab/>
      </w:r>
      <w:r w:rsidRPr="00D93DB4">
        <w:rPr>
          <w:color w:val="000000"/>
        </w:rPr>
        <w:t>Multimedia Telephony Service for IMS</w:t>
      </w:r>
    </w:p>
    <w:p w14:paraId="315D2AC7" w14:textId="77777777" w:rsidR="00700C1B" w:rsidRPr="00D93DB4" w:rsidRDefault="00700C1B" w:rsidP="000C51E6">
      <w:pPr>
        <w:pStyle w:val="EW"/>
        <w:rPr>
          <w:lang w:eastAsia="zh-CN"/>
        </w:rPr>
      </w:pPr>
      <w:r w:rsidRPr="00D93DB4">
        <w:rPr>
          <w:lang w:eastAsia="zh-CN"/>
        </w:rPr>
        <w:t>NB</w:t>
      </w:r>
      <w:r w:rsidRPr="00D93DB4">
        <w:rPr>
          <w:lang w:eastAsia="zh-CN"/>
        </w:rPr>
        <w:tab/>
        <w:t>Narrowband</w:t>
      </w:r>
    </w:p>
    <w:p w14:paraId="5E3EDAE0" w14:textId="77777777" w:rsidR="00700C1B" w:rsidRPr="00D93DB4" w:rsidRDefault="00700C1B" w:rsidP="000C51E6">
      <w:pPr>
        <w:pStyle w:val="EW"/>
        <w:rPr>
          <w:lang w:eastAsia="zh-CN"/>
        </w:rPr>
      </w:pPr>
      <w:r w:rsidRPr="00D93DB4">
        <w:rPr>
          <w:lang w:eastAsia="zh-CN"/>
        </w:rPr>
        <w:t>PLC</w:t>
      </w:r>
      <w:r w:rsidRPr="00D93DB4">
        <w:rPr>
          <w:lang w:eastAsia="zh-CN"/>
        </w:rPr>
        <w:tab/>
        <w:t>Packet Loss Concealment</w:t>
      </w:r>
    </w:p>
    <w:p w14:paraId="2C5FA143" w14:textId="77777777" w:rsidR="00700C1B" w:rsidRPr="00D93DB4" w:rsidRDefault="00700C1B" w:rsidP="000C51E6">
      <w:pPr>
        <w:pStyle w:val="EW"/>
        <w:rPr>
          <w:lang w:eastAsia="zh-CN"/>
        </w:rPr>
      </w:pPr>
      <w:r w:rsidRPr="00D93DB4">
        <w:rPr>
          <w:lang w:eastAsia="zh-CN"/>
        </w:rPr>
        <w:t>PS</w:t>
      </w:r>
      <w:r w:rsidRPr="00D93DB4">
        <w:rPr>
          <w:lang w:eastAsia="zh-CN"/>
        </w:rPr>
        <w:tab/>
        <w:t>Packet Switched</w:t>
      </w:r>
    </w:p>
    <w:p w14:paraId="6BBA51AB" w14:textId="77777777" w:rsidR="00700C1B" w:rsidRPr="00D93DB4" w:rsidRDefault="00700C1B" w:rsidP="000C51E6">
      <w:pPr>
        <w:pStyle w:val="EW"/>
        <w:rPr>
          <w:lang w:eastAsia="zh-CN"/>
        </w:rPr>
      </w:pPr>
      <w:r w:rsidRPr="00D93DB4">
        <w:rPr>
          <w:lang w:eastAsia="zh-CN"/>
        </w:rPr>
        <w:t>PSTN</w:t>
      </w:r>
      <w:r w:rsidRPr="00D93DB4">
        <w:rPr>
          <w:lang w:eastAsia="zh-CN"/>
        </w:rPr>
        <w:tab/>
        <w:t>Public Switched Telephone Network</w:t>
      </w:r>
    </w:p>
    <w:p w14:paraId="65DBEE27" w14:textId="77777777" w:rsidR="00700C1B" w:rsidRPr="00D93DB4" w:rsidRDefault="00700C1B" w:rsidP="000C51E6">
      <w:pPr>
        <w:pStyle w:val="EW"/>
        <w:rPr>
          <w:lang w:eastAsia="zh-CN"/>
        </w:rPr>
      </w:pPr>
      <w:r w:rsidRPr="00D93DB4">
        <w:rPr>
          <w:lang w:eastAsia="zh-CN"/>
        </w:rPr>
        <w:t>SWB</w:t>
      </w:r>
      <w:r w:rsidRPr="00D93DB4">
        <w:rPr>
          <w:lang w:eastAsia="zh-CN"/>
        </w:rPr>
        <w:tab/>
        <w:t>Super Wideband</w:t>
      </w:r>
    </w:p>
    <w:p w14:paraId="414C30B3" w14:textId="77777777" w:rsidR="00700C1B" w:rsidRPr="00D93DB4" w:rsidRDefault="00700C1B" w:rsidP="000C51E6">
      <w:pPr>
        <w:pStyle w:val="EX"/>
        <w:rPr>
          <w:lang w:eastAsia="zh-CN"/>
        </w:rPr>
      </w:pPr>
      <w:r w:rsidRPr="00D93DB4">
        <w:rPr>
          <w:lang w:eastAsia="zh-CN"/>
        </w:rPr>
        <w:t>WB</w:t>
      </w:r>
      <w:r w:rsidRPr="00D93DB4">
        <w:rPr>
          <w:lang w:eastAsia="zh-CN"/>
        </w:rPr>
        <w:tab/>
        <w:t>Wideband</w:t>
      </w:r>
    </w:p>
    <w:p w14:paraId="22F51766" w14:textId="77777777" w:rsidR="00080512" w:rsidRPr="00D93DB4" w:rsidRDefault="00E6161D" w:rsidP="00E6161D">
      <w:pPr>
        <w:keepLines/>
        <w:rPr>
          <w:lang w:eastAsia="zh-CN"/>
        </w:rPr>
      </w:pPr>
      <w:r w:rsidRPr="00D93DB4">
        <w:t>Further EVS codec specific abbreviations may be found in clause 3.3 of</w:t>
      </w:r>
      <w:r w:rsidRPr="00D93DB4">
        <w:rPr>
          <w:lang w:eastAsia="en-CA"/>
        </w:rPr>
        <w:t xml:space="preserve"> </w:t>
      </w:r>
      <w:r w:rsidR="00314012" w:rsidRPr="00D93DB4">
        <w:t>[5]</w:t>
      </w:r>
      <w:r w:rsidRPr="00D93DB4">
        <w:t>.</w:t>
      </w:r>
    </w:p>
    <w:p w14:paraId="2F8F6BC3" w14:textId="77777777" w:rsidR="00970661" w:rsidRPr="00D93DB4" w:rsidRDefault="00970661" w:rsidP="00970661">
      <w:pPr>
        <w:pStyle w:val="Heading1"/>
      </w:pPr>
      <w:bookmarkStart w:id="14" w:name="_Toc123562391"/>
      <w:r w:rsidRPr="00D93DB4">
        <w:t>4</w:t>
      </w:r>
      <w:r w:rsidRPr="00D93DB4">
        <w:tab/>
        <w:t>General</w:t>
      </w:r>
      <w:bookmarkEnd w:id="14"/>
    </w:p>
    <w:p w14:paraId="2C25EB29" w14:textId="77777777" w:rsidR="00970661" w:rsidRPr="00D93DB4" w:rsidRDefault="00970661" w:rsidP="00970661">
      <w:r w:rsidRPr="00D93DB4">
        <w:t>The purpose of the frame loss concealment procedure is to conceal the effect of any unavailable EVS frame (speech or audio or SID) for decoding. The concealment of erased frames covers both the reconstruction of missing frames and the techniques to ensure smooth and rapid recovery of normal synthesis after erased segments. The frame loss concealment procedure also covers proper strategies including muting or fading to background noise for the case of multiple frame losses in a row. The purpose of muting the output or fading to background noise in the case of several lost frames in a row is to indicate the breakdown of the channel to the user and to avoid generating possible annoying sounds as a result from the frame loss concealment procedure.</w:t>
      </w:r>
    </w:p>
    <w:p w14:paraId="45BB5D22" w14:textId="77777777" w:rsidR="00970661" w:rsidRPr="00D93DB4" w:rsidRDefault="009B0443" w:rsidP="00970661">
      <w:r w:rsidRPr="00D93DB4">
        <w:t>Unless stated differently, f</w:t>
      </w:r>
      <w:r w:rsidR="00970661" w:rsidRPr="00D93DB4">
        <w:t>ading operations (described in subclause 5.3.4 and subclause 5.4.6) start already with the first lost frame.</w:t>
      </w:r>
    </w:p>
    <w:p w14:paraId="3FF0C801" w14:textId="77777777" w:rsidR="00970661" w:rsidRPr="00D93DB4" w:rsidRDefault="00970661" w:rsidP="00DC2C61">
      <w:r w:rsidRPr="00D93DB4">
        <w:t xml:space="preserve">Given the architecture and features of the EVS codec (details in [EVS Codec Detailed Algorithmic Description]) the frame loss concealment procedure comprises concealment methods for the various major codec modules, such as signal classification, spectral envelope (LPC), ACELP, MDCT and Bandwidth Extension. A particular feature of the EVS codec is </w:t>
      </w:r>
      <w:r w:rsidR="005B1611" w:rsidRPr="00D93DB4">
        <w:t>'</w:t>
      </w:r>
      <w:r w:rsidRPr="00D93DB4">
        <w:t>guided</w:t>
      </w:r>
      <w:r w:rsidR="005B1611" w:rsidRPr="00D93DB4">
        <w:t>'</w:t>
      </w:r>
      <w:r w:rsidRPr="00D93DB4">
        <w:t xml:space="preserve"> frame loss concealment for which the encoder provides specific supplementary data </w:t>
      </w:r>
      <w:r w:rsidR="009B0443" w:rsidRPr="00D93DB4">
        <w:t xml:space="preserve">guiding the concealment during erased frames and </w:t>
      </w:r>
      <w:r w:rsidRPr="00D93DB4">
        <w:t>enhancing the convergence and recovery of the decoder after erased frames. The description in this specification is limited o</w:t>
      </w:r>
      <w:r w:rsidR="009B0443" w:rsidRPr="00D93DB4">
        <w:t>n</w:t>
      </w:r>
      <w:r w:rsidRPr="00D93DB4">
        <w:t xml:space="preserve"> how to apply the </w:t>
      </w:r>
      <w:r w:rsidR="005B1611" w:rsidRPr="00D93DB4">
        <w:t>'</w:t>
      </w:r>
      <w:r w:rsidRPr="00D93DB4">
        <w:t>guided</w:t>
      </w:r>
      <w:r w:rsidR="005B1611" w:rsidRPr="00D93DB4">
        <w:t>'</w:t>
      </w:r>
      <w:r w:rsidRPr="00D93DB4">
        <w:t xml:space="preserve"> frame loss concealment data; the corresponding encoding operations are described as part of the EVS codec algorithmic description </w:t>
      </w:r>
      <w:r w:rsidR="00314012" w:rsidRPr="00D93DB4">
        <w:t>[5]</w:t>
      </w:r>
      <w:r w:rsidRPr="00D93DB4">
        <w:t>.</w:t>
      </w:r>
    </w:p>
    <w:p w14:paraId="1335A25C" w14:textId="77777777" w:rsidR="00F12118" w:rsidRPr="00D93DB4" w:rsidRDefault="00F12118" w:rsidP="00F12118">
      <w:r w:rsidRPr="00D93DB4">
        <w:t xml:space="preserve">The procedure of </w:t>
      </w:r>
      <w:r w:rsidR="00064C44" w:rsidRPr="00D93DB4">
        <w:t>the present document</w:t>
      </w:r>
      <w:r w:rsidRPr="00D93DB4">
        <w:t xml:space="preserve"> is mandatory for implementation in all network entities and User Equipment (UE)s supporting the EVS decoder. </w:t>
      </w:r>
    </w:p>
    <w:p w14:paraId="0BA26EA7" w14:textId="77777777" w:rsidR="00AD0107" w:rsidRPr="00D93DB4" w:rsidRDefault="00AD0107" w:rsidP="00AD0107">
      <w:r w:rsidRPr="00D93DB4">
        <w:t>The present document does not describe the ANSI</w:t>
      </w:r>
      <w:r>
        <w:t xml:space="preserve"> </w:t>
      </w:r>
      <w:r w:rsidRPr="00D93DB4">
        <w:t xml:space="preserve">C code of this procedure. For a description of </w:t>
      </w:r>
      <w:r>
        <w:t xml:space="preserve">the two reference </w:t>
      </w:r>
      <w:r w:rsidRPr="00D93DB4">
        <w:t xml:space="preserve">fixed-point ANSI C code </w:t>
      </w:r>
      <w:r>
        <w:t xml:space="preserve">implementations, using different sets of basic operators, </w:t>
      </w:r>
      <w:r w:rsidRPr="00D93DB4">
        <w:t>see [3]</w:t>
      </w:r>
      <w:r>
        <w:t xml:space="preserve"> and [9] respectively</w:t>
      </w:r>
      <w:r w:rsidRPr="00D93DB4">
        <w:t>; for a description of the</w:t>
      </w:r>
      <w:r>
        <w:t xml:space="preserve"> reference</w:t>
      </w:r>
      <w:r w:rsidRPr="00D93DB4">
        <w:t xml:space="preserve"> floating-point ANSI C code </w:t>
      </w:r>
      <w:r>
        <w:t xml:space="preserve">implementation </w:t>
      </w:r>
      <w:r w:rsidRPr="00D93DB4">
        <w:t>see [</w:t>
      </w:r>
      <w:r>
        <w:t>8</w:t>
      </w:r>
      <w:r w:rsidRPr="00D93DB4">
        <w:t>].</w:t>
      </w:r>
    </w:p>
    <w:p w14:paraId="717BBE3A" w14:textId="77777777" w:rsidR="00F12118" w:rsidRPr="00D93DB4" w:rsidRDefault="00AD0107" w:rsidP="00AD0107">
      <w:r w:rsidRPr="00D93DB4">
        <w:t>In the case of discrepancy between the procedure described in the present document and its ANSI-C code specifications contained in [3] the procedure defined by [3] prevails. In the case of discrepancy between the procedure described in the present document and its ANSI-C code specifications contained in [</w:t>
      </w:r>
      <w:r>
        <w:t>8</w:t>
      </w:r>
      <w:r w:rsidRPr="00D93DB4">
        <w:t>] the procedure defined by [</w:t>
      </w:r>
      <w:r>
        <w:t>8</w:t>
      </w:r>
      <w:r w:rsidRPr="00D93DB4">
        <w:t>] prevails.</w:t>
      </w:r>
      <w:r>
        <w:t xml:space="preserve"> </w:t>
      </w:r>
      <w:r w:rsidRPr="00D93DB4">
        <w:t>In the case of discrepancy between the procedure described in the present document and its ANSI-C code</w:t>
      </w:r>
      <w:r>
        <w:t xml:space="preserve"> specifications contained in [9] the procedure defined by [9]</w:t>
      </w:r>
      <w:r w:rsidRPr="00D93DB4">
        <w:t xml:space="preserve"> prevails</w:t>
      </w:r>
      <w:r w:rsidR="00F12118" w:rsidRPr="00D93DB4">
        <w:t>.</w:t>
      </w:r>
    </w:p>
    <w:p w14:paraId="333DB4CD" w14:textId="77777777" w:rsidR="00080512" w:rsidRPr="00D93DB4" w:rsidRDefault="007D6012" w:rsidP="006F6427">
      <w:pPr>
        <w:pStyle w:val="Heading1"/>
      </w:pPr>
      <w:bookmarkStart w:id="15" w:name="_Toc123562392"/>
      <w:r w:rsidRPr="00D93DB4">
        <w:t>5</w:t>
      </w:r>
      <w:r w:rsidR="00080512" w:rsidRPr="00D93DB4">
        <w:tab/>
      </w:r>
      <w:r w:rsidRPr="00D93DB4">
        <w:t>Detailed description</w:t>
      </w:r>
      <w:bookmarkEnd w:id="15"/>
    </w:p>
    <w:p w14:paraId="614DEE84" w14:textId="77777777" w:rsidR="00E407CE" w:rsidRPr="00D93DB4" w:rsidRDefault="007D6012" w:rsidP="00AA4EC5">
      <w:pPr>
        <w:pStyle w:val="Heading2"/>
      </w:pPr>
      <w:bookmarkStart w:id="16" w:name="_Toc123562393"/>
      <w:r w:rsidRPr="00D93DB4">
        <w:t>5.1</w:t>
      </w:r>
      <w:r w:rsidRPr="00D93DB4">
        <w:tab/>
        <w:t>Concealment operation related to signal classification</w:t>
      </w:r>
      <w:bookmarkEnd w:id="16"/>
    </w:p>
    <w:p w14:paraId="05C43A30" w14:textId="77777777" w:rsidR="00F40C03" w:rsidRPr="00D93DB4" w:rsidRDefault="00F40C03" w:rsidP="00F40C03">
      <w:pPr>
        <w:pStyle w:val="Heading3"/>
      </w:pPr>
      <w:bookmarkStart w:id="17" w:name="_Toc123562394"/>
      <w:r w:rsidRPr="00D93DB4">
        <w:t>5.1.1</w:t>
      </w:r>
      <w:r w:rsidRPr="00D93DB4">
        <w:tab/>
        <w:t>Overview</w:t>
      </w:r>
      <w:bookmarkEnd w:id="17"/>
    </w:p>
    <w:p w14:paraId="53F8FD0E" w14:textId="77777777" w:rsidR="00186306" w:rsidRPr="00D93DB4" w:rsidRDefault="00186306" w:rsidP="00F40C03">
      <w:r w:rsidRPr="00D93DB4">
        <w:t>Many</w:t>
      </w:r>
      <w:r w:rsidR="00E407CE" w:rsidRPr="00D93DB4">
        <w:t xml:space="preserve"> concealment </w:t>
      </w:r>
      <w:r w:rsidRPr="00D93DB4">
        <w:t>methods are</w:t>
      </w:r>
      <w:r w:rsidR="00E407CE" w:rsidRPr="00D93DB4">
        <w:t xml:space="preserve"> based on signal classification. The frame class is either </w:t>
      </w:r>
      <w:r w:rsidRPr="00D93DB4">
        <w:t xml:space="preserve">transmitted and </w:t>
      </w:r>
      <w:r w:rsidR="00E407CE" w:rsidRPr="00D93DB4">
        <w:t>decoded from the bit stream, or estimated in the decoder.</w:t>
      </w:r>
      <w:r w:rsidRPr="00D93DB4">
        <w:t xml:space="preserve"> This estimation process is specified subsequently</w:t>
      </w:r>
      <w:r w:rsidR="00F40C03" w:rsidRPr="00D93DB4">
        <w:t xml:space="preserve"> in subclause 5.1.2</w:t>
      </w:r>
      <w:r w:rsidRPr="00D93DB4">
        <w:t xml:space="preserve">; it is performed in the following </w:t>
      </w:r>
      <w:r w:rsidR="00F40C03" w:rsidRPr="00D93DB4">
        <w:t>during normal decoding, if the decoded frame is ACELP or MDCT based TCX. In the case of mode or rate switching, the buffer storing</w:t>
      </w:r>
      <w:r w:rsidR="00E407CE" w:rsidRPr="00D93DB4">
        <w:t xml:space="preserve"> the </w:t>
      </w:r>
      <w:r w:rsidR="00F40C03" w:rsidRPr="00D93DB4">
        <w:t>signal history is resampled appropriately.</w:t>
      </w:r>
    </w:p>
    <w:p w14:paraId="1210F614" w14:textId="77777777" w:rsidR="00186306" w:rsidRPr="00D93DB4" w:rsidRDefault="00F40C03" w:rsidP="00F40C03">
      <w:pPr>
        <w:pStyle w:val="Heading3"/>
      </w:pPr>
      <w:bookmarkStart w:id="18" w:name="_Toc123562395"/>
      <w:r w:rsidRPr="00D93DB4">
        <w:t>5.1.2</w:t>
      </w:r>
      <w:r w:rsidRPr="00D93DB4">
        <w:tab/>
        <w:t>Signal class estimation</w:t>
      </w:r>
      <w:bookmarkEnd w:id="18"/>
    </w:p>
    <w:p w14:paraId="2FBD17A3" w14:textId="77777777" w:rsidR="00E407CE" w:rsidRPr="00D93DB4" w:rsidRDefault="00E407CE" w:rsidP="00E407CE">
      <w:r w:rsidRPr="00D93DB4">
        <w:t xml:space="preserve">If possible, the class is directly derived from the coding mode in case of UC or VC modes, </w:t>
      </w:r>
      <w:r w:rsidR="005B1611" w:rsidRPr="00D93DB4">
        <w:t>i.e.</w:t>
      </w:r>
      <w:r w:rsidRPr="00D93DB4">
        <w:t xml:space="preserve"> the class is UNVOICED_CLAS in case of UC frame and VOICED_CLAS in case of VC frame. Otherwise, it is estimated at the decoder as follows.</w:t>
      </w:r>
    </w:p>
    <w:p w14:paraId="04408ECD" w14:textId="22DD55F5" w:rsidR="00E407CE" w:rsidRPr="00D93DB4" w:rsidRDefault="00E407CE" w:rsidP="00E407CE">
      <w:r w:rsidRPr="00D93DB4">
        <w:t xml:space="preserve">The frame classification at the decoder is based on the following parameters: zero-crossing parameter, </w:t>
      </w:r>
      <w:r w:rsidR="004C5B74">
        <w:rPr>
          <w:noProof/>
          <w:position w:val="-14"/>
        </w:rPr>
        <w:drawing>
          <wp:inline distT="0" distB="0" distL="0" distR="0" wp14:anchorId="5456BF9F" wp14:editId="194C6577">
            <wp:extent cx="228600" cy="214630"/>
            <wp:effectExtent l="0" t="0" r="0" b="0"/>
            <wp:docPr id="3"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r w:rsidRPr="00D93DB4">
        <w:t xml:space="preserve">, pitch-synchronous normalized correlation, </w:t>
      </w:r>
      <w:r w:rsidR="004C5B74">
        <w:rPr>
          <w:noProof/>
          <w:position w:val="-10"/>
        </w:rPr>
        <w:drawing>
          <wp:inline distT="0" distB="0" distL="0" distR="0" wp14:anchorId="1F021DDE" wp14:editId="39AA94A8">
            <wp:extent cx="190500" cy="190500"/>
            <wp:effectExtent l="0" t="0" r="0" b="0"/>
            <wp:docPr id="4"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93DB4">
        <w:t xml:space="preserve">, pitch coherence parameter, </w:t>
      </w:r>
      <w:r w:rsidR="004C5B74">
        <w:rPr>
          <w:noProof/>
          <w:position w:val="-10"/>
        </w:rPr>
        <w:drawing>
          <wp:inline distT="0" distB="0" distL="0" distR="0" wp14:anchorId="2F407EBA" wp14:editId="01494491">
            <wp:extent cx="176530" cy="190500"/>
            <wp:effectExtent l="0" t="0" r="0" b="0"/>
            <wp:docPr id="5"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spectral tilt, </w:t>
      </w:r>
      <w:r w:rsidR="004C5B74">
        <w:rPr>
          <w:noProof/>
          <w:position w:val="-10"/>
        </w:rPr>
        <w:drawing>
          <wp:inline distT="0" distB="0" distL="0" distR="0" wp14:anchorId="584A7E6F" wp14:editId="49366998">
            <wp:extent cx="138430" cy="176530"/>
            <wp:effectExtent l="0" t="0" r="0" b="0"/>
            <wp:docPr id="6"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430" cy="176530"/>
                    </a:xfrm>
                    <a:prstGeom prst="rect">
                      <a:avLst/>
                    </a:prstGeom>
                    <a:noFill/>
                    <a:ln>
                      <a:noFill/>
                    </a:ln>
                  </pic:spPr>
                </pic:pic>
              </a:graphicData>
            </a:graphic>
          </wp:inline>
        </w:drawing>
      </w:r>
      <w:r w:rsidRPr="00D93DB4">
        <w:t xml:space="preserve">, and pitch synchronous relative energy at the end of the frame, </w:t>
      </w:r>
      <w:r w:rsidR="004C5B74">
        <w:rPr>
          <w:noProof/>
          <w:position w:val="-10"/>
        </w:rPr>
        <w:drawing>
          <wp:inline distT="0" distB="0" distL="0" distR="0" wp14:anchorId="3CE15280" wp14:editId="4BBEC1C5">
            <wp:extent cx="266700" cy="190500"/>
            <wp:effectExtent l="0" t="0" r="0" b="0"/>
            <wp:docPr id="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w:t>
      </w:r>
    </w:p>
    <w:p w14:paraId="3BB305FF" w14:textId="51ACFAB1" w:rsidR="00E407CE" w:rsidRPr="00D93DB4" w:rsidRDefault="00E407CE" w:rsidP="00E407CE">
      <w:r w:rsidRPr="00D93DB4">
        <w:t xml:space="preserve">The zero-crossing parameter, </w:t>
      </w:r>
      <w:r w:rsidR="004C5B74">
        <w:rPr>
          <w:noProof/>
          <w:position w:val="-14"/>
        </w:rPr>
        <w:drawing>
          <wp:inline distT="0" distB="0" distL="0" distR="0" wp14:anchorId="2B26BABD" wp14:editId="4DAF1B09">
            <wp:extent cx="228600" cy="214630"/>
            <wp:effectExtent l="0" t="0" r="0" b="0"/>
            <wp:docPr id="8"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r w:rsidRPr="00D93DB4">
        <w:t>, is averaged over the whole frame. That is,</w:t>
      </w:r>
    </w:p>
    <w:p w14:paraId="5DF9D1F7" w14:textId="1735E11A" w:rsidR="00E407CE" w:rsidRPr="00D93DB4" w:rsidRDefault="00E407CE" w:rsidP="00D24BDE">
      <w:pPr>
        <w:pStyle w:val="EQ"/>
      </w:pPr>
      <w:r w:rsidRPr="00D93DB4">
        <w:tab/>
      </w:r>
      <w:r w:rsidR="004C5B74">
        <w:rPr>
          <w:noProof/>
          <w:position w:val="-32"/>
        </w:rPr>
        <w:drawing>
          <wp:inline distT="0" distB="0" distL="0" distR="0" wp14:anchorId="07D6AE05" wp14:editId="3ADEFA52">
            <wp:extent cx="967105" cy="495300"/>
            <wp:effectExtent l="0" t="0" r="0" b="0"/>
            <wp:docPr id="9"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7105" cy="495300"/>
                    </a:xfrm>
                    <a:prstGeom prst="rect">
                      <a:avLst/>
                    </a:prstGeom>
                    <a:noFill/>
                    <a:ln>
                      <a:noFill/>
                    </a:ln>
                  </pic:spPr>
                </pic:pic>
              </a:graphicData>
            </a:graphic>
          </wp:inline>
        </w:drawing>
      </w:r>
      <w:r w:rsidRPr="00D93DB4">
        <w:tab/>
        <w:t>(</w:t>
      </w:r>
      <w:r w:rsidR="005B1BA1" w:rsidRPr="00D93DB4">
        <w:t>1</w:t>
      </w:r>
      <w:r w:rsidRPr="00D93DB4">
        <w:t>)</w:t>
      </w:r>
    </w:p>
    <w:p w14:paraId="53F8D1C3" w14:textId="3150BA87" w:rsidR="00E407CE" w:rsidRPr="00D93DB4" w:rsidRDefault="00E407CE" w:rsidP="00E407CE">
      <w:r w:rsidRPr="00D93DB4">
        <w:t xml:space="preserve">where </w:t>
      </w:r>
      <w:r w:rsidR="004C5B74">
        <w:rPr>
          <w:noProof/>
          <w:position w:val="-10"/>
        </w:rPr>
        <w:drawing>
          <wp:inline distT="0" distB="0" distL="0" distR="0" wp14:anchorId="51DEA29F" wp14:editId="23633E10">
            <wp:extent cx="176530" cy="190500"/>
            <wp:effectExtent l="0" t="0" r="0" b="0"/>
            <wp:docPr id="10"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is the number of times the signal sign of the synthesized signal, </w:t>
      </w:r>
      <w:r w:rsidR="004C5B74">
        <w:rPr>
          <w:noProof/>
          <w:position w:val="-14"/>
        </w:rPr>
        <w:drawing>
          <wp:inline distT="0" distB="0" distL="0" distR="0" wp14:anchorId="65119F6D" wp14:editId="799BAACA">
            <wp:extent cx="433705" cy="252730"/>
            <wp:effectExtent l="0" t="0" r="0" b="0"/>
            <wp:docPr id="11"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05" cy="252730"/>
                    </a:xfrm>
                    <a:prstGeom prst="rect">
                      <a:avLst/>
                    </a:prstGeom>
                    <a:noFill/>
                    <a:ln>
                      <a:noFill/>
                    </a:ln>
                  </pic:spPr>
                </pic:pic>
              </a:graphicData>
            </a:graphic>
          </wp:inline>
        </w:drawing>
      </w:r>
      <w:r w:rsidRPr="00D93DB4">
        <w:t xml:space="preserve">, changes from positive to negative during subframe i. The number of subframes </w:t>
      </w:r>
      <w:r w:rsidR="004C5B74">
        <w:rPr>
          <w:noProof/>
          <w:position w:val="-12"/>
        </w:rPr>
        <w:drawing>
          <wp:inline distT="0" distB="0" distL="0" distR="0" wp14:anchorId="701E077D" wp14:editId="410DC741">
            <wp:extent cx="266700" cy="205105"/>
            <wp:effectExtent l="0" t="0" r="0" b="0"/>
            <wp:docPr id="1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05105"/>
                    </a:xfrm>
                    <a:prstGeom prst="rect">
                      <a:avLst/>
                    </a:prstGeom>
                    <a:noFill/>
                    <a:ln>
                      <a:noFill/>
                    </a:ln>
                  </pic:spPr>
                </pic:pic>
              </a:graphicData>
            </a:graphic>
          </wp:inline>
        </w:drawing>
      </w:r>
      <w:r w:rsidRPr="00D93DB4">
        <w:t xml:space="preserve"> depends of the internal sampling frequency which could be 12.8 kHz or 16 kHz. In case of 12.8kHz the number of subframes is 4 otherwise the number of subframes is 5. In case the internal sampling frequency is 16 kHz, </w:t>
      </w:r>
      <w:r w:rsidR="004C5B74">
        <w:rPr>
          <w:noProof/>
          <w:position w:val="-10"/>
        </w:rPr>
        <w:drawing>
          <wp:inline distT="0" distB="0" distL="0" distR="0" wp14:anchorId="4B124005" wp14:editId="1D347642">
            <wp:extent cx="176530" cy="190500"/>
            <wp:effectExtent l="0" t="0" r="0" b="0"/>
            <wp:docPr id="13"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is multiplied by 0.8.</w:t>
      </w:r>
    </w:p>
    <w:p w14:paraId="0B94084D" w14:textId="24C3BABB" w:rsidR="008D02E6" w:rsidRPr="00D93DB4" w:rsidRDefault="00E407CE" w:rsidP="008D02E6">
      <w:r w:rsidRPr="00D93DB4">
        <w:t xml:space="preserve">The pitch synchronous normalized correlation is computed based on a pitch lag, T0, where T0 is the integer part of the pitch lag of the last subframe, or the average of the pitch lag of the last two subframe if it is larger than </w:t>
      </w:r>
      <w:r w:rsidR="004C5B74">
        <w:rPr>
          <w:noProof/>
          <w:position w:val="-12"/>
        </w:rPr>
        <w:drawing>
          <wp:inline distT="0" distB="0" distL="0" distR="0" wp14:anchorId="162ED22A" wp14:editId="420068DD">
            <wp:extent cx="495300" cy="205105"/>
            <wp:effectExtent l="0" t="0" r="0" b="0"/>
            <wp:docPr id="14"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 cy="205105"/>
                    </a:xfrm>
                    <a:prstGeom prst="rect">
                      <a:avLst/>
                    </a:prstGeom>
                    <a:noFill/>
                    <a:ln>
                      <a:noFill/>
                    </a:ln>
                  </pic:spPr>
                </pic:pic>
              </a:graphicData>
            </a:graphic>
          </wp:inline>
        </w:drawing>
      </w:r>
      <w:r w:rsidRPr="00D93DB4">
        <w:t xml:space="preserve">, where </w:t>
      </w:r>
      <w:r w:rsidR="004C5B74">
        <w:rPr>
          <w:noProof/>
          <w:position w:val="-12"/>
        </w:rPr>
        <w:drawing>
          <wp:inline distT="0" distB="0" distL="0" distR="0" wp14:anchorId="1D4160A3" wp14:editId="00FC33D8">
            <wp:extent cx="281305" cy="205105"/>
            <wp:effectExtent l="0" t="0" r="0" b="0"/>
            <wp:docPr id="15"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305" cy="205105"/>
                    </a:xfrm>
                    <a:prstGeom prst="rect">
                      <a:avLst/>
                    </a:prstGeom>
                    <a:noFill/>
                    <a:ln>
                      <a:noFill/>
                    </a:ln>
                  </pic:spPr>
                </pic:pic>
              </a:graphicData>
            </a:graphic>
          </wp:inline>
        </w:drawing>
      </w:r>
      <w:r w:rsidRPr="00D93DB4">
        <w:t> = 64 is the subframe size. That is</w:t>
      </w:r>
    </w:p>
    <w:p w14:paraId="490F1903" w14:textId="5068402E" w:rsidR="008D02E6" w:rsidRPr="00D93DB4" w:rsidRDefault="008D02E6" w:rsidP="00D24BDE">
      <w:pPr>
        <w:pStyle w:val="EQ"/>
      </w:pPr>
      <w:r w:rsidRPr="00D93DB4">
        <w:tab/>
      </w:r>
      <w:r w:rsidR="004C5B74">
        <w:rPr>
          <w:noProof/>
          <w:position w:val="-38"/>
        </w:rPr>
        <w:drawing>
          <wp:inline distT="0" distB="0" distL="0" distR="0" wp14:anchorId="70251CB6" wp14:editId="53431ACE">
            <wp:extent cx="2576830" cy="548005"/>
            <wp:effectExtent l="0" t="0" r="0" b="0"/>
            <wp:docPr id="16"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6830" cy="548005"/>
                    </a:xfrm>
                    <a:prstGeom prst="rect">
                      <a:avLst/>
                    </a:prstGeom>
                    <a:noFill/>
                    <a:ln>
                      <a:noFill/>
                    </a:ln>
                  </pic:spPr>
                </pic:pic>
              </a:graphicData>
            </a:graphic>
          </wp:inline>
        </w:drawing>
      </w:r>
      <w:r w:rsidRPr="00D93DB4">
        <w:tab/>
        <w:t>(</w:t>
      </w:r>
      <w:r w:rsidR="005B1BA1" w:rsidRPr="00D93DB4">
        <w:t>2</w:t>
      </w:r>
      <w:r w:rsidRPr="00D93DB4">
        <w:t>)</w:t>
      </w:r>
    </w:p>
    <w:p w14:paraId="633F53EA" w14:textId="5EAD693F" w:rsidR="00E407CE" w:rsidRPr="00D93DB4" w:rsidRDefault="00E407CE" w:rsidP="00E407CE">
      <w:r w:rsidRPr="00D93DB4">
        <w:t xml:space="preserve">where </w:t>
      </w:r>
      <w:r w:rsidR="004C5B74">
        <w:rPr>
          <w:noProof/>
          <w:position w:val="-16"/>
        </w:rPr>
        <w:drawing>
          <wp:inline distT="0" distB="0" distL="0" distR="0" wp14:anchorId="5ACB679A" wp14:editId="2FFED7E6">
            <wp:extent cx="224155" cy="252730"/>
            <wp:effectExtent l="0" t="0" r="0" b="0"/>
            <wp:docPr id="1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155" cy="252730"/>
                    </a:xfrm>
                    <a:prstGeom prst="rect">
                      <a:avLst/>
                    </a:prstGeom>
                    <a:noFill/>
                    <a:ln>
                      <a:noFill/>
                    </a:ln>
                  </pic:spPr>
                </pic:pic>
              </a:graphicData>
            </a:graphic>
          </wp:inline>
        </w:drawing>
      </w:r>
      <w:r w:rsidRPr="00D93DB4">
        <w:t xml:space="preserve"> is the fractional pitch lag at subframe i.</w:t>
      </w:r>
    </w:p>
    <w:p w14:paraId="0F833152" w14:textId="77777777" w:rsidR="00E407CE" w:rsidRPr="00D93DB4" w:rsidRDefault="00E407CE" w:rsidP="00E407CE">
      <w:r w:rsidRPr="00D93DB4">
        <w:t>The pitch synchronous normalized correlation computed at the end of the frame is given by</w:t>
      </w:r>
    </w:p>
    <w:p w14:paraId="3707CD30" w14:textId="5F6ED2F0" w:rsidR="008D02E6" w:rsidRPr="00D93DB4" w:rsidRDefault="008D02E6" w:rsidP="00D24BDE">
      <w:pPr>
        <w:pStyle w:val="EQ"/>
      </w:pPr>
      <w:r w:rsidRPr="00D93DB4">
        <w:tab/>
      </w:r>
      <w:r w:rsidR="004C5B74">
        <w:rPr>
          <w:noProof/>
          <w:position w:val="-30"/>
        </w:rPr>
        <w:drawing>
          <wp:inline distT="0" distB="0" distL="0" distR="0" wp14:anchorId="485277F4" wp14:editId="1C57629D">
            <wp:extent cx="3186430" cy="443230"/>
            <wp:effectExtent l="0" t="0" r="0" b="0"/>
            <wp:docPr id="18"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6430" cy="443230"/>
                    </a:xfrm>
                    <a:prstGeom prst="rect">
                      <a:avLst/>
                    </a:prstGeom>
                    <a:noFill/>
                    <a:ln>
                      <a:noFill/>
                    </a:ln>
                  </pic:spPr>
                </pic:pic>
              </a:graphicData>
            </a:graphic>
          </wp:inline>
        </w:drawing>
      </w:r>
      <w:r w:rsidRPr="00D93DB4">
        <w:tab/>
        <w:t>(</w:t>
      </w:r>
      <w:r w:rsidR="005B1BA1" w:rsidRPr="00D93DB4">
        <w:t>3</w:t>
      </w:r>
      <w:r w:rsidRPr="00D93DB4">
        <w:t>)</w:t>
      </w:r>
    </w:p>
    <w:p w14:paraId="41577F55" w14:textId="77777777" w:rsidR="00E407CE" w:rsidRPr="00D93DB4" w:rsidRDefault="00E407CE" w:rsidP="00E407CE">
      <w:r w:rsidRPr="00D93DB4">
        <w:t xml:space="preserve">where </w:t>
      </w:r>
    </w:p>
    <w:p w14:paraId="54BCB200" w14:textId="5CF1989A" w:rsidR="008D02E6" w:rsidRPr="00D93DB4" w:rsidRDefault="008D02E6" w:rsidP="00D24BDE">
      <w:pPr>
        <w:pStyle w:val="EQ"/>
      </w:pPr>
      <w:r w:rsidRPr="00D93DB4">
        <w:tab/>
      </w:r>
      <w:r w:rsidR="004C5B74">
        <w:rPr>
          <w:noProof/>
          <w:position w:val="-80"/>
        </w:rPr>
        <w:drawing>
          <wp:inline distT="0" distB="0" distL="0" distR="0" wp14:anchorId="1ED0B2E5" wp14:editId="514EF3F3">
            <wp:extent cx="3505200" cy="1043305"/>
            <wp:effectExtent l="0" t="0" r="0" b="0"/>
            <wp:docPr id="19"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1043305"/>
                    </a:xfrm>
                    <a:prstGeom prst="rect">
                      <a:avLst/>
                    </a:prstGeom>
                    <a:noFill/>
                    <a:ln>
                      <a:noFill/>
                    </a:ln>
                  </pic:spPr>
                </pic:pic>
              </a:graphicData>
            </a:graphic>
          </wp:inline>
        </w:drawing>
      </w:r>
      <w:r w:rsidRPr="00D93DB4">
        <w:tab/>
        <w:t>(</w:t>
      </w:r>
      <w:r w:rsidR="005B1BA1" w:rsidRPr="00D93DB4">
        <w:t>4</w:t>
      </w:r>
      <w:r w:rsidRPr="00D93DB4">
        <w:t>)</w:t>
      </w:r>
    </w:p>
    <w:p w14:paraId="660586D6" w14:textId="383ABB50" w:rsidR="00E407CE" w:rsidRPr="00D93DB4" w:rsidRDefault="00E407CE" w:rsidP="00E407CE">
      <w:r w:rsidRPr="00D93DB4">
        <w:t xml:space="preserve">where L is the frame size and </w:t>
      </w:r>
      <w:r w:rsidR="004C5B74">
        <w:rPr>
          <w:noProof/>
          <w:position w:val="-14"/>
        </w:rPr>
        <w:drawing>
          <wp:inline distT="0" distB="0" distL="0" distR="0" wp14:anchorId="476BBA35" wp14:editId="540E009F">
            <wp:extent cx="433705" cy="252730"/>
            <wp:effectExtent l="0" t="0" r="0" b="0"/>
            <wp:docPr id="20"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705" cy="252730"/>
                    </a:xfrm>
                    <a:prstGeom prst="rect">
                      <a:avLst/>
                    </a:prstGeom>
                    <a:noFill/>
                    <a:ln>
                      <a:noFill/>
                    </a:ln>
                  </pic:spPr>
                </pic:pic>
              </a:graphicData>
            </a:graphic>
          </wp:inline>
        </w:drawing>
      </w:r>
      <w:r w:rsidRPr="00D93DB4">
        <w:t xml:space="preserve"> is the synthesized speech signal.</w:t>
      </w:r>
    </w:p>
    <w:p w14:paraId="7D129B9A" w14:textId="77777777" w:rsidR="00E407CE" w:rsidRPr="00D93DB4" w:rsidRDefault="00E407CE" w:rsidP="00E407CE">
      <w:r w:rsidRPr="00D93DB4">
        <w:t>The pitch coherence parameter is compute only in the case that the actual frame is not in TCX MDCT mode. The pitch coherence is given by</w:t>
      </w:r>
    </w:p>
    <w:p w14:paraId="4DE8574F" w14:textId="7E70532F" w:rsidR="008D02E6" w:rsidRPr="00D93DB4" w:rsidRDefault="008D02E6" w:rsidP="00D24BDE">
      <w:pPr>
        <w:pStyle w:val="EQ"/>
      </w:pPr>
      <w:r w:rsidRPr="00D93DB4">
        <w:tab/>
      </w:r>
      <w:r w:rsidR="004C5B74">
        <w:rPr>
          <w:noProof/>
          <w:position w:val="-18"/>
        </w:rPr>
        <w:drawing>
          <wp:inline distT="0" distB="0" distL="0" distR="0" wp14:anchorId="0AD353E1" wp14:editId="002DF72E">
            <wp:extent cx="1471930" cy="290830"/>
            <wp:effectExtent l="0" t="0" r="0" b="0"/>
            <wp:docPr id="21"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1930" cy="290830"/>
                    </a:xfrm>
                    <a:prstGeom prst="rect">
                      <a:avLst/>
                    </a:prstGeom>
                    <a:noFill/>
                    <a:ln>
                      <a:noFill/>
                    </a:ln>
                  </pic:spPr>
                </pic:pic>
              </a:graphicData>
            </a:graphic>
          </wp:inline>
        </w:drawing>
      </w:r>
      <w:r w:rsidRPr="00D93DB4">
        <w:tab/>
        <w:t>(</w:t>
      </w:r>
      <w:r w:rsidR="005B1BA1" w:rsidRPr="00D93DB4">
        <w:t>5</w:t>
      </w:r>
      <w:r w:rsidRPr="00D93DB4">
        <w:t>)</w:t>
      </w:r>
    </w:p>
    <w:p w14:paraId="656A4EFC" w14:textId="13438C31" w:rsidR="00E407CE" w:rsidRPr="00D93DB4" w:rsidRDefault="00E407CE" w:rsidP="00E407CE">
      <w:r w:rsidRPr="00D93DB4">
        <w:t xml:space="preserve">where </w:t>
      </w:r>
      <w:r w:rsidR="004C5B74">
        <w:rPr>
          <w:noProof/>
          <w:position w:val="-16"/>
        </w:rPr>
        <w:drawing>
          <wp:inline distT="0" distB="0" distL="0" distR="0" wp14:anchorId="6845A34C" wp14:editId="4BBC5632">
            <wp:extent cx="224155" cy="252730"/>
            <wp:effectExtent l="0" t="0" r="0" b="0"/>
            <wp:docPr id="2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155" cy="252730"/>
                    </a:xfrm>
                    <a:prstGeom prst="rect">
                      <a:avLst/>
                    </a:prstGeom>
                    <a:noFill/>
                    <a:ln>
                      <a:noFill/>
                    </a:ln>
                  </pic:spPr>
                </pic:pic>
              </a:graphicData>
            </a:graphic>
          </wp:inline>
        </w:drawing>
      </w:r>
      <w:r w:rsidRPr="00D93DB4">
        <w:t xml:space="preserve"> is the fractional pitch lag at subframe i. In case the internal sampling frequency is 16 kHz, </w:t>
      </w:r>
      <w:r w:rsidR="004C5B74">
        <w:rPr>
          <w:noProof/>
          <w:position w:val="-10"/>
        </w:rPr>
        <w:drawing>
          <wp:inline distT="0" distB="0" distL="0" distR="0" wp14:anchorId="52967C2A" wp14:editId="440C95F0">
            <wp:extent cx="176530" cy="190500"/>
            <wp:effectExtent l="0" t="0" r="0" b="0"/>
            <wp:docPr id="23"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is multiplied by 0.8.</w:t>
      </w:r>
    </w:p>
    <w:p w14:paraId="3A64F8DB" w14:textId="430BA239" w:rsidR="00E407CE" w:rsidRPr="00D93DB4" w:rsidRDefault="00E407CE" w:rsidP="00E407CE">
      <w:r w:rsidRPr="00D93DB4">
        <w:t xml:space="preserve">The spectral tilt parameter, </w:t>
      </w:r>
      <w:r w:rsidR="004C5B74">
        <w:rPr>
          <w:noProof/>
        </w:rPr>
        <w:drawing>
          <wp:inline distT="0" distB="0" distL="0" distR="0" wp14:anchorId="72264420" wp14:editId="562E2343">
            <wp:extent cx="138430" cy="176530"/>
            <wp:effectExtent l="0" t="0" r="0" b="0"/>
            <wp:docPr id="24"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430" cy="176530"/>
                    </a:xfrm>
                    <a:prstGeom prst="rect">
                      <a:avLst/>
                    </a:prstGeom>
                    <a:noFill/>
                    <a:ln>
                      <a:noFill/>
                    </a:ln>
                  </pic:spPr>
                </pic:pic>
              </a:graphicData>
            </a:graphic>
          </wp:inline>
        </w:drawing>
      </w:r>
      <w:r w:rsidRPr="00D93DB4">
        <w:t>, is estimated based on the last 3 subframes and given by</w:t>
      </w:r>
    </w:p>
    <w:p w14:paraId="4EABC532" w14:textId="08B08E4F" w:rsidR="008D02E6" w:rsidRPr="00D93DB4" w:rsidRDefault="008D02E6" w:rsidP="00D24BDE">
      <w:pPr>
        <w:pStyle w:val="EQ"/>
      </w:pPr>
      <w:r w:rsidRPr="00D93DB4">
        <w:tab/>
      </w:r>
      <w:r w:rsidR="004C5B74">
        <w:rPr>
          <w:noProof/>
          <w:position w:val="-74"/>
        </w:rPr>
        <w:drawing>
          <wp:inline distT="0" distB="0" distL="0" distR="0" wp14:anchorId="41107CE8" wp14:editId="17ED610A">
            <wp:extent cx="1471930" cy="1005205"/>
            <wp:effectExtent l="0" t="0" r="0" b="0"/>
            <wp:docPr id="25"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1930" cy="1005205"/>
                    </a:xfrm>
                    <a:prstGeom prst="rect">
                      <a:avLst/>
                    </a:prstGeom>
                    <a:noFill/>
                    <a:ln>
                      <a:noFill/>
                    </a:ln>
                  </pic:spPr>
                </pic:pic>
              </a:graphicData>
            </a:graphic>
          </wp:inline>
        </w:drawing>
      </w:r>
      <w:r w:rsidRPr="00D93DB4">
        <w:tab/>
        <w:t>(</w:t>
      </w:r>
      <w:r w:rsidR="005B1BA1" w:rsidRPr="00D93DB4">
        <w:t>6</w:t>
      </w:r>
      <w:r w:rsidRPr="00D93DB4">
        <w:t>)</w:t>
      </w:r>
    </w:p>
    <w:p w14:paraId="2EB8EEA0" w14:textId="77777777" w:rsidR="008D02E6" w:rsidRPr="00D93DB4" w:rsidRDefault="00E407CE" w:rsidP="008D02E6">
      <w:r w:rsidRPr="00D93DB4">
        <w:t>The pitch synchronous relative energy at the end of the frame is given by</w:t>
      </w:r>
    </w:p>
    <w:p w14:paraId="07A73357" w14:textId="783F54FF" w:rsidR="008D02E6" w:rsidRPr="00D93DB4" w:rsidRDefault="00D24BDE" w:rsidP="00D24BDE">
      <w:pPr>
        <w:pStyle w:val="EQ"/>
      </w:pPr>
      <w:r w:rsidRPr="00D93DB4">
        <w:tab/>
      </w:r>
      <w:r w:rsidR="004C5B74">
        <w:rPr>
          <w:noProof/>
          <w:position w:val="-10"/>
        </w:rPr>
        <w:drawing>
          <wp:inline distT="0" distB="0" distL="0" distR="0" wp14:anchorId="30949EBC" wp14:editId="101E5F6B">
            <wp:extent cx="824230" cy="205105"/>
            <wp:effectExtent l="0" t="0" r="0" b="0"/>
            <wp:docPr id="26"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4230" cy="205105"/>
                    </a:xfrm>
                    <a:prstGeom prst="rect">
                      <a:avLst/>
                    </a:prstGeom>
                    <a:noFill/>
                    <a:ln>
                      <a:noFill/>
                    </a:ln>
                  </pic:spPr>
                </pic:pic>
              </a:graphicData>
            </a:graphic>
          </wp:inline>
        </w:drawing>
      </w:r>
      <w:r w:rsidR="008D02E6" w:rsidRPr="00D93DB4">
        <w:tab/>
        <w:t>(</w:t>
      </w:r>
      <w:r w:rsidR="005B1BA1" w:rsidRPr="00D93DB4">
        <w:t>7</w:t>
      </w:r>
      <w:r w:rsidR="008D02E6" w:rsidRPr="00D93DB4">
        <w:t>)</w:t>
      </w:r>
      <w:r w:rsidR="008D02E6" w:rsidRPr="00D93DB4">
        <w:tab/>
      </w:r>
    </w:p>
    <w:p w14:paraId="34694176" w14:textId="77777777" w:rsidR="00E407CE" w:rsidRPr="00D93DB4" w:rsidRDefault="00E407CE" w:rsidP="00E407CE">
      <w:r w:rsidRPr="00D93DB4">
        <w:t xml:space="preserve">where </w:t>
      </w:r>
    </w:p>
    <w:p w14:paraId="45010FD4" w14:textId="261E0B4F" w:rsidR="008D02E6" w:rsidRPr="00D93DB4" w:rsidRDefault="00D24BDE" w:rsidP="00D24BDE">
      <w:pPr>
        <w:pStyle w:val="EQ"/>
      </w:pPr>
      <w:r w:rsidRPr="00D93DB4">
        <w:tab/>
      </w:r>
      <w:r w:rsidR="004C5B74">
        <w:rPr>
          <w:noProof/>
          <w:position w:val="-34"/>
        </w:rPr>
        <w:drawing>
          <wp:inline distT="0" distB="0" distL="0" distR="0" wp14:anchorId="509A4C97" wp14:editId="6F302C3D">
            <wp:extent cx="1843405" cy="495300"/>
            <wp:effectExtent l="0" t="0" r="0" b="0"/>
            <wp:docPr id="2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3405" cy="495300"/>
                    </a:xfrm>
                    <a:prstGeom prst="rect">
                      <a:avLst/>
                    </a:prstGeom>
                    <a:noFill/>
                    <a:ln>
                      <a:noFill/>
                    </a:ln>
                  </pic:spPr>
                </pic:pic>
              </a:graphicData>
            </a:graphic>
          </wp:inline>
        </w:drawing>
      </w:r>
      <w:r w:rsidR="008D02E6" w:rsidRPr="00D93DB4">
        <w:tab/>
        <w:t>(</w:t>
      </w:r>
      <w:r w:rsidR="005B1BA1" w:rsidRPr="00D93DB4">
        <w:t>8</w:t>
      </w:r>
      <w:r w:rsidR="008D02E6" w:rsidRPr="00D93DB4">
        <w:t>)</w:t>
      </w:r>
      <w:r w:rsidR="008D02E6" w:rsidRPr="00D93DB4">
        <w:tab/>
      </w:r>
    </w:p>
    <w:p w14:paraId="54C90830" w14:textId="7D9890AD" w:rsidR="00E407CE" w:rsidRPr="00D93DB4" w:rsidRDefault="00E407CE" w:rsidP="00E407CE">
      <w:r w:rsidRPr="00D93DB4">
        <w:t xml:space="preserve">and </w:t>
      </w:r>
      <w:r w:rsidR="004C5B74">
        <w:rPr>
          <w:noProof/>
          <w:position w:val="-10"/>
        </w:rPr>
        <w:drawing>
          <wp:inline distT="0" distB="0" distL="0" distR="0" wp14:anchorId="4A7922D5" wp14:editId="2A4D96A2">
            <wp:extent cx="205105" cy="205105"/>
            <wp:effectExtent l="0" t="0" r="0" b="0"/>
            <wp:docPr id="28"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inline>
        </w:drawing>
      </w:r>
      <w:r w:rsidRPr="00D93DB4">
        <w:t xml:space="preserve"> is the long-term energy. </w:t>
      </w:r>
      <w:r w:rsidR="004C5B74">
        <w:rPr>
          <w:noProof/>
          <w:position w:val="-10"/>
        </w:rPr>
        <w:drawing>
          <wp:inline distT="0" distB="0" distL="0" distR="0" wp14:anchorId="243A2763" wp14:editId="3752D51C">
            <wp:extent cx="205105" cy="205105"/>
            <wp:effectExtent l="0" t="0" r="0" b="0"/>
            <wp:docPr id="29"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inline>
        </w:drawing>
      </w:r>
      <w:r w:rsidRPr="00D93DB4">
        <w:t xml:space="preserve"> is updated only when a current frame is classified as VOICED</w:t>
      </w:r>
      <w:r w:rsidR="00A51A87" w:rsidRPr="00D93DB4">
        <w:t>_CLAS</w:t>
      </w:r>
      <w:r w:rsidRPr="00D93DB4">
        <w:t xml:space="preserve"> and is of interoperable coding mode or isn</w:t>
      </w:r>
      <w:r w:rsidR="005B1611" w:rsidRPr="00D93DB4">
        <w:t>'</w:t>
      </w:r>
      <w:r w:rsidRPr="00D93DB4">
        <w:t>t of generic or transition coding mode, and is classified as VOICED</w:t>
      </w:r>
      <w:r w:rsidR="00A51A87" w:rsidRPr="00D93DB4">
        <w:t>_CLAS</w:t>
      </w:r>
      <w:r w:rsidRPr="00D93DB4">
        <w:t xml:space="preserve"> at the same time, using the relation</w:t>
      </w:r>
    </w:p>
    <w:p w14:paraId="3F4C00EA" w14:textId="064C013C" w:rsidR="008D02E6" w:rsidRPr="00D93DB4" w:rsidRDefault="00D24BDE" w:rsidP="00D24BDE">
      <w:pPr>
        <w:pStyle w:val="EQ"/>
      </w:pPr>
      <w:r w:rsidRPr="00D93DB4">
        <w:tab/>
      </w:r>
      <w:r w:rsidR="004C5B74">
        <w:rPr>
          <w:noProof/>
          <w:position w:val="-10"/>
        </w:rPr>
        <w:drawing>
          <wp:inline distT="0" distB="0" distL="0" distR="0" wp14:anchorId="6605CAEB" wp14:editId="7963D76A">
            <wp:extent cx="1205230" cy="205105"/>
            <wp:effectExtent l="0" t="0" r="0" b="0"/>
            <wp:docPr id="30"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5230" cy="205105"/>
                    </a:xfrm>
                    <a:prstGeom prst="rect">
                      <a:avLst/>
                    </a:prstGeom>
                    <a:noFill/>
                    <a:ln>
                      <a:noFill/>
                    </a:ln>
                  </pic:spPr>
                </pic:pic>
              </a:graphicData>
            </a:graphic>
          </wp:inline>
        </w:drawing>
      </w:r>
      <w:r w:rsidR="008D02E6" w:rsidRPr="00D93DB4">
        <w:tab/>
        <w:t>(</w:t>
      </w:r>
      <w:r w:rsidR="005B1BA1" w:rsidRPr="00D93DB4">
        <w:t>9</w:t>
      </w:r>
      <w:r w:rsidR="008D02E6" w:rsidRPr="00D93DB4">
        <w:t>)</w:t>
      </w:r>
    </w:p>
    <w:p w14:paraId="61CBE4ED" w14:textId="1CD8E403" w:rsidR="008D02E6" w:rsidRPr="00D93DB4" w:rsidRDefault="00D24BDE" w:rsidP="00D24BDE">
      <w:pPr>
        <w:pStyle w:val="EQ"/>
      </w:pPr>
      <w:r w:rsidRPr="00D93DB4">
        <w:tab/>
      </w:r>
      <w:r w:rsidR="004C5B74">
        <w:rPr>
          <w:noProof/>
        </w:rPr>
        <w:drawing>
          <wp:inline distT="0" distB="0" distL="0" distR="0" wp14:anchorId="07467DEE" wp14:editId="06E1BB3E">
            <wp:extent cx="852805" cy="205105"/>
            <wp:effectExtent l="0" t="0" r="0" b="0"/>
            <wp:docPr id="31"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2805" cy="205105"/>
                    </a:xfrm>
                    <a:prstGeom prst="rect">
                      <a:avLst/>
                    </a:prstGeom>
                    <a:noFill/>
                    <a:ln>
                      <a:noFill/>
                    </a:ln>
                  </pic:spPr>
                </pic:pic>
              </a:graphicData>
            </a:graphic>
          </wp:inline>
        </w:drawing>
      </w:r>
      <w:r w:rsidR="008D02E6" w:rsidRPr="00D93DB4">
        <w:tab/>
        <w:t>(</w:t>
      </w:r>
      <w:r w:rsidR="005B1BA1" w:rsidRPr="00D93DB4">
        <w:t>10</w:t>
      </w:r>
      <w:r w:rsidR="008D02E6" w:rsidRPr="00D93DB4">
        <w:t>)</w:t>
      </w:r>
    </w:p>
    <w:p w14:paraId="661A42B8" w14:textId="5239B9AD" w:rsidR="00E407CE" w:rsidRPr="00D93DB4" w:rsidRDefault="00E407CE" w:rsidP="00E407CE">
      <w:r w:rsidRPr="00D93DB4">
        <w:t>The pitch lag value, T</w:t>
      </w:r>
      <w:r w:rsidR="005B1611" w:rsidRPr="00D93DB4">
        <w:t>'</w:t>
      </w:r>
      <w:r w:rsidRPr="00D93DB4">
        <w:t xml:space="preserve">, over which the energy, </w:t>
      </w:r>
      <w:r w:rsidR="004C5B74">
        <w:rPr>
          <w:noProof/>
          <w:position w:val="-10"/>
        </w:rPr>
        <w:drawing>
          <wp:inline distT="0" distB="0" distL="0" distR="0" wp14:anchorId="3659BDCC" wp14:editId="7AE22F33">
            <wp:extent cx="205105" cy="205105"/>
            <wp:effectExtent l="0" t="0" r="0" b="0"/>
            <wp:docPr id="3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inline>
        </w:drawing>
      </w:r>
      <w:r w:rsidRPr="00D93DB4">
        <w:t>, is computed is given by</w:t>
      </w:r>
    </w:p>
    <w:p w14:paraId="187E78E5" w14:textId="5D1E25FE" w:rsidR="008D02E6" w:rsidRPr="00D93DB4" w:rsidRDefault="00D24BDE" w:rsidP="00D24BDE">
      <w:pPr>
        <w:pStyle w:val="EQ"/>
      </w:pPr>
      <w:r w:rsidRPr="00D93DB4">
        <w:tab/>
      </w:r>
      <w:r w:rsidR="004C5B74">
        <w:rPr>
          <w:noProof/>
          <w:position w:val="-46"/>
        </w:rPr>
        <w:drawing>
          <wp:inline distT="0" distB="0" distL="0" distR="0" wp14:anchorId="2BD306A3" wp14:editId="1AC39B01">
            <wp:extent cx="2691130" cy="700405"/>
            <wp:effectExtent l="0" t="0" r="0" b="0"/>
            <wp:docPr id="33"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1130" cy="700405"/>
                    </a:xfrm>
                    <a:prstGeom prst="rect">
                      <a:avLst/>
                    </a:prstGeom>
                    <a:noFill/>
                    <a:ln>
                      <a:noFill/>
                    </a:ln>
                  </pic:spPr>
                </pic:pic>
              </a:graphicData>
            </a:graphic>
          </wp:inline>
        </w:drawing>
      </w:r>
    </w:p>
    <w:p w14:paraId="46F099D2" w14:textId="26236B8D" w:rsidR="008D02E6" w:rsidRPr="00D93DB4" w:rsidRDefault="00D24BDE" w:rsidP="00D24BDE">
      <w:pPr>
        <w:pStyle w:val="EQ"/>
      </w:pPr>
      <w:r w:rsidRPr="00D93DB4">
        <w:tab/>
      </w:r>
      <w:r w:rsidR="004C5B74">
        <w:rPr>
          <w:noProof/>
          <w:position w:val="-10"/>
        </w:rPr>
        <w:drawing>
          <wp:inline distT="0" distB="0" distL="0" distR="0" wp14:anchorId="59B278A6" wp14:editId="502492E0">
            <wp:extent cx="852805" cy="205105"/>
            <wp:effectExtent l="0" t="0" r="0" b="0"/>
            <wp:docPr id="34"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2805" cy="205105"/>
                    </a:xfrm>
                    <a:prstGeom prst="rect">
                      <a:avLst/>
                    </a:prstGeom>
                    <a:noFill/>
                    <a:ln>
                      <a:noFill/>
                    </a:ln>
                  </pic:spPr>
                </pic:pic>
              </a:graphicData>
            </a:graphic>
          </wp:inline>
        </w:drawing>
      </w:r>
      <w:r w:rsidR="008D02E6" w:rsidRPr="00D93DB4">
        <w:tab/>
        <w:t>(</w:t>
      </w:r>
      <w:r w:rsidR="005B1BA1" w:rsidRPr="00D93DB4">
        <w:t>11</w:t>
      </w:r>
      <w:r w:rsidR="008D02E6" w:rsidRPr="00D93DB4">
        <w:t>)</w:t>
      </w:r>
    </w:p>
    <w:p w14:paraId="1749E2B6" w14:textId="02B001B5" w:rsidR="00E407CE" w:rsidRPr="00D93DB4" w:rsidRDefault="00E407CE" w:rsidP="004414FD">
      <w:r w:rsidRPr="00D93DB4">
        <w:t xml:space="preserve">To make the classification more robust, the classification parameters are considered together forming a function of merit, </w:t>
      </w:r>
      <w:r w:rsidR="004C5B74">
        <w:rPr>
          <w:noProof/>
          <w:position w:val="-10"/>
        </w:rPr>
        <w:drawing>
          <wp:inline distT="0" distB="0" distL="0" distR="0" wp14:anchorId="2ECB658D" wp14:editId="1F93C317">
            <wp:extent cx="190500" cy="224155"/>
            <wp:effectExtent l="0" t="0" r="0" b="0"/>
            <wp:docPr id="35"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 cy="224155"/>
                    </a:xfrm>
                    <a:prstGeom prst="rect">
                      <a:avLst/>
                    </a:prstGeom>
                    <a:noFill/>
                    <a:ln>
                      <a:noFill/>
                    </a:ln>
                  </pic:spPr>
                </pic:pic>
              </a:graphicData>
            </a:graphic>
          </wp:inline>
        </w:drawing>
      </w:r>
      <w:r w:rsidRPr="00D93DB4">
        <w:t xml:space="preserve">. For that purpose, the classification parameters are first scaled so that each parameter's typical value for unvoiced signal translates in 0 and each parameter's typical value for voiced signal translates into 1. A linear function is used between them. The scaled version, </w:t>
      </w:r>
      <w:r w:rsidR="004C5B74">
        <w:rPr>
          <w:noProof/>
          <w:position w:val="-10"/>
        </w:rPr>
        <w:drawing>
          <wp:inline distT="0" distB="0" distL="0" distR="0" wp14:anchorId="4C03A59E" wp14:editId="053D883D">
            <wp:extent cx="176530" cy="224155"/>
            <wp:effectExtent l="0" t="0" r="0" b="0"/>
            <wp:docPr id="36"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530" cy="224155"/>
                    </a:xfrm>
                    <a:prstGeom prst="rect">
                      <a:avLst/>
                    </a:prstGeom>
                    <a:noFill/>
                    <a:ln>
                      <a:noFill/>
                    </a:ln>
                  </pic:spPr>
                </pic:pic>
              </a:graphicData>
            </a:graphic>
          </wp:inline>
        </w:drawing>
      </w:r>
      <w:r w:rsidRPr="00D93DB4">
        <w:t xml:space="preserve">, of a certain parameter, </w:t>
      </w:r>
      <w:r w:rsidR="004C5B74">
        <w:rPr>
          <w:noProof/>
          <w:position w:val="-10"/>
        </w:rPr>
        <w:drawing>
          <wp:inline distT="0" distB="0" distL="0" distR="0" wp14:anchorId="42F57E9B" wp14:editId="27FA5C91">
            <wp:extent cx="190500" cy="186055"/>
            <wp:effectExtent l="0" t="0" r="0" b="0"/>
            <wp:docPr id="3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86055"/>
                    </a:xfrm>
                    <a:prstGeom prst="rect">
                      <a:avLst/>
                    </a:prstGeom>
                    <a:noFill/>
                    <a:ln>
                      <a:noFill/>
                    </a:ln>
                  </pic:spPr>
                </pic:pic>
              </a:graphicData>
            </a:graphic>
          </wp:inline>
        </w:drawing>
      </w:r>
      <w:r w:rsidRPr="00D93DB4">
        <w:t>, is obtained using</w:t>
      </w:r>
    </w:p>
    <w:p w14:paraId="088B164B" w14:textId="35EE468F" w:rsidR="008D02E6" w:rsidRPr="00D93DB4" w:rsidRDefault="001453B7" w:rsidP="00D24BDE">
      <w:pPr>
        <w:pStyle w:val="EQ"/>
      </w:pPr>
      <w:r w:rsidRPr="00D93DB4">
        <w:tab/>
      </w:r>
      <w:r w:rsidR="004C5B74">
        <w:rPr>
          <w:noProof/>
          <w:position w:val="-14"/>
        </w:rPr>
        <w:drawing>
          <wp:inline distT="0" distB="0" distL="0" distR="0" wp14:anchorId="5F06E2D6" wp14:editId="6B65A816">
            <wp:extent cx="852805" cy="252730"/>
            <wp:effectExtent l="0" t="0" r="0" b="0"/>
            <wp:docPr id="38"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2805" cy="252730"/>
                    </a:xfrm>
                    <a:prstGeom prst="rect">
                      <a:avLst/>
                    </a:prstGeom>
                    <a:noFill/>
                    <a:ln>
                      <a:noFill/>
                    </a:ln>
                  </pic:spPr>
                </pic:pic>
              </a:graphicData>
            </a:graphic>
          </wp:inline>
        </w:drawing>
      </w:r>
      <w:r w:rsidR="008D02E6" w:rsidRPr="00D93DB4">
        <w:tab/>
        <w:t>(</w:t>
      </w:r>
      <w:r w:rsidR="005B1BA1" w:rsidRPr="00D93DB4">
        <w:t>12</w:t>
      </w:r>
      <w:r w:rsidR="008D02E6" w:rsidRPr="00D93DB4">
        <w:t>)</w:t>
      </w:r>
    </w:p>
    <w:p w14:paraId="5AE2FB3C" w14:textId="1148451E" w:rsidR="008D02E6" w:rsidRPr="00D93DB4" w:rsidRDefault="001453B7" w:rsidP="00D24BDE">
      <w:pPr>
        <w:pStyle w:val="EQ"/>
      </w:pPr>
      <w:r w:rsidRPr="00D93DB4">
        <w:tab/>
      </w:r>
      <w:r w:rsidR="004C5B74">
        <w:rPr>
          <w:noProof/>
        </w:rPr>
        <w:drawing>
          <wp:inline distT="0" distB="0" distL="0" distR="0" wp14:anchorId="2639267A" wp14:editId="48056032">
            <wp:extent cx="852805" cy="205105"/>
            <wp:effectExtent l="0" t="0" r="0" b="0"/>
            <wp:docPr id="39"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2805" cy="205105"/>
                    </a:xfrm>
                    <a:prstGeom prst="rect">
                      <a:avLst/>
                    </a:prstGeom>
                    <a:noFill/>
                    <a:ln>
                      <a:noFill/>
                    </a:ln>
                  </pic:spPr>
                </pic:pic>
              </a:graphicData>
            </a:graphic>
          </wp:inline>
        </w:drawing>
      </w:r>
      <w:r w:rsidR="008D02E6" w:rsidRPr="00D93DB4">
        <w:tab/>
        <w:t>(</w:t>
      </w:r>
      <w:r w:rsidR="005B1BA1" w:rsidRPr="00D93DB4">
        <w:t>13</w:t>
      </w:r>
      <w:r w:rsidR="008D02E6" w:rsidRPr="00D93DB4">
        <w:t>)</w:t>
      </w:r>
    </w:p>
    <w:p w14:paraId="50CD0B48" w14:textId="0B2A462B" w:rsidR="00E407CE" w:rsidRPr="00D93DB4" w:rsidRDefault="00E407CE" w:rsidP="00E407CE">
      <w:r w:rsidRPr="00D93DB4">
        <w:t>and in case of pc the scaled parameter is constrained by</w:t>
      </w:r>
      <w:r w:rsidR="004C5B74">
        <w:rPr>
          <w:noProof/>
          <w:position w:val="-10"/>
        </w:rPr>
        <w:drawing>
          <wp:inline distT="0" distB="0" distL="0" distR="0" wp14:anchorId="7985DE06" wp14:editId="030FAB46">
            <wp:extent cx="609600" cy="233680"/>
            <wp:effectExtent l="0" t="0" r="0" b="0"/>
            <wp:docPr id="40"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233680"/>
                    </a:xfrm>
                    <a:prstGeom prst="rect">
                      <a:avLst/>
                    </a:prstGeom>
                    <a:noFill/>
                    <a:ln>
                      <a:noFill/>
                    </a:ln>
                  </pic:spPr>
                </pic:pic>
              </a:graphicData>
            </a:graphic>
          </wp:inline>
        </w:drawing>
      </w:r>
      <w:r w:rsidRPr="00D93DB4">
        <w:t>.</w:t>
      </w:r>
    </w:p>
    <w:p w14:paraId="6536A4DE" w14:textId="2578C52B" w:rsidR="00E407CE" w:rsidRPr="00D93DB4" w:rsidRDefault="00E407CE" w:rsidP="00E407CE">
      <w:r w:rsidRPr="00D93DB4">
        <w:t xml:space="preserve">The function coefficients, </w:t>
      </w:r>
      <w:r w:rsidR="004C5B74">
        <w:rPr>
          <w:noProof/>
          <w:position w:val="-14"/>
        </w:rPr>
        <w:drawing>
          <wp:inline distT="0" distB="0" distL="0" distR="0" wp14:anchorId="1FA385DE" wp14:editId="1570DA70">
            <wp:extent cx="176530" cy="214630"/>
            <wp:effectExtent l="0" t="0" r="0" b="0"/>
            <wp:docPr id="41"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Pr="00D93DB4">
        <w:t xml:space="preserve">, and </w:t>
      </w:r>
      <w:r w:rsidR="004C5B74">
        <w:rPr>
          <w:noProof/>
          <w:position w:val="-14"/>
        </w:rPr>
        <w:drawing>
          <wp:inline distT="0" distB="0" distL="0" distR="0" wp14:anchorId="5F534886" wp14:editId="5B2C9845">
            <wp:extent cx="205105" cy="214630"/>
            <wp:effectExtent l="0" t="0" r="0" b="0"/>
            <wp:docPr id="4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105" cy="214630"/>
                    </a:xfrm>
                    <a:prstGeom prst="rect">
                      <a:avLst/>
                    </a:prstGeom>
                    <a:noFill/>
                    <a:ln>
                      <a:noFill/>
                    </a:ln>
                  </pic:spPr>
                </pic:pic>
              </a:graphicData>
            </a:graphic>
          </wp:inline>
        </w:drawing>
      </w:r>
      <w:r w:rsidRPr="00D93DB4">
        <w:t>, have been found experimentally for each of the parameters so that the signal distortion due to the concealment and recovery techniques used in the presence of frame erasures is minimal. The values used are summarized in Table 1 below.</w:t>
      </w:r>
    </w:p>
    <w:p w14:paraId="7C5FBF12" w14:textId="77777777" w:rsidR="00E407CE" w:rsidRPr="00D93DB4" w:rsidRDefault="00E407CE" w:rsidP="000C51E6">
      <w:pPr>
        <w:pStyle w:val="TH"/>
      </w:pPr>
      <w:r w:rsidRPr="00D93DB4">
        <w:t>Table</w:t>
      </w:r>
      <w:r w:rsidR="000C51E6" w:rsidRPr="00D93DB4">
        <w:t xml:space="preserve"> 1</w:t>
      </w:r>
      <w:r w:rsidRPr="00D93DB4">
        <w:t>: Signal classification parameters at the decoder</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03"/>
        <w:gridCol w:w="3779"/>
        <w:gridCol w:w="1903"/>
        <w:gridCol w:w="2054"/>
      </w:tblGrid>
      <w:tr w:rsidR="00E407CE" w:rsidRPr="00D93DB4" w14:paraId="62DA6E95" w14:textId="77777777" w:rsidTr="004414FD">
        <w:trPr>
          <w:cantSplit/>
          <w:tblHeader/>
          <w:jc w:val="center"/>
        </w:trPr>
        <w:tc>
          <w:tcPr>
            <w:tcW w:w="1903" w:type="dxa"/>
            <w:shd w:val="clear" w:color="auto" w:fill="D9D9D9"/>
            <w:vAlign w:val="center"/>
          </w:tcPr>
          <w:p w14:paraId="0032215C" w14:textId="77777777" w:rsidR="00E407CE" w:rsidRPr="00D93DB4" w:rsidRDefault="00E407CE" w:rsidP="000C51E6">
            <w:pPr>
              <w:pStyle w:val="TAH"/>
            </w:pPr>
            <w:r w:rsidRPr="00D93DB4">
              <w:t>Parameter</w:t>
            </w:r>
          </w:p>
        </w:tc>
        <w:tc>
          <w:tcPr>
            <w:tcW w:w="3779" w:type="dxa"/>
            <w:shd w:val="clear" w:color="auto" w:fill="D9D9D9"/>
            <w:vAlign w:val="center"/>
          </w:tcPr>
          <w:p w14:paraId="1E3677CD" w14:textId="77777777" w:rsidR="00E407CE" w:rsidRPr="00D93DB4" w:rsidRDefault="00E407CE" w:rsidP="000C51E6">
            <w:pPr>
              <w:pStyle w:val="TAH"/>
            </w:pPr>
            <w:r w:rsidRPr="00D93DB4">
              <w:t>Meaning</w:t>
            </w:r>
          </w:p>
        </w:tc>
        <w:tc>
          <w:tcPr>
            <w:tcW w:w="1903" w:type="dxa"/>
            <w:shd w:val="clear" w:color="auto" w:fill="D9D9D9"/>
            <w:vAlign w:val="center"/>
          </w:tcPr>
          <w:p w14:paraId="2A9EC1DA" w14:textId="77777777" w:rsidR="00E407CE" w:rsidRPr="00D93DB4" w:rsidRDefault="00E407CE" w:rsidP="000C51E6">
            <w:pPr>
              <w:pStyle w:val="TAH"/>
            </w:pPr>
            <w:r w:rsidRPr="00D93DB4">
              <w:t>Kp</w:t>
            </w:r>
          </w:p>
        </w:tc>
        <w:tc>
          <w:tcPr>
            <w:tcW w:w="2054" w:type="dxa"/>
            <w:shd w:val="clear" w:color="auto" w:fill="D9D9D9"/>
            <w:vAlign w:val="center"/>
          </w:tcPr>
          <w:p w14:paraId="277F89E9" w14:textId="77777777" w:rsidR="00E407CE" w:rsidRPr="00D93DB4" w:rsidRDefault="00E407CE" w:rsidP="000C51E6">
            <w:pPr>
              <w:pStyle w:val="TAH"/>
            </w:pPr>
            <w:r w:rsidRPr="00D93DB4">
              <w:t>cp</w:t>
            </w:r>
          </w:p>
        </w:tc>
      </w:tr>
      <w:tr w:rsidR="00E407CE" w:rsidRPr="00D93DB4" w14:paraId="22114D2D" w14:textId="77777777" w:rsidTr="004414FD">
        <w:trPr>
          <w:cantSplit/>
          <w:jc w:val="center"/>
        </w:trPr>
        <w:tc>
          <w:tcPr>
            <w:tcW w:w="1903" w:type="dxa"/>
            <w:vAlign w:val="center"/>
          </w:tcPr>
          <w:p w14:paraId="70D13A25" w14:textId="7FF264CA" w:rsidR="00E407CE" w:rsidRPr="00D93DB4" w:rsidRDefault="004C5B74" w:rsidP="000C51E6">
            <w:pPr>
              <w:pStyle w:val="TAL"/>
            </w:pPr>
            <w:r>
              <w:rPr>
                <w:noProof/>
              </w:rPr>
              <w:drawing>
                <wp:inline distT="0" distB="0" distL="0" distR="0" wp14:anchorId="19122356" wp14:editId="4C0BE8E5">
                  <wp:extent cx="205105" cy="190500"/>
                  <wp:effectExtent l="0" t="0" r="0" b="0"/>
                  <wp:docPr id="43"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p>
        </w:tc>
        <w:tc>
          <w:tcPr>
            <w:tcW w:w="3779" w:type="dxa"/>
            <w:vAlign w:val="center"/>
          </w:tcPr>
          <w:p w14:paraId="25B08C7D" w14:textId="77777777" w:rsidR="00E407CE" w:rsidRPr="00D93DB4" w:rsidRDefault="00E407CE" w:rsidP="000C51E6">
            <w:pPr>
              <w:pStyle w:val="TAL"/>
            </w:pPr>
            <w:r w:rsidRPr="00D93DB4">
              <w:t>Normalized correlation</w:t>
            </w:r>
          </w:p>
        </w:tc>
        <w:tc>
          <w:tcPr>
            <w:tcW w:w="1903" w:type="dxa"/>
            <w:vAlign w:val="center"/>
          </w:tcPr>
          <w:p w14:paraId="010A5262" w14:textId="77777777" w:rsidR="00E407CE" w:rsidRPr="00D93DB4" w:rsidRDefault="000C51E6" w:rsidP="000C51E6">
            <w:pPr>
              <w:pStyle w:val="TAL"/>
            </w:pPr>
            <w:r w:rsidRPr="00D93DB4">
              <w:t>0.</w:t>
            </w:r>
            <w:r w:rsidR="00E407CE" w:rsidRPr="00D93DB4">
              <w:t>8547</w:t>
            </w:r>
          </w:p>
        </w:tc>
        <w:tc>
          <w:tcPr>
            <w:tcW w:w="2054" w:type="dxa"/>
            <w:vAlign w:val="center"/>
          </w:tcPr>
          <w:p w14:paraId="04072B35" w14:textId="77777777" w:rsidR="00E407CE" w:rsidRPr="00D93DB4" w:rsidRDefault="00E407CE" w:rsidP="000C51E6">
            <w:pPr>
              <w:pStyle w:val="TAL"/>
            </w:pPr>
            <w:r w:rsidRPr="00D93DB4">
              <w:t>0</w:t>
            </w:r>
            <w:r w:rsidR="000C51E6" w:rsidRPr="00D93DB4">
              <w:t>.</w:t>
            </w:r>
            <w:r w:rsidRPr="00D93DB4">
              <w:t>2479</w:t>
            </w:r>
          </w:p>
        </w:tc>
      </w:tr>
      <w:tr w:rsidR="00E407CE" w:rsidRPr="00D93DB4" w14:paraId="4BEB420B" w14:textId="77777777" w:rsidTr="004414FD">
        <w:trPr>
          <w:cantSplit/>
          <w:jc w:val="center"/>
        </w:trPr>
        <w:tc>
          <w:tcPr>
            <w:tcW w:w="1903" w:type="dxa"/>
            <w:vAlign w:val="center"/>
          </w:tcPr>
          <w:p w14:paraId="0CCA69D0" w14:textId="53F0CE73" w:rsidR="00E407CE" w:rsidRPr="00D93DB4" w:rsidRDefault="004C5B74" w:rsidP="000C51E6">
            <w:pPr>
              <w:pStyle w:val="TAL"/>
            </w:pPr>
            <w:r>
              <w:rPr>
                <w:noProof/>
              </w:rPr>
              <w:drawing>
                <wp:inline distT="0" distB="0" distL="0" distR="0" wp14:anchorId="67E247DF" wp14:editId="015278CC">
                  <wp:extent cx="138430" cy="176530"/>
                  <wp:effectExtent l="0" t="0" r="0" b="0"/>
                  <wp:docPr id="44"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430" cy="176530"/>
                          </a:xfrm>
                          <a:prstGeom prst="rect">
                            <a:avLst/>
                          </a:prstGeom>
                          <a:noFill/>
                          <a:ln>
                            <a:noFill/>
                          </a:ln>
                        </pic:spPr>
                      </pic:pic>
                    </a:graphicData>
                  </a:graphic>
                </wp:inline>
              </w:drawing>
            </w:r>
          </w:p>
        </w:tc>
        <w:tc>
          <w:tcPr>
            <w:tcW w:w="3779" w:type="dxa"/>
            <w:vAlign w:val="center"/>
          </w:tcPr>
          <w:p w14:paraId="4C49F610" w14:textId="77777777" w:rsidR="00E407CE" w:rsidRPr="00D93DB4" w:rsidRDefault="00E407CE" w:rsidP="000C51E6">
            <w:pPr>
              <w:pStyle w:val="TAL"/>
            </w:pPr>
            <w:r w:rsidRPr="00D93DB4">
              <w:t>Spectral tilt</w:t>
            </w:r>
          </w:p>
        </w:tc>
        <w:tc>
          <w:tcPr>
            <w:tcW w:w="1903" w:type="dxa"/>
            <w:vAlign w:val="center"/>
          </w:tcPr>
          <w:p w14:paraId="4C71AD6C" w14:textId="77777777" w:rsidR="00E407CE" w:rsidRPr="00D93DB4" w:rsidRDefault="00E407CE" w:rsidP="000C51E6">
            <w:pPr>
              <w:pStyle w:val="TAL"/>
            </w:pPr>
            <w:r w:rsidRPr="00D93DB4">
              <w:t>0.8333</w:t>
            </w:r>
          </w:p>
        </w:tc>
        <w:tc>
          <w:tcPr>
            <w:tcW w:w="2054" w:type="dxa"/>
            <w:vAlign w:val="center"/>
          </w:tcPr>
          <w:p w14:paraId="4016F614" w14:textId="77777777" w:rsidR="00E407CE" w:rsidRPr="00D93DB4" w:rsidRDefault="00E407CE" w:rsidP="000C51E6">
            <w:pPr>
              <w:pStyle w:val="TAL"/>
            </w:pPr>
            <w:r w:rsidRPr="00D93DB4">
              <w:t>0</w:t>
            </w:r>
            <w:r w:rsidR="000C51E6" w:rsidRPr="00D93DB4">
              <w:t>.</w:t>
            </w:r>
            <w:r w:rsidRPr="00D93DB4">
              <w:t>2917</w:t>
            </w:r>
          </w:p>
        </w:tc>
      </w:tr>
      <w:tr w:rsidR="00E407CE" w:rsidRPr="00D93DB4" w14:paraId="7C41F556" w14:textId="77777777" w:rsidTr="004414FD">
        <w:trPr>
          <w:cantSplit/>
          <w:jc w:val="center"/>
        </w:trPr>
        <w:tc>
          <w:tcPr>
            <w:tcW w:w="1903" w:type="dxa"/>
            <w:vAlign w:val="center"/>
          </w:tcPr>
          <w:p w14:paraId="1B51859A" w14:textId="5DB70A65" w:rsidR="00E407CE" w:rsidRPr="00D93DB4" w:rsidRDefault="004C5B74" w:rsidP="000C51E6">
            <w:pPr>
              <w:pStyle w:val="TAL"/>
            </w:pPr>
            <w:r>
              <w:rPr>
                <w:noProof/>
              </w:rPr>
              <w:drawing>
                <wp:inline distT="0" distB="0" distL="0" distR="0" wp14:anchorId="6EEC279A" wp14:editId="55D4BF2D">
                  <wp:extent cx="176530" cy="190500"/>
                  <wp:effectExtent l="0" t="0" r="0" b="0"/>
                  <wp:docPr id="45"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p>
        </w:tc>
        <w:tc>
          <w:tcPr>
            <w:tcW w:w="3779" w:type="dxa"/>
            <w:vAlign w:val="center"/>
          </w:tcPr>
          <w:p w14:paraId="217F241D" w14:textId="77777777" w:rsidR="00E407CE" w:rsidRPr="00D93DB4" w:rsidRDefault="00E407CE" w:rsidP="000C51E6">
            <w:pPr>
              <w:pStyle w:val="TAL"/>
            </w:pPr>
            <w:r w:rsidRPr="00D93DB4">
              <w:t>Pitch coherence</w:t>
            </w:r>
          </w:p>
        </w:tc>
        <w:tc>
          <w:tcPr>
            <w:tcW w:w="1903" w:type="dxa"/>
            <w:vAlign w:val="center"/>
          </w:tcPr>
          <w:p w14:paraId="259924BC" w14:textId="77777777" w:rsidR="00E407CE" w:rsidRPr="00D93DB4" w:rsidRDefault="00E407CE" w:rsidP="000C51E6">
            <w:pPr>
              <w:pStyle w:val="TAL"/>
            </w:pPr>
            <w:r w:rsidRPr="00D93DB4">
              <w:t>–0.0357</w:t>
            </w:r>
          </w:p>
        </w:tc>
        <w:tc>
          <w:tcPr>
            <w:tcW w:w="2054" w:type="dxa"/>
            <w:vAlign w:val="center"/>
          </w:tcPr>
          <w:p w14:paraId="7F22FC9C" w14:textId="77777777" w:rsidR="00E407CE" w:rsidRPr="00D93DB4" w:rsidRDefault="00E407CE" w:rsidP="000C51E6">
            <w:pPr>
              <w:pStyle w:val="TAL"/>
            </w:pPr>
            <w:r w:rsidRPr="00D93DB4">
              <w:t>1.6071</w:t>
            </w:r>
          </w:p>
        </w:tc>
      </w:tr>
      <w:tr w:rsidR="00E407CE" w:rsidRPr="00D93DB4" w14:paraId="29089916" w14:textId="77777777" w:rsidTr="004414FD">
        <w:trPr>
          <w:cantSplit/>
          <w:jc w:val="center"/>
        </w:trPr>
        <w:tc>
          <w:tcPr>
            <w:tcW w:w="1903" w:type="dxa"/>
            <w:vAlign w:val="center"/>
          </w:tcPr>
          <w:p w14:paraId="096DF070" w14:textId="7C34B3F1" w:rsidR="00E407CE" w:rsidRPr="00D93DB4" w:rsidRDefault="004C5B74" w:rsidP="000C51E6">
            <w:pPr>
              <w:pStyle w:val="TAL"/>
            </w:pPr>
            <w:r>
              <w:rPr>
                <w:noProof/>
              </w:rPr>
              <w:drawing>
                <wp:inline distT="0" distB="0" distL="0" distR="0" wp14:anchorId="74B826DE" wp14:editId="2F196497">
                  <wp:extent cx="266700" cy="190500"/>
                  <wp:effectExtent l="0" t="0" r="0" b="0"/>
                  <wp:docPr id="46"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p>
        </w:tc>
        <w:tc>
          <w:tcPr>
            <w:tcW w:w="3779" w:type="dxa"/>
            <w:vAlign w:val="center"/>
          </w:tcPr>
          <w:p w14:paraId="59ADA678" w14:textId="77777777" w:rsidR="00E407CE" w:rsidRPr="00D93DB4" w:rsidRDefault="00E407CE" w:rsidP="000C51E6">
            <w:pPr>
              <w:pStyle w:val="TAL"/>
            </w:pPr>
            <w:r w:rsidRPr="00D93DB4">
              <w:t>Relative frame energy</w:t>
            </w:r>
          </w:p>
        </w:tc>
        <w:tc>
          <w:tcPr>
            <w:tcW w:w="1903" w:type="dxa"/>
            <w:vAlign w:val="center"/>
          </w:tcPr>
          <w:p w14:paraId="75D822C1" w14:textId="77777777" w:rsidR="00E407CE" w:rsidRPr="00D93DB4" w:rsidRDefault="00E407CE" w:rsidP="000C51E6">
            <w:pPr>
              <w:pStyle w:val="TAL"/>
            </w:pPr>
            <w:r w:rsidRPr="00D93DB4">
              <w:t>0.04</w:t>
            </w:r>
          </w:p>
        </w:tc>
        <w:tc>
          <w:tcPr>
            <w:tcW w:w="2054" w:type="dxa"/>
            <w:vAlign w:val="center"/>
          </w:tcPr>
          <w:p w14:paraId="7FBA4C28" w14:textId="77777777" w:rsidR="00E407CE" w:rsidRPr="00D93DB4" w:rsidRDefault="00E407CE" w:rsidP="000C51E6">
            <w:pPr>
              <w:pStyle w:val="TAL"/>
            </w:pPr>
            <w:r w:rsidRPr="00D93DB4">
              <w:t>0.56</w:t>
            </w:r>
          </w:p>
        </w:tc>
      </w:tr>
      <w:tr w:rsidR="00E407CE" w:rsidRPr="00D93DB4" w14:paraId="61945C7A" w14:textId="77777777" w:rsidTr="004414FD">
        <w:trPr>
          <w:cantSplit/>
          <w:jc w:val="center"/>
        </w:trPr>
        <w:tc>
          <w:tcPr>
            <w:tcW w:w="1903" w:type="dxa"/>
            <w:vAlign w:val="center"/>
          </w:tcPr>
          <w:p w14:paraId="49E5B2E3" w14:textId="58A98904" w:rsidR="00E407CE" w:rsidRPr="00D93DB4" w:rsidRDefault="004C5B74" w:rsidP="000C51E6">
            <w:pPr>
              <w:pStyle w:val="TAL"/>
            </w:pPr>
            <w:r>
              <w:rPr>
                <w:noProof/>
              </w:rPr>
              <w:drawing>
                <wp:inline distT="0" distB="0" distL="0" distR="0" wp14:anchorId="57B81074" wp14:editId="3D6B4E59">
                  <wp:extent cx="228600" cy="214630"/>
                  <wp:effectExtent l="0" t="0" r="0" b="0"/>
                  <wp:docPr id="4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p>
        </w:tc>
        <w:tc>
          <w:tcPr>
            <w:tcW w:w="3779" w:type="dxa"/>
            <w:vAlign w:val="center"/>
          </w:tcPr>
          <w:p w14:paraId="0C0C9CC3" w14:textId="77777777" w:rsidR="00E407CE" w:rsidRPr="00D93DB4" w:rsidRDefault="00E407CE" w:rsidP="000C51E6">
            <w:pPr>
              <w:pStyle w:val="TAL"/>
            </w:pPr>
            <w:r w:rsidRPr="00D93DB4">
              <w:t>Zero-crossing counter</w:t>
            </w:r>
          </w:p>
        </w:tc>
        <w:tc>
          <w:tcPr>
            <w:tcW w:w="1903" w:type="dxa"/>
            <w:vAlign w:val="center"/>
          </w:tcPr>
          <w:p w14:paraId="5AE6A6B3" w14:textId="77777777" w:rsidR="00E407CE" w:rsidRPr="00D93DB4" w:rsidRDefault="00E407CE" w:rsidP="000C51E6">
            <w:pPr>
              <w:pStyle w:val="TAL"/>
            </w:pPr>
            <w:r w:rsidRPr="00D93DB4">
              <w:t>–0.04</w:t>
            </w:r>
          </w:p>
        </w:tc>
        <w:tc>
          <w:tcPr>
            <w:tcW w:w="2054" w:type="dxa"/>
            <w:vAlign w:val="center"/>
          </w:tcPr>
          <w:p w14:paraId="5D961444" w14:textId="77777777" w:rsidR="00E407CE" w:rsidRPr="00D93DB4" w:rsidRDefault="00E407CE" w:rsidP="000C51E6">
            <w:pPr>
              <w:pStyle w:val="TAL"/>
            </w:pPr>
            <w:r w:rsidRPr="00D93DB4">
              <w:t>2.52</w:t>
            </w:r>
          </w:p>
        </w:tc>
      </w:tr>
    </w:tbl>
    <w:p w14:paraId="13ACA41E" w14:textId="77777777" w:rsidR="00E407CE" w:rsidRPr="00D93DB4" w:rsidRDefault="00E407CE" w:rsidP="00E407CE"/>
    <w:p w14:paraId="6120C6AC" w14:textId="77777777" w:rsidR="00E407CE" w:rsidRPr="00D93DB4" w:rsidRDefault="00E407CE" w:rsidP="00E407CE">
      <w:r w:rsidRPr="00D93DB4">
        <w:t>The merit function has been defined as</w:t>
      </w:r>
    </w:p>
    <w:p w14:paraId="4172A208" w14:textId="50664BB6" w:rsidR="00E407CE" w:rsidRPr="00D93DB4" w:rsidRDefault="00D24BDE" w:rsidP="00D24BDE">
      <w:pPr>
        <w:pStyle w:val="EQ"/>
      </w:pPr>
      <w:r w:rsidRPr="00D93DB4">
        <w:tab/>
      </w:r>
      <w:r w:rsidR="004C5B74">
        <w:rPr>
          <w:noProof/>
          <w:position w:val="-20"/>
        </w:rPr>
        <w:drawing>
          <wp:inline distT="0" distB="0" distL="0" distR="0" wp14:anchorId="4B5C0B15" wp14:editId="7AB36CEA">
            <wp:extent cx="1957705" cy="328930"/>
            <wp:effectExtent l="0" t="0" r="0" b="0"/>
            <wp:docPr id="48"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7705" cy="328930"/>
                    </a:xfrm>
                    <a:prstGeom prst="rect">
                      <a:avLst/>
                    </a:prstGeom>
                    <a:noFill/>
                    <a:ln>
                      <a:noFill/>
                    </a:ln>
                  </pic:spPr>
                </pic:pic>
              </a:graphicData>
            </a:graphic>
          </wp:inline>
        </w:drawing>
      </w:r>
      <w:r w:rsidR="008D02E6" w:rsidRPr="00D93DB4">
        <w:tab/>
        <w:t>(</w:t>
      </w:r>
      <w:r w:rsidR="005B1BA1" w:rsidRPr="00D93DB4">
        <w:t>14</w:t>
      </w:r>
      <w:r w:rsidR="008D02E6" w:rsidRPr="00D93DB4">
        <w:t>)</w:t>
      </w:r>
    </w:p>
    <w:p w14:paraId="65BED5CF" w14:textId="77777777" w:rsidR="00E407CE" w:rsidRPr="00D93DB4" w:rsidRDefault="00E407CE" w:rsidP="00E407CE">
      <w:r w:rsidRPr="00D93DB4">
        <w:t>where the superscript s indicates the scaled version of the parameters. In the case of 8-kHz sampled output and a decoded bit rate of 9.6kb</w:t>
      </w:r>
      <w:r w:rsidR="00FD3E46" w:rsidRPr="00D93DB4">
        <w:t>p</w:t>
      </w:r>
      <w:r w:rsidRPr="00D93DB4">
        <w:t>s, the merit function, f, is further multiplied by 0.9.</w:t>
      </w:r>
    </w:p>
    <w:p w14:paraId="651D5C49" w14:textId="77777777" w:rsidR="008D02E6" w:rsidRPr="00D93DB4" w:rsidRDefault="00E407CE" w:rsidP="008D02E6">
      <w:r w:rsidRPr="00D93DB4">
        <w:t>In the case that the actual frame is not in TCX MDCT mode, the pitch coherence is not compute therefore the merit function has been defined as</w:t>
      </w:r>
    </w:p>
    <w:p w14:paraId="326A408D" w14:textId="66401262" w:rsidR="008D02E6" w:rsidRPr="00D93DB4" w:rsidRDefault="00D24BDE" w:rsidP="00D24BDE">
      <w:pPr>
        <w:pStyle w:val="EQ"/>
      </w:pPr>
      <w:r w:rsidRPr="00D93DB4">
        <w:tab/>
      </w:r>
      <w:r w:rsidR="004C5B74">
        <w:rPr>
          <w:noProof/>
          <w:position w:val="-20"/>
        </w:rPr>
        <w:drawing>
          <wp:inline distT="0" distB="0" distL="0" distR="0" wp14:anchorId="2521EF69" wp14:editId="6A69571E">
            <wp:extent cx="1638300" cy="328930"/>
            <wp:effectExtent l="0" t="0" r="0" b="0"/>
            <wp:docPr id="49"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8300" cy="328930"/>
                    </a:xfrm>
                    <a:prstGeom prst="rect">
                      <a:avLst/>
                    </a:prstGeom>
                    <a:noFill/>
                    <a:ln>
                      <a:noFill/>
                    </a:ln>
                  </pic:spPr>
                </pic:pic>
              </a:graphicData>
            </a:graphic>
          </wp:inline>
        </w:drawing>
      </w:r>
      <w:r w:rsidR="008D02E6" w:rsidRPr="00D93DB4">
        <w:tab/>
        <w:t>(</w:t>
      </w:r>
      <w:r w:rsidR="005B1BA1" w:rsidRPr="00D93DB4">
        <w:t>15</w:t>
      </w:r>
      <w:r w:rsidR="008D02E6" w:rsidRPr="00D93DB4">
        <w:t>)</w:t>
      </w:r>
    </w:p>
    <w:p w14:paraId="313B2782" w14:textId="1C1E50AD" w:rsidR="00E407CE" w:rsidRPr="00D93DB4" w:rsidRDefault="00D24BDE" w:rsidP="00D24BDE">
      <w:pPr>
        <w:pStyle w:val="EQ"/>
      </w:pPr>
      <w:r w:rsidRPr="00D93DB4">
        <w:tab/>
      </w:r>
      <w:r w:rsidR="004C5B74">
        <w:rPr>
          <w:noProof/>
        </w:rPr>
        <w:drawing>
          <wp:inline distT="0" distB="0" distL="0" distR="0" wp14:anchorId="21EA4D43" wp14:editId="369C0FFE">
            <wp:extent cx="852805" cy="205105"/>
            <wp:effectExtent l="0" t="0" r="0" b="0"/>
            <wp:docPr id="50"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2805" cy="205105"/>
                    </a:xfrm>
                    <a:prstGeom prst="rect">
                      <a:avLst/>
                    </a:prstGeom>
                    <a:noFill/>
                    <a:ln>
                      <a:noFill/>
                    </a:ln>
                  </pic:spPr>
                </pic:pic>
              </a:graphicData>
            </a:graphic>
          </wp:inline>
        </w:drawing>
      </w:r>
      <w:r w:rsidR="008D02E6" w:rsidRPr="00D93DB4">
        <w:tab/>
        <w:t>(</w:t>
      </w:r>
      <w:r w:rsidR="005B1BA1" w:rsidRPr="00D93DB4">
        <w:t>16</w:t>
      </w:r>
      <w:r w:rsidR="008D02E6" w:rsidRPr="00D93DB4">
        <w:t>)</w:t>
      </w:r>
    </w:p>
    <w:p w14:paraId="4567683D" w14:textId="00CFCE35" w:rsidR="00E407CE" w:rsidRPr="00D93DB4" w:rsidRDefault="00E407CE" w:rsidP="00E407CE">
      <w:r w:rsidRPr="00D93DB4">
        <w:t xml:space="preserve">The classification is performed using the merit function, </w:t>
      </w:r>
      <w:r w:rsidR="004C5B74">
        <w:rPr>
          <w:noProof/>
          <w:position w:val="-10"/>
        </w:rPr>
        <w:drawing>
          <wp:inline distT="0" distB="0" distL="0" distR="0" wp14:anchorId="34A2CD12" wp14:editId="60B4528D">
            <wp:extent cx="205105" cy="228600"/>
            <wp:effectExtent l="0" t="0" r="0" b="0"/>
            <wp:docPr id="51"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105" cy="228600"/>
                    </a:xfrm>
                    <a:prstGeom prst="rect">
                      <a:avLst/>
                    </a:prstGeom>
                    <a:noFill/>
                    <a:ln>
                      <a:noFill/>
                    </a:ln>
                  </pic:spPr>
                </pic:pic>
              </a:graphicData>
            </a:graphic>
          </wp:inline>
        </w:drawing>
      </w:r>
      <w:r w:rsidRPr="00D93DB4">
        <w:t xml:space="preserve">, and following the rules summarized in Table 2. The default class is UNVOICED_CLAS. Note that the class ARTIFICIAL ONSET is set at the decoder if the frame follows an erased frame and artificial onset reconstruction is used as described in </w:t>
      </w:r>
      <w:r w:rsidR="001453B7" w:rsidRPr="00D93DB4">
        <w:t>subclause</w:t>
      </w:r>
      <w:r w:rsidRPr="00D93DB4">
        <w:t> </w:t>
      </w:r>
      <w:r w:rsidR="00C322ED" w:rsidRPr="00D93DB4">
        <w:t>5.3.3.4.2</w:t>
      </w:r>
      <w:r w:rsidRPr="00D93DB4">
        <w:t>.</w:t>
      </w:r>
    </w:p>
    <w:p w14:paraId="2B16C6FA" w14:textId="77777777" w:rsidR="00E407CE" w:rsidRPr="00D93DB4" w:rsidRDefault="00E407CE" w:rsidP="000C51E6">
      <w:pPr>
        <w:pStyle w:val="TH"/>
      </w:pPr>
      <w:r w:rsidRPr="00D93DB4">
        <w:t>Table</w:t>
      </w:r>
      <w:r w:rsidR="000C51E6" w:rsidRPr="00D93DB4">
        <w:t xml:space="preserve"> 2</w:t>
      </w:r>
      <w:r w:rsidRPr="00D93DB4">
        <w:t>: Signal classification rules at the decoder</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47"/>
        <w:gridCol w:w="2049"/>
        <w:gridCol w:w="2942"/>
      </w:tblGrid>
      <w:tr w:rsidR="00E407CE" w:rsidRPr="00D93DB4" w14:paraId="0DC0E480" w14:textId="77777777" w:rsidTr="004414FD">
        <w:trPr>
          <w:cantSplit/>
          <w:tblHeader/>
          <w:jc w:val="center"/>
        </w:trPr>
        <w:tc>
          <w:tcPr>
            <w:tcW w:w="2947" w:type="dxa"/>
            <w:vAlign w:val="center"/>
          </w:tcPr>
          <w:p w14:paraId="23DC1DFE" w14:textId="77777777" w:rsidR="00E407CE" w:rsidRPr="00D93DB4" w:rsidRDefault="00E407CE" w:rsidP="000C51E6">
            <w:pPr>
              <w:pStyle w:val="TAH"/>
            </w:pPr>
            <w:bookmarkStart w:id="19" w:name="MCCQCTEMPBM_00000050"/>
            <w:r w:rsidRPr="00D93DB4">
              <w:t>Previous frame class</w:t>
            </w:r>
          </w:p>
        </w:tc>
        <w:tc>
          <w:tcPr>
            <w:tcW w:w="2049" w:type="dxa"/>
            <w:vAlign w:val="center"/>
          </w:tcPr>
          <w:p w14:paraId="4E776374" w14:textId="77777777" w:rsidR="00E407CE" w:rsidRPr="00D93DB4" w:rsidRDefault="00E407CE" w:rsidP="000C51E6">
            <w:pPr>
              <w:pStyle w:val="TAH"/>
            </w:pPr>
            <w:r w:rsidRPr="00D93DB4">
              <w:t>Rule</w:t>
            </w:r>
          </w:p>
        </w:tc>
        <w:tc>
          <w:tcPr>
            <w:tcW w:w="2942" w:type="dxa"/>
            <w:vAlign w:val="center"/>
          </w:tcPr>
          <w:p w14:paraId="552F2C3C" w14:textId="77777777" w:rsidR="00E407CE" w:rsidRPr="00D93DB4" w:rsidRDefault="00E407CE" w:rsidP="000C51E6">
            <w:pPr>
              <w:pStyle w:val="TAH"/>
            </w:pPr>
            <w:r w:rsidRPr="00D93DB4">
              <w:t>Current frame class</w:t>
            </w:r>
          </w:p>
        </w:tc>
      </w:tr>
      <w:tr w:rsidR="00E407CE" w:rsidRPr="00D93DB4" w14:paraId="64A422AD" w14:textId="77777777" w:rsidTr="004414FD">
        <w:trPr>
          <w:cantSplit/>
          <w:jc w:val="center"/>
        </w:trPr>
        <w:tc>
          <w:tcPr>
            <w:tcW w:w="2947" w:type="dxa"/>
            <w:vMerge w:val="restart"/>
            <w:vAlign w:val="center"/>
          </w:tcPr>
          <w:p w14:paraId="3C0AA8CA" w14:textId="77777777" w:rsidR="00E407CE" w:rsidRPr="00D93DB4" w:rsidRDefault="00E407CE" w:rsidP="000C51E6">
            <w:pPr>
              <w:pStyle w:val="TAL"/>
            </w:pPr>
            <w:r w:rsidRPr="00D93DB4">
              <w:t>ONSET</w:t>
            </w:r>
          </w:p>
          <w:p w14:paraId="7FFA2040" w14:textId="77777777" w:rsidR="00E407CE" w:rsidRPr="00D93DB4" w:rsidRDefault="00E407CE" w:rsidP="000C51E6">
            <w:pPr>
              <w:pStyle w:val="TAL"/>
            </w:pPr>
            <w:r w:rsidRPr="00D93DB4">
              <w:t>ARTIFICIAL ONSET</w:t>
            </w:r>
          </w:p>
          <w:p w14:paraId="39B43368" w14:textId="77777777" w:rsidR="00E407CE" w:rsidRPr="00D93DB4" w:rsidRDefault="00E407CE" w:rsidP="000C51E6">
            <w:pPr>
              <w:pStyle w:val="TAL"/>
            </w:pPr>
            <w:r w:rsidRPr="00D93DB4">
              <w:t>VOICED_CLAS</w:t>
            </w:r>
          </w:p>
          <w:p w14:paraId="5124F5DF" w14:textId="77777777" w:rsidR="00E407CE" w:rsidRPr="00D93DB4" w:rsidRDefault="00E407CE" w:rsidP="000C51E6">
            <w:pPr>
              <w:pStyle w:val="TAL"/>
            </w:pPr>
            <w:r w:rsidRPr="00D93DB4">
              <w:t>VOICED TRANSITION</w:t>
            </w:r>
          </w:p>
        </w:tc>
        <w:tc>
          <w:tcPr>
            <w:tcW w:w="2049" w:type="dxa"/>
            <w:vAlign w:val="center"/>
          </w:tcPr>
          <w:p w14:paraId="11F944BB" w14:textId="4AC1B240" w:rsidR="00E407CE" w:rsidRPr="00D93DB4" w:rsidRDefault="004C5B74" w:rsidP="000C51E6">
            <w:pPr>
              <w:pStyle w:val="TAL"/>
            </w:pPr>
            <w:r>
              <w:rPr>
                <w:noProof/>
                <w:position w:val="-10"/>
              </w:rPr>
              <w:drawing>
                <wp:inline distT="0" distB="0" distL="0" distR="0" wp14:anchorId="64A1FB30" wp14:editId="141A29C9">
                  <wp:extent cx="548005" cy="228600"/>
                  <wp:effectExtent l="0" t="0" r="0" b="0"/>
                  <wp:docPr id="5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005" cy="228600"/>
                          </a:xfrm>
                          <a:prstGeom prst="rect">
                            <a:avLst/>
                          </a:prstGeom>
                          <a:noFill/>
                          <a:ln>
                            <a:noFill/>
                          </a:ln>
                        </pic:spPr>
                      </pic:pic>
                    </a:graphicData>
                  </a:graphic>
                </wp:inline>
              </w:drawing>
            </w:r>
          </w:p>
        </w:tc>
        <w:tc>
          <w:tcPr>
            <w:tcW w:w="2942" w:type="dxa"/>
            <w:vAlign w:val="center"/>
          </w:tcPr>
          <w:p w14:paraId="22CE6FCF" w14:textId="77777777" w:rsidR="00E407CE" w:rsidRPr="00D93DB4" w:rsidRDefault="00E407CE" w:rsidP="000C51E6">
            <w:pPr>
              <w:pStyle w:val="TAL"/>
            </w:pPr>
            <w:r w:rsidRPr="00D93DB4">
              <w:t>VOICED_CLAS</w:t>
            </w:r>
          </w:p>
        </w:tc>
      </w:tr>
      <w:tr w:rsidR="00E407CE" w:rsidRPr="00D93DB4" w14:paraId="41F6B838" w14:textId="77777777" w:rsidTr="004414FD">
        <w:trPr>
          <w:cantSplit/>
          <w:jc w:val="center"/>
        </w:trPr>
        <w:tc>
          <w:tcPr>
            <w:tcW w:w="2947" w:type="dxa"/>
            <w:vMerge/>
            <w:vAlign w:val="center"/>
          </w:tcPr>
          <w:p w14:paraId="07D335D2" w14:textId="77777777" w:rsidR="00E407CE" w:rsidRPr="00D93DB4" w:rsidRDefault="00E407CE" w:rsidP="000C51E6">
            <w:pPr>
              <w:pStyle w:val="TAL"/>
            </w:pPr>
          </w:p>
        </w:tc>
        <w:tc>
          <w:tcPr>
            <w:tcW w:w="2049" w:type="dxa"/>
            <w:vAlign w:val="center"/>
          </w:tcPr>
          <w:p w14:paraId="4CC46D24" w14:textId="3AA95119" w:rsidR="00E407CE" w:rsidRPr="00D93DB4" w:rsidRDefault="004C5B74" w:rsidP="000C51E6">
            <w:pPr>
              <w:pStyle w:val="TAL"/>
            </w:pPr>
            <w:r>
              <w:rPr>
                <w:noProof/>
                <w:position w:val="-10"/>
              </w:rPr>
              <w:drawing>
                <wp:inline distT="0" distB="0" distL="0" distR="0" wp14:anchorId="352E3D80" wp14:editId="392AD139">
                  <wp:extent cx="900430" cy="228600"/>
                  <wp:effectExtent l="0" t="0" r="0" b="0"/>
                  <wp:docPr id="53"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0430" cy="228600"/>
                          </a:xfrm>
                          <a:prstGeom prst="rect">
                            <a:avLst/>
                          </a:prstGeom>
                          <a:noFill/>
                          <a:ln>
                            <a:noFill/>
                          </a:ln>
                        </pic:spPr>
                      </pic:pic>
                    </a:graphicData>
                  </a:graphic>
                </wp:inline>
              </w:drawing>
            </w:r>
          </w:p>
        </w:tc>
        <w:tc>
          <w:tcPr>
            <w:tcW w:w="2942" w:type="dxa"/>
            <w:vAlign w:val="center"/>
          </w:tcPr>
          <w:p w14:paraId="269BCC3B" w14:textId="77777777" w:rsidR="00E407CE" w:rsidRPr="00D93DB4" w:rsidRDefault="00E407CE" w:rsidP="000C51E6">
            <w:pPr>
              <w:pStyle w:val="TAL"/>
            </w:pPr>
            <w:r w:rsidRPr="00D93DB4">
              <w:t>VOICED TRANSITION</w:t>
            </w:r>
          </w:p>
        </w:tc>
      </w:tr>
      <w:tr w:rsidR="00E407CE" w:rsidRPr="00D93DB4" w14:paraId="5C9CA828" w14:textId="77777777" w:rsidTr="004414FD">
        <w:trPr>
          <w:cantSplit/>
          <w:jc w:val="center"/>
        </w:trPr>
        <w:tc>
          <w:tcPr>
            <w:tcW w:w="2947" w:type="dxa"/>
            <w:vMerge/>
            <w:vAlign w:val="center"/>
          </w:tcPr>
          <w:p w14:paraId="31060C71" w14:textId="77777777" w:rsidR="00E407CE" w:rsidRPr="00D93DB4" w:rsidRDefault="00E407CE" w:rsidP="000C51E6">
            <w:pPr>
              <w:pStyle w:val="TAL"/>
            </w:pPr>
          </w:p>
        </w:tc>
        <w:tc>
          <w:tcPr>
            <w:tcW w:w="2049" w:type="dxa"/>
            <w:vAlign w:val="center"/>
          </w:tcPr>
          <w:p w14:paraId="50182B8F" w14:textId="73647D11" w:rsidR="00E407CE" w:rsidRPr="00D93DB4" w:rsidRDefault="004C5B74" w:rsidP="000C51E6">
            <w:pPr>
              <w:pStyle w:val="TAL"/>
            </w:pPr>
            <w:r>
              <w:rPr>
                <w:noProof/>
                <w:position w:val="-10"/>
              </w:rPr>
              <w:drawing>
                <wp:inline distT="0" distB="0" distL="0" distR="0" wp14:anchorId="49FA21E7" wp14:editId="0ABC430A">
                  <wp:extent cx="557530" cy="228600"/>
                  <wp:effectExtent l="0" t="0" r="0" b="0"/>
                  <wp:docPr id="54"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530" cy="228600"/>
                          </a:xfrm>
                          <a:prstGeom prst="rect">
                            <a:avLst/>
                          </a:prstGeom>
                          <a:noFill/>
                          <a:ln>
                            <a:noFill/>
                          </a:ln>
                        </pic:spPr>
                      </pic:pic>
                    </a:graphicData>
                  </a:graphic>
                </wp:inline>
              </w:drawing>
            </w:r>
          </w:p>
        </w:tc>
        <w:tc>
          <w:tcPr>
            <w:tcW w:w="2942" w:type="dxa"/>
            <w:vAlign w:val="center"/>
          </w:tcPr>
          <w:p w14:paraId="4A4BE4FD" w14:textId="77777777" w:rsidR="00E407CE" w:rsidRPr="00D93DB4" w:rsidRDefault="00E407CE" w:rsidP="000C51E6">
            <w:pPr>
              <w:pStyle w:val="TAL"/>
            </w:pPr>
            <w:r w:rsidRPr="00D93DB4">
              <w:t>UNVOICED_CLAS</w:t>
            </w:r>
          </w:p>
        </w:tc>
      </w:tr>
      <w:tr w:rsidR="00E407CE" w:rsidRPr="00D93DB4" w14:paraId="588C58E0" w14:textId="77777777" w:rsidTr="004414FD">
        <w:trPr>
          <w:cantSplit/>
          <w:jc w:val="center"/>
        </w:trPr>
        <w:tc>
          <w:tcPr>
            <w:tcW w:w="2947" w:type="dxa"/>
            <w:vMerge w:val="restart"/>
            <w:vAlign w:val="center"/>
          </w:tcPr>
          <w:p w14:paraId="00EBF61B" w14:textId="77777777" w:rsidR="00E407CE" w:rsidRPr="00D93DB4" w:rsidRDefault="00E407CE" w:rsidP="000C51E6">
            <w:pPr>
              <w:pStyle w:val="TAL"/>
            </w:pPr>
            <w:r w:rsidRPr="00D93DB4">
              <w:t>UNVOICED TRANSITION</w:t>
            </w:r>
          </w:p>
          <w:p w14:paraId="774D08AD" w14:textId="77777777" w:rsidR="00E407CE" w:rsidRPr="00D93DB4" w:rsidRDefault="00E407CE" w:rsidP="000C51E6">
            <w:pPr>
              <w:pStyle w:val="TAL"/>
            </w:pPr>
            <w:r w:rsidRPr="00D93DB4">
              <w:t>UNVOICED_CLAS</w:t>
            </w:r>
          </w:p>
          <w:p w14:paraId="6152CEC1" w14:textId="77777777" w:rsidR="00E407CE" w:rsidRPr="00D93DB4" w:rsidRDefault="00E407CE" w:rsidP="000C51E6">
            <w:pPr>
              <w:pStyle w:val="TAL"/>
            </w:pPr>
            <w:r w:rsidRPr="00D93DB4">
              <w:t>INACTIVE_CLAS</w:t>
            </w:r>
          </w:p>
        </w:tc>
        <w:tc>
          <w:tcPr>
            <w:tcW w:w="2049" w:type="dxa"/>
            <w:vAlign w:val="center"/>
          </w:tcPr>
          <w:p w14:paraId="40D2BBDF" w14:textId="323C0B0C" w:rsidR="00E407CE" w:rsidRPr="00D93DB4" w:rsidRDefault="004C5B74" w:rsidP="000C51E6">
            <w:pPr>
              <w:pStyle w:val="TAL"/>
            </w:pPr>
            <w:r>
              <w:rPr>
                <w:noProof/>
                <w:position w:val="-10"/>
              </w:rPr>
              <w:drawing>
                <wp:inline distT="0" distB="0" distL="0" distR="0" wp14:anchorId="1BF382EC" wp14:editId="569F242F">
                  <wp:extent cx="557530" cy="228600"/>
                  <wp:effectExtent l="0" t="0" r="0" b="0"/>
                  <wp:docPr id="55"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530" cy="228600"/>
                          </a:xfrm>
                          <a:prstGeom prst="rect">
                            <a:avLst/>
                          </a:prstGeom>
                          <a:noFill/>
                          <a:ln>
                            <a:noFill/>
                          </a:ln>
                        </pic:spPr>
                      </pic:pic>
                    </a:graphicData>
                  </a:graphic>
                </wp:inline>
              </w:drawing>
            </w:r>
          </w:p>
        </w:tc>
        <w:tc>
          <w:tcPr>
            <w:tcW w:w="2942" w:type="dxa"/>
            <w:vAlign w:val="center"/>
          </w:tcPr>
          <w:p w14:paraId="6F7E3A38" w14:textId="77777777" w:rsidR="00E407CE" w:rsidRPr="00D93DB4" w:rsidRDefault="00E407CE" w:rsidP="000C51E6">
            <w:pPr>
              <w:pStyle w:val="TAL"/>
            </w:pPr>
            <w:r w:rsidRPr="00D93DB4">
              <w:t>ONSET</w:t>
            </w:r>
          </w:p>
        </w:tc>
      </w:tr>
      <w:tr w:rsidR="00E407CE" w:rsidRPr="00D93DB4" w14:paraId="68B29513" w14:textId="77777777" w:rsidTr="004414FD">
        <w:trPr>
          <w:cantSplit/>
          <w:jc w:val="center"/>
        </w:trPr>
        <w:tc>
          <w:tcPr>
            <w:tcW w:w="2947" w:type="dxa"/>
            <w:vMerge/>
            <w:vAlign w:val="center"/>
          </w:tcPr>
          <w:p w14:paraId="1B3A5DD2" w14:textId="77777777" w:rsidR="00E407CE" w:rsidRPr="00D93DB4" w:rsidRDefault="00E407CE" w:rsidP="00EE4BD3">
            <w:pPr>
              <w:pStyle w:val="TAL"/>
            </w:pPr>
          </w:p>
        </w:tc>
        <w:tc>
          <w:tcPr>
            <w:tcW w:w="2049" w:type="dxa"/>
            <w:vAlign w:val="center"/>
          </w:tcPr>
          <w:p w14:paraId="292E0FF7" w14:textId="57E44205" w:rsidR="005154ED" w:rsidRPr="00D93DB4" w:rsidRDefault="004C5B74" w:rsidP="00EE4BD3">
            <w:pPr>
              <w:pStyle w:val="TAL"/>
            </w:pPr>
            <w:r>
              <w:rPr>
                <w:noProof/>
                <w:position w:val="-10"/>
              </w:rPr>
              <w:drawing>
                <wp:inline distT="0" distB="0" distL="0" distR="0" wp14:anchorId="67F24FB4" wp14:editId="6F6384A3">
                  <wp:extent cx="900430" cy="228600"/>
                  <wp:effectExtent l="0" t="0" r="0" b="0"/>
                  <wp:docPr id="56"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00430" cy="228600"/>
                          </a:xfrm>
                          <a:prstGeom prst="rect">
                            <a:avLst/>
                          </a:prstGeom>
                          <a:noFill/>
                          <a:ln>
                            <a:noFill/>
                          </a:ln>
                        </pic:spPr>
                      </pic:pic>
                    </a:graphicData>
                  </a:graphic>
                </wp:inline>
              </w:drawing>
            </w:r>
          </w:p>
        </w:tc>
        <w:tc>
          <w:tcPr>
            <w:tcW w:w="2942" w:type="dxa"/>
            <w:vAlign w:val="center"/>
          </w:tcPr>
          <w:p w14:paraId="672745ED" w14:textId="77777777" w:rsidR="00E407CE" w:rsidRPr="00D93DB4" w:rsidRDefault="00E407CE" w:rsidP="00EE4BD3">
            <w:pPr>
              <w:pStyle w:val="TAL"/>
            </w:pPr>
            <w:r w:rsidRPr="00D93DB4">
              <w:t>UNVOICED TRANSITION</w:t>
            </w:r>
          </w:p>
        </w:tc>
      </w:tr>
      <w:tr w:rsidR="00E407CE" w:rsidRPr="00D93DB4" w14:paraId="686FA787" w14:textId="77777777" w:rsidTr="004414FD">
        <w:trPr>
          <w:cantSplit/>
          <w:jc w:val="center"/>
        </w:trPr>
        <w:tc>
          <w:tcPr>
            <w:tcW w:w="2947" w:type="dxa"/>
            <w:vMerge/>
            <w:vAlign w:val="center"/>
          </w:tcPr>
          <w:p w14:paraId="260DDD09" w14:textId="77777777" w:rsidR="00E407CE" w:rsidRPr="00D93DB4" w:rsidRDefault="00E407CE" w:rsidP="00EE4BD3">
            <w:pPr>
              <w:pStyle w:val="TAL"/>
            </w:pPr>
          </w:p>
        </w:tc>
        <w:tc>
          <w:tcPr>
            <w:tcW w:w="2049" w:type="dxa"/>
            <w:vAlign w:val="center"/>
          </w:tcPr>
          <w:p w14:paraId="7CE561A8" w14:textId="57571005" w:rsidR="00E407CE" w:rsidRPr="00D93DB4" w:rsidRDefault="004C5B74" w:rsidP="00EE4BD3">
            <w:pPr>
              <w:pStyle w:val="TAL"/>
            </w:pPr>
            <w:r>
              <w:rPr>
                <w:noProof/>
                <w:position w:val="-10"/>
              </w:rPr>
              <w:drawing>
                <wp:inline distT="0" distB="0" distL="0" distR="0" wp14:anchorId="55E8A087" wp14:editId="61035169">
                  <wp:extent cx="548005" cy="228600"/>
                  <wp:effectExtent l="0" t="0" r="0" b="0"/>
                  <wp:docPr id="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005" cy="228600"/>
                          </a:xfrm>
                          <a:prstGeom prst="rect">
                            <a:avLst/>
                          </a:prstGeom>
                          <a:noFill/>
                          <a:ln>
                            <a:noFill/>
                          </a:ln>
                        </pic:spPr>
                      </pic:pic>
                    </a:graphicData>
                  </a:graphic>
                </wp:inline>
              </w:drawing>
            </w:r>
          </w:p>
        </w:tc>
        <w:tc>
          <w:tcPr>
            <w:tcW w:w="2942" w:type="dxa"/>
            <w:vAlign w:val="center"/>
          </w:tcPr>
          <w:p w14:paraId="06E05D80" w14:textId="77777777" w:rsidR="00E407CE" w:rsidRPr="00D93DB4" w:rsidRDefault="00E407CE" w:rsidP="00EE4BD3">
            <w:pPr>
              <w:pStyle w:val="TAL"/>
            </w:pPr>
            <w:r w:rsidRPr="00D93DB4">
              <w:t>UNVOICED_CLAS</w:t>
            </w:r>
          </w:p>
        </w:tc>
      </w:tr>
      <w:bookmarkEnd w:id="19"/>
    </w:tbl>
    <w:p w14:paraId="1E7AD072" w14:textId="77777777" w:rsidR="00B35D82" w:rsidRPr="00D93DB4" w:rsidRDefault="00B35D82" w:rsidP="000C51E6">
      <w:pPr>
        <w:pStyle w:val="FP"/>
      </w:pPr>
    </w:p>
    <w:p w14:paraId="689B5631" w14:textId="77777777" w:rsidR="007D6012" w:rsidRPr="00D93DB4" w:rsidRDefault="007D6012" w:rsidP="00EE4BD3">
      <w:pPr>
        <w:pStyle w:val="Heading2"/>
      </w:pPr>
      <w:bookmarkStart w:id="20" w:name="_Toc123562396"/>
      <w:r w:rsidRPr="00D93DB4">
        <w:t>5.</w:t>
      </w:r>
      <w:r w:rsidR="004A2193" w:rsidRPr="00D93DB4">
        <w:t>2</w:t>
      </w:r>
      <w:r w:rsidR="004A2193" w:rsidRPr="00D93DB4">
        <w:tab/>
      </w:r>
      <w:r w:rsidRPr="00D93DB4">
        <w:t xml:space="preserve">Concealment operation related to </w:t>
      </w:r>
      <w:r w:rsidR="004A2193" w:rsidRPr="00D93DB4">
        <w:t>spectral envelope (LPC) representation</w:t>
      </w:r>
      <w:bookmarkEnd w:id="20"/>
    </w:p>
    <w:p w14:paraId="2A467928" w14:textId="77777777" w:rsidR="00AA4EC5" w:rsidRPr="00D93DB4" w:rsidRDefault="00AA4EC5" w:rsidP="00AA4EC5">
      <w:r w:rsidRPr="00D93DB4">
        <w:rPr>
          <w:lang w:eastAsia="ja-JP"/>
        </w:rPr>
        <w:t xml:space="preserve">When the </w:t>
      </w:r>
      <w:r w:rsidR="008078AD" w:rsidRPr="00D93DB4">
        <w:rPr>
          <w:lang w:eastAsia="ja-JP"/>
        </w:rPr>
        <w:t>LSF</w:t>
      </w:r>
      <w:r w:rsidRPr="00D93DB4">
        <w:rPr>
          <w:lang w:eastAsia="ja-JP"/>
        </w:rPr>
        <w:t xml:space="preserve"> parameters of the first good frame are not available, the </w:t>
      </w:r>
      <w:r w:rsidR="008078AD" w:rsidRPr="00D93DB4">
        <w:rPr>
          <w:lang w:eastAsia="ja-JP"/>
        </w:rPr>
        <w:t>LSF</w:t>
      </w:r>
      <w:r w:rsidRPr="00D93DB4">
        <w:rPr>
          <w:lang w:eastAsia="ja-JP"/>
        </w:rPr>
        <w:t xml:space="preserve"> parameters of the concealed frame </w:t>
      </w:r>
      <w:r w:rsidR="00D62487" w:rsidRPr="00D93DB4">
        <w:rPr>
          <w:lang w:eastAsia="ja-JP"/>
        </w:rPr>
        <w:t>are</w:t>
      </w:r>
      <w:r w:rsidRPr="00D93DB4">
        <w:rPr>
          <w:lang w:eastAsia="ja-JP"/>
        </w:rPr>
        <w:t xml:space="preserve"> extrapolated using </w:t>
      </w:r>
      <w:r w:rsidRPr="00D93DB4">
        <w:t xml:space="preserve">the last </w:t>
      </w:r>
      <w:r w:rsidR="008078AD" w:rsidRPr="00D93DB4">
        <w:t>LSF</w:t>
      </w:r>
      <w:r w:rsidRPr="00D93DB4">
        <w:t xml:space="preserve"> parameters. The general idea is to </w:t>
      </w:r>
      <w:r w:rsidR="00D62487" w:rsidRPr="00D93DB4">
        <w:t>fade</w:t>
      </w:r>
      <w:r w:rsidRPr="00D93DB4">
        <w:t xml:space="preserve"> the last </w:t>
      </w:r>
      <w:r w:rsidR="008078AD" w:rsidRPr="00D93DB4">
        <w:t>LSF</w:t>
      </w:r>
      <w:r w:rsidRPr="00D93DB4">
        <w:t xml:space="preserve"> parameters towards an adaptive </w:t>
      </w:r>
      <w:r w:rsidR="008078AD" w:rsidRPr="00D93DB4">
        <w:t>LSF</w:t>
      </w:r>
      <w:r w:rsidRPr="00D93DB4">
        <w:t xml:space="preserve"> mean vector. First, an average </w:t>
      </w:r>
      <w:r w:rsidR="008078AD" w:rsidRPr="00D93DB4">
        <w:t>LSF</w:t>
      </w:r>
      <w:r w:rsidRPr="00D93DB4">
        <w:t xml:space="preserve"> vector is calculated from the last 3 known </w:t>
      </w:r>
      <w:r w:rsidR="008078AD" w:rsidRPr="00D93DB4">
        <w:t>LSF</w:t>
      </w:r>
      <w:r w:rsidRPr="00D93DB4">
        <w:t xml:space="preserve"> vectors as</w:t>
      </w:r>
    </w:p>
    <w:p w14:paraId="6CA2C7D3" w14:textId="6C256FDE" w:rsidR="00AA4EC5" w:rsidRPr="00D93DB4" w:rsidRDefault="00AA4EC5" w:rsidP="00AA4EC5">
      <w:pPr>
        <w:pStyle w:val="EQ"/>
      </w:pPr>
      <w:r w:rsidRPr="00D93DB4">
        <w:tab/>
      </w:r>
      <w:r w:rsidR="004C5B74">
        <w:rPr>
          <w:noProof/>
          <w:position w:val="-22"/>
          <w:sz w:val="18"/>
        </w:rPr>
        <w:drawing>
          <wp:inline distT="0" distB="0" distL="0" distR="0" wp14:anchorId="586349B6" wp14:editId="281942D3">
            <wp:extent cx="1447800" cy="395605"/>
            <wp:effectExtent l="0" t="0" r="0" b="0"/>
            <wp:docPr id="58"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7800" cy="395605"/>
                    </a:xfrm>
                    <a:prstGeom prst="rect">
                      <a:avLst/>
                    </a:prstGeom>
                    <a:noFill/>
                    <a:ln>
                      <a:noFill/>
                    </a:ln>
                  </pic:spPr>
                </pic:pic>
              </a:graphicData>
            </a:graphic>
          </wp:inline>
        </w:drawing>
      </w:r>
      <w:r w:rsidRPr="00D93DB4">
        <w:tab/>
        <w:t>(</w:t>
      </w:r>
      <w:r w:rsidR="005B1BA1" w:rsidRPr="00D93DB4">
        <w:t>17</w:t>
      </w:r>
      <w:r w:rsidRPr="00D93DB4">
        <w:t>)</w:t>
      </w:r>
    </w:p>
    <w:p w14:paraId="3BD8D0C1" w14:textId="77777777" w:rsidR="00AA4EC5" w:rsidRPr="00D93DB4" w:rsidRDefault="00AA4EC5" w:rsidP="00AA4EC5">
      <w:r w:rsidRPr="00D93DB4">
        <w:t xml:space="preserve">Then, the adaptive mean </w:t>
      </w:r>
      <w:r w:rsidR="008078AD" w:rsidRPr="00D93DB4">
        <w:t>LSF</w:t>
      </w:r>
      <w:r w:rsidRPr="00D93DB4">
        <w:t xml:space="preserve"> vector is calculated by</w:t>
      </w:r>
    </w:p>
    <w:p w14:paraId="07CD538F" w14:textId="5D9CD2E9" w:rsidR="00AA4EC5" w:rsidRPr="00D93DB4" w:rsidRDefault="00AA4EC5" w:rsidP="00AA4EC5">
      <w:pPr>
        <w:pStyle w:val="EQ"/>
      </w:pPr>
      <w:r w:rsidRPr="00D93DB4">
        <w:tab/>
      </w:r>
      <w:r w:rsidR="004C5B74">
        <w:rPr>
          <w:noProof/>
          <w:position w:val="-14"/>
        </w:rPr>
        <w:drawing>
          <wp:inline distT="0" distB="0" distL="0" distR="0" wp14:anchorId="740FAFD1" wp14:editId="3C713220">
            <wp:extent cx="1524000" cy="243205"/>
            <wp:effectExtent l="0" t="0" r="0" b="0"/>
            <wp:docPr id="59"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0" cy="243205"/>
                    </a:xfrm>
                    <a:prstGeom prst="rect">
                      <a:avLst/>
                    </a:prstGeom>
                    <a:noFill/>
                    <a:ln>
                      <a:noFill/>
                    </a:ln>
                  </pic:spPr>
                </pic:pic>
              </a:graphicData>
            </a:graphic>
          </wp:inline>
        </w:drawing>
      </w:r>
      <w:r w:rsidRPr="00D93DB4">
        <w:tab/>
        <w:t>(</w:t>
      </w:r>
      <w:r w:rsidR="005B1BA1" w:rsidRPr="00D93DB4">
        <w:t>18</w:t>
      </w:r>
      <w:r w:rsidRPr="00D93DB4">
        <w:t>)</w:t>
      </w:r>
    </w:p>
    <w:p w14:paraId="6B0B4773" w14:textId="77777777" w:rsidR="003C7CED" w:rsidRPr="00D93DB4" w:rsidRDefault="003C7CED" w:rsidP="003C7CED">
      <w:r w:rsidRPr="00D93DB4">
        <w:t xml:space="preserve">Then the </w:t>
      </w:r>
      <w:r w:rsidR="008078AD" w:rsidRPr="00D93DB4">
        <w:t>LSF</w:t>
      </w:r>
      <w:r w:rsidRPr="00D93DB4">
        <w:t xml:space="preserve"> vector used </w:t>
      </w:r>
      <w:r w:rsidR="00DA248C" w:rsidRPr="00D93DB4">
        <w:t>for concealing the lost frame is computed</w:t>
      </w:r>
    </w:p>
    <w:p w14:paraId="2AC0F0F4" w14:textId="259FD889" w:rsidR="0024038C" w:rsidRPr="00D93DB4" w:rsidRDefault="0024038C" w:rsidP="0024038C">
      <w:pPr>
        <w:pStyle w:val="EQ"/>
      </w:pPr>
      <w:r w:rsidRPr="00D93DB4">
        <w:tab/>
      </w:r>
      <w:r w:rsidR="004C5B74">
        <w:rPr>
          <w:noProof/>
          <w:position w:val="-10"/>
        </w:rPr>
        <w:drawing>
          <wp:inline distT="0" distB="0" distL="0" distR="0" wp14:anchorId="18D8E9ED" wp14:editId="32774BB3">
            <wp:extent cx="1424305" cy="228600"/>
            <wp:effectExtent l="0" t="0" r="0" b="0"/>
            <wp:docPr id="60"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305" cy="228600"/>
                    </a:xfrm>
                    <a:prstGeom prst="rect">
                      <a:avLst/>
                    </a:prstGeom>
                    <a:noFill/>
                    <a:ln>
                      <a:noFill/>
                    </a:ln>
                  </pic:spPr>
                </pic:pic>
              </a:graphicData>
            </a:graphic>
          </wp:inline>
        </w:drawing>
      </w:r>
      <w:r w:rsidRPr="00D93DB4">
        <w:tab/>
        <w:t>(</w:t>
      </w:r>
      <w:r w:rsidR="005B1BA1" w:rsidRPr="00D93DB4">
        <w:t>19</w:t>
      </w:r>
      <w:r w:rsidRPr="00D93DB4">
        <w:t>)</w:t>
      </w:r>
    </w:p>
    <w:p w14:paraId="46E882F4" w14:textId="605358FF" w:rsidR="00AA4EC5" w:rsidRPr="00D93DB4" w:rsidRDefault="00AA4EC5" w:rsidP="00AA4EC5">
      <w:r w:rsidRPr="00D93DB4">
        <w:t xml:space="preserve">where </w:t>
      </w:r>
      <w:r w:rsidR="004C5B74">
        <w:rPr>
          <w:noProof/>
          <w:position w:val="-12"/>
        </w:rPr>
        <w:drawing>
          <wp:inline distT="0" distB="0" distL="0" distR="0" wp14:anchorId="5492EC75" wp14:editId="758DE9E8">
            <wp:extent cx="367030" cy="228600"/>
            <wp:effectExtent l="0" t="0" r="0" b="0"/>
            <wp:docPr id="61"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030" cy="228600"/>
                    </a:xfrm>
                    <a:prstGeom prst="rect">
                      <a:avLst/>
                    </a:prstGeom>
                    <a:noFill/>
                    <a:ln>
                      <a:noFill/>
                    </a:ln>
                  </pic:spPr>
                </pic:pic>
              </a:graphicData>
            </a:graphic>
          </wp:inline>
        </w:drawing>
      </w:r>
      <w:r w:rsidRPr="00D93DB4">
        <w:t xml:space="preserve"> is the mean </w:t>
      </w:r>
      <w:r w:rsidR="008078AD" w:rsidRPr="00D93DB4">
        <w:t>LSF</w:t>
      </w:r>
      <w:r w:rsidRPr="00D93DB4">
        <w:t xml:space="preserve"> vector defined according to</w:t>
      </w:r>
      <w:r w:rsidR="004A7887" w:rsidRPr="00D93DB4">
        <w:t xml:space="preserve"> Table 3</w:t>
      </w:r>
      <w:r w:rsidRPr="00D93DB4">
        <w:t>.</w:t>
      </w:r>
    </w:p>
    <w:p w14:paraId="60F49AF6" w14:textId="3C331149" w:rsidR="00AA4EC5" w:rsidRPr="00D93DB4" w:rsidRDefault="00AA4EC5" w:rsidP="00AB263C">
      <w:pPr>
        <w:pStyle w:val="TH"/>
      </w:pPr>
      <w:bookmarkStart w:id="21" w:name="_Ref394353043"/>
      <w:r w:rsidRPr="00D93DB4">
        <w:t>Table</w:t>
      </w:r>
      <w:bookmarkEnd w:id="21"/>
      <w:r w:rsidR="004A7887" w:rsidRPr="00D93DB4">
        <w:t xml:space="preserve"> 3</w:t>
      </w:r>
      <w:r w:rsidR="00D62487" w:rsidRPr="00D93DB4">
        <w:t>: Values</w:t>
      </w:r>
      <w:r w:rsidRPr="00D93DB4">
        <w:t xml:space="preserve"> of </w:t>
      </w:r>
      <w:r w:rsidR="008078AD" w:rsidRPr="00D93DB4">
        <w:t>LSF</w:t>
      </w:r>
      <w:r w:rsidRPr="00D93DB4">
        <w:t xml:space="preserve"> mean vector </w:t>
      </w:r>
      <w:r w:rsidR="004C5B74">
        <w:rPr>
          <w:noProof/>
          <w:position w:val="-12"/>
        </w:rPr>
        <w:drawing>
          <wp:inline distT="0" distB="0" distL="0" distR="0" wp14:anchorId="238629A9" wp14:editId="7C3FF1FA">
            <wp:extent cx="367030" cy="228600"/>
            <wp:effectExtent l="0" t="0" r="0" b="0"/>
            <wp:docPr id="6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030" cy="22860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9"/>
        <w:gridCol w:w="7632"/>
      </w:tblGrid>
      <w:tr w:rsidR="00AA4EC5" w:rsidRPr="00D93DB4" w14:paraId="41513C54" w14:textId="77777777" w:rsidTr="004414FD">
        <w:trPr>
          <w:jc w:val="center"/>
        </w:trPr>
        <w:tc>
          <w:tcPr>
            <w:tcW w:w="2093" w:type="dxa"/>
            <w:shd w:val="clear" w:color="auto" w:fill="auto"/>
          </w:tcPr>
          <w:p w14:paraId="22E9C4C8" w14:textId="77777777" w:rsidR="00AA4EC5" w:rsidRPr="00D93DB4" w:rsidRDefault="00AA4EC5" w:rsidP="00EE4BD3">
            <w:pPr>
              <w:pStyle w:val="TAH"/>
              <w:rPr>
                <w:rFonts w:eastAsia="Malgun Gothic"/>
              </w:rPr>
            </w:pPr>
            <w:r w:rsidRPr="00D93DB4">
              <w:rPr>
                <w:rFonts w:eastAsia="Malgun Gothic"/>
              </w:rPr>
              <w:t>LPC Quantization == 0</w:t>
            </w:r>
          </w:p>
          <w:p w14:paraId="7D2EF855" w14:textId="77777777" w:rsidR="001E25C2" w:rsidRPr="00D93DB4" w:rsidRDefault="001E25C2" w:rsidP="00EE4BD3">
            <w:pPr>
              <w:pStyle w:val="TAH"/>
              <w:rPr>
                <w:rFonts w:eastAsia="Malgun Gothic"/>
              </w:rPr>
            </w:pPr>
            <w:r w:rsidRPr="00D93DB4">
              <w:rPr>
                <w:rFonts w:eastAsia="Malgun Gothic"/>
              </w:rPr>
              <w:t xml:space="preserve">AVQ </w:t>
            </w:r>
          </w:p>
        </w:tc>
        <w:tc>
          <w:tcPr>
            <w:tcW w:w="7764" w:type="dxa"/>
            <w:shd w:val="clear" w:color="auto" w:fill="auto"/>
          </w:tcPr>
          <w:p w14:paraId="0DF9C041" w14:textId="4653612F" w:rsidR="00AA4EC5" w:rsidRPr="00D93DB4" w:rsidRDefault="004C5B74" w:rsidP="00EE4BD3">
            <w:pPr>
              <w:pStyle w:val="TAH"/>
              <w:rPr>
                <w:rFonts w:eastAsia="Malgun Gothic"/>
              </w:rPr>
            </w:pPr>
            <w:r>
              <w:rPr>
                <w:rFonts w:eastAsia="Malgun Gothic"/>
                <w:noProof/>
                <w:position w:val="-12"/>
              </w:rPr>
              <w:drawing>
                <wp:inline distT="0" distB="0" distL="0" distR="0" wp14:anchorId="6CF8F41C" wp14:editId="1DBF1348">
                  <wp:extent cx="367030" cy="228600"/>
                  <wp:effectExtent l="0" t="0" r="0" b="0"/>
                  <wp:docPr id="63"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030" cy="228600"/>
                          </a:xfrm>
                          <a:prstGeom prst="rect">
                            <a:avLst/>
                          </a:prstGeom>
                          <a:noFill/>
                          <a:ln>
                            <a:noFill/>
                          </a:ln>
                        </pic:spPr>
                      </pic:pic>
                    </a:graphicData>
                  </a:graphic>
                </wp:inline>
              </w:drawing>
            </w:r>
            <w:r w:rsidR="00AA4EC5" w:rsidRPr="00D93DB4">
              <w:rPr>
                <w:rFonts w:eastAsia="Malgun Gothic"/>
              </w:rPr>
              <w:t>=</w:t>
            </w:r>
          </w:p>
        </w:tc>
      </w:tr>
      <w:tr w:rsidR="00AA4EC5" w:rsidRPr="00D93DB4" w14:paraId="03C92778" w14:textId="77777777" w:rsidTr="004414FD">
        <w:trPr>
          <w:jc w:val="center"/>
        </w:trPr>
        <w:tc>
          <w:tcPr>
            <w:tcW w:w="2093" w:type="dxa"/>
            <w:shd w:val="clear" w:color="auto" w:fill="auto"/>
          </w:tcPr>
          <w:p w14:paraId="64843DA0" w14:textId="10936B5E" w:rsidR="00AA4EC5" w:rsidRPr="00D93DB4" w:rsidRDefault="004C5B74" w:rsidP="00EE4BD3">
            <w:pPr>
              <w:pStyle w:val="TAL"/>
              <w:rPr>
                <w:rFonts w:eastAsia="Malgun Gothic"/>
              </w:rPr>
            </w:pPr>
            <w:r>
              <w:rPr>
                <w:rFonts w:eastAsia="Malgun Gothic"/>
                <w:noProof/>
                <w:position w:val="-10"/>
              </w:rPr>
              <w:drawing>
                <wp:inline distT="0" distB="0" distL="0" distR="0" wp14:anchorId="25B9CD76" wp14:editId="143D5931">
                  <wp:extent cx="647700" cy="190500"/>
                  <wp:effectExtent l="0" t="0" r="0" b="0"/>
                  <wp:docPr id="64"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p>
        </w:tc>
        <w:tc>
          <w:tcPr>
            <w:tcW w:w="7764" w:type="dxa"/>
            <w:shd w:val="clear" w:color="auto" w:fill="auto"/>
          </w:tcPr>
          <w:p w14:paraId="403D1E88" w14:textId="2B8C373C" w:rsidR="00AA4EC5" w:rsidRPr="00D93DB4" w:rsidRDefault="004C5B74" w:rsidP="00EE4BD3">
            <w:pPr>
              <w:pStyle w:val="TAL"/>
              <w:rPr>
                <w:rFonts w:eastAsia="Malgun Gothic"/>
              </w:rPr>
            </w:pPr>
            <w:r>
              <w:rPr>
                <w:rFonts w:eastAsia="Malgun Gothic"/>
                <w:noProof/>
                <w:position w:val="-24"/>
              </w:rPr>
              <w:drawing>
                <wp:inline distT="0" distB="0" distL="0" distR="0" wp14:anchorId="640BE1EF" wp14:editId="345E9523">
                  <wp:extent cx="4114800" cy="367030"/>
                  <wp:effectExtent l="0" t="0" r="0" b="0"/>
                  <wp:docPr id="65"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367030"/>
                          </a:xfrm>
                          <a:prstGeom prst="rect">
                            <a:avLst/>
                          </a:prstGeom>
                          <a:noFill/>
                          <a:ln>
                            <a:noFill/>
                          </a:ln>
                        </pic:spPr>
                      </pic:pic>
                    </a:graphicData>
                  </a:graphic>
                </wp:inline>
              </w:drawing>
            </w:r>
          </w:p>
        </w:tc>
      </w:tr>
      <w:tr w:rsidR="00AA4EC5" w:rsidRPr="00D93DB4" w14:paraId="77BF1AA8" w14:textId="77777777" w:rsidTr="004414FD">
        <w:trPr>
          <w:jc w:val="center"/>
        </w:trPr>
        <w:tc>
          <w:tcPr>
            <w:tcW w:w="2093" w:type="dxa"/>
            <w:shd w:val="clear" w:color="auto" w:fill="auto"/>
          </w:tcPr>
          <w:p w14:paraId="56FBD4D3" w14:textId="1EDEEADC" w:rsidR="00AA4EC5" w:rsidRPr="00D93DB4" w:rsidRDefault="004C5B74" w:rsidP="00EE4BD3">
            <w:pPr>
              <w:pStyle w:val="TAL"/>
              <w:rPr>
                <w:rFonts w:eastAsia="Malgun Gothic"/>
              </w:rPr>
            </w:pPr>
            <w:r>
              <w:rPr>
                <w:rFonts w:eastAsia="Malgun Gothic"/>
                <w:noProof/>
                <w:position w:val="-10"/>
              </w:rPr>
              <w:drawing>
                <wp:inline distT="0" distB="0" distL="0" distR="0" wp14:anchorId="36E78543" wp14:editId="2D2C7DB2">
                  <wp:extent cx="723900" cy="190500"/>
                  <wp:effectExtent l="0" t="0" r="0" b="0"/>
                  <wp:docPr id="66"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7764" w:type="dxa"/>
            <w:shd w:val="clear" w:color="auto" w:fill="auto"/>
          </w:tcPr>
          <w:p w14:paraId="16207F44" w14:textId="09FAF9D1" w:rsidR="00AA4EC5" w:rsidRPr="00D93DB4" w:rsidRDefault="004C5B74" w:rsidP="00EE4BD3">
            <w:pPr>
              <w:pStyle w:val="TAL"/>
              <w:rPr>
                <w:rFonts w:eastAsia="Malgun Gothic"/>
              </w:rPr>
            </w:pPr>
            <w:r>
              <w:rPr>
                <w:rFonts w:eastAsia="Malgun Gothic"/>
                <w:noProof/>
                <w:position w:val="-24"/>
              </w:rPr>
              <w:drawing>
                <wp:inline distT="0" distB="0" distL="0" distR="0" wp14:anchorId="6AF02358" wp14:editId="281D600F">
                  <wp:extent cx="3924300" cy="367030"/>
                  <wp:effectExtent l="0" t="0" r="0" b="0"/>
                  <wp:docPr id="6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4300" cy="367030"/>
                          </a:xfrm>
                          <a:prstGeom prst="rect">
                            <a:avLst/>
                          </a:prstGeom>
                          <a:noFill/>
                          <a:ln>
                            <a:noFill/>
                          </a:ln>
                        </pic:spPr>
                      </pic:pic>
                    </a:graphicData>
                  </a:graphic>
                </wp:inline>
              </w:drawing>
            </w:r>
          </w:p>
        </w:tc>
      </w:tr>
      <w:tr w:rsidR="00AA4EC5" w:rsidRPr="00D93DB4" w14:paraId="56F58408" w14:textId="77777777" w:rsidTr="004414FD">
        <w:trPr>
          <w:jc w:val="center"/>
        </w:trPr>
        <w:tc>
          <w:tcPr>
            <w:tcW w:w="2093" w:type="dxa"/>
            <w:shd w:val="clear" w:color="auto" w:fill="auto"/>
          </w:tcPr>
          <w:p w14:paraId="796E9FC1" w14:textId="0C6FAD0F" w:rsidR="00AA4EC5" w:rsidRPr="00D93DB4" w:rsidRDefault="004C5B74" w:rsidP="00EE4BD3">
            <w:pPr>
              <w:pStyle w:val="TAL"/>
              <w:rPr>
                <w:rFonts w:eastAsia="Malgun Gothic"/>
              </w:rPr>
            </w:pPr>
            <w:r>
              <w:rPr>
                <w:rFonts w:eastAsia="Malgun Gothic"/>
                <w:noProof/>
                <w:position w:val="-10"/>
              </w:rPr>
              <w:drawing>
                <wp:inline distT="0" distB="0" distL="0" distR="0" wp14:anchorId="1988D62A" wp14:editId="2BB651DF">
                  <wp:extent cx="709930" cy="190500"/>
                  <wp:effectExtent l="0" t="0" r="0" b="0"/>
                  <wp:docPr id="68"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9930" cy="190500"/>
                          </a:xfrm>
                          <a:prstGeom prst="rect">
                            <a:avLst/>
                          </a:prstGeom>
                          <a:noFill/>
                          <a:ln>
                            <a:noFill/>
                          </a:ln>
                        </pic:spPr>
                      </pic:pic>
                    </a:graphicData>
                  </a:graphic>
                </wp:inline>
              </w:drawing>
            </w:r>
          </w:p>
        </w:tc>
        <w:tc>
          <w:tcPr>
            <w:tcW w:w="7764" w:type="dxa"/>
            <w:shd w:val="clear" w:color="auto" w:fill="auto"/>
          </w:tcPr>
          <w:p w14:paraId="23F3B1B7" w14:textId="2F04D01C" w:rsidR="00AA4EC5" w:rsidRPr="00D93DB4" w:rsidRDefault="004C5B74" w:rsidP="00EE4BD3">
            <w:pPr>
              <w:pStyle w:val="TAL"/>
              <w:rPr>
                <w:rFonts w:eastAsia="Malgun Gothic"/>
              </w:rPr>
            </w:pPr>
            <w:r>
              <w:rPr>
                <w:rFonts w:eastAsia="Malgun Gothic"/>
                <w:noProof/>
                <w:position w:val="-24"/>
              </w:rPr>
              <w:drawing>
                <wp:inline distT="0" distB="0" distL="0" distR="0" wp14:anchorId="318CD204" wp14:editId="1F44D750">
                  <wp:extent cx="3771900" cy="367030"/>
                  <wp:effectExtent l="0" t="0" r="0" b="0"/>
                  <wp:docPr id="69"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71900" cy="367030"/>
                          </a:xfrm>
                          <a:prstGeom prst="rect">
                            <a:avLst/>
                          </a:prstGeom>
                          <a:noFill/>
                          <a:ln>
                            <a:noFill/>
                          </a:ln>
                        </pic:spPr>
                      </pic:pic>
                    </a:graphicData>
                  </a:graphic>
                </wp:inline>
              </w:drawing>
            </w:r>
          </w:p>
        </w:tc>
      </w:tr>
      <w:tr w:rsidR="00AA4EC5" w:rsidRPr="00D93DB4" w14:paraId="682BF35E" w14:textId="77777777" w:rsidTr="004414FD">
        <w:trPr>
          <w:jc w:val="center"/>
        </w:trPr>
        <w:tc>
          <w:tcPr>
            <w:tcW w:w="2093" w:type="dxa"/>
            <w:shd w:val="clear" w:color="auto" w:fill="auto"/>
          </w:tcPr>
          <w:p w14:paraId="23D71CD8" w14:textId="77777777" w:rsidR="00AA4EC5" w:rsidRPr="00D93DB4" w:rsidRDefault="00AA4EC5" w:rsidP="00EE4BD3">
            <w:pPr>
              <w:pStyle w:val="TAL"/>
              <w:rPr>
                <w:rFonts w:eastAsia="Malgun Gothic"/>
              </w:rPr>
            </w:pPr>
            <w:r w:rsidRPr="00D93DB4">
              <w:rPr>
                <w:rFonts w:eastAsia="Malgun Gothic"/>
              </w:rPr>
              <w:t>LPC Quantization == 1</w:t>
            </w:r>
          </w:p>
          <w:p w14:paraId="0E7A6091" w14:textId="77777777" w:rsidR="001E25C2" w:rsidRPr="00D93DB4" w:rsidRDefault="001E25C2" w:rsidP="00EE4BD3">
            <w:pPr>
              <w:pStyle w:val="TAL"/>
              <w:rPr>
                <w:rFonts w:eastAsia="Malgun Gothic"/>
              </w:rPr>
            </w:pPr>
            <w:r w:rsidRPr="00D93DB4">
              <w:rPr>
                <w:rFonts w:eastAsia="Malgun Gothic"/>
              </w:rPr>
              <w:t>ACELP</w:t>
            </w:r>
          </w:p>
        </w:tc>
        <w:tc>
          <w:tcPr>
            <w:tcW w:w="7764" w:type="dxa"/>
            <w:shd w:val="clear" w:color="auto" w:fill="auto"/>
          </w:tcPr>
          <w:p w14:paraId="07D742D7" w14:textId="609419DE" w:rsidR="00AA4EC5" w:rsidRPr="00D93DB4" w:rsidRDefault="004C5B74" w:rsidP="00EE4BD3">
            <w:pPr>
              <w:pStyle w:val="TAL"/>
              <w:rPr>
                <w:rFonts w:eastAsia="Malgun Gothic"/>
              </w:rPr>
            </w:pPr>
            <w:r>
              <w:rPr>
                <w:rFonts w:eastAsia="Malgun Gothic"/>
                <w:noProof/>
                <w:position w:val="-12"/>
              </w:rPr>
              <w:drawing>
                <wp:inline distT="0" distB="0" distL="0" distR="0" wp14:anchorId="0261A53F" wp14:editId="0768F538">
                  <wp:extent cx="381000" cy="228600"/>
                  <wp:effectExtent l="0" t="0" r="0" b="0"/>
                  <wp:docPr id="70"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00AA4EC5" w:rsidRPr="00D93DB4">
              <w:rPr>
                <w:rFonts w:eastAsia="Malgun Gothic"/>
              </w:rPr>
              <w:t>=</w:t>
            </w:r>
          </w:p>
        </w:tc>
      </w:tr>
      <w:tr w:rsidR="00AA4EC5" w:rsidRPr="00D93DB4" w14:paraId="3F0DC4E5" w14:textId="77777777" w:rsidTr="004414FD">
        <w:trPr>
          <w:jc w:val="center"/>
        </w:trPr>
        <w:tc>
          <w:tcPr>
            <w:tcW w:w="2093" w:type="dxa"/>
            <w:shd w:val="clear" w:color="auto" w:fill="auto"/>
          </w:tcPr>
          <w:p w14:paraId="79243F00" w14:textId="13146D53" w:rsidR="00AA4EC5" w:rsidRPr="00D93DB4" w:rsidRDefault="004C5B74" w:rsidP="00EE4BD3">
            <w:pPr>
              <w:pStyle w:val="TAL"/>
              <w:rPr>
                <w:rFonts w:eastAsia="Malgun Gothic"/>
              </w:rPr>
            </w:pPr>
            <w:r>
              <w:rPr>
                <w:rFonts w:eastAsia="Malgun Gothic"/>
                <w:noProof/>
                <w:position w:val="-10"/>
              </w:rPr>
              <w:drawing>
                <wp:inline distT="0" distB="0" distL="0" distR="0" wp14:anchorId="770D016E" wp14:editId="3C61E82A">
                  <wp:extent cx="709930" cy="190500"/>
                  <wp:effectExtent l="0" t="0" r="0" b="0"/>
                  <wp:docPr id="71"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9930" cy="190500"/>
                          </a:xfrm>
                          <a:prstGeom prst="rect">
                            <a:avLst/>
                          </a:prstGeom>
                          <a:noFill/>
                          <a:ln>
                            <a:noFill/>
                          </a:ln>
                        </pic:spPr>
                      </pic:pic>
                    </a:graphicData>
                  </a:graphic>
                </wp:inline>
              </w:drawing>
            </w:r>
          </w:p>
        </w:tc>
        <w:tc>
          <w:tcPr>
            <w:tcW w:w="7764" w:type="dxa"/>
            <w:shd w:val="clear" w:color="auto" w:fill="auto"/>
          </w:tcPr>
          <w:p w14:paraId="7E91EBBE" w14:textId="7AC34DA7" w:rsidR="00AA4EC5" w:rsidRPr="00D93DB4" w:rsidRDefault="004C5B74" w:rsidP="00EE4BD3">
            <w:pPr>
              <w:pStyle w:val="TAL"/>
              <w:rPr>
                <w:rFonts w:eastAsia="Malgun Gothic"/>
              </w:rPr>
            </w:pPr>
            <w:r>
              <w:rPr>
                <w:rFonts w:eastAsia="Malgun Gothic"/>
                <w:noProof/>
                <w:position w:val="-24"/>
              </w:rPr>
              <w:drawing>
                <wp:inline distT="0" distB="0" distL="0" distR="0" wp14:anchorId="48FCC4DC" wp14:editId="7C44E99E">
                  <wp:extent cx="3771900" cy="367030"/>
                  <wp:effectExtent l="0" t="0" r="0" b="0"/>
                  <wp:docPr id="7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71900" cy="367030"/>
                          </a:xfrm>
                          <a:prstGeom prst="rect">
                            <a:avLst/>
                          </a:prstGeom>
                          <a:noFill/>
                          <a:ln>
                            <a:noFill/>
                          </a:ln>
                        </pic:spPr>
                      </pic:pic>
                    </a:graphicData>
                  </a:graphic>
                </wp:inline>
              </w:drawing>
            </w:r>
          </w:p>
        </w:tc>
      </w:tr>
      <w:tr w:rsidR="00AA4EC5" w:rsidRPr="00D93DB4" w14:paraId="6D8B5A4F" w14:textId="77777777" w:rsidTr="004414FD">
        <w:trPr>
          <w:jc w:val="center"/>
        </w:trPr>
        <w:tc>
          <w:tcPr>
            <w:tcW w:w="2093" w:type="dxa"/>
            <w:shd w:val="clear" w:color="auto" w:fill="auto"/>
          </w:tcPr>
          <w:p w14:paraId="0E475C30" w14:textId="6692988A" w:rsidR="00AA4EC5" w:rsidRPr="00D93DB4" w:rsidRDefault="004C5B74" w:rsidP="00EE4BD3">
            <w:pPr>
              <w:pStyle w:val="TAL"/>
              <w:rPr>
                <w:rFonts w:eastAsia="Malgun Gothic"/>
              </w:rPr>
            </w:pPr>
            <w:r>
              <w:rPr>
                <w:rFonts w:eastAsia="Malgun Gothic"/>
                <w:noProof/>
                <w:position w:val="-10"/>
              </w:rPr>
              <w:drawing>
                <wp:inline distT="0" distB="0" distL="0" distR="0" wp14:anchorId="24190C0F" wp14:editId="607E410E">
                  <wp:extent cx="709930" cy="190500"/>
                  <wp:effectExtent l="0" t="0" r="0" b="0"/>
                  <wp:docPr id="73"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9930" cy="190500"/>
                          </a:xfrm>
                          <a:prstGeom prst="rect">
                            <a:avLst/>
                          </a:prstGeom>
                          <a:noFill/>
                          <a:ln>
                            <a:noFill/>
                          </a:ln>
                        </pic:spPr>
                      </pic:pic>
                    </a:graphicData>
                  </a:graphic>
                </wp:inline>
              </w:drawing>
            </w:r>
          </w:p>
        </w:tc>
        <w:tc>
          <w:tcPr>
            <w:tcW w:w="7764" w:type="dxa"/>
            <w:shd w:val="clear" w:color="auto" w:fill="auto"/>
          </w:tcPr>
          <w:p w14:paraId="62A84C7E" w14:textId="665F1FFD" w:rsidR="00AA4EC5" w:rsidRPr="00D93DB4" w:rsidRDefault="004C5B74" w:rsidP="00EE4BD3">
            <w:pPr>
              <w:pStyle w:val="TAL"/>
              <w:rPr>
                <w:rFonts w:eastAsia="Malgun Gothic"/>
              </w:rPr>
            </w:pPr>
            <w:r>
              <w:rPr>
                <w:rFonts w:eastAsia="Malgun Gothic"/>
                <w:noProof/>
                <w:position w:val="-28"/>
              </w:rPr>
              <w:drawing>
                <wp:inline distT="0" distB="0" distL="0" distR="0" wp14:anchorId="6FF050A5" wp14:editId="1554842B">
                  <wp:extent cx="3862705" cy="381000"/>
                  <wp:effectExtent l="0" t="0" r="0" b="0"/>
                  <wp:docPr id="74"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2705" cy="381000"/>
                          </a:xfrm>
                          <a:prstGeom prst="rect">
                            <a:avLst/>
                          </a:prstGeom>
                          <a:noFill/>
                          <a:ln>
                            <a:noFill/>
                          </a:ln>
                        </pic:spPr>
                      </pic:pic>
                    </a:graphicData>
                  </a:graphic>
                </wp:inline>
              </w:drawing>
            </w:r>
          </w:p>
        </w:tc>
      </w:tr>
      <w:tr w:rsidR="00AA4EC5" w:rsidRPr="00D93DB4" w14:paraId="5F80A0B5" w14:textId="77777777" w:rsidTr="004414FD">
        <w:trPr>
          <w:jc w:val="center"/>
        </w:trPr>
        <w:tc>
          <w:tcPr>
            <w:tcW w:w="2093" w:type="dxa"/>
            <w:shd w:val="clear" w:color="auto" w:fill="auto"/>
          </w:tcPr>
          <w:p w14:paraId="16146F0E" w14:textId="09F78BAA" w:rsidR="00AA4EC5" w:rsidRPr="00D93DB4" w:rsidRDefault="004C5B74" w:rsidP="00EE4BD3">
            <w:pPr>
              <w:pStyle w:val="TAL"/>
              <w:rPr>
                <w:rFonts w:eastAsia="Malgun Gothic"/>
              </w:rPr>
            </w:pPr>
            <w:r>
              <w:rPr>
                <w:rFonts w:eastAsia="Malgun Gothic"/>
                <w:noProof/>
                <w:position w:val="-10"/>
              </w:rPr>
              <w:drawing>
                <wp:inline distT="0" distB="0" distL="0" distR="0" wp14:anchorId="7152C8CB" wp14:editId="17D60E84">
                  <wp:extent cx="647700" cy="190500"/>
                  <wp:effectExtent l="0" t="0" r="0" b="0"/>
                  <wp:docPr id="75"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p>
        </w:tc>
        <w:tc>
          <w:tcPr>
            <w:tcW w:w="7764" w:type="dxa"/>
            <w:shd w:val="clear" w:color="auto" w:fill="auto"/>
          </w:tcPr>
          <w:p w14:paraId="28F5245C" w14:textId="432D39F0" w:rsidR="00AA4EC5" w:rsidRPr="00D93DB4" w:rsidRDefault="004C5B74" w:rsidP="00EE4BD3">
            <w:pPr>
              <w:pStyle w:val="TAL"/>
              <w:rPr>
                <w:rFonts w:eastAsia="Malgun Gothic"/>
              </w:rPr>
            </w:pPr>
            <w:r>
              <w:rPr>
                <w:rFonts w:eastAsia="Malgun Gothic"/>
                <w:noProof/>
                <w:position w:val="-24"/>
              </w:rPr>
              <w:drawing>
                <wp:inline distT="0" distB="0" distL="0" distR="0" wp14:anchorId="0FEE0185" wp14:editId="0B186D7E">
                  <wp:extent cx="3771900" cy="367030"/>
                  <wp:effectExtent l="0" t="0" r="0" b="0"/>
                  <wp:docPr id="76"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1900" cy="367030"/>
                          </a:xfrm>
                          <a:prstGeom prst="rect">
                            <a:avLst/>
                          </a:prstGeom>
                          <a:noFill/>
                          <a:ln>
                            <a:noFill/>
                          </a:ln>
                        </pic:spPr>
                      </pic:pic>
                    </a:graphicData>
                  </a:graphic>
                </wp:inline>
              </w:drawing>
            </w:r>
          </w:p>
        </w:tc>
      </w:tr>
    </w:tbl>
    <w:p w14:paraId="64A21DF0" w14:textId="77777777" w:rsidR="00AA4EC5" w:rsidRPr="00D93DB4" w:rsidRDefault="00AA4EC5" w:rsidP="00AA4EC5"/>
    <w:p w14:paraId="3A636664" w14:textId="51D180EC" w:rsidR="00AA4EC5" w:rsidRPr="00D93DB4" w:rsidRDefault="00AA4EC5" w:rsidP="00AA4EC5">
      <w:r w:rsidRPr="00D93DB4">
        <w:t xml:space="preserve">Furthermore, </w:t>
      </w:r>
      <w:r w:rsidR="004C5B74">
        <w:rPr>
          <w:noProof/>
          <w:position w:val="-10"/>
        </w:rPr>
        <w:drawing>
          <wp:inline distT="0" distB="0" distL="0" distR="0" wp14:anchorId="38BD02D7" wp14:editId="5B25BD06">
            <wp:extent cx="138430" cy="176530"/>
            <wp:effectExtent l="0" t="0" r="0" b="0"/>
            <wp:docPr id="7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8430" cy="176530"/>
                    </a:xfrm>
                    <a:prstGeom prst="rect">
                      <a:avLst/>
                    </a:prstGeom>
                    <a:noFill/>
                    <a:ln>
                      <a:noFill/>
                    </a:ln>
                  </pic:spPr>
                </pic:pic>
              </a:graphicData>
            </a:graphic>
          </wp:inline>
        </w:drawing>
      </w:r>
      <w:r w:rsidRPr="00D93DB4">
        <w:t xml:space="preserve">is defined according to </w:t>
      </w:r>
      <w:r w:rsidR="004A7887" w:rsidRPr="00D93DB4">
        <w:t>Table 4.</w:t>
      </w:r>
    </w:p>
    <w:p w14:paraId="125BDAE1" w14:textId="40F6A4CF" w:rsidR="00AA4EC5" w:rsidRPr="00D93DB4" w:rsidRDefault="00AA4EC5" w:rsidP="00AB263C">
      <w:pPr>
        <w:pStyle w:val="TH"/>
      </w:pPr>
      <w:bookmarkStart w:id="22" w:name="_Ref394355402"/>
      <w:r w:rsidRPr="00D93DB4">
        <w:t>Table</w:t>
      </w:r>
      <w:bookmarkEnd w:id="22"/>
      <w:r w:rsidR="004A7887" w:rsidRPr="00D93DB4">
        <w:t xml:space="preserve"> 4</w:t>
      </w:r>
      <w:r w:rsidR="00AB263C" w:rsidRPr="00D93DB4">
        <w:t>: Values</w:t>
      </w:r>
      <w:r w:rsidRPr="00D93DB4">
        <w:t xml:space="preserve"> of </w:t>
      </w:r>
      <w:r w:rsidR="008078AD" w:rsidRPr="00D93DB4">
        <w:t>LSF</w:t>
      </w:r>
      <w:r w:rsidRPr="00D93DB4">
        <w:t xml:space="preserve"> interpolation factor </w:t>
      </w:r>
      <w:r w:rsidR="004C5B74">
        <w:rPr>
          <w:noProof/>
          <w:position w:val="-10"/>
        </w:rPr>
        <w:drawing>
          <wp:inline distT="0" distB="0" distL="0" distR="0" wp14:anchorId="4622BC6F" wp14:editId="6498475D">
            <wp:extent cx="138430" cy="176530"/>
            <wp:effectExtent l="0" t="0" r="0" b="0"/>
            <wp:docPr id="78"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7653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18"/>
        <w:gridCol w:w="2975"/>
        <w:gridCol w:w="3150"/>
      </w:tblGrid>
      <w:tr w:rsidR="00AA4EC5" w:rsidRPr="00D93DB4" w14:paraId="031E910D" w14:textId="77777777" w:rsidTr="004414FD">
        <w:trPr>
          <w:jc w:val="center"/>
        </w:trPr>
        <w:tc>
          <w:tcPr>
            <w:tcW w:w="3118" w:type="dxa"/>
            <w:shd w:val="clear" w:color="auto" w:fill="auto"/>
          </w:tcPr>
          <w:p w14:paraId="68E8A754" w14:textId="77777777" w:rsidR="00AA4EC5" w:rsidRPr="00D93DB4" w:rsidRDefault="00AA4EC5" w:rsidP="00EE4BD3">
            <w:pPr>
              <w:pStyle w:val="TAH"/>
              <w:rPr>
                <w:rFonts w:eastAsia="Malgun Gothic"/>
              </w:rPr>
            </w:pPr>
            <w:r w:rsidRPr="00D93DB4">
              <w:rPr>
                <w:rFonts w:eastAsia="Malgun Gothic"/>
              </w:rPr>
              <w:t>Bitrates:</w:t>
            </w:r>
          </w:p>
        </w:tc>
        <w:tc>
          <w:tcPr>
            <w:tcW w:w="2975" w:type="dxa"/>
            <w:shd w:val="clear" w:color="auto" w:fill="auto"/>
          </w:tcPr>
          <w:p w14:paraId="40682732" w14:textId="77777777" w:rsidR="00AA4EC5" w:rsidRPr="00D93DB4" w:rsidRDefault="00AA4EC5" w:rsidP="00EE4BD3">
            <w:pPr>
              <w:pStyle w:val="TAH"/>
              <w:rPr>
                <w:rFonts w:eastAsia="Malgun Gothic"/>
              </w:rPr>
            </w:pPr>
            <w:r w:rsidRPr="00D93DB4">
              <w:rPr>
                <w:rFonts w:eastAsia="Malgun Gothic"/>
              </w:rPr>
              <w:t>5.9, 6.8, 8.0, 13.2, 32 and 64</w:t>
            </w:r>
            <w:r w:rsidR="00753ADF" w:rsidRPr="00D93DB4">
              <w:rPr>
                <w:rFonts w:eastAsia="Malgun Gothic"/>
              </w:rPr>
              <w:t> </w:t>
            </w:r>
            <w:r w:rsidRPr="00D93DB4">
              <w:rPr>
                <w:rFonts w:eastAsia="Malgun Gothic"/>
              </w:rPr>
              <w:t>kbps</w:t>
            </w:r>
          </w:p>
        </w:tc>
        <w:tc>
          <w:tcPr>
            <w:tcW w:w="3150" w:type="dxa"/>
            <w:shd w:val="clear" w:color="auto" w:fill="auto"/>
          </w:tcPr>
          <w:p w14:paraId="76B46F4B" w14:textId="77777777" w:rsidR="00AA4EC5" w:rsidRPr="00D93DB4" w:rsidRDefault="00AA4EC5" w:rsidP="00EE4BD3">
            <w:pPr>
              <w:pStyle w:val="TAH"/>
              <w:rPr>
                <w:rFonts w:eastAsia="Malgun Gothic"/>
              </w:rPr>
            </w:pPr>
            <w:r w:rsidRPr="00D93DB4">
              <w:rPr>
                <w:rFonts w:eastAsia="Malgun Gothic"/>
              </w:rPr>
              <w:t>9.6, 16.4, 24.4, 48, 96 and 128</w:t>
            </w:r>
            <w:r w:rsidR="00753ADF" w:rsidRPr="00D93DB4">
              <w:rPr>
                <w:rFonts w:eastAsia="Malgun Gothic"/>
              </w:rPr>
              <w:t> </w:t>
            </w:r>
            <w:r w:rsidRPr="00D93DB4">
              <w:rPr>
                <w:rFonts w:eastAsia="Malgun Gothic"/>
              </w:rPr>
              <w:t>kbps</w:t>
            </w:r>
          </w:p>
        </w:tc>
      </w:tr>
      <w:tr w:rsidR="00AA4EC5" w:rsidRPr="00D93DB4" w14:paraId="440C0509" w14:textId="77777777" w:rsidTr="004414FD">
        <w:trPr>
          <w:jc w:val="center"/>
        </w:trPr>
        <w:tc>
          <w:tcPr>
            <w:tcW w:w="3118" w:type="dxa"/>
            <w:shd w:val="clear" w:color="auto" w:fill="auto"/>
          </w:tcPr>
          <w:p w14:paraId="46AF5C7D" w14:textId="77777777" w:rsidR="00AA4EC5" w:rsidRPr="00D93DB4" w:rsidRDefault="00AA4EC5" w:rsidP="00EE4BD3">
            <w:pPr>
              <w:pStyle w:val="TAL"/>
              <w:rPr>
                <w:rFonts w:eastAsia="Malgun Gothic"/>
              </w:rPr>
            </w:pPr>
            <w:r w:rsidRPr="00D93DB4">
              <w:rPr>
                <w:rFonts w:eastAsia="Malgun Gothic"/>
              </w:rPr>
              <w:t>plcBackgroundNoiseUpdated == 1</w:t>
            </w:r>
          </w:p>
        </w:tc>
        <w:tc>
          <w:tcPr>
            <w:tcW w:w="2975" w:type="dxa"/>
            <w:shd w:val="clear" w:color="auto" w:fill="auto"/>
          </w:tcPr>
          <w:p w14:paraId="507C0D2A" w14:textId="1BF97BA1" w:rsidR="00AA4EC5" w:rsidRPr="00D93DB4" w:rsidRDefault="004C5B74" w:rsidP="00EE4BD3">
            <w:pPr>
              <w:pStyle w:val="TAL"/>
              <w:rPr>
                <w:rFonts w:eastAsia="Malgun Gothic"/>
              </w:rPr>
            </w:pPr>
            <w:r>
              <w:rPr>
                <w:rFonts w:eastAsia="Malgun Gothic"/>
                <w:noProof/>
                <w:position w:val="-10"/>
              </w:rPr>
              <w:drawing>
                <wp:inline distT="0" distB="0" distL="0" distR="0" wp14:anchorId="3DA3CF5B" wp14:editId="3359ED83">
                  <wp:extent cx="481330" cy="176530"/>
                  <wp:effectExtent l="0" t="0" r="0" b="0"/>
                  <wp:docPr id="79"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1330" cy="176530"/>
                          </a:xfrm>
                          <a:prstGeom prst="rect">
                            <a:avLst/>
                          </a:prstGeom>
                          <a:noFill/>
                          <a:ln>
                            <a:noFill/>
                          </a:ln>
                        </pic:spPr>
                      </pic:pic>
                    </a:graphicData>
                  </a:graphic>
                </wp:inline>
              </w:drawing>
            </w:r>
          </w:p>
        </w:tc>
        <w:tc>
          <w:tcPr>
            <w:tcW w:w="3150" w:type="dxa"/>
            <w:shd w:val="clear" w:color="auto" w:fill="auto"/>
          </w:tcPr>
          <w:p w14:paraId="4211E85D" w14:textId="367943A9" w:rsidR="00AA4EC5" w:rsidRPr="00D93DB4" w:rsidRDefault="004C5B74" w:rsidP="00EE4BD3">
            <w:pPr>
              <w:pStyle w:val="TAL"/>
              <w:rPr>
                <w:rFonts w:eastAsia="Malgun Gothic"/>
              </w:rPr>
            </w:pPr>
            <w:r>
              <w:rPr>
                <w:rFonts w:eastAsia="Malgun Gothic"/>
                <w:noProof/>
                <w:position w:val="-10"/>
              </w:rPr>
              <w:drawing>
                <wp:inline distT="0" distB="0" distL="0" distR="0" wp14:anchorId="5056B884" wp14:editId="59F8BD0B">
                  <wp:extent cx="328930" cy="176530"/>
                  <wp:effectExtent l="0" t="0" r="0" b="0"/>
                  <wp:docPr id="80"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p>
        </w:tc>
      </w:tr>
      <w:tr w:rsidR="00AA4EC5" w:rsidRPr="00D93DB4" w14:paraId="33B8BC55" w14:textId="77777777" w:rsidTr="004414FD">
        <w:trPr>
          <w:jc w:val="center"/>
        </w:trPr>
        <w:tc>
          <w:tcPr>
            <w:tcW w:w="3118" w:type="dxa"/>
            <w:shd w:val="clear" w:color="auto" w:fill="auto"/>
          </w:tcPr>
          <w:p w14:paraId="1C2A0E87" w14:textId="77777777" w:rsidR="00AA4EC5" w:rsidRPr="00D93DB4" w:rsidRDefault="00AA4EC5" w:rsidP="00EE4BD3">
            <w:pPr>
              <w:pStyle w:val="TAL"/>
              <w:rPr>
                <w:rFonts w:eastAsia="Malgun Gothic"/>
              </w:rPr>
            </w:pPr>
            <w:r w:rsidRPr="00D93DB4">
              <w:rPr>
                <w:rFonts w:eastAsia="Malgun Gothic"/>
              </w:rPr>
              <w:t>plcBackgroundNoiseUpdated == 0</w:t>
            </w:r>
          </w:p>
        </w:tc>
        <w:tc>
          <w:tcPr>
            <w:tcW w:w="2975" w:type="dxa"/>
            <w:shd w:val="clear" w:color="auto" w:fill="auto"/>
          </w:tcPr>
          <w:p w14:paraId="147C05DF" w14:textId="017877A0" w:rsidR="00AA4EC5" w:rsidRPr="00D93DB4" w:rsidRDefault="004C5B74" w:rsidP="00EE4BD3">
            <w:pPr>
              <w:pStyle w:val="TAL"/>
              <w:rPr>
                <w:rFonts w:eastAsia="Malgun Gothic"/>
              </w:rPr>
            </w:pPr>
            <w:r>
              <w:rPr>
                <w:rFonts w:eastAsia="Malgun Gothic"/>
                <w:noProof/>
                <w:position w:val="-10"/>
              </w:rPr>
              <w:drawing>
                <wp:inline distT="0" distB="0" distL="0" distR="0" wp14:anchorId="29F16D5B" wp14:editId="7DBAC730">
                  <wp:extent cx="481330" cy="176530"/>
                  <wp:effectExtent l="0" t="0" r="0" b="0"/>
                  <wp:docPr id="81"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1330" cy="176530"/>
                          </a:xfrm>
                          <a:prstGeom prst="rect">
                            <a:avLst/>
                          </a:prstGeom>
                          <a:noFill/>
                          <a:ln>
                            <a:noFill/>
                          </a:ln>
                        </pic:spPr>
                      </pic:pic>
                    </a:graphicData>
                  </a:graphic>
                </wp:inline>
              </w:drawing>
            </w:r>
          </w:p>
        </w:tc>
        <w:tc>
          <w:tcPr>
            <w:tcW w:w="3150" w:type="dxa"/>
            <w:shd w:val="clear" w:color="auto" w:fill="auto"/>
          </w:tcPr>
          <w:p w14:paraId="74F9F1A8" w14:textId="3772B1D4" w:rsidR="00AA4EC5" w:rsidRPr="00D93DB4" w:rsidRDefault="004C5B74" w:rsidP="00EE4BD3">
            <w:pPr>
              <w:pStyle w:val="TAL"/>
              <w:rPr>
                <w:rFonts w:eastAsia="Malgun Gothic"/>
              </w:rPr>
            </w:pPr>
            <w:r>
              <w:rPr>
                <w:rFonts w:eastAsia="Malgun Gothic"/>
                <w:noProof/>
                <w:position w:val="-10"/>
              </w:rPr>
              <w:drawing>
                <wp:inline distT="0" distB="0" distL="0" distR="0" wp14:anchorId="2DFD07E3" wp14:editId="0FDD4A29">
                  <wp:extent cx="481330" cy="176530"/>
                  <wp:effectExtent l="0" t="0" r="0" b="0"/>
                  <wp:docPr id="8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1330" cy="176530"/>
                          </a:xfrm>
                          <a:prstGeom prst="rect">
                            <a:avLst/>
                          </a:prstGeom>
                          <a:noFill/>
                          <a:ln>
                            <a:noFill/>
                          </a:ln>
                        </pic:spPr>
                      </pic:pic>
                    </a:graphicData>
                  </a:graphic>
                </wp:inline>
              </w:drawing>
            </w:r>
          </w:p>
        </w:tc>
      </w:tr>
    </w:tbl>
    <w:p w14:paraId="511DDDEC" w14:textId="77777777" w:rsidR="00AA4EC5" w:rsidRPr="00D93DB4" w:rsidRDefault="00AA4EC5" w:rsidP="00AA4EC5"/>
    <w:p w14:paraId="01D786CC" w14:textId="17678EB2" w:rsidR="00AA4EC5" w:rsidRPr="00D93DB4" w:rsidRDefault="004C5B74" w:rsidP="00AA4EC5">
      <w:r>
        <w:rPr>
          <w:noProof/>
          <w:position w:val="-6"/>
        </w:rPr>
        <w:drawing>
          <wp:inline distT="0" distB="0" distL="0" distR="0" wp14:anchorId="5F246269" wp14:editId="117382A4">
            <wp:extent cx="138430" cy="128905"/>
            <wp:effectExtent l="0" t="0" r="0" b="0"/>
            <wp:docPr id="83"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430" cy="128905"/>
                    </a:xfrm>
                    <a:prstGeom prst="rect">
                      <a:avLst/>
                    </a:prstGeom>
                    <a:noFill/>
                    <a:ln>
                      <a:noFill/>
                    </a:ln>
                  </pic:spPr>
                </pic:pic>
              </a:graphicData>
            </a:graphic>
          </wp:inline>
        </w:drawing>
      </w:r>
      <w:r w:rsidR="00AA4EC5" w:rsidRPr="00D93DB4">
        <w:t>depends on the previous coder type and the signal class of the last good frame for the first 3 lost frames. It is determined according to</w:t>
      </w:r>
      <w:r w:rsidR="004A7887" w:rsidRPr="00D93DB4">
        <w:t xml:space="preserve"> Table</w:t>
      </w:r>
      <w:r w:rsidR="000B67DD" w:rsidRPr="00D93DB4">
        <w:t>5</w:t>
      </w:r>
      <w:r w:rsidR="00AB263C" w:rsidRPr="00D93DB4">
        <w:t>.</w:t>
      </w:r>
    </w:p>
    <w:p w14:paraId="445AEE57" w14:textId="1E71C1A3" w:rsidR="00AA4EC5" w:rsidRPr="00D93DB4" w:rsidRDefault="00AA4EC5" w:rsidP="00AB263C">
      <w:pPr>
        <w:pStyle w:val="TH"/>
      </w:pPr>
      <w:bookmarkStart w:id="23" w:name="_Ref394356655"/>
      <w:r w:rsidRPr="00D93DB4">
        <w:t>Table</w:t>
      </w:r>
      <w:bookmarkEnd w:id="23"/>
      <w:r w:rsidR="000B67DD" w:rsidRPr="00D93DB4">
        <w:t xml:space="preserve"> 5</w:t>
      </w:r>
      <w:r w:rsidRPr="00D93DB4">
        <w:t>:</w:t>
      </w:r>
      <w:r w:rsidR="00AB263C" w:rsidRPr="00D93DB4">
        <w:t xml:space="preserve"> </w:t>
      </w:r>
      <w:r w:rsidRPr="00D93DB4">
        <w:t xml:space="preserve">Values of </w:t>
      </w:r>
      <w:r w:rsidR="008078AD" w:rsidRPr="00D93DB4">
        <w:t>LSF</w:t>
      </w:r>
      <w:r w:rsidRPr="00D93DB4">
        <w:t xml:space="preserve"> interpolation factor </w:t>
      </w:r>
      <w:r w:rsidR="004C5B74">
        <w:rPr>
          <w:noProof/>
          <w:position w:val="-6"/>
        </w:rPr>
        <w:drawing>
          <wp:inline distT="0" distB="0" distL="0" distR="0" wp14:anchorId="11E032E9" wp14:editId="375A4E11">
            <wp:extent cx="138430" cy="128905"/>
            <wp:effectExtent l="0" t="0" r="0" b="0"/>
            <wp:docPr id="84"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8430" cy="128905"/>
                    </a:xfrm>
                    <a:prstGeom prst="rect">
                      <a:avLst/>
                    </a:prstGeom>
                    <a:noFill/>
                    <a:ln>
                      <a:noFill/>
                    </a:ln>
                  </pic:spPr>
                </pic:pic>
              </a:graphicData>
            </a:graphic>
          </wp:inline>
        </w:drawing>
      </w:r>
    </w:p>
    <w:tbl>
      <w:tblPr>
        <w:tblW w:w="836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047"/>
        <w:gridCol w:w="3340"/>
        <w:gridCol w:w="1976"/>
      </w:tblGrid>
      <w:tr w:rsidR="00AA4EC5" w:rsidRPr="00D93DB4" w14:paraId="42D25E81" w14:textId="77777777" w:rsidTr="004414FD">
        <w:trPr>
          <w:cantSplit/>
          <w:tblHeader/>
          <w:jc w:val="center"/>
        </w:trPr>
        <w:tc>
          <w:tcPr>
            <w:tcW w:w="3047" w:type="dxa"/>
            <w:shd w:val="clear" w:color="auto" w:fill="auto"/>
            <w:vAlign w:val="center"/>
          </w:tcPr>
          <w:p w14:paraId="6F765C37" w14:textId="77777777" w:rsidR="00AA4EC5" w:rsidRPr="00D93DB4" w:rsidRDefault="00AA4EC5" w:rsidP="00EE4BD3">
            <w:pPr>
              <w:pStyle w:val="TAH"/>
            </w:pPr>
            <w:bookmarkStart w:id="24" w:name="MCCQCTEMPBM_00000051"/>
            <w:r w:rsidRPr="00D93DB4">
              <w:t xml:space="preserve">Last good received </w:t>
            </w:r>
            <w:r w:rsidRPr="00D93DB4">
              <w:br/>
              <w:t>frame</w:t>
            </w:r>
            <w:r w:rsidR="0047416A" w:rsidRPr="00D93DB4">
              <w:t xml:space="preserve"> (coder_type)</w:t>
            </w:r>
          </w:p>
        </w:tc>
        <w:tc>
          <w:tcPr>
            <w:tcW w:w="3340" w:type="dxa"/>
            <w:shd w:val="clear" w:color="auto" w:fill="auto"/>
            <w:vAlign w:val="center"/>
          </w:tcPr>
          <w:p w14:paraId="2ABCAE4E" w14:textId="77777777" w:rsidR="00AA4EC5" w:rsidRPr="00D93DB4" w:rsidRDefault="00AA4EC5" w:rsidP="00EE4BD3">
            <w:pPr>
              <w:pStyle w:val="TAH"/>
            </w:pPr>
            <w:r w:rsidRPr="00D93DB4">
              <w:t>Ad</w:t>
            </w:r>
            <w:r w:rsidR="0047416A" w:rsidRPr="00D93DB4">
              <w:t>d</w:t>
            </w:r>
            <w:r w:rsidRPr="00D93DB4">
              <w:t>itional criteria</w:t>
            </w:r>
          </w:p>
        </w:tc>
        <w:tc>
          <w:tcPr>
            <w:tcW w:w="1976" w:type="dxa"/>
            <w:shd w:val="clear" w:color="auto" w:fill="auto"/>
            <w:vAlign w:val="center"/>
          </w:tcPr>
          <w:p w14:paraId="2377B7C9" w14:textId="77777777" w:rsidR="00AA4EC5" w:rsidRPr="00D93DB4" w:rsidRDefault="00AA4EC5" w:rsidP="00EE4BD3">
            <w:pPr>
              <w:pStyle w:val="TAH"/>
              <w:rPr>
                <w:i/>
              </w:rPr>
            </w:pPr>
            <w:r w:rsidRPr="00D93DB4">
              <w:rPr>
                <w:i/>
              </w:rPr>
              <w:sym w:font="Symbol" w:char="F061"/>
            </w:r>
          </w:p>
        </w:tc>
      </w:tr>
      <w:tr w:rsidR="00AA4EC5" w:rsidRPr="00D93DB4" w14:paraId="0332A526" w14:textId="77777777" w:rsidTr="004414FD">
        <w:trPr>
          <w:cantSplit/>
          <w:jc w:val="center"/>
        </w:trPr>
        <w:tc>
          <w:tcPr>
            <w:tcW w:w="3047" w:type="dxa"/>
            <w:shd w:val="clear" w:color="auto" w:fill="auto"/>
            <w:vAlign w:val="center"/>
          </w:tcPr>
          <w:p w14:paraId="1B805574" w14:textId="77777777" w:rsidR="00AA4EC5" w:rsidRPr="00D93DB4" w:rsidRDefault="0021101E" w:rsidP="00EE4BD3">
            <w:pPr>
              <w:pStyle w:val="TAL"/>
            </w:pPr>
            <w:r w:rsidRPr="00D93DB4">
              <w:t>UNVOICED</w:t>
            </w:r>
          </w:p>
        </w:tc>
        <w:tc>
          <w:tcPr>
            <w:tcW w:w="3340" w:type="dxa"/>
            <w:shd w:val="clear" w:color="auto" w:fill="auto"/>
            <w:vAlign w:val="center"/>
          </w:tcPr>
          <w:p w14:paraId="255B0DC5" w14:textId="77777777" w:rsidR="00AA4EC5" w:rsidRPr="00D93DB4" w:rsidRDefault="00AA4EC5" w:rsidP="00EE4BD3">
            <w:pPr>
              <w:pStyle w:val="TAL"/>
            </w:pPr>
          </w:p>
        </w:tc>
        <w:tc>
          <w:tcPr>
            <w:tcW w:w="1976" w:type="dxa"/>
            <w:shd w:val="clear" w:color="auto" w:fill="auto"/>
            <w:vAlign w:val="center"/>
          </w:tcPr>
          <w:p w14:paraId="312C151C" w14:textId="77777777" w:rsidR="00AA4EC5" w:rsidRPr="00D93DB4" w:rsidRDefault="00AA4EC5" w:rsidP="00EE4BD3">
            <w:pPr>
              <w:pStyle w:val="TAL"/>
            </w:pPr>
            <w:r w:rsidRPr="00D93DB4">
              <w:t>1</w:t>
            </w:r>
          </w:p>
        </w:tc>
      </w:tr>
      <w:tr w:rsidR="00AA4EC5" w:rsidRPr="00D93DB4" w14:paraId="71DDE009" w14:textId="77777777" w:rsidTr="004414FD">
        <w:trPr>
          <w:cantSplit/>
          <w:jc w:val="center"/>
        </w:trPr>
        <w:tc>
          <w:tcPr>
            <w:tcW w:w="3047" w:type="dxa"/>
            <w:vMerge w:val="restart"/>
            <w:shd w:val="clear" w:color="auto" w:fill="auto"/>
            <w:vAlign w:val="center"/>
          </w:tcPr>
          <w:p w14:paraId="48F64B57" w14:textId="77777777" w:rsidR="00AA4EC5" w:rsidRPr="00D93DB4" w:rsidRDefault="00AA4EC5" w:rsidP="00EE4BD3">
            <w:pPr>
              <w:pStyle w:val="TAL"/>
            </w:pPr>
            <w:r w:rsidRPr="00D93DB4">
              <w:t>INACTIVE or</w:t>
            </w:r>
          </w:p>
          <w:p w14:paraId="2BB52CB7" w14:textId="77777777" w:rsidR="00AA4EC5" w:rsidRPr="00D93DB4" w:rsidRDefault="00AA4EC5" w:rsidP="00EE4BD3">
            <w:pPr>
              <w:pStyle w:val="TAL"/>
            </w:pPr>
            <w:r w:rsidRPr="00D93DB4">
              <w:t>AUDIO</w:t>
            </w:r>
          </w:p>
        </w:tc>
        <w:tc>
          <w:tcPr>
            <w:tcW w:w="3340" w:type="dxa"/>
            <w:shd w:val="clear" w:color="auto" w:fill="auto"/>
            <w:vAlign w:val="center"/>
          </w:tcPr>
          <w:p w14:paraId="6081265F" w14:textId="77777777" w:rsidR="00AA4EC5" w:rsidRPr="00D93DB4" w:rsidRDefault="00AA4EC5" w:rsidP="00EE4BD3">
            <w:pPr>
              <w:pStyle w:val="TAL"/>
            </w:pPr>
            <w:r w:rsidRPr="00D93DB4">
              <w:t>Last_GSC_pit_band_idx &gt; 0 and nbLostCmpt &gt; 1</w:t>
            </w:r>
          </w:p>
        </w:tc>
        <w:tc>
          <w:tcPr>
            <w:tcW w:w="1976" w:type="dxa"/>
            <w:shd w:val="clear" w:color="auto" w:fill="auto"/>
            <w:vAlign w:val="center"/>
          </w:tcPr>
          <w:p w14:paraId="55A9E5B3" w14:textId="77777777" w:rsidR="00AA4EC5" w:rsidRPr="00D93DB4" w:rsidRDefault="00AA4EC5" w:rsidP="00EE4BD3">
            <w:pPr>
              <w:pStyle w:val="TAL"/>
            </w:pPr>
            <w:r w:rsidRPr="00D93DB4">
              <w:t>0.8</w:t>
            </w:r>
          </w:p>
        </w:tc>
      </w:tr>
      <w:tr w:rsidR="00AA4EC5" w:rsidRPr="00D93DB4" w14:paraId="03F99289" w14:textId="77777777" w:rsidTr="004414FD">
        <w:trPr>
          <w:cantSplit/>
          <w:jc w:val="center"/>
        </w:trPr>
        <w:tc>
          <w:tcPr>
            <w:tcW w:w="3047" w:type="dxa"/>
            <w:vMerge/>
            <w:shd w:val="clear" w:color="auto" w:fill="auto"/>
            <w:vAlign w:val="center"/>
          </w:tcPr>
          <w:p w14:paraId="67E8BB91" w14:textId="77777777" w:rsidR="00AA4EC5" w:rsidRPr="00D93DB4" w:rsidRDefault="00AA4EC5" w:rsidP="00EE4BD3">
            <w:pPr>
              <w:pStyle w:val="TAL"/>
            </w:pPr>
          </w:p>
        </w:tc>
        <w:tc>
          <w:tcPr>
            <w:tcW w:w="3340" w:type="dxa"/>
            <w:shd w:val="clear" w:color="auto" w:fill="auto"/>
            <w:vAlign w:val="center"/>
          </w:tcPr>
          <w:p w14:paraId="6670A515" w14:textId="77777777" w:rsidR="00AA4EC5" w:rsidRPr="00D93DB4" w:rsidRDefault="00AA4EC5" w:rsidP="00EE4BD3">
            <w:pPr>
              <w:pStyle w:val="TAL"/>
            </w:pPr>
            <w:r w:rsidRPr="00D93DB4">
              <w:t>else</w:t>
            </w:r>
          </w:p>
        </w:tc>
        <w:tc>
          <w:tcPr>
            <w:tcW w:w="1976" w:type="dxa"/>
            <w:shd w:val="clear" w:color="auto" w:fill="auto"/>
            <w:vAlign w:val="center"/>
          </w:tcPr>
          <w:p w14:paraId="0A79F6B1" w14:textId="77777777" w:rsidR="00AA4EC5" w:rsidRPr="00D93DB4" w:rsidRDefault="00AA4EC5" w:rsidP="00EE4BD3">
            <w:pPr>
              <w:pStyle w:val="TAL"/>
            </w:pPr>
            <w:r w:rsidRPr="00D93DB4">
              <w:t>0.995</w:t>
            </w:r>
          </w:p>
        </w:tc>
      </w:tr>
      <w:tr w:rsidR="00AA4EC5" w:rsidRPr="00D93DB4" w14:paraId="7F8F6554" w14:textId="77777777" w:rsidTr="004414FD">
        <w:trPr>
          <w:cantSplit/>
          <w:jc w:val="center"/>
        </w:trPr>
        <w:tc>
          <w:tcPr>
            <w:tcW w:w="3047" w:type="dxa"/>
            <w:vMerge w:val="restart"/>
            <w:shd w:val="clear" w:color="auto" w:fill="auto"/>
            <w:vAlign w:val="center"/>
          </w:tcPr>
          <w:p w14:paraId="18774805" w14:textId="77777777" w:rsidR="00AA4EC5" w:rsidRPr="00D93DB4" w:rsidRDefault="00AA4EC5" w:rsidP="00EE4BD3">
            <w:pPr>
              <w:pStyle w:val="TAL"/>
            </w:pPr>
            <w:r w:rsidRPr="00D93DB4">
              <w:t>UNVOICED</w:t>
            </w:r>
            <w:r w:rsidR="009406CA" w:rsidRPr="00D93DB4">
              <w:t>_CLAS</w:t>
            </w:r>
          </w:p>
        </w:tc>
        <w:tc>
          <w:tcPr>
            <w:tcW w:w="3340" w:type="dxa"/>
            <w:shd w:val="clear" w:color="auto" w:fill="auto"/>
            <w:vAlign w:val="center"/>
          </w:tcPr>
          <w:p w14:paraId="3312AEC6" w14:textId="77777777" w:rsidR="00AA4EC5" w:rsidRPr="00D93DB4" w:rsidRDefault="00AA4EC5" w:rsidP="00EE4BD3">
            <w:pPr>
              <w:pStyle w:val="TAL"/>
            </w:pPr>
            <w:r w:rsidRPr="00D93DB4">
              <w:t>Successively lost frames = 1</w:t>
            </w:r>
          </w:p>
        </w:tc>
        <w:tc>
          <w:tcPr>
            <w:tcW w:w="1976" w:type="dxa"/>
            <w:shd w:val="clear" w:color="auto" w:fill="auto"/>
            <w:vAlign w:val="center"/>
          </w:tcPr>
          <w:p w14:paraId="6EC7BC4A" w14:textId="5C904E38" w:rsidR="00AA4EC5" w:rsidRPr="00D93DB4" w:rsidRDefault="004C5B74" w:rsidP="00EE4BD3">
            <w:pPr>
              <w:pStyle w:val="TAL"/>
            </w:pPr>
            <w:r>
              <w:rPr>
                <w:noProof/>
                <w:position w:val="-6"/>
              </w:rPr>
              <w:drawing>
                <wp:inline distT="0" distB="0" distL="0" distR="0" wp14:anchorId="610DC32C" wp14:editId="55489531">
                  <wp:extent cx="609600" cy="152400"/>
                  <wp:effectExtent l="0" t="0" r="0" b="0"/>
                  <wp:docPr id="85"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p>
        </w:tc>
      </w:tr>
      <w:tr w:rsidR="00AA4EC5" w:rsidRPr="00D93DB4" w14:paraId="2B6E04D3" w14:textId="77777777" w:rsidTr="004414FD">
        <w:trPr>
          <w:cantSplit/>
          <w:jc w:val="center"/>
        </w:trPr>
        <w:tc>
          <w:tcPr>
            <w:tcW w:w="3047" w:type="dxa"/>
            <w:vMerge/>
            <w:shd w:val="clear" w:color="auto" w:fill="auto"/>
            <w:vAlign w:val="center"/>
          </w:tcPr>
          <w:p w14:paraId="3B2F50DC" w14:textId="77777777" w:rsidR="00AA4EC5" w:rsidRPr="00D93DB4" w:rsidRDefault="00AA4EC5" w:rsidP="00EE4BD3">
            <w:pPr>
              <w:pStyle w:val="TAL"/>
            </w:pPr>
          </w:p>
        </w:tc>
        <w:tc>
          <w:tcPr>
            <w:tcW w:w="3340" w:type="dxa"/>
            <w:shd w:val="clear" w:color="auto" w:fill="auto"/>
            <w:vAlign w:val="center"/>
          </w:tcPr>
          <w:p w14:paraId="213DDFD1" w14:textId="77777777" w:rsidR="00AA4EC5" w:rsidRPr="00D93DB4" w:rsidRDefault="00AA4EC5" w:rsidP="00EE4BD3">
            <w:pPr>
              <w:pStyle w:val="TAL"/>
            </w:pPr>
            <w:r w:rsidRPr="00D93DB4">
              <w:t>Successively lost frames = 2</w:t>
            </w:r>
          </w:p>
        </w:tc>
        <w:tc>
          <w:tcPr>
            <w:tcW w:w="1976" w:type="dxa"/>
            <w:shd w:val="clear" w:color="auto" w:fill="auto"/>
            <w:vAlign w:val="center"/>
          </w:tcPr>
          <w:p w14:paraId="5DC00ADF" w14:textId="77777777" w:rsidR="00AA4EC5" w:rsidRPr="00D93DB4" w:rsidRDefault="00AA4EC5" w:rsidP="00EE4BD3">
            <w:pPr>
              <w:pStyle w:val="TAL"/>
            </w:pPr>
            <w:r w:rsidRPr="00D93DB4">
              <w:t>0.6</w:t>
            </w:r>
          </w:p>
        </w:tc>
      </w:tr>
      <w:tr w:rsidR="00AA4EC5" w:rsidRPr="00D93DB4" w14:paraId="60800045" w14:textId="77777777" w:rsidTr="004414FD">
        <w:trPr>
          <w:cantSplit/>
          <w:jc w:val="center"/>
        </w:trPr>
        <w:tc>
          <w:tcPr>
            <w:tcW w:w="3047" w:type="dxa"/>
            <w:vMerge/>
            <w:shd w:val="clear" w:color="auto" w:fill="auto"/>
            <w:vAlign w:val="center"/>
          </w:tcPr>
          <w:p w14:paraId="36BBD723" w14:textId="77777777" w:rsidR="00AA4EC5" w:rsidRPr="00D93DB4" w:rsidRDefault="00AA4EC5" w:rsidP="00EE4BD3">
            <w:pPr>
              <w:pStyle w:val="TAL"/>
            </w:pPr>
          </w:p>
        </w:tc>
        <w:tc>
          <w:tcPr>
            <w:tcW w:w="3340" w:type="dxa"/>
            <w:shd w:val="clear" w:color="auto" w:fill="auto"/>
            <w:vAlign w:val="center"/>
          </w:tcPr>
          <w:p w14:paraId="5F39344D" w14:textId="77777777" w:rsidR="00AA4EC5" w:rsidRPr="00D93DB4" w:rsidRDefault="00AA4EC5" w:rsidP="00EE4BD3">
            <w:pPr>
              <w:pStyle w:val="TAL"/>
            </w:pPr>
            <w:r w:rsidRPr="00D93DB4">
              <w:t>Successively lost frames = 3</w:t>
            </w:r>
          </w:p>
        </w:tc>
        <w:tc>
          <w:tcPr>
            <w:tcW w:w="1976" w:type="dxa"/>
            <w:shd w:val="clear" w:color="auto" w:fill="auto"/>
            <w:vAlign w:val="center"/>
          </w:tcPr>
          <w:p w14:paraId="30985EF7" w14:textId="77777777" w:rsidR="00AA4EC5" w:rsidRPr="00D93DB4" w:rsidRDefault="00AA4EC5" w:rsidP="00EE4BD3">
            <w:pPr>
              <w:pStyle w:val="TAL"/>
            </w:pPr>
            <w:r w:rsidRPr="00D93DB4">
              <w:t>0.4</w:t>
            </w:r>
          </w:p>
        </w:tc>
      </w:tr>
      <w:tr w:rsidR="00AA4EC5" w:rsidRPr="00D93DB4" w14:paraId="31E1F2A9" w14:textId="77777777" w:rsidTr="004414FD">
        <w:trPr>
          <w:cantSplit/>
          <w:jc w:val="center"/>
        </w:trPr>
        <w:tc>
          <w:tcPr>
            <w:tcW w:w="3047" w:type="dxa"/>
            <w:shd w:val="clear" w:color="auto" w:fill="auto"/>
            <w:vAlign w:val="center"/>
          </w:tcPr>
          <w:p w14:paraId="29974F67" w14:textId="77777777" w:rsidR="00AA4EC5" w:rsidRPr="00D93DB4" w:rsidRDefault="00AA4EC5" w:rsidP="00EE4BD3">
            <w:pPr>
              <w:pStyle w:val="TAL"/>
            </w:pPr>
            <w:r w:rsidRPr="00D93DB4">
              <w:t>UNVOICED TRANSITION</w:t>
            </w:r>
          </w:p>
        </w:tc>
        <w:tc>
          <w:tcPr>
            <w:tcW w:w="3340" w:type="dxa"/>
            <w:shd w:val="clear" w:color="auto" w:fill="auto"/>
            <w:vAlign w:val="center"/>
          </w:tcPr>
          <w:p w14:paraId="2CCDF152" w14:textId="77777777" w:rsidR="00AA4EC5" w:rsidRPr="00D93DB4" w:rsidRDefault="00AA4EC5" w:rsidP="00EE4BD3">
            <w:pPr>
              <w:pStyle w:val="TAL"/>
            </w:pPr>
          </w:p>
        </w:tc>
        <w:tc>
          <w:tcPr>
            <w:tcW w:w="1976" w:type="dxa"/>
            <w:shd w:val="clear" w:color="auto" w:fill="auto"/>
            <w:vAlign w:val="center"/>
          </w:tcPr>
          <w:p w14:paraId="73AF9487" w14:textId="77777777" w:rsidR="00AA4EC5" w:rsidRPr="00D93DB4" w:rsidRDefault="00AA4EC5" w:rsidP="00EE4BD3">
            <w:pPr>
              <w:pStyle w:val="TAL"/>
            </w:pPr>
            <w:r w:rsidRPr="00D93DB4">
              <w:t>0.8</w:t>
            </w:r>
          </w:p>
        </w:tc>
      </w:tr>
      <w:tr w:rsidR="00AA4EC5" w:rsidRPr="00D93DB4" w14:paraId="60A70457" w14:textId="77777777" w:rsidTr="004414FD">
        <w:trPr>
          <w:cantSplit/>
          <w:jc w:val="center"/>
        </w:trPr>
        <w:tc>
          <w:tcPr>
            <w:tcW w:w="3047" w:type="dxa"/>
            <w:shd w:val="clear" w:color="auto" w:fill="auto"/>
            <w:vAlign w:val="center"/>
          </w:tcPr>
          <w:p w14:paraId="4426FB5C" w14:textId="77777777" w:rsidR="00AA4EC5" w:rsidRPr="00D93DB4" w:rsidRDefault="00AA4EC5" w:rsidP="00EE4BD3">
            <w:pPr>
              <w:pStyle w:val="TAL"/>
            </w:pPr>
            <w:r w:rsidRPr="00D93DB4">
              <w:t>VOICED_CLAS</w:t>
            </w:r>
          </w:p>
        </w:tc>
        <w:tc>
          <w:tcPr>
            <w:tcW w:w="3340" w:type="dxa"/>
            <w:shd w:val="clear" w:color="auto" w:fill="auto"/>
            <w:vAlign w:val="center"/>
          </w:tcPr>
          <w:p w14:paraId="2685DA94" w14:textId="77777777" w:rsidR="00AA4EC5" w:rsidRPr="00D93DB4" w:rsidRDefault="00AA4EC5" w:rsidP="00EE4BD3">
            <w:pPr>
              <w:pStyle w:val="TAL"/>
            </w:pPr>
          </w:p>
        </w:tc>
        <w:tc>
          <w:tcPr>
            <w:tcW w:w="1976" w:type="dxa"/>
            <w:shd w:val="clear" w:color="auto" w:fill="auto"/>
            <w:vAlign w:val="center"/>
          </w:tcPr>
          <w:p w14:paraId="781F37A7" w14:textId="77777777" w:rsidR="00AA4EC5" w:rsidRPr="00D93DB4" w:rsidRDefault="00AA4EC5" w:rsidP="00EE4BD3">
            <w:pPr>
              <w:pStyle w:val="TAL"/>
            </w:pPr>
            <w:r w:rsidRPr="00D93DB4">
              <w:t>1</w:t>
            </w:r>
          </w:p>
        </w:tc>
      </w:tr>
      <w:tr w:rsidR="00AA4EC5" w:rsidRPr="00D93DB4" w14:paraId="288968F0" w14:textId="77777777" w:rsidTr="004414FD">
        <w:trPr>
          <w:cantSplit/>
          <w:jc w:val="center"/>
        </w:trPr>
        <w:tc>
          <w:tcPr>
            <w:tcW w:w="3047" w:type="dxa"/>
            <w:shd w:val="clear" w:color="auto" w:fill="auto"/>
            <w:vAlign w:val="center"/>
          </w:tcPr>
          <w:p w14:paraId="025E756B" w14:textId="77777777" w:rsidR="00AA4EC5" w:rsidRPr="00D93DB4" w:rsidRDefault="00AA4EC5" w:rsidP="00EE4BD3">
            <w:pPr>
              <w:pStyle w:val="TAL"/>
            </w:pPr>
            <w:r w:rsidRPr="00D93DB4">
              <w:t>ONSET</w:t>
            </w:r>
          </w:p>
        </w:tc>
        <w:tc>
          <w:tcPr>
            <w:tcW w:w="3340" w:type="dxa"/>
            <w:shd w:val="clear" w:color="auto" w:fill="auto"/>
            <w:vAlign w:val="center"/>
          </w:tcPr>
          <w:p w14:paraId="7CCB4E5A" w14:textId="77777777" w:rsidR="00AA4EC5" w:rsidRPr="00D93DB4" w:rsidRDefault="00AA4EC5" w:rsidP="00EE4BD3">
            <w:pPr>
              <w:pStyle w:val="TAL"/>
            </w:pPr>
          </w:p>
        </w:tc>
        <w:tc>
          <w:tcPr>
            <w:tcW w:w="1976" w:type="dxa"/>
            <w:shd w:val="clear" w:color="auto" w:fill="auto"/>
            <w:vAlign w:val="center"/>
          </w:tcPr>
          <w:p w14:paraId="1E89D3A7" w14:textId="77777777" w:rsidR="00AA4EC5" w:rsidRPr="00D93DB4" w:rsidRDefault="00AA4EC5" w:rsidP="00EE4BD3">
            <w:pPr>
              <w:pStyle w:val="TAL"/>
            </w:pPr>
            <w:r w:rsidRPr="00D93DB4">
              <w:t>1</w:t>
            </w:r>
          </w:p>
        </w:tc>
      </w:tr>
      <w:tr w:rsidR="00AA4EC5" w:rsidRPr="00D93DB4" w14:paraId="5F09FF47" w14:textId="77777777" w:rsidTr="004414FD">
        <w:trPr>
          <w:cantSplit/>
          <w:jc w:val="center"/>
        </w:trPr>
        <w:tc>
          <w:tcPr>
            <w:tcW w:w="3047" w:type="dxa"/>
            <w:shd w:val="clear" w:color="auto" w:fill="auto"/>
            <w:vAlign w:val="center"/>
          </w:tcPr>
          <w:p w14:paraId="3A8B8CAA" w14:textId="77777777" w:rsidR="00AA4EC5" w:rsidRPr="00D93DB4" w:rsidRDefault="00AA4EC5" w:rsidP="00EE4BD3">
            <w:pPr>
              <w:pStyle w:val="TAL"/>
            </w:pPr>
            <w:r w:rsidRPr="00D93DB4">
              <w:t>ARTIFICIAL ONSET</w:t>
            </w:r>
          </w:p>
        </w:tc>
        <w:tc>
          <w:tcPr>
            <w:tcW w:w="3340" w:type="dxa"/>
            <w:shd w:val="clear" w:color="auto" w:fill="auto"/>
            <w:vAlign w:val="center"/>
          </w:tcPr>
          <w:p w14:paraId="16A0288E" w14:textId="77777777" w:rsidR="00AA4EC5" w:rsidRPr="00D93DB4" w:rsidRDefault="00AA4EC5" w:rsidP="00EE4BD3">
            <w:pPr>
              <w:pStyle w:val="TAL"/>
            </w:pPr>
          </w:p>
        </w:tc>
        <w:tc>
          <w:tcPr>
            <w:tcW w:w="1976" w:type="dxa"/>
            <w:shd w:val="clear" w:color="auto" w:fill="auto"/>
            <w:vAlign w:val="center"/>
          </w:tcPr>
          <w:p w14:paraId="19409E6A" w14:textId="77777777" w:rsidR="00AA4EC5" w:rsidRPr="00D93DB4" w:rsidRDefault="00AA4EC5" w:rsidP="00EE4BD3">
            <w:pPr>
              <w:pStyle w:val="TAL"/>
            </w:pPr>
            <w:r w:rsidRPr="00D93DB4">
              <w:t>0.6</w:t>
            </w:r>
          </w:p>
        </w:tc>
      </w:tr>
      <w:tr w:rsidR="00AA4EC5" w:rsidRPr="00D93DB4" w14:paraId="7D026FAA" w14:textId="77777777" w:rsidTr="004414FD">
        <w:trPr>
          <w:cantSplit/>
          <w:jc w:val="center"/>
        </w:trPr>
        <w:tc>
          <w:tcPr>
            <w:tcW w:w="3047" w:type="dxa"/>
            <w:shd w:val="clear" w:color="auto" w:fill="auto"/>
            <w:vAlign w:val="center"/>
          </w:tcPr>
          <w:p w14:paraId="1D933E88" w14:textId="77777777" w:rsidR="00AA4EC5" w:rsidRPr="00D93DB4" w:rsidRDefault="00AA4EC5" w:rsidP="00EE4BD3">
            <w:pPr>
              <w:pStyle w:val="TAL"/>
            </w:pPr>
            <w:r w:rsidRPr="00D93DB4">
              <w:t>All other cases</w:t>
            </w:r>
          </w:p>
        </w:tc>
        <w:tc>
          <w:tcPr>
            <w:tcW w:w="3340" w:type="dxa"/>
            <w:shd w:val="clear" w:color="auto" w:fill="auto"/>
            <w:vAlign w:val="center"/>
          </w:tcPr>
          <w:p w14:paraId="34D2A4EC" w14:textId="77777777" w:rsidR="00AA4EC5" w:rsidRPr="00D93DB4" w:rsidRDefault="00AA4EC5" w:rsidP="00EE4BD3">
            <w:pPr>
              <w:pStyle w:val="TAL"/>
            </w:pPr>
          </w:p>
        </w:tc>
        <w:tc>
          <w:tcPr>
            <w:tcW w:w="1976" w:type="dxa"/>
            <w:shd w:val="clear" w:color="auto" w:fill="auto"/>
            <w:vAlign w:val="center"/>
          </w:tcPr>
          <w:p w14:paraId="100DD072" w14:textId="77777777" w:rsidR="00AA4EC5" w:rsidRPr="00D93DB4" w:rsidRDefault="00AA4EC5" w:rsidP="00EE4BD3">
            <w:pPr>
              <w:pStyle w:val="TAL"/>
            </w:pPr>
            <w:r w:rsidRPr="00D93DB4">
              <w:t>0.4</w:t>
            </w:r>
          </w:p>
        </w:tc>
      </w:tr>
      <w:bookmarkEnd w:id="24"/>
    </w:tbl>
    <w:p w14:paraId="6182CD2F" w14:textId="77777777" w:rsidR="00AA4EC5" w:rsidRPr="00D93DB4" w:rsidRDefault="00AA4EC5" w:rsidP="00AA4EC5"/>
    <w:p w14:paraId="72066ACC" w14:textId="25C92D19" w:rsidR="00AA4EC5" w:rsidRPr="00D93DB4" w:rsidRDefault="00AA4EC5" w:rsidP="00AA4EC5">
      <w:r w:rsidRPr="00D93DB4">
        <w:t>Starting from the 4</w:t>
      </w:r>
      <w:r w:rsidRPr="00D93DB4">
        <w:rPr>
          <w:vertAlign w:val="superscript"/>
        </w:rPr>
        <w:t>th</w:t>
      </w:r>
      <w:r w:rsidRPr="00D93DB4">
        <w:t xml:space="preserve"> consecutive lost frame</w:t>
      </w:r>
      <w:r w:rsidR="004C5B74">
        <w:rPr>
          <w:noProof/>
          <w:position w:val="-26"/>
        </w:rPr>
        <w:drawing>
          <wp:inline distT="0" distB="0" distL="0" distR="0" wp14:anchorId="68056778" wp14:editId="0C07E42C">
            <wp:extent cx="609600" cy="367030"/>
            <wp:effectExtent l="0" t="0" r="0" b="0"/>
            <wp:docPr id="86"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 cy="367030"/>
                    </a:xfrm>
                    <a:prstGeom prst="rect">
                      <a:avLst/>
                    </a:prstGeom>
                    <a:noFill/>
                    <a:ln>
                      <a:noFill/>
                    </a:ln>
                  </pic:spPr>
                </pic:pic>
              </a:graphicData>
            </a:graphic>
          </wp:inline>
        </w:drawing>
      </w:r>
      <w:r w:rsidRPr="00D93DB4">
        <w:t>.</w:t>
      </w:r>
    </w:p>
    <w:p w14:paraId="7B3C156F" w14:textId="49DDD21F" w:rsidR="00AA4EC5" w:rsidRPr="00D93DB4" w:rsidRDefault="00AA4EC5" w:rsidP="0047416A">
      <w:r w:rsidRPr="00D93DB4">
        <w:t xml:space="preserve">The estimated </w:t>
      </w:r>
      <w:r w:rsidR="008078AD" w:rsidRPr="00D93DB4">
        <w:t>LSF</w:t>
      </w:r>
      <w:r w:rsidRPr="00D93DB4">
        <w:t xml:space="preserve"> vector of the concealed frame </w:t>
      </w:r>
      <w:r w:rsidR="004C5B74">
        <w:rPr>
          <w:noProof/>
          <w:position w:val="-10"/>
        </w:rPr>
        <w:drawing>
          <wp:inline distT="0" distB="0" distL="0" distR="0" wp14:anchorId="325F436E" wp14:editId="5B32E090">
            <wp:extent cx="252730" cy="228600"/>
            <wp:effectExtent l="0" t="0" r="0" b="0"/>
            <wp:docPr id="8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2730" cy="228600"/>
                    </a:xfrm>
                    <a:prstGeom prst="rect">
                      <a:avLst/>
                    </a:prstGeom>
                    <a:noFill/>
                    <a:ln>
                      <a:noFill/>
                    </a:ln>
                  </pic:spPr>
                </pic:pic>
              </a:graphicData>
            </a:graphic>
          </wp:inline>
        </w:drawing>
      </w:r>
      <w:r w:rsidR="00DA248C" w:rsidRPr="00D93DB4">
        <w:t xml:space="preserve"> </w:t>
      </w:r>
      <w:r w:rsidRPr="00D93DB4">
        <w:t xml:space="preserve">is converted to </w:t>
      </w:r>
      <w:r w:rsidR="00AE00F4" w:rsidRPr="00D93DB4">
        <w:t>LSP</w:t>
      </w:r>
      <w:r w:rsidRPr="00D93DB4">
        <w:t xml:space="preserve"> representation and interpolated. The interpolation procedure </w:t>
      </w:r>
      <w:r w:rsidR="00A90E12" w:rsidRPr="00D93DB4">
        <w:t xml:space="preserve">corresponds to the procedure </w:t>
      </w:r>
      <w:r w:rsidR="00AB263C" w:rsidRPr="00D93DB4">
        <w:t>described</w:t>
      </w:r>
      <w:r w:rsidR="00A90E12" w:rsidRPr="00D93DB4">
        <w:t xml:space="preserve"> in subclause 5.1.9.6 of </w:t>
      </w:r>
      <w:r w:rsidR="00314012" w:rsidRPr="00D93DB4">
        <w:t>[5]</w:t>
      </w:r>
      <w:r w:rsidR="00A90E12" w:rsidRPr="00D93DB4">
        <w:t xml:space="preserve">. </w:t>
      </w:r>
      <w:r w:rsidRPr="00D93DB4">
        <w:t xml:space="preserve">The interpolation procedure calculates four or five </w:t>
      </w:r>
      <w:r w:rsidR="00AE00F4" w:rsidRPr="00D93DB4">
        <w:t>LSP</w:t>
      </w:r>
      <w:r w:rsidRPr="00D93DB4">
        <w:t xml:space="preserve"> vectors, each for a given subframe of the concealed frame. </w:t>
      </w:r>
      <w:r w:rsidR="00C959A1" w:rsidRPr="00D93DB4">
        <w:t xml:space="preserve">The interpolation is done between the LSP vector of the last subframe of the last frame (the one before the concealed frame)and the LSP vector derived from </w:t>
      </w:r>
      <w:r w:rsidR="004C5B74">
        <w:rPr>
          <w:noProof/>
          <w:position w:val="-10"/>
          <w:lang w:val="de-DE" w:eastAsia="de-DE"/>
        </w:rPr>
        <w:drawing>
          <wp:inline distT="0" distB="0" distL="0" distR="0" wp14:anchorId="0BAAAED4" wp14:editId="191A66B1">
            <wp:extent cx="257175" cy="228600"/>
            <wp:effectExtent l="0" t="0" r="0" b="0"/>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00C959A1" w:rsidRPr="00D93DB4">
        <w:t xml:space="preserve"> during concealment, as described above</w:t>
      </w:r>
      <w:r w:rsidRPr="00D93DB4">
        <w:t xml:space="preserve">. </w:t>
      </w:r>
    </w:p>
    <w:p w14:paraId="4B0F30F2" w14:textId="77777777" w:rsidR="00A003CF" w:rsidRPr="00D93DB4" w:rsidRDefault="00A003CF" w:rsidP="00A003CF">
      <w:pPr>
        <w:pStyle w:val="Heading3"/>
      </w:pPr>
      <w:bookmarkStart w:id="25" w:name="_Toc123562397"/>
      <w:r w:rsidRPr="00D93DB4">
        <w:t>5.2.1</w:t>
      </w:r>
      <w:r w:rsidRPr="00D93DB4">
        <w:tab/>
        <w:t>Specifics to rates 9.6, 16.4 and 24.4kbps</w:t>
      </w:r>
      <w:bookmarkEnd w:id="25"/>
    </w:p>
    <w:p w14:paraId="20D583DD" w14:textId="2FB05ADF" w:rsidR="00DA248C" w:rsidRPr="00D93DB4" w:rsidRDefault="00DA248C" w:rsidP="00DA248C">
      <w:r w:rsidRPr="00D93DB4">
        <w:t xml:space="preserve">Additionally to estimating the </w:t>
      </w:r>
      <w:r w:rsidR="008078AD" w:rsidRPr="00D93DB4">
        <w:t>LSF</w:t>
      </w:r>
      <w:r w:rsidRPr="00D93DB4">
        <w:t xml:space="preserve"> vector </w:t>
      </w:r>
      <w:r w:rsidR="004C5B74">
        <w:rPr>
          <w:noProof/>
          <w:position w:val="-10"/>
        </w:rPr>
        <w:drawing>
          <wp:inline distT="0" distB="0" distL="0" distR="0" wp14:anchorId="2E01A2A7" wp14:editId="2940A2C0">
            <wp:extent cx="252730" cy="228600"/>
            <wp:effectExtent l="0" t="0" r="0" b="0"/>
            <wp:docPr id="89"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2730" cy="228600"/>
                    </a:xfrm>
                    <a:prstGeom prst="rect">
                      <a:avLst/>
                    </a:prstGeom>
                    <a:noFill/>
                    <a:ln>
                      <a:noFill/>
                    </a:ln>
                  </pic:spPr>
                </pic:pic>
              </a:graphicData>
            </a:graphic>
          </wp:inline>
        </w:drawing>
      </w:r>
      <w:r w:rsidRPr="00D93DB4">
        <w:t xml:space="preserve">there is another </w:t>
      </w:r>
      <w:r w:rsidR="008078AD" w:rsidRPr="00D93DB4">
        <w:t>LSF</w:t>
      </w:r>
      <w:r w:rsidRPr="00D93DB4">
        <w:t xml:space="preserve"> vector </w:t>
      </w:r>
      <w:r w:rsidR="004C5B74">
        <w:rPr>
          <w:noProof/>
          <w:position w:val="-14"/>
        </w:rPr>
        <w:drawing>
          <wp:inline distT="0" distB="0" distL="0" distR="0" wp14:anchorId="0FC9BDE2" wp14:editId="66A5798C">
            <wp:extent cx="281305" cy="252730"/>
            <wp:effectExtent l="0" t="0" r="0" b="0"/>
            <wp:docPr id="90"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1305" cy="252730"/>
                    </a:xfrm>
                    <a:prstGeom prst="rect">
                      <a:avLst/>
                    </a:prstGeom>
                    <a:noFill/>
                    <a:ln>
                      <a:noFill/>
                    </a:ln>
                  </pic:spPr>
                </pic:pic>
              </a:graphicData>
            </a:graphic>
          </wp:inline>
        </w:drawing>
      </w:r>
      <w:r w:rsidRPr="00D93DB4">
        <w:t xml:space="preserve"> computed</w:t>
      </w:r>
    </w:p>
    <w:p w14:paraId="3A3087DB" w14:textId="08F40988" w:rsidR="00DA248C" w:rsidRPr="00D93DB4" w:rsidRDefault="00705D0C" w:rsidP="00705D0C">
      <w:pPr>
        <w:pStyle w:val="EQ"/>
      </w:pPr>
      <w:r w:rsidRPr="00D93DB4">
        <w:tab/>
      </w:r>
      <w:r w:rsidR="004C5B74">
        <w:rPr>
          <w:noProof/>
          <w:position w:val="-14"/>
        </w:rPr>
        <w:drawing>
          <wp:inline distT="0" distB="0" distL="0" distR="0" wp14:anchorId="49863914" wp14:editId="053CCF94">
            <wp:extent cx="1562100" cy="252730"/>
            <wp:effectExtent l="0" t="0" r="0" b="0"/>
            <wp:docPr id="91"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62100" cy="252730"/>
                    </a:xfrm>
                    <a:prstGeom prst="rect">
                      <a:avLst/>
                    </a:prstGeom>
                    <a:noFill/>
                    <a:ln>
                      <a:noFill/>
                    </a:ln>
                  </pic:spPr>
                </pic:pic>
              </a:graphicData>
            </a:graphic>
          </wp:inline>
        </w:drawing>
      </w:r>
      <w:r w:rsidRPr="00D93DB4">
        <w:tab/>
        <w:t>(</w:t>
      </w:r>
      <w:r w:rsidR="005B1BA1" w:rsidRPr="00D93DB4">
        <w:t>20</w:t>
      </w:r>
      <w:r w:rsidRPr="00D93DB4">
        <w:t>)</w:t>
      </w:r>
    </w:p>
    <w:p w14:paraId="72D8BCD7" w14:textId="77777777" w:rsidR="0070546A" w:rsidRPr="00D93DB4" w:rsidRDefault="009B23B6" w:rsidP="00705D0C">
      <w:r w:rsidRPr="00D93DB4">
        <w:t>where</w:t>
      </w:r>
    </w:p>
    <w:p w14:paraId="7FD16D9A" w14:textId="130EAFA7" w:rsidR="00705D0C" w:rsidRPr="00D93DB4" w:rsidRDefault="004C5B74" w:rsidP="00705D0C">
      <w:r>
        <w:rPr>
          <w:noProof/>
          <w:position w:val="-14"/>
        </w:rPr>
        <w:drawing>
          <wp:inline distT="0" distB="0" distL="0" distR="0" wp14:anchorId="3D489406" wp14:editId="5EC051CB">
            <wp:extent cx="281305" cy="252730"/>
            <wp:effectExtent l="0" t="0" r="0" b="0"/>
            <wp:docPr id="92"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305" cy="252730"/>
                    </a:xfrm>
                    <a:prstGeom prst="rect">
                      <a:avLst/>
                    </a:prstGeom>
                    <a:noFill/>
                    <a:ln>
                      <a:noFill/>
                    </a:ln>
                  </pic:spPr>
                </pic:pic>
              </a:graphicData>
            </a:graphic>
          </wp:inline>
        </w:drawing>
      </w:r>
      <w:r w:rsidR="00FE6E84" w:rsidRPr="00D93DB4">
        <w:t xml:space="preserve"> </w:t>
      </w:r>
      <w:r w:rsidR="0070546A" w:rsidRPr="00D93DB4">
        <w:t xml:space="preserve">is an estimated </w:t>
      </w:r>
      <w:r w:rsidR="008078AD" w:rsidRPr="00D93DB4">
        <w:t>LSF</w:t>
      </w:r>
      <w:r w:rsidR="0070546A" w:rsidRPr="00D93DB4">
        <w:t xml:space="preserve"> vector used in ACELP concealment,</w:t>
      </w:r>
    </w:p>
    <w:p w14:paraId="2066A38F" w14:textId="41D7E34C" w:rsidR="0070546A" w:rsidRPr="00D93DB4" w:rsidRDefault="004C5B74" w:rsidP="00705D0C">
      <w:r>
        <w:rPr>
          <w:noProof/>
          <w:position w:val="-14"/>
        </w:rPr>
        <w:drawing>
          <wp:inline distT="0" distB="0" distL="0" distR="0" wp14:anchorId="24638944" wp14:editId="2E710BA1">
            <wp:extent cx="266700" cy="214630"/>
            <wp:effectExtent l="0" t="0" r="0" b="0"/>
            <wp:docPr id="93"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0070546A" w:rsidRPr="00D93DB4">
        <w:t xml:space="preserve"> is </w:t>
      </w:r>
      <w:r w:rsidR="00AE3149" w:rsidRPr="00D93DB4">
        <w:t xml:space="preserve">the </w:t>
      </w:r>
      <w:r w:rsidR="008078AD" w:rsidRPr="00D93DB4">
        <w:t>LSF</w:t>
      </w:r>
      <w:r w:rsidR="00AE3149" w:rsidRPr="00D93DB4">
        <w:t xml:space="preserve"> representation of the</w:t>
      </w:r>
      <w:r w:rsidR="00FA26A0" w:rsidRPr="00D93DB4">
        <w:t xml:space="preserve"> </w:t>
      </w:r>
      <w:r w:rsidR="003A6745" w:rsidRPr="00D93DB4">
        <w:t xml:space="preserve">CNG noise estimation on decoder side </w:t>
      </w:r>
      <w:r w:rsidR="00AE3149" w:rsidRPr="00D93DB4">
        <w:t>(</w:t>
      </w:r>
      <w:r w:rsidR="003A6745" w:rsidRPr="00D93DB4">
        <w:t xml:space="preserve">see </w:t>
      </w:r>
      <w:r w:rsidR="00723865" w:rsidRPr="00D93DB4">
        <w:t>clause</w:t>
      </w:r>
      <w:r w:rsidR="00FA26A0" w:rsidRPr="00D93DB4">
        <w:t xml:space="preserve"> 4.3 in </w:t>
      </w:r>
      <w:r w:rsidR="00314012" w:rsidRPr="00D93DB4">
        <w:t>[5]</w:t>
      </w:r>
      <w:r w:rsidR="00753ADF" w:rsidRPr="00D93DB4">
        <w:t>)</w:t>
      </w:r>
      <w:r w:rsidR="00AE3149" w:rsidRPr="00D93DB4">
        <w:t>.</w:t>
      </w:r>
    </w:p>
    <w:p w14:paraId="1C9D6D1C" w14:textId="77777777" w:rsidR="00A003CF" w:rsidRPr="00D93DB4" w:rsidRDefault="00A003CF" w:rsidP="00A003CF">
      <w:pPr>
        <w:pStyle w:val="Heading3"/>
      </w:pPr>
      <w:bookmarkStart w:id="26" w:name="_Toc123562398"/>
      <w:r w:rsidRPr="00D93DB4">
        <w:t>5.2.2</w:t>
      </w:r>
      <w:r w:rsidRPr="00D93DB4">
        <w:tab/>
        <w:t>Specifics to AMR</w:t>
      </w:r>
      <w:r w:rsidR="006208D1" w:rsidRPr="00D93DB4">
        <w:t xml:space="preserve">-WB </w:t>
      </w:r>
      <w:r w:rsidRPr="00D93DB4">
        <w:t>IO mode</w:t>
      </w:r>
      <w:bookmarkEnd w:id="26"/>
    </w:p>
    <w:p w14:paraId="5E6F7B93" w14:textId="77777777" w:rsidR="00B53931" w:rsidRPr="00D93DB4" w:rsidRDefault="00B53931" w:rsidP="00705D0C">
      <w:pPr>
        <w:rPr>
          <w:rFonts w:eastAsia="Malgun Gothic"/>
        </w:rPr>
      </w:pPr>
      <w:r w:rsidRPr="00D93DB4">
        <w:rPr>
          <w:rFonts w:eastAsia="Malgun Gothic"/>
        </w:rPr>
        <w:t xml:space="preserve">The same procedure is performed, but instead of </w:t>
      </w:r>
      <w:r w:rsidR="008078AD" w:rsidRPr="00D93DB4">
        <w:rPr>
          <w:rFonts w:eastAsia="Malgun Gothic"/>
        </w:rPr>
        <w:t>LSF</w:t>
      </w:r>
      <w:r w:rsidRPr="00D93DB4">
        <w:rPr>
          <w:rFonts w:eastAsia="Malgun Gothic"/>
        </w:rPr>
        <w:t xml:space="preserve">s, </w:t>
      </w:r>
      <w:r w:rsidR="00C5140E" w:rsidRPr="00D93DB4">
        <w:rPr>
          <w:rFonts w:eastAsia="Malgun Gothic"/>
        </w:rPr>
        <w:t>I</w:t>
      </w:r>
      <w:r w:rsidRPr="00D93DB4">
        <w:rPr>
          <w:rFonts w:eastAsia="Malgun Gothic"/>
        </w:rPr>
        <w:t>SFs are used for the estimation. The mean LSF vector used for interpolation is</w:t>
      </w:r>
    </w:p>
    <w:p w14:paraId="75E49D47" w14:textId="3D5A42C5" w:rsidR="00F10876" w:rsidRPr="00D93DB4" w:rsidRDefault="004C5B74" w:rsidP="00705D0C">
      <w:pPr>
        <w:rPr>
          <w:rFonts w:eastAsia="Malgun Gothic"/>
        </w:rPr>
      </w:pPr>
      <w:r>
        <w:rPr>
          <w:rFonts w:eastAsia="Malgun Gothic"/>
          <w:noProof/>
          <w:position w:val="-38"/>
        </w:rPr>
        <w:drawing>
          <wp:inline distT="0" distB="0" distL="0" distR="0" wp14:anchorId="1995BC70" wp14:editId="5994D272">
            <wp:extent cx="4610100" cy="595630"/>
            <wp:effectExtent l="0" t="0" r="0" b="0"/>
            <wp:docPr id="94"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10100" cy="595630"/>
                    </a:xfrm>
                    <a:prstGeom prst="rect">
                      <a:avLst/>
                    </a:prstGeom>
                    <a:noFill/>
                    <a:ln>
                      <a:noFill/>
                    </a:ln>
                  </pic:spPr>
                </pic:pic>
              </a:graphicData>
            </a:graphic>
          </wp:inline>
        </w:drawing>
      </w:r>
    </w:p>
    <w:p w14:paraId="5E7295B1" w14:textId="77777777" w:rsidR="00F10876" w:rsidRPr="00D93DB4" w:rsidRDefault="00F10876" w:rsidP="00F10876">
      <w:pPr>
        <w:pStyle w:val="Heading3"/>
      </w:pPr>
      <w:bookmarkStart w:id="27" w:name="_Toc123562399"/>
      <w:r w:rsidRPr="00D93DB4">
        <w:t>5.2.3</w:t>
      </w:r>
      <w:r w:rsidRPr="00D93DB4">
        <w:tab/>
        <w:t>Check for Mid LSF stability</w:t>
      </w:r>
      <w:bookmarkEnd w:id="27"/>
    </w:p>
    <w:p w14:paraId="6CE58C87" w14:textId="65E3AC08" w:rsidR="008C5C6F" w:rsidRPr="00D93DB4" w:rsidRDefault="008C5C6F" w:rsidP="00EE4BD3">
      <w:pPr>
        <w:rPr>
          <w:iCs/>
        </w:rPr>
      </w:pPr>
      <w:r w:rsidRPr="00D93DB4">
        <w:rPr>
          <w:rFonts w:eastAsia="Calibri"/>
        </w:rPr>
        <w:t>The interpolation of the mid-LSF can create unstable LSFs under packet erasure conditions.</w:t>
      </w:r>
      <w:r w:rsidR="00064C44" w:rsidRPr="00D93DB4">
        <w:rPr>
          <w:rFonts w:eastAsia="Calibri"/>
        </w:rPr>
        <w:t xml:space="preserve"> </w:t>
      </w:r>
      <w:r w:rsidRPr="00D93DB4">
        <w:rPr>
          <w:rFonts w:eastAsia="Calibri"/>
        </w:rPr>
        <w:t xml:space="preserve">Let the </w:t>
      </w:r>
      <w:r w:rsidR="004C5B74">
        <w:rPr>
          <w:noProof/>
          <w:position w:val="-6"/>
        </w:rPr>
        <w:drawing>
          <wp:inline distT="0" distB="0" distL="0" distR="0" wp14:anchorId="206ADA26" wp14:editId="233290A4">
            <wp:extent cx="128905" cy="176530"/>
            <wp:effectExtent l="0" t="0" r="0" b="0"/>
            <wp:docPr id="95"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8905" cy="176530"/>
                    </a:xfrm>
                    <a:prstGeom prst="rect">
                      <a:avLst/>
                    </a:prstGeom>
                    <a:noFill/>
                    <a:ln>
                      <a:noFill/>
                    </a:ln>
                  </pic:spPr>
                </pic:pic>
              </a:graphicData>
            </a:graphic>
          </wp:inline>
        </w:drawing>
      </w:r>
      <w:r w:rsidRPr="00D93DB4">
        <w:rPr>
          <w:rFonts w:eastAsia="Calibri"/>
        </w:rPr>
        <w:t xml:space="preserve">th </w:t>
      </w:r>
      <w:r w:rsidRPr="00D93DB4">
        <w:t>sub-frame LSFs are given by</w:t>
      </w:r>
      <w:r w:rsidR="004C5B74">
        <w:rPr>
          <w:noProof/>
          <w:position w:val="-10"/>
        </w:rPr>
        <w:drawing>
          <wp:inline distT="0" distB="0" distL="0" distR="0" wp14:anchorId="3E3FA5E4" wp14:editId="7EFC284D">
            <wp:extent cx="914400" cy="214630"/>
            <wp:effectExtent l="0" t="0" r="0" b="0"/>
            <wp:docPr id="96"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214630"/>
                    </a:xfrm>
                    <a:prstGeom prst="rect">
                      <a:avLst/>
                    </a:prstGeom>
                    <a:noFill/>
                    <a:ln>
                      <a:noFill/>
                    </a:ln>
                  </pic:spPr>
                </pic:pic>
              </a:graphicData>
            </a:graphic>
          </wp:inline>
        </w:drawing>
      </w:r>
      <w:r w:rsidRPr="00D93DB4">
        <w:t>.</w:t>
      </w:r>
      <w:r w:rsidRPr="00D93DB4">
        <w:rPr>
          <w:iCs/>
        </w:rPr>
        <w:t xml:space="preserve"> We denote the last sub-frame LSF of </w:t>
      </w:r>
      <w:r w:rsidR="004C5B74">
        <w:rPr>
          <w:noProof/>
          <w:position w:val="-6"/>
        </w:rPr>
        <w:drawing>
          <wp:inline distT="0" distB="0" distL="0" distR="0" wp14:anchorId="2ACBFD9C" wp14:editId="7AF957C7">
            <wp:extent cx="128905" cy="138430"/>
            <wp:effectExtent l="0" t="0" r="0" b="0"/>
            <wp:docPr id="97"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Pr="00D93DB4">
        <w:rPr>
          <w:iCs/>
        </w:rPr>
        <w:t xml:space="preserve">th frame as </w:t>
      </w:r>
      <w:r w:rsidR="004C5B74">
        <w:rPr>
          <w:noProof/>
          <w:position w:val="-12"/>
        </w:rPr>
        <w:drawing>
          <wp:inline distT="0" distB="0" distL="0" distR="0" wp14:anchorId="6ECD2515" wp14:editId="525CD4A3">
            <wp:extent cx="176530" cy="243205"/>
            <wp:effectExtent l="0" t="0" r="0" b="0"/>
            <wp:docPr id="98"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6530" cy="243205"/>
                    </a:xfrm>
                    <a:prstGeom prst="rect">
                      <a:avLst/>
                    </a:prstGeom>
                    <a:noFill/>
                    <a:ln>
                      <a:noFill/>
                    </a:ln>
                  </pic:spPr>
                </pic:pic>
              </a:graphicData>
            </a:graphic>
          </wp:inline>
        </w:drawing>
      </w:r>
      <w:r w:rsidRPr="00D93DB4">
        <w:rPr>
          <w:iCs/>
        </w:rPr>
        <w:t xml:space="preserve"> where </w:t>
      </w:r>
      <w:r w:rsidR="004C5B74">
        <w:rPr>
          <w:noProof/>
          <w:position w:val="-12"/>
        </w:rPr>
        <w:drawing>
          <wp:inline distT="0" distB="0" distL="0" distR="0" wp14:anchorId="4F14878C" wp14:editId="1BCE9551">
            <wp:extent cx="481330" cy="243205"/>
            <wp:effectExtent l="0" t="0" r="0" b="0"/>
            <wp:docPr id="99"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1330" cy="243205"/>
                    </a:xfrm>
                    <a:prstGeom prst="rect">
                      <a:avLst/>
                    </a:prstGeom>
                    <a:noFill/>
                    <a:ln>
                      <a:noFill/>
                    </a:ln>
                  </pic:spPr>
                </pic:pic>
              </a:graphicData>
            </a:graphic>
          </wp:inline>
        </w:drawing>
      </w:r>
      <w:r w:rsidRPr="00D93DB4">
        <w:rPr>
          <w:iCs/>
        </w:rPr>
        <w:t xml:space="preserve">. Let us denote the </w:t>
      </w:r>
      <w:r w:rsidR="004C5B74">
        <w:rPr>
          <w:noProof/>
          <w:position w:val="-6"/>
        </w:rPr>
        <w:drawing>
          <wp:inline distT="0" distB="0" distL="0" distR="0" wp14:anchorId="61A0D582" wp14:editId="25217100">
            <wp:extent cx="90805" cy="167005"/>
            <wp:effectExtent l="0" t="0" r="0" b="0"/>
            <wp:docPr id="100"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0805" cy="167005"/>
                    </a:xfrm>
                    <a:prstGeom prst="rect">
                      <a:avLst/>
                    </a:prstGeom>
                    <a:noFill/>
                    <a:ln>
                      <a:noFill/>
                    </a:ln>
                  </pic:spPr>
                </pic:pic>
              </a:graphicData>
            </a:graphic>
          </wp:inline>
        </w:drawing>
      </w:r>
      <w:r w:rsidRPr="00D93DB4">
        <w:rPr>
          <w:rFonts w:eastAsia="Calibri"/>
        </w:rPr>
        <w:t>th</w:t>
      </w:r>
      <w:r w:rsidRPr="00D93DB4">
        <w:rPr>
          <w:iCs/>
        </w:rPr>
        <w:t xml:space="preserve"> LSF dimension of the </w:t>
      </w:r>
      <w:r w:rsidR="004C5B74">
        <w:rPr>
          <w:noProof/>
          <w:position w:val="-6"/>
        </w:rPr>
        <w:drawing>
          <wp:inline distT="0" distB="0" distL="0" distR="0" wp14:anchorId="722BB949" wp14:editId="556F2193">
            <wp:extent cx="128905" cy="176530"/>
            <wp:effectExtent l="0" t="0" r="0" b="0"/>
            <wp:docPr id="101"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8905" cy="176530"/>
                    </a:xfrm>
                    <a:prstGeom prst="rect">
                      <a:avLst/>
                    </a:prstGeom>
                    <a:noFill/>
                    <a:ln>
                      <a:noFill/>
                    </a:ln>
                  </pic:spPr>
                </pic:pic>
              </a:graphicData>
            </a:graphic>
          </wp:inline>
        </w:drawing>
      </w:r>
      <w:r w:rsidRPr="00D93DB4">
        <w:rPr>
          <w:rFonts w:eastAsia="Calibri"/>
        </w:rPr>
        <w:t>th</w:t>
      </w:r>
      <w:r w:rsidRPr="00D93DB4">
        <w:rPr>
          <w:iCs/>
        </w:rPr>
        <w:t xml:space="preserve"> sub-frame of frame n as </w:t>
      </w:r>
      <w:r w:rsidR="004C5B74">
        <w:rPr>
          <w:noProof/>
          <w:position w:val="-14"/>
        </w:rPr>
        <w:drawing>
          <wp:inline distT="0" distB="0" distL="0" distR="0" wp14:anchorId="1270164A" wp14:editId="2AF6D0C0">
            <wp:extent cx="228600" cy="252730"/>
            <wp:effectExtent l="0" t="0" r="0" b="0"/>
            <wp:docPr id="102"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600" cy="252730"/>
                    </a:xfrm>
                    <a:prstGeom prst="rect">
                      <a:avLst/>
                    </a:prstGeom>
                    <a:noFill/>
                    <a:ln>
                      <a:noFill/>
                    </a:ln>
                  </pic:spPr>
                </pic:pic>
              </a:graphicData>
            </a:graphic>
          </wp:inline>
        </w:drawing>
      </w:r>
      <w:r w:rsidRPr="00D93DB4">
        <w:rPr>
          <w:iCs/>
        </w:rPr>
        <w:t xml:space="preserve"> where</w:t>
      </w:r>
      <w:r w:rsidR="004C5B74">
        <w:rPr>
          <w:noProof/>
          <w:position w:val="-10"/>
        </w:rPr>
        <w:drawing>
          <wp:inline distT="0" distB="0" distL="0" distR="0" wp14:anchorId="7113D698" wp14:editId="0242B2D4">
            <wp:extent cx="681355" cy="176530"/>
            <wp:effectExtent l="0" t="0" r="0" b="0"/>
            <wp:docPr id="103"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1355" cy="176530"/>
                    </a:xfrm>
                    <a:prstGeom prst="rect">
                      <a:avLst/>
                    </a:prstGeom>
                    <a:noFill/>
                    <a:ln>
                      <a:noFill/>
                    </a:ln>
                  </pic:spPr>
                </pic:pic>
              </a:graphicData>
            </a:graphic>
          </wp:inline>
        </w:drawing>
      </w:r>
      <w:r w:rsidRPr="00D93DB4">
        <w:rPr>
          <w:iCs/>
        </w:rPr>
        <w:t xml:space="preserve">. </w:t>
      </w:r>
    </w:p>
    <w:p w14:paraId="3D4D0018" w14:textId="4A297EE8" w:rsidR="008C5C6F" w:rsidRPr="00D93DB4" w:rsidRDefault="008C5C6F" w:rsidP="00EE4BD3">
      <w:pPr>
        <w:rPr>
          <w:iCs/>
          <w:vertAlign w:val="subscript"/>
        </w:rPr>
      </w:pPr>
      <w:r w:rsidRPr="00D93DB4">
        <w:rPr>
          <w:iCs/>
        </w:rPr>
        <w:t>The end-LSF quantizer quantizes</w:t>
      </w:r>
      <w:r w:rsidR="004C5B74">
        <w:rPr>
          <w:noProof/>
          <w:position w:val="-12"/>
        </w:rPr>
        <w:drawing>
          <wp:inline distT="0" distB="0" distL="0" distR="0" wp14:anchorId="211C6A86" wp14:editId="053B2C92">
            <wp:extent cx="176530" cy="243205"/>
            <wp:effectExtent l="0" t="0" r="0" b="0"/>
            <wp:docPr id="104"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6530" cy="243205"/>
                    </a:xfrm>
                    <a:prstGeom prst="rect">
                      <a:avLst/>
                    </a:prstGeom>
                    <a:noFill/>
                    <a:ln>
                      <a:noFill/>
                    </a:ln>
                  </pic:spPr>
                </pic:pic>
              </a:graphicData>
            </a:graphic>
          </wp:inline>
        </w:drawing>
      </w:r>
      <w:r w:rsidRPr="00D93DB4">
        <w:rPr>
          <w:iCs/>
        </w:rPr>
        <w:t>. Then mid-LSF quantizer interpolates the mid-LSFs as follows.</w:t>
      </w:r>
    </w:p>
    <w:p w14:paraId="4E0965AB" w14:textId="7FBA71A0" w:rsidR="008C5C6F" w:rsidRPr="00D93DB4" w:rsidRDefault="004C5B74" w:rsidP="00EE4BD3">
      <w:r>
        <w:rPr>
          <w:noProof/>
          <w:position w:val="-14"/>
        </w:rPr>
        <w:drawing>
          <wp:inline distT="0" distB="0" distL="0" distR="0" wp14:anchorId="5A2F6055" wp14:editId="7534A568">
            <wp:extent cx="1843405" cy="252730"/>
            <wp:effectExtent l="0" t="0" r="0" b="0"/>
            <wp:docPr id="105"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43405" cy="252730"/>
                    </a:xfrm>
                    <a:prstGeom prst="rect">
                      <a:avLst/>
                    </a:prstGeom>
                    <a:noFill/>
                    <a:ln>
                      <a:noFill/>
                    </a:ln>
                  </pic:spPr>
                </pic:pic>
              </a:graphicData>
            </a:graphic>
          </wp:inline>
        </w:drawing>
      </w:r>
      <w:r w:rsidR="008C5C6F" w:rsidRPr="00D93DB4">
        <w:tab/>
        <w:t>(</w:t>
      </w:r>
      <w:r w:rsidR="005B1BA1" w:rsidRPr="00D93DB4">
        <w:t>21</w:t>
      </w:r>
      <w:r w:rsidR="008C5C6F" w:rsidRPr="00D93DB4">
        <w:t>)</w:t>
      </w:r>
    </w:p>
    <w:p w14:paraId="598E3FDD" w14:textId="6F25980B" w:rsidR="008C5C6F" w:rsidRPr="00D93DB4" w:rsidRDefault="008C5C6F" w:rsidP="00EE4BD3">
      <w:pPr>
        <w:rPr>
          <w:rFonts w:eastAsia="Calibri"/>
        </w:rPr>
      </w:pPr>
      <w:r w:rsidRPr="00D93DB4">
        <w:rPr>
          <w:iCs/>
        </w:rPr>
        <w:t xml:space="preserve">where i-th dimension of the weighting vector </w:t>
      </w:r>
      <w:r w:rsidR="004C5B74">
        <w:rPr>
          <w:b/>
          <w:iCs/>
          <w:noProof/>
          <w:position w:val="-10"/>
        </w:rPr>
        <w:drawing>
          <wp:inline distT="0" distB="0" distL="0" distR="0" wp14:anchorId="668F8BEC" wp14:editId="77436278">
            <wp:extent cx="190500" cy="190500"/>
            <wp:effectExtent l="0" t="0" r="0" b="0"/>
            <wp:docPr id="106"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93DB4">
        <w:rPr>
          <w:iCs/>
        </w:rPr>
        <w:t xml:space="preserve"> is given by </w:t>
      </w:r>
      <w:r w:rsidR="004C5B74">
        <w:rPr>
          <w:iCs/>
          <w:noProof/>
          <w:position w:val="-12"/>
        </w:rPr>
        <w:drawing>
          <wp:inline distT="0" distB="0" distL="0" distR="0" wp14:anchorId="2BF7BDEB" wp14:editId="46760A76">
            <wp:extent cx="243205" cy="205105"/>
            <wp:effectExtent l="0" t="0" r="0" b="0"/>
            <wp:docPr id="107"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3205" cy="205105"/>
                    </a:xfrm>
                    <a:prstGeom prst="rect">
                      <a:avLst/>
                    </a:prstGeom>
                    <a:noFill/>
                    <a:ln>
                      <a:noFill/>
                    </a:ln>
                  </pic:spPr>
                </pic:pic>
              </a:graphicData>
            </a:graphic>
          </wp:inline>
        </w:drawing>
      </w:r>
      <w:r w:rsidRPr="00D93DB4">
        <w:rPr>
          <w:iCs/>
        </w:rPr>
        <w:t xml:space="preserve">. </w:t>
      </w:r>
      <w:r w:rsidR="00C959A1" w:rsidRPr="00D93DB4">
        <w:rPr>
          <w:iCs/>
        </w:rPr>
        <w:t xml:space="preserve">The vector elements </w:t>
      </w:r>
      <w:r w:rsidR="004C5B74">
        <w:rPr>
          <w:noProof/>
          <w:position w:val="-12"/>
          <w:lang w:val="de-DE" w:eastAsia="de-DE"/>
        </w:rPr>
        <w:drawing>
          <wp:inline distT="0" distB="0" distL="0" distR="0" wp14:anchorId="5A3DAA66" wp14:editId="50843265">
            <wp:extent cx="238125" cy="200025"/>
            <wp:effectExtent l="0" t="0" r="0" b="0"/>
            <wp:docPr id="108" name="Bild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00C959A1" w:rsidRPr="00D93DB4">
        <w:rPr>
          <w:iCs/>
        </w:rPr>
        <w:t xml:space="preserve"> are not constrained. In particular if </w:t>
      </w:r>
      <w:r w:rsidR="004C5B74">
        <w:rPr>
          <w:noProof/>
          <w:position w:val="-10"/>
          <w:lang w:val="de-DE" w:eastAsia="de-DE"/>
        </w:rPr>
        <w:drawing>
          <wp:inline distT="0" distB="0" distL="0" distR="0" wp14:anchorId="0ABEF695" wp14:editId="76C8A34D">
            <wp:extent cx="571500" cy="190500"/>
            <wp:effectExtent l="0" t="0" r="0" b="0"/>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C959A1" w:rsidRPr="00D93DB4">
        <w:rPr>
          <w:iCs/>
        </w:rPr>
        <w:t xml:space="preserve"> interpolation generates a mid-LSF </w:t>
      </w:r>
      <w:r w:rsidR="004C5B74">
        <w:rPr>
          <w:noProof/>
          <w:position w:val="-12"/>
          <w:lang w:val="de-DE" w:eastAsia="de-DE"/>
        </w:rPr>
        <w:drawing>
          <wp:inline distT="0" distB="0" distL="0" distR="0" wp14:anchorId="5B065857" wp14:editId="6F4531F2">
            <wp:extent cx="219075" cy="228600"/>
            <wp:effectExtent l="0" t="0" r="0" b="0"/>
            <wp:docPr id="110" name="Bild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C959A1" w:rsidRPr="00D93DB4">
        <w:rPr>
          <w:iCs/>
        </w:rPr>
        <w:t xml:space="preserve">between </w:t>
      </w:r>
      <w:r w:rsidR="004C5B74">
        <w:rPr>
          <w:noProof/>
          <w:position w:val="-12"/>
          <w:lang w:val="de-DE" w:eastAsia="de-DE"/>
        </w:rPr>
        <w:drawing>
          <wp:inline distT="0" distB="0" distL="0" distR="0" wp14:anchorId="1D77F3E0" wp14:editId="242EEC1C">
            <wp:extent cx="304800" cy="228600"/>
            <wp:effectExtent l="0" t="0" r="0" b="0"/>
            <wp:docPr id="111" name="Bild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C959A1" w:rsidRPr="00D93DB4">
        <w:rPr>
          <w:iCs/>
        </w:rPr>
        <w:t xml:space="preserve"> and</w:t>
      </w:r>
      <w:r w:rsidR="004C5B74">
        <w:rPr>
          <w:noProof/>
          <w:position w:val="-12"/>
          <w:lang w:val="de-DE" w:eastAsia="de-DE"/>
        </w:rPr>
        <w:drawing>
          <wp:inline distT="0" distB="0" distL="0" distR="0" wp14:anchorId="1DD38BEE" wp14:editId="46CE78BC">
            <wp:extent cx="219075" cy="228600"/>
            <wp:effectExtent l="0" t="0" r="0"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C959A1" w:rsidRPr="00D93DB4">
        <w:rPr>
          <w:iCs/>
        </w:rPr>
        <w:t xml:space="preserve">. However if </w:t>
      </w:r>
      <w:r w:rsidR="004C5B74">
        <w:rPr>
          <w:noProof/>
          <w:position w:val="-12"/>
          <w:lang w:val="de-DE" w:eastAsia="de-DE"/>
        </w:rPr>
        <w:drawing>
          <wp:inline distT="0" distB="0" distL="0" distR="0" wp14:anchorId="57ABDBBD" wp14:editId="29217F11">
            <wp:extent cx="447675" cy="200025"/>
            <wp:effectExtent l="0" t="0" r="0" b="0"/>
            <wp:docPr id="113" name="Bild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7675" cy="200025"/>
                    </a:xfrm>
                    <a:prstGeom prst="rect">
                      <a:avLst/>
                    </a:prstGeom>
                    <a:noFill/>
                    <a:ln>
                      <a:noFill/>
                    </a:ln>
                  </pic:spPr>
                </pic:pic>
              </a:graphicData>
            </a:graphic>
          </wp:inline>
        </w:drawing>
      </w:r>
      <w:r w:rsidR="00C959A1" w:rsidRPr="00D93DB4">
        <w:rPr>
          <w:iCs/>
        </w:rPr>
        <w:t xml:space="preserve">or </w:t>
      </w:r>
      <w:r w:rsidR="004C5B74">
        <w:rPr>
          <w:noProof/>
          <w:position w:val="-12"/>
          <w:lang w:val="de-DE" w:eastAsia="de-DE"/>
        </w:rPr>
        <w:drawing>
          <wp:inline distT="0" distB="0" distL="0" distR="0" wp14:anchorId="7719B6ED" wp14:editId="0818A87B">
            <wp:extent cx="447675" cy="200025"/>
            <wp:effectExtent l="0" t="0" r="0" b="0"/>
            <wp:docPr id="114" name="Bild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7675" cy="200025"/>
                    </a:xfrm>
                    <a:prstGeom prst="rect">
                      <a:avLst/>
                    </a:prstGeom>
                    <a:noFill/>
                    <a:ln>
                      <a:noFill/>
                    </a:ln>
                  </pic:spPr>
                </pic:pic>
              </a:graphicData>
            </a:graphic>
          </wp:inline>
        </w:drawing>
      </w:r>
      <w:r w:rsidR="00C959A1" w:rsidRPr="00D93DB4">
        <w:rPr>
          <w:iCs/>
        </w:rPr>
        <w:t xml:space="preserve">interpolation might generate a mid-LSF </w:t>
      </w:r>
      <w:r w:rsidR="004C5B74">
        <w:rPr>
          <w:noProof/>
          <w:position w:val="-12"/>
          <w:lang w:val="de-DE" w:eastAsia="de-DE"/>
        </w:rPr>
        <w:drawing>
          <wp:inline distT="0" distB="0" distL="0" distR="0" wp14:anchorId="308B9710" wp14:editId="699947A5">
            <wp:extent cx="219075" cy="228600"/>
            <wp:effectExtent l="0" t="0" r="0" b="0"/>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C959A1" w:rsidRPr="00D93DB4">
        <w:rPr>
          <w:iCs/>
        </w:rPr>
        <w:t xml:space="preserve"> outside</w:t>
      </w:r>
      <w:r w:rsidR="004C5B74">
        <w:rPr>
          <w:noProof/>
          <w:position w:val="-14"/>
          <w:lang w:val="de-DE" w:eastAsia="de-DE"/>
        </w:rPr>
        <w:drawing>
          <wp:inline distT="0" distB="0" distL="0" distR="0" wp14:anchorId="762F091E" wp14:editId="2BA49135">
            <wp:extent cx="647700" cy="257175"/>
            <wp:effectExtent l="0" t="0" r="0" b="0"/>
            <wp:docPr id="116" name="Bild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r w:rsidR="00C959A1" w:rsidRPr="00D93DB4">
        <w:rPr>
          <w:iCs/>
        </w:rPr>
        <w:t xml:space="preserve">. </w:t>
      </w:r>
      <w:r w:rsidR="00C959A1" w:rsidRPr="00D93DB4">
        <w:rPr>
          <w:rFonts w:eastAsia="Calibri"/>
        </w:rPr>
        <w:t>This could potentially create LSF clustering that result in an unstable LSF synthesis filter. To remedy this situation, a potential instability is detected as described below</w:t>
      </w:r>
      <w:r w:rsidRPr="00D93DB4">
        <w:rPr>
          <w:rFonts w:eastAsia="Calibri"/>
        </w:rPr>
        <w:t>.</w:t>
      </w:r>
    </w:p>
    <w:p w14:paraId="4134ECF5" w14:textId="7CE352C7" w:rsidR="008C5C6F" w:rsidRPr="00D93DB4" w:rsidRDefault="008C5C6F" w:rsidP="00EE4BD3">
      <w:r w:rsidRPr="00D93DB4">
        <w:t xml:space="preserve">In the frame that follows the packet loss, the decoder checks whether the computed mid-LSFs are ordered correctly i.e. </w:t>
      </w:r>
      <w:r w:rsidR="004C5B74">
        <w:rPr>
          <w:noProof/>
          <w:position w:val="-12"/>
        </w:rPr>
        <w:drawing>
          <wp:inline distT="0" distB="0" distL="0" distR="0" wp14:anchorId="057DA89B" wp14:editId="6B8C353D">
            <wp:extent cx="2081530" cy="228600"/>
            <wp:effectExtent l="0" t="0" r="0" b="0"/>
            <wp:docPr id="11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81530" cy="228600"/>
                    </a:xfrm>
                    <a:prstGeom prst="rect">
                      <a:avLst/>
                    </a:prstGeom>
                    <a:noFill/>
                    <a:ln>
                      <a:noFill/>
                    </a:ln>
                  </pic:spPr>
                </pic:pic>
              </a:graphicData>
            </a:graphic>
          </wp:inline>
        </w:drawing>
      </w:r>
      <w:r w:rsidRPr="00D93DB4">
        <w:t xml:space="preserve">. If violation of this rule is detected the LSFs are considered as potentially unstable. If potential LSF instability is detected, decoder uses a fixed weighting value </w:t>
      </w:r>
      <w:r w:rsidR="004C5B74">
        <w:rPr>
          <w:noProof/>
          <w:position w:val="-12"/>
        </w:rPr>
        <w:drawing>
          <wp:inline distT="0" distB="0" distL="0" distR="0" wp14:anchorId="40B9FA94" wp14:editId="684B8477">
            <wp:extent cx="328930" cy="228600"/>
            <wp:effectExtent l="0" t="0" r="0" b="0"/>
            <wp:docPr id="118"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8930" cy="228600"/>
                    </a:xfrm>
                    <a:prstGeom prst="rect">
                      <a:avLst/>
                    </a:prstGeom>
                    <a:noFill/>
                    <a:ln>
                      <a:noFill/>
                    </a:ln>
                  </pic:spPr>
                </pic:pic>
              </a:graphicData>
            </a:graphic>
          </wp:inline>
        </w:drawing>
      </w:r>
      <w:r w:rsidRPr="00D93DB4">
        <w:t xml:space="preserve"> (typically 0.6) for mid LSF interpolation as follows. </w:t>
      </w:r>
    </w:p>
    <w:p w14:paraId="26734D85" w14:textId="3B7AAF05" w:rsidR="008C5C6F" w:rsidRPr="00D93DB4" w:rsidRDefault="004C5B74" w:rsidP="008C5C6F">
      <w:pPr>
        <w:pStyle w:val="EQ"/>
        <w:jc w:val="center"/>
      </w:pPr>
      <w:r>
        <w:rPr>
          <w:noProof/>
          <w:position w:val="-14"/>
        </w:rPr>
        <w:drawing>
          <wp:inline distT="0" distB="0" distL="0" distR="0" wp14:anchorId="39CEE96A" wp14:editId="585B23D6">
            <wp:extent cx="2005330" cy="252730"/>
            <wp:effectExtent l="0" t="0" r="0" b="0"/>
            <wp:docPr id="119"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05330" cy="252730"/>
                    </a:xfrm>
                    <a:prstGeom prst="rect">
                      <a:avLst/>
                    </a:prstGeom>
                    <a:noFill/>
                    <a:ln>
                      <a:noFill/>
                    </a:ln>
                  </pic:spPr>
                </pic:pic>
              </a:graphicData>
            </a:graphic>
          </wp:inline>
        </w:drawing>
      </w:r>
      <w:r w:rsidR="008C5C6F" w:rsidRPr="00D93DB4">
        <w:tab/>
        <w:t>(</w:t>
      </w:r>
      <w:r w:rsidR="005B1BA1" w:rsidRPr="00D93DB4">
        <w:t>22</w:t>
      </w:r>
      <w:r w:rsidR="008C5C6F" w:rsidRPr="00D93DB4">
        <w:t>)</w:t>
      </w:r>
    </w:p>
    <w:p w14:paraId="3071AAFA" w14:textId="4959A4DC" w:rsidR="00EC2128" w:rsidRPr="00D93DB4" w:rsidRDefault="008C5C6F" w:rsidP="00EE4BD3">
      <w:r w:rsidRPr="00D93DB4">
        <w:t xml:space="preserve">The mid LSF interpolation based on equation (22) is continued until frame </w:t>
      </w:r>
      <w:r w:rsidR="004C5B74">
        <w:rPr>
          <w:noProof/>
          <w:position w:val="-6"/>
        </w:rPr>
        <w:drawing>
          <wp:inline distT="0" distB="0" distL="0" distR="0" wp14:anchorId="51DD65B1" wp14:editId="7AAFE7B9">
            <wp:extent cx="290830" cy="167005"/>
            <wp:effectExtent l="0" t="0" r="0" b="0"/>
            <wp:docPr id="120"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0830" cy="167005"/>
                    </a:xfrm>
                    <a:prstGeom prst="rect">
                      <a:avLst/>
                    </a:prstGeom>
                    <a:noFill/>
                    <a:ln>
                      <a:noFill/>
                    </a:ln>
                  </pic:spPr>
                </pic:pic>
              </a:graphicData>
            </a:graphic>
          </wp:inline>
        </w:drawing>
      </w:r>
      <w:r w:rsidRPr="00D93DB4">
        <w:t xml:space="preserve"> such that the frame </w:t>
      </w:r>
      <w:r w:rsidR="004C5B74">
        <w:rPr>
          <w:noProof/>
          <w:position w:val="-6"/>
        </w:rPr>
        <w:drawing>
          <wp:inline distT="0" distB="0" distL="0" distR="0" wp14:anchorId="35931D81" wp14:editId="58068355">
            <wp:extent cx="290830" cy="167005"/>
            <wp:effectExtent l="0" t="0" r="0" b="0"/>
            <wp:docPr id="121"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0830" cy="167005"/>
                    </a:xfrm>
                    <a:prstGeom prst="rect">
                      <a:avLst/>
                    </a:prstGeom>
                    <a:noFill/>
                    <a:ln>
                      <a:noFill/>
                    </a:ln>
                  </pic:spPr>
                </pic:pic>
              </a:graphicData>
            </a:graphic>
          </wp:inline>
        </w:drawing>
      </w:r>
      <w:r w:rsidRPr="00D93DB4">
        <w:t xml:space="preserve"> is the first frame after frame </w:t>
      </w:r>
      <w:r w:rsidR="004C5B74">
        <w:rPr>
          <w:noProof/>
          <w:position w:val="-6"/>
        </w:rPr>
        <w:drawing>
          <wp:inline distT="0" distB="0" distL="0" distR="0" wp14:anchorId="67DFAE69" wp14:editId="2EEB0E8B">
            <wp:extent cx="114300" cy="128905"/>
            <wp:effectExtent l="0" t="0" r="0" b="0"/>
            <wp:docPr id="12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t xml:space="preserve"> that uses safety net quantization for quantizing its end LSF.</w:t>
      </w:r>
    </w:p>
    <w:p w14:paraId="13B9137D" w14:textId="77777777" w:rsidR="00F10876" w:rsidRPr="00D93DB4" w:rsidRDefault="00F10876" w:rsidP="00F10876">
      <w:pPr>
        <w:pStyle w:val="Heading3"/>
      </w:pPr>
      <w:bookmarkStart w:id="28" w:name="_Toc123562400"/>
      <w:r w:rsidRPr="00D93DB4">
        <w:t>5.2.4</w:t>
      </w:r>
      <w:r w:rsidRPr="00D93DB4">
        <w:tab/>
        <w:t>Adaptive interpolation of LSFs</w:t>
      </w:r>
      <w:bookmarkEnd w:id="28"/>
    </w:p>
    <w:p w14:paraId="3E2D4DA5" w14:textId="77BBAE92" w:rsidR="008C5C6F" w:rsidRPr="00D93DB4" w:rsidRDefault="008C5C6F" w:rsidP="008C5C6F">
      <w:pPr>
        <w:spacing w:after="200" w:line="276" w:lineRule="auto"/>
        <w:contextualSpacing/>
        <w:jc w:val="both"/>
        <w:rPr>
          <w:iCs/>
        </w:rPr>
      </w:pPr>
      <w:r w:rsidRPr="00D93DB4">
        <w:rPr>
          <w:iCs/>
        </w:rPr>
        <w:t>The sub-frame LSFs are interpolated based on</w:t>
      </w:r>
      <w:r w:rsidR="004C5B74">
        <w:rPr>
          <w:iCs/>
          <w:noProof/>
          <w:position w:val="-14"/>
        </w:rPr>
        <w:drawing>
          <wp:inline distT="0" distB="0" distL="0" distR="0" wp14:anchorId="0B32D61A" wp14:editId="2D4CD608">
            <wp:extent cx="319405" cy="252730"/>
            <wp:effectExtent l="0" t="0" r="0" b="0"/>
            <wp:docPr id="123"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9405" cy="252730"/>
                    </a:xfrm>
                    <a:prstGeom prst="rect">
                      <a:avLst/>
                    </a:prstGeom>
                    <a:noFill/>
                    <a:ln>
                      <a:noFill/>
                    </a:ln>
                  </pic:spPr>
                </pic:pic>
              </a:graphicData>
            </a:graphic>
          </wp:inline>
        </w:drawing>
      </w:r>
      <w:r w:rsidRPr="00D93DB4">
        <w:rPr>
          <w:iCs/>
        </w:rPr>
        <w:t xml:space="preserve">, </w:t>
      </w:r>
      <w:r w:rsidR="004C5B74">
        <w:rPr>
          <w:iCs/>
          <w:noProof/>
          <w:position w:val="-14"/>
        </w:rPr>
        <w:drawing>
          <wp:inline distT="0" distB="0" distL="0" distR="0" wp14:anchorId="384C62C3" wp14:editId="71CE6192">
            <wp:extent cx="228600" cy="252730"/>
            <wp:effectExtent l="0" t="0" r="0" b="0"/>
            <wp:docPr id="124"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252730"/>
                    </a:xfrm>
                    <a:prstGeom prst="rect">
                      <a:avLst/>
                    </a:prstGeom>
                    <a:noFill/>
                    <a:ln>
                      <a:noFill/>
                    </a:ln>
                  </pic:spPr>
                </pic:pic>
              </a:graphicData>
            </a:graphic>
          </wp:inline>
        </w:drawing>
      </w:r>
      <w:r w:rsidRPr="00D93DB4">
        <w:rPr>
          <w:iCs/>
        </w:rPr>
        <w:t xml:space="preserve"> and </w:t>
      </w:r>
      <w:r w:rsidR="004C5B74">
        <w:rPr>
          <w:iCs/>
          <w:noProof/>
          <w:position w:val="-14"/>
        </w:rPr>
        <w:drawing>
          <wp:inline distT="0" distB="0" distL="0" distR="0" wp14:anchorId="657598F9" wp14:editId="59C6CE97">
            <wp:extent cx="228600" cy="252730"/>
            <wp:effectExtent l="0" t="0" r="0" b="0"/>
            <wp:docPr id="125"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 cy="252730"/>
                    </a:xfrm>
                    <a:prstGeom prst="rect">
                      <a:avLst/>
                    </a:prstGeom>
                    <a:noFill/>
                    <a:ln>
                      <a:noFill/>
                    </a:ln>
                  </pic:spPr>
                </pic:pic>
              </a:graphicData>
            </a:graphic>
          </wp:inline>
        </w:drawing>
      </w:r>
      <w:r w:rsidRPr="00D93DB4">
        <w:rPr>
          <w:iCs/>
        </w:rPr>
        <w:t xml:space="preserve"> using fixed interpolation factors given by</w:t>
      </w:r>
      <w:r w:rsidR="00064C44" w:rsidRPr="00D93DB4">
        <w:rPr>
          <w:iCs/>
        </w:rPr>
        <w:t xml:space="preserve"> </w:t>
      </w:r>
    </w:p>
    <w:p w14:paraId="6B08855C" w14:textId="402BDD65" w:rsidR="008C5C6F" w:rsidRPr="00D93DB4" w:rsidRDefault="004C5B74" w:rsidP="00EE4BD3">
      <w:pPr>
        <w:pStyle w:val="EQ"/>
        <w:tabs>
          <w:tab w:val="clear" w:pos="9072"/>
          <w:tab w:val="right" w:pos="7938"/>
        </w:tabs>
        <w:ind w:left="284"/>
        <w:jc w:val="center"/>
      </w:pPr>
      <w:r>
        <w:rPr>
          <w:noProof/>
          <w:position w:val="-14"/>
        </w:rPr>
        <w:drawing>
          <wp:inline distT="0" distB="0" distL="0" distR="0" wp14:anchorId="6B7A62E5" wp14:editId="5096B1B2">
            <wp:extent cx="2653030" cy="252730"/>
            <wp:effectExtent l="0" t="0" r="0" b="0"/>
            <wp:docPr id="126"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3030" cy="252730"/>
                    </a:xfrm>
                    <a:prstGeom prst="rect">
                      <a:avLst/>
                    </a:prstGeom>
                    <a:noFill/>
                    <a:ln>
                      <a:noFill/>
                    </a:ln>
                  </pic:spPr>
                </pic:pic>
              </a:graphicData>
            </a:graphic>
          </wp:inline>
        </w:drawing>
      </w:r>
      <w:r w:rsidR="004652AC">
        <w:tab/>
      </w:r>
      <w:r w:rsidR="004652AC">
        <w:tab/>
      </w:r>
      <w:r w:rsidR="008C5C6F" w:rsidRPr="00D93DB4">
        <w:t>(</w:t>
      </w:r>
      <w:r w:rsidR="005B1BA1" w:rsidRPr="00D93DB4">
        <w:t>23</w:t>
      </w:r>
      <w:r w:rsidR="008C5C6F" w:rsidRPr="00D93DB4">
        <w:t>)</w:t>
      </w:r>
    </w:p>
    <w:p w14:paraId="40F11322" w14:textId="41252F94" w:rsidR="008C5C6F" w:rsidRPr="00D93DB4" w:rsidRDefault="008C5C6F" w:rsidP="00EE4BD3">
      <w:r w:rsidRPr="00D93DB4">
        <w:t xml:space="preserve">where </w:t>
      </w:r>
      <w:r w:rsidR="004C5B74">
        <w:rPr>
          <w:noProof/>
          <w:position w:val="-14"/>
        </w:rPr>
        <w:drawing>
          <wp:inline distT="0" distB="0" distL="0" distR="0" wp14:anchorId="5130CE3F" wp14:editId="6C7E3787">
            <wp:extent cx="228600" cy="252730"/>
            <wp:effectExtent l="0" t="0" r="0" b="0"/>
            <wp:docPr id="12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252730"/>
                    </a:xfrm>
                    <a:prstGeom prst="rect">
                      <a:avLst/>
                    </a:prstGeom>
                    <a:noFill/>
                    <a:ln>
                      <a:noFill/>
                    </a:ln>
                  </pic:spPr>
                </pic:pic>
              </a:graphicData>
            </a:graphic>
          </wp:inline>
        </w:drawing>
      </w:r>
      <w:r w:rsidRPr="00D93DB4">
        <w:t xml:space="preserve"> and </w:t>
      </w:r>
      <w:r w:rsidR="004C5B74">
        <w:rPr>
          <w:noProof/>
          <w:position w:val="-14"/>
        </w:rPr>
        <w:drawing>
          <wp:inline distT="0" distB="0" distL="0" distR="0" wp14:anchorId="586525D2" wp14:editId="0950937C">
            <wp:extent cx="228600" cy="252730"/>
            <wp:effectExtent l="0" t="0" r="0" b="0"/>
            <wp:docPr id="128"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 cy="252730"/>
                    </a:xfrm>
                    <a:prstGeom prst="rect">
                      <a:avLst/>
                    </a:prstGeom>
                    <a:noFill/>
                    <a:ln>
                      <a:noFill/>
                    </a:ln>
                  </pic:spPr>
                </pic:pic>
              </a:graphicData>
            </a:graphic>
          </wp:inline>
        </w:drawing>
      </w:r>
      <w:r w:rsidRPr="00D93DB4">
        <w:t xml:space="preserve"> correspond to the mid and end LSFs of frame n respectively. Note that </w:t>
      </w:r>
      <w:r w:rsidR="004C5B74">
        <w:rPr>
          <w:noProof/>
          <w:position w:val="-10"/>
        </w:rPr>
        <w:drawing>
          <wp:inline distT="0" distB="0" distL="0" distR="0" wp14:anchorId="3B68C873" wp14:editId="005AA887">
            <wp:extent cx="190500" cy="214630"/>
            <wp:effectExtent l="0" t="0" r="0" b="0"/>
            <wp:docPr id="129"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and </w:t>
      </w:r>
      <w:r w:rsidR="004C5B74">
        <w:rPr>
          <w:noProof/>
          <w:position w:val="-10"/>
        </w:rPr>
        <w:drawing>
          <wp:inline distT="0" distB="0" distL="0" distR="0" wp14:anchorId="3DDEB17A" wp14:editId="38FEAAC1">
            <wp:extent cx="190500" cy="214630"/>
            <wp:effectExtent l="0" t="0" r="0" b="0"/>
            <wp:docPr id="130"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such that</w:t>
      </w:r>
      <w:r w:rsidR="004C5B74">
        <w:rPr>
          <w:noProof/>
          <w:position w:val="-10"/>
        </w:rPr>
        <w:drawing>
          <wp:inline distT="0" distB="0" distL="0" distR="0" wp14:anchorId="234B7D06" wp14:editId="6982A993">
            <wp:extent cx="862330" cy="214630"/>
            <wp:effectExtent l="0" t="0" r="0" b="0"/>
            <wp:docPr id="131"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62330" cy="214630"/>
                    </a:xfrm>
                    <a:prstGeom prst="rect">
                      <a:avLst/>
                    </a:prstGeom>
                    <a:noFill/>
                    <a:ln>
                      <a:noFill/>
                    </a:ln>
                  </pic:spPr>
                </pic:pic>
              </a:graphicData>
            </a:graphic>
          </wp:inline>
        </w:drawing>
      </w:r>
      <w:r w:rsidRPr="00D93DB4">
        <w:t xml:space="preserve">, and those are fixed values known to both encoder and decoder. If the frame </w:t>
      </w:r>
      <w:r w:rsidR="004C5B74">
        <w:rPr>
          <w:noProof/>
          <w:position w:val="-10"/>
        </w:rPr>
        <w:drawing>
          <wp:inline distT="0" distB="0" distL="0" distR="0" wp14:anchorId="220811A5" wp14:editId="2B5C0EF7">
            <wp:extent cx="357505" cy="190500"/>
            <wp:effectExtent l="0" t="0" r="0" b="0"/>
            <wp:docPr id="13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D93DB4">
        <w:t xml:space="preserve"> is lost its end LSFs are estimated by the decoder. However the dependence on the estimated end LSFs of the </w:t>
      </w:r>
      <w:r w:rsidR="004C5B74">
        <w:rPr>
          <w:noProof/>
          <w:position w:val="-10"/>
        </w:rPr>
        <w:drawing>
          <wp:inline distT="0" distB="0" distL="0" distR="0" wp14:anchorId="2A999ED7" wp14:editId="17749FC5">
            <wp:extent cx="357505" cy="190500"/>
            <wp:effectExtent l="0" t="0" r="0" b="0"/>
            <wp:docPr id="133"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D93DB4">
        <w:t>th frame may adversely affect the speech quality if the estimated end LSFs are not well represent the actual one.</w:t>
      </w:r>
      <w:r w:rsidR="00064C44" w:rsidRPr="00D93DB4">
        <w:t xml:space="preserve"> </w:t>
      </w:r>
      <w:r w:rsidRPr="00D93DB4">
        <w:t xml:space="preserve">This issue is addressed by selecting the interpolation factors </w:t>
      </w:r>
      <w:r w:rsidR="004C5B74">
        <w:rPr>
          <w:noProof/>
          <w:position w:val="-10"/>
        </w:rPr>
        <w:drawing>
          <wp:inline distT="0" distB="0" distL="0" distR="0" wp14:anchorId="626F64E9" wp14:editId="3AC9A960">
            <wp:extent cx="190500" cy="214630"/>
            <wp:effectExtent l="0" t="0" r="0" b="0"/>
            <wp:docPr id="134"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667F316F" wp14:editId="6F14CAAA">
            <wp:extent cx="190500" cy="214630"/>
            <wp:effectExtent l="0" t="0" r="0" b="0"/>
            <wp:docPr id="135"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appropriately by giving more weight to the end LSF of frame </w:t>
      </w:r>
      <w:r w:rsidR="004C5B74">
        <w:rPr>
          <w:noProof/>
          <w:position w:val="-6"/>
        </w:rPr>
        <w:drawing>
          <wp:inline distT="0" distB="0" distL="0" distR="0" wp14:anchorId="389853A7" wp14:editId="1FAFAF4B">
            <wp:extent cx="128905" cy="138430"/>
            <wp:effectExtent l="0" t="0" r="0" b="0"/>
            <wp:docPr id="136"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Pr="00D93DB4">
        <w:t xml:space="preserve"> which is not lost. </w:t>
      </w:r>
    </w:p>
    <w:p w14:paraId="7B77CACD" w14:textId="77777777" w:rsidR="008C5C6F" w:rsidRPr="00D93DB4" w:rsidRDefault="008C5C6F" w:rsidP="00EE4BD3">
      <w:pPr>
        <w:rPr>
          <w:iCs/>
        </w:rPr>
      </w:pPr>
    </w:p>
    <w:p w14:paraId="3DAC174E" w14:textId="599AD4B2" w:rsidR="008C5C6F" w:rsidRPr="00D93DB4" w:rsidRDefault="008C5C6F" w:rsidP="00EE4BD3">
      <w:pPr>
        <w:rPr>
          <w:iCs/>
        </w:rPr>
      </w:pPr>
      <w:r w:rsidRPr="00D93DB4">
        <w:rPr>
          <w:iCs/>
        </w:rPr>
        <w:t xml:space="preserve">To adaptively select the LSF interpolation factors, we estimate the gain of the synthesis filter resulting from the LSF vectors </w:t>
      </w:r>
      <w:r w:rsidR="004C5B74">
        <w:rPr>
          <w:iCs/>
          <w:noProof/>
          <w:position w:val="-12"/>
        </w:rPr>
        <w:drawing>
          <wp:inline distT="0" distB="0" distL="0" distR="0" wp14:anchorId="46CE0FD3" wp14:editId="1A481002">
            <wp:extent cx="304800" cy="228600"/>
            <wp:effectExtent l="0" t="0" r="0" b="0"/>
            <wp:docPr id="13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D93DB4">
        <w:rPr>
          <w:iCs/>
        </w:rPr>
        <w:t xml:space="preserve">and </w:t>
      </w:r>
      <w:r w:rsidR="004C5B74">
        <w:rPr>
          <w:iCs/>
          <w:noProof/>
          <w:position w:val="-12"/>
        </w:rPr>
        <w:drawing>
          <wp:inline distT="0" distB="0" distL="0" distR="0" wp14:anchorId="6A41E98A" wp14:editId="6D86A012">
            <wp:extent cx="214630" cy="228600"/>
            <wp:effectExtent l="0" t="0" r="0" b="0"/>
            <wp:docPr id="138"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D93DB4">
        <w:rPr>
          <w:iCs/>
        </w:rPr>
        <w:t xml:space="preserve">by computing the energy of the impulse response of the corresponding synthesis filters. Let the impulse responses of the synthesis filters corresponding to </w:t>
      </w:r>
      <w:r w:rsidR="004C5B74">
        <w:rPr>
          <w:iCs/>
          <w:noProof/>
          <w:position w:val="-12"/>
        </w:rPr>
        <w:drawing>
          <wp:inline distT="0" distB="0" distL="0" distR="0" wp14:anchorId="7DA955CE" wp14:editId="6CB1E2B4">
            <wp:extent cx="304800" cy="228600"/>
            <wp:effectExtent l="0" t="0" r="0" b="0"/>
            <wp:docPr id="139"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D93DB4">
        <w:rPr>
          <w:iCs/>
        </w:rPr>
        <w:t xml:space="preserve">and </w:t>
      </w:r>
      <w:r w:rsidR="004C5B74">
        <w:rPr>
          <w:iCs/>
          <w:noProof/>
          <w:position w:val="-12"/>
        </w:rPr>
        <w:drawing>
          <wp:inline distT="0" distB="0" distL="0" distR="0" wp14:anchorId="644DB7A5" wp14:editId="41BBF2FB">
            <wp:extent cx="214630" cy="228600"/>
            <wp:effectExtent l="0" t="0" r="0" b="0"/>
            <wp:docPr id="140"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D93DB4">
        <w:rPr>
          <w:iCs/>
        </w:rPr>
        <w:t xml:space="preserve">are given by </w:t>
      </w:r>
      <w:r w:rsidR="004C5B74">
        <w:rPr>
          <w:iCs/>
          <w:noProof/>
          <w:position w:val="-10"/>
        </w:rPr>
        <w:drawing>
          <wp:inline distT="0" distB="0" distL="0" distR="0" wp14:anchorId="148B1FDE" wp14:editId="19E80C12">
            <wp:extent cx="419100" cy="190500"/>
            <wp:effectExtent l="0" t="0" r="0" b="0"/>
            <wp:docPr id="141"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93DB4">
        <w:rPr>
          <w:iCs/>
        </w:rPr>
        <w:t xml:space="preserve">and </w:t>
      </w:r>
      <w:r w:rsidR="004C5B74">
        <w:rPr>
          <w:iCs/>
          <w:noProof/>
          <w:position w:val="-10"/>
        </w:rPr>
        <w:drawing>
          <wp:inline distT="0" distB="0" distL="0" distR="0" wp14:anchorId="385242D8" wp14:editId="40BD475C">
            <wp:extent cx="342900" cy="190500"/>
            <wp:effectExtent l="0" t="0" r="0" b="0"/>
            <wp:docPr id="14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D93DB4">
        <w:rPr>
          <w:iCs/>
        </w:rPr>
        <w:t xml:space="preserve">. The truncated energy of the impulse responses are given by </w:t>
      </w:r>
      <w:r w:rsidR="004C5B74">
        <w:rPr>
          <w:iCs/>
          <w:noProof/>
          <w:position w:val="-10"/>
        </w:rPr>
        <w:drawing>
          <wp:inline distT="0" distB="0" distL="0" distR="0" wp14:anchorId="46DB1EFA" wp14:editId="155A7605">
            <wp:extent cx="266700" cy="190500"/>
            <wp:effectExtent l="0" t="0" r="0" b="0"/>
            <wp:docPr id="143"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rPr>
          <w:iCs/>
        </w:rPr>
        <w:t xml:space="preserve"> and </w:t>
      </w:r>
      <w:r w:rsidR="004C5B74">
        <w:rPr>
          <w:iCs/>
          <w:noProof/>
          <w:position w:val="-10"/>
        </w:rPr>
        <w:drawing>
          <wp:inline distT="0" distB="0" distL="0" distR="0" wp14:anchorId="5F4033BC" wp14:editId="3F10D865">
            <wp:extent cx="190500" cy="190500"/>
            <wp:effectExtent l="0" t="0" r="0" b="0"/>
            <wp:docPr id="144"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93DB4">
        <w:rPr>
          <w:iCs/>
        </w:rPr>
        <w:t xml:space="preserve"> where </w:t>
      </w:r>
    </w:p>
    <w:p w14:paraId="0E06D67E" w14:textId="27A45A24" w:rsidR="008C5C6F" w:rsidRPr="00D93DB4" w:rsidRDefault="004C5B74" w:rsidP="00EE4BD3">
      <w:r>
        <w:rPr>
          <w:noProof/>
          <w:position w:val="-16"/>
        </w:rPr>
        <w:drawing>
          <wp:inline distT="0" distB="0" distL="0" distR="0" wp14:anchorId="3D0DA81C" wp14:editId="2D72C961">
            <wp:extent cx="929005" cy="290830"/>
            <wp:effectExtent l="0" t="0" r="0" b="0"/>
            <wp:docPr id="145"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29005" cy="290830"/>
                    </a:xfrm>
                    <a:prstGeom prst="rect">
                      <a:avLst/>
                    </a:prstGeom>
                    <a:noFill/>
                    <a:ln>
                      <a:noFill/>
                    </a:ln>
                  </pic:spPr>
                </pic:pic>
              </a:graphicData>
            </a:graphic>
          </wp:inline>
        </w:drawing>
      </w:r>
      <w:r w:rsidR="008C5C6F" w:rsidRPr="00D93DB4">
        <w:tab/>
        <w:t>(</w:t>
      </w:r>
      <w:r w:rsidR="005B1BA1" w:rsidRPr="00D93DB4">
        <w:t>24</w:t>
      </w:r>
      <w:r w:rsidR="008C5C6F" w:rsidRPr="00D93DB4">
        <w:t>)</w:t>
      </w:r>
    </w:p>
    <w:p w14:paraId="375F5A5E" w14:textId="3B148A76" w:rsidR="008C5C6F" w:rsidRPr="00D93DB4" w:rsidRDefault="008C5C6F" w:rsidP="00EE4BD3">
      <w:pPr>
        <w:rPr>
          <w:iCs/>
        </w:rPr>
      </w:pPr>
      <w:r w:rsidRPr="00D93DB4">
        <w:t>Note that N is the length of the truncated response. Typically 128 samples are used to compute the truncated impulse response. The interpolation factors</w:t>
      </w:r>
      <w:r w:rsidR="004C5B74">
        <w:rPr>
          <w:noProof/>
          <w:position w:val="-10"/>
        </w:rPr>
        <w:drawing>
          <wp:inline distT="0" distB="0" distL="0" distR="0" wp14:anchorId="4FF71AD4" wp14:editId="637C8559">
            <wp:extent cx="190500" cy="214630"/>
            <wp:effectExtent l="0" t="0" r="0" b="0"/>
            <wp:docPr id="146"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and </w:t>
      </w:r>
      <w:r w:rsidR="004C5B74">
        <w:rPr>
          <w:noProof/>
          <w:position w:val="-10"/>
        </w:rPr>
        <w:drawing>
          <wp:inline distT="0" distB="0" distL="0" distR="0" wp14:anchorId="55CD1CFE" wp14:editId="0FFFEF46">
            <wp:extent cx="190500" cy="214630"/>
            <wp:effectExtent l="0" t="0" r="0" b="0"/>
            <wp:docPr id="14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are picked based on the energy ratio</w:t>
      </w:r>
      <w:r w:rsidR="004C5B74">
        <w:rPr>
          <w:noProof/>
          <w:position w:val="-12"/>
        </w:rPr>
        <w:drawing>
          <wp:inline distT="0" distB="0" distL="0" distR="0" wp14:anchorId="38DE1E48" wp14:editId="7B5C6782">
            <wp:extent cx="786130" cy="228600"/>
            <wp:effectExtent l="0" t="0" r="0" b="0"/>
            <wp:docPr id="148"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86130" cy="228600"/>
                    </a:xfrm>
                    <a:prstGeom prst="rect">
                      <a:avLst/>
                    </a:prstGeom>
                    <a:noFill/>
                    <a:ln>
                      <a:noFill/>
                    </a:ln>
                  </pic:spPr>
                </pic:pic>
              </a:graphicData>
            </a:graphic>
          </wp:inline>
        </w:drawing>
      </w:r>
      <w:r w:rsidRPr="00D93DB4">
        <w:t xml:space="preserve">, coder type, FEC classification and the use of safety net quantization for LSF quantization. </w:t>
      </w:r>
    </w:p>
    <w:p w14:paraId="601AA3A2" w14:textId="4F5432D5" w:rsidR="008C5C6F" w:rsidRPr="00D93DB4" w:rsidRDefault="008C5C6F" w:rsidP="00EE4BD3">
      <w:r w:rsidRPr="00D93DB4">
        <w:rPr>
          <w:iCs/>
        </w:rPr>
        <w:t xml:space="preserve">These interpolation factors are picked from four different sets of interpolation factors. For example a largest difference in </w:t>
      </w:r>
      <w:r w:rsidR="004C5B74">
        <w:rPr>
          <w:iCs/>
          <w:noProof/>
          <w:position w:val="-12"/>
        </w:rPr>
        <w:drawing>
          <wp:inline distT="0" distB="0" distL="0" distR="0" wp14:anchorId="3C3C7A1C" wp14:editId="11FA6DD5">
            <wp:extent cx="205105" cy="228600"/>
            <wp:effectExtent l="0" t="0" r="0" b="0"/>
            <wp:docPr id="149"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5105" cy="228600"/>
                    </a:xfrm>
                    <a:prstGeom prst="rect">
                      <a:avLst/>
                    </a:prstGeom>
                    <a:noFill/>
                    <a:ln>
                      <a:noFill/>
                    </a:ln>
                  </pic:spPr>
                </pic:pic>
              </a:graphicData>
            </a:graphic>
          </wp:inline>
        </w:drawing>
      </w:r>
      <w:r w:rsidRPr="00D93DB4">
        <w:rPr>
          <w:iCs/>
        </w:rPr>
        <w:t>should pick the interpolation factors that give the very little or zero weight to the previous end LSF in the interpolation</w:t>
      </w:r>
      <w:r w:rsidR="00326710" w:rsidRPr="00D93DB4">
        <w:t>.</w:t>
      </w:r>
    </w:p>
    <w:p w14:paraId="790475BC" w14:textId="52442A07" w:rsidR="00F10876" w:rsidRPr="00D93DB4" w:rsidRDefault="004C5B74" w:rsidP="00CC7962">
      <w:pPr>
        <w:pStyle w:val="TH"/>
        <w:rPr>
          <w:bCs/>
        </w:rPr>
      </w:pPr>
      <w:r>
        <w:rPr>
          <w:noProof/>
        </w:rPr>
        <w:drawing>
          <wp:inline distT="0" distB="0" distL="0" distR="0" wp14:anchorId="772568B9" wp14:editId="3CEC59F7">
            <wp:extent cx="6120130" cy="3362325"/>
            <wp:effectExtent l="0" t="0" r="0" b="0"/>
            <wp:docPr id="150"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20130" cy="3362325"/>
                    </a:xfrm>
                    <a:prstGeom prst="rect">
                      <a:avLst/>
                    </a:prstGeom>
                    <a:noFill/>
                    <a:ln>
                      <a:noFill/>
                    </a:ln>
                  </pic:spPr>
                </pic:pic>
              </a:graphicData>
            </a:graphic>
          </wp:inline>
        </w:drawing>
      </w:r>
      <w:r w:rsidR="008C5C6F" w:rsidRPr="00D93DB4">
        <w:t>Figure</w:t>
      </w:r>
      <w:r w:rsidR="000B67DD" w:rsidRPr="00D93DB4">
        <w:t xml:space="preserve"> 1</w:t>
      </w:r>
      <w:r w:rsidR="008C5C6F" w:rsidRPr="00D93DB4">
        <w:t xml:space="preserve">: </w:t>
      </w:r>
      <w:r w:rsidR="008C5C6F" w:rsidRPr="00D93DB4">
        <w:rPr>
          <w:bCs/>
        </w:rPr>
        <w:t>Adaptive interpolation of LSFs</w:t>
      </w:r>
    </w:p>
    <w:p w14:paraId="3B259F1D" w14:textId="77777777" w:rsidR="00A565DE" w:rsidRPr="00D93DB4" w:rsidRDefault="00A565DE" w:rsidP="00A565DE">
      <w:pPr>
        <w:pStyle w:val="Heading3"/>
      </w:pPr>
      <w:bookmarkStart w:id="29" w:name="_Toc123562401"/>
      <w:r w:rsidRPr="00D93DB4">
        <w:t>5.2.5</w:t>
      </w:r>
      <w:r w:rsidRPr="00D93DB4">
        <w:tab/>
      </w:r>
      <w:r w:rsidR="00D24AB6" w:rsidRPr="00D93DB4">
        <w:t>LPC gain compensation</w:t>
      </w:r>
      <w:bookmarkEnd w:id="29"/>
    </w:p>
    <w:p w14:paraId="2D55F214" w14:textId="77777777" w:rsidR="00A565DE" w:rsidRPr="00D93DB4" w:rsidRDefault="00D24AB6" w:rsidP="00326710">
      <w:r w:rsidRPr="00D93DB4">
        <w:t>At 9.6, 16.4, 24.4, 48, 96 and 128 kbps, the LPC concealment and interpolation will lead to a change of overall gain of the signal, which is unwanted when targeting a certain background noise level during consecutive frame loss. Therefore the energy of the LPC is measured and stored during decoding of regular frames. In a concealment frame the energy of the concealed LPC is measured and compared to the LPC energy of the last correctly received frame and any change is compensated</w:t>
      </w:r>
      <w:r w:rsidR="00A565DE" w:rsidRPr="00D93DB4">
        <w:t>.</w:t>
      </w:r>
    </w:p>
    <w:p w14:paraId="5534BB3C" w14:textId="77777777" w:rsidR="00A565DE" w:rsidRPr="00D93DB4" w:rsidRDefault="00D24AB6" w:rsidP="00A565DE">
      <w:pPr>
        <w:rPr>
          <w:lang w:eastAsia="x-none"/>
        </w:rPr>
      </w:pPr>
      <w:r w:rsidRPr="00D93DB4">
        <w:rPr>
          <w:lang w:eastAsia="x-none"/>
        </w:rPr>
        <w:t>To measure the LPC energy,</w:t>
      </w:r>
      <w:r w:rsidRPr="00D93DB4" w:rsidDel="00033B98">
        <w:rPr>
          <w:lang w:eastAsia="x-none"/>
        </w:rPr>
        <w:t xml:space="preserve"> </w:t>
      </w:r>
      <w:r w:rsidRPr="00D93DB4">
        <w:rPr>
          <w:lang w:eastAsia="x-none"/>
        </w:rPr>
        <w:t>a vector of length 64 is generated and initialized to all zero. Then the first entry is set to one:</w:t>
      </w:r>
    </w:p>
    <w:p w14:paraId="62FFE20F" w14:textId="79B7144F" w:rsidR="00A565DE" w:rsidRPr="00D93DB4" w:rsidRDefault="00A565DE" w:rsidP="00A565DE">
      <w:pPr>
        <w:pStyle w:val="EQ"/>
      </w:pPr>
      <w:r w:rsidRPr="00D93DB4">
        <w:tab/>
      </w:r>
      <w:r w:rsidR="004C5B74">
        <w:rPr>
          <w:noProof/>
          <w:position w:val="-14"/>
        </w:rPr>
        <w:drawing>
          <wp:inline distT="0" distB="0" distL="0" distR="0" wp14:anchorId="712F7844" wp14:editId="4BA7A6CE">
            <wp:extent cx="1805305" cy="214630"/>
            <wp:effectExtent l="0" t="0" r="0" b="0"/>
            <wp:docPr id="151"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05305" cy="214630"/>
                    </a:xfrm>
                    <a:prstGeom prst="rect">
                      <a:avLst/>
                    </a:prstGeom>
                    <a:noFill/>
                    <a:ln>
                      <a:noFill/>
                    </a:ln>
                  </pic:spPr>
                </pic:pic>
              </a:graphicData>
            </a:graphic>
          </wp:inline>
        </w:drawing>
      </w:r>
      <w:r w:rsidR="00D93DB4">
        <w:tab/>
      </w:r>
      <w:r w:rsidRPr="00D93DB4">
        <w:t>(</w:t>
      </w:r>
      <w:r w:rsidR="005B1BA1" w:rsidRPr="00D93DB4">
        <w:t>25</w:t>
      </w:r>
      <w:r w:rsidRPr="00D93DB4">
        <w:t>)</w:t>
      </w:r>
    </w:p>
    <w:p w14:paraId="0D903D8F" w14:textId="28982DF1" w:rsidR="00D24AB6" w:rsidRPr="00D93DB4" w:rsidRDefault="004C5B74" w:rsidP="00D24AB6">
      <w:r>
        <w:rPr>
          <w:noProof/>
          <w:position w:val="-14"/>
        </w:rPr>
        <w:drawing>
          <wp:inline distT="0" distB="0" distL="0" distR="0" wp14:anchorId="4525BAAB" wp14:editId="2A6966C4">
            <wp:extent cx="457200" cy="214630"/>
            <wp:effectExtent l="0" t="0" r="0" b="0"/>
            <wp:docPr id="15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r w:rsidR="00A565DE" w:rsidRPr="00D93DB4">
        <w:t xml:space="preserve">is fed into the LPC synthesis filter, where the filter memory is initialized with zeros. </w:t>
      </w:r>
      <w:r w:rsidR="00D24AB6" w:rsidRPr="00D93DB4">
        <w:t xml:space="preserve">The output of the filter (impulse response) is denoted as </w:t>
      </w:r>
      <w:r>
        <w:rPr>
          <w:noProof/>
          <w:position w:val="-10"/>
          <w:lang w:val="de-DE" w:eastAsia="de-DE"/>
        </w:rPr>
        <w:drawing>
          <wp:inline distT="0" distB="0" distL="0" distR="0" wp14:anchorId="53771699" wp14:editId="4F3C8A2F">
            <wp:extent cx="428625" cy="190500"/>
            <wp:effectExtent l="0" t="0" r="0" b="0"/>
            <wp:docPr id="153" name="Bild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5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00D24AB6" w:rsidRPr="00D93DB4">
        <w:t>. After filtering, the root mean square energy is calculated by:</w:t>
      </w:r>
    </w:p>
    <w:p w14:paraId="71963DD6" w14:textId="77777777" w:rsidR="00A565DE" w:rsidRPr="00D93DB4" w:rsidRDefault="00D24AB6" w:rsidP="00D24AB6">
      <w:pPr>
        <w:pStyle w:val="EQ"/>
      </w:pPr>
      <w:r w:rsidRPr="00D93DB4">
        <w:tab/>
      </w:r>
      <w:r w:rsidRPr="00D93DB4">
        <w:rPr>
          <w:position w:val="-34"/>
        </w:rPr>
        <w:object w:dxaOrig="2540" w:dyaOrig="820" w14:anchorId="1AAADBAD">
          <v:shape id="_x0000_i1178" type="#_x0000_t75" style="width:127.15pt;height:40.9pt" o:ole="">
            <v:imagedata r:id="rId142" o:title=""/>
          </v:shape>
          <o:OLEObject Type="Embed" ProgID="Equation.3" ShapeID="_x0000_i1178" DrawAspect="Content" ObjectID="_1783088148" r:id="rId143"/>
        </w:object>
      </w:r>
      <w:r w:rsidR="00D93DB4">
        <w:tab/>
      </w:r>
      <w:r w:rsidRPr="00D93DB4">
        <w:t>(26)</w:t>
      </w:r>
    </w:p>
    <w:p w14:paraId="2BCF1EFF" w14:textId="77777777" w:rsidR="00A565DE" w:rsidRPr="00D93DB4" w:rsidRDefault="00A565DE" w:rsidP="00A565DE">
      <w:r w:rsidRPr="00D93DB4">
        <w:t>In correctly received frames the energy is calculated and stored using the latest LPC available.</w:t>
      </w:r>
    </w:p>
    <w:p w14:paraId="43E4F7F9" w14:textId="77777777" w:rsidR="00A565DE" w:rsidRPr="00D93DB4" w:rsidRDefault="00A565DE" w:rsidP="00A565DE">
      <w:r w:rsidRPr="00D93DB4">
        <w:t>In case of concealment the compensation differs for ACELP and TCX:</w:t>
      </w:r>
    </w:p>
    <w:p w14:paraId="4209F568" w14:textId="77777777" w:rsidR="00A565DE" w:rsidRPr="00D93DB4" w:rsidRDefault="00A565DE" w:rsidP="00A565DE">
      <w:r w:rsidRPr="00D93DB4">
        <w:t>For ACELP there will be 4 or 5 sets of LPC coefficients, depending on the number of subframes to be synthesized. For each set of coefficients the corresponding energy is calculated and divided by the energy derived in the last good frame. The result of the division is used as a factor to be multiplied to each element of the excitation vector of the corresponding subframe.</w:t>
      </w:r>
      <w:r w:rsidR="00D24AB6" w:rsidRPr="00D93DB4">
        <w:t xml:space="preserve"> See sub-clause 5.3.4.2.1.</w:t>
      </w:r>
    </w:p>
    <w:p w14:paraId="13186A7B" w14:textId="77777777" w:rsidR="00A565DE" w:rsidRPr="00D93DB4" w:rsidRDefault="00A565DE" w:rsidP="00116FFB">
      <w:r w:rsidRPr="00D93DB4">
        <w:t>For TCX, there will be one or two sets of coefficients (TCX10/TCX20). For each set of coefficients the corresponding energy is calculated and divided by the energy derived in the previous segment. The segment size equals 10</w:t>
      </w:r>
      <w:r w:rsidR="00326710" w:rsidRPr="00D93DB4">
        <w:t xml:space="preserve"> </w:t>
      </w:r>
      <w:r w:rsidRPr="00D93DB4">
        <w:t>ms for TCX10 and 20</w:t>
      </w:r>
      <w:r w:rsidR="00326710" w:rsidRPr="00D93DB4">
        <w:t xml:space="preserve"> </w:t>
      </w:r>
      <w:r w:rsidRPr="00D93DB4">
        <w:t xml:space="preserve">ms for TCX20. As the fade out is performed in the time domain, the LPC gain compensation is also done in the time domain, by linearly fading from the last compensation factor (would be 1 for the first lost frame) to the derived compensation factor at the end of the segment. </w:t>
      </w:r>
      <w:r w:rsidR="00D24AB6" w:rsidRPr="00D93DB4">
        <w:t>See sub-clause 5.4.6.1.3</w:t>
      </w:r>
      <w:r w:rsidRPr="00D93DB4">
        <w:t>.</w:t>
      </w:r>
    </w:p>
    <w:p w14:paraId="2AB9A00A" w14:textId="77777777" w:rsidR="004A2193" w:rsidRPr="00D93DB4" w:rsidRDefault="004A2193" w:rsidP="006F6427">
      <w:pPr>
        <w:pStyle w:val="Heading2"/>
      </w:pPr>
      <w:bookmarkStart w:id="30" w:name="_Toc123562402"/>
      <w:r w:rsidRPr="00D93DB4">
        <w:t>5.3</w:t>
      </w:r>
      <w:r w:rsidRPr="00D93DB4">
        <w:tab/>
        <w:t>Concealment operation related to ACELP modes</w:t>
      </w:r>
      <w:bookmarkEnd w:id="30"/>
    </w:p>
    <w:p w14:paraId="2E3D71AE" w14:textId="77777777" w:rsidR="004A2193" w:rsidRPr="00D93DB4" w:rsidRDefault="004A2193" w:rsidP="006F6427">
      <w:pPr>
        <w:pStyle w:val="Heading3"/>
      </w:pPr>
      <w:bookmarkStart w:id="31" w:name="_Toc123562403"/>
      <w:r w:rsidRPr="00D93DB4">
        <w:t>5.3.1</w:t>
      </w:r>
      <w:r w:rsidRPr="00D93DB4">
        <w:tab/>
      </w:r>
      <w:r w:rsidR="001D4F97" w:rsidRPr="00D93DB4">
        <w:t>General</w:t>
      </w:r>
      <w:bookmarkEnd w:id="31"/>
    </w:p>
    <w:p w14:paraId="063EF615" w14:textId="77777777" w:rsidR="00006D23" w:rsidRPr="00D93DB4" w:rsidRDefault="00006D23" w:rsidP="00326710">
      <w:r w:rsidRPr="00D93DB4">
        <w:t xml:space="preserve">In case of frame erasures, the concealment strategy can be summarized as a convergence of the signal energy and the spectral envelope to the estimated parameters of the background noise. A frame erasure is signalled to the decoder by setting the bad frame indicator variable for the current frame active. The periodicity of the signal is converged to zero. The speed of the convergence is dependent on the parameters of the last correctly received frame and the number of consecutive erased frames, and is controlled by an attenuation factor, </w:t>
      </w:r>
      <w:r w:rsidRPr="00D93DB4">
        <w:sym w:font="Symbol" w:char="F061"/>
      </w:r>
      <w:r w:rsidRPr="00D93DB4">
        <w:t xml:space="preserve">. The factor, </w:t>
      </w:r>
      <w:r w:rsidRPr="00D93DB4">
        <w:sym w:font="Symbol" w:char="F061"/>
      </w:r>
      <w:r w:rsidRPr="00D93DB4">
        <w:t xml:space="preserve">, is further dependent on the stability, </w:t>
      </w:r>
      <w:r w:rsidRPr="00D93DB4">
        <w:sym w:font="Symbol" w:char="F071"/>
      </w:r>
      <w:r w:rsidRPr="00D93DB4">
        <w:t>, of the LP filter for UNVOICED</w:t>
      </w:r>
      <w:r w:rsidR="00A51A87" w:rsidRPr="00D93DB4">
        <w:t>_CLAS</w:t>
      </w:r>
      <w:r w:rsidRPr="00D93DB4">
        <w:t xml:space="preserve"> frames. In general, the convergence is slow if the last good received frame is in a stable segment and is rapid if the frame is in a transition segment. </w:t>
      </w:r>
      <w:r w:rsidR="00D24AB6" w:rsidRPr="00D93DB4">
        <w:t xml:space="preserve">The values of </w:t>
      </w:r>
      <w:r w:rsidR="00D24AB6" w:rsidRPr="00D93DB4">
        <w:sym w:font="Symbol" w:char="F061"/>
      </w:r>
      <w:r w:rsidR="00D24AB6" w:rsidRPr="00D93DB4">
        <w:t xml:space="preserve"> are summarized in subclause 5.3.4.1 for the excitation concealment of rates: 5.9, 7.2, 8.0, 13.2, 32 and 64 kbps and in subclause 5.3.4.2.3 for the rates: 9.6, 16.4 and 24.4 kbps. Similar values are also defined for LSF concealment as described in subclause 5.2</w:t>
      </w:r>
      <w:r w:rsidR="00C34ED1" w:rsidRPr="00D93DB4">
        <w:t>.</w:t>
      </w:r>
    </w:p>
    <w:p w14:paraId="38733D40" w14:textId="77777777" w:rsidR="00CB200E" w:rsidRPr="00D93DB4" w:rsidRDefault="00D52923" w:rsidP="006F6427">
      <w:pPr>
        <w:pStyle w:val="Heading4"/>
      </w:pPr>
      <w:bookmarkStart w:id="32" w:name="_Toc123562404"/>
      <w:r w:rsidRPr="00D93DB4">
        <w:t>5.3.1.1</w:t>
      </w:r>
      <w:r w:rsidR="00CB200E" w:rsidRPr="00D93DB4">
        <w:tab/>
        <w:t>Extrapolation of future pitch</w:t>
      </w:r>
      <w:bookmarkEnd w:id="32"/>
    </w:p>
    <w:p w14:paraId="38018DE0" w14:textId="77777777" w:rsidR="00AA4EC5" w:rsidRPr="00D93DB4" w:rsidRDefault="00AA4EC5" w:rsidP="00AA4EC5">
      <w:r w:rsidRPr="00D93DB4">
        <w:t xml:space="preserve">In case of a frame loss, an estimation of the end-of-frame pitch is done to help keeping the adaptive codebook in sync to the error free case as good as possible. If the error free end-of-frame pitch can be predicted precisely, the recovery after the loss will be a lot quicker. The pitch extrapolation assumes that the encoder uses a smooth pitch contour. The information on the estimated end-of-frame pitch is used by the glottal pulse resynchronization tool described in subclause </w:t>
      </w:r>
      <w:r w:rsidR="00D52923" w:rsidRPr="00D93DB4">
        <w:t>5.3.1.2</w:t>
      </w:r>
      <w:r w:rsidRPr="00D93DB4">
        <w:t>.</w:t>
      </w:r>
    </w:p>
    <w:p w14:paraId="2EACAB1C" w14:textId="4AE830CC" w:rsidR="00AA4EC5" w:rsidRPr="00D93DB4" w:rsidRDefault="00AA4EC5" w:rsidP="00AA4EC5">
      <w:r w:rsidRPr="00D93DB4">
        <w:t>The pitch extrapolation is done only if the last good frame was classified as UNVOICED TRANSITION, VOICED TRANSITION or VOICED</w:t>
      </w:r>
      <w:r w:rsidR="00A51A87" w:rsidRPr="00D93DB4">
        <w:t>_CLAS</w:t>
      </w:r>
      <w:r w:rsidRPr="00D93DB4">
        <w:t xml:space="preserve">. Also the pitch extrapolation is only performed if the frame before the loss was a good frame. The extrapolation is done based on the pitch lags, </w:t>
      </w:r>
      <m:oMath>
        <m:sSubSup>
          <m:sSubSupPr>
            <m:ctrlPr>
              <w:ins w:id="33" w:author="26.447_CR0018R1_(Rel-17)_EVS_codec-SA4" w:date="2022-12-21T13:54:00Z">
                <w:rPr>
                  <w:rFonts w:ascii="Cambria Math" w:hAnsi="Cambria Math"/>
                  <w:i/>
                </w:rPr>
              </w:ins>
            </m:ctrlPr>
          </m:sSubSupPr>
          <m:e>
            <m:r>
              <w:ins w:id="34" w:author="26.447_CR0018R1_(Rel-17)_EVS_codec-SA4" w:date="2022-12-21T13:54:00Z">
                <w:rPr>
                  <w:rFonts w:ascii="Cambria Math" w:hAnsi="Cambria Math"/>
                </w:rPr>
                <m:t>d</m:t>
              </w:ins>
            </m:r>
          </m:e>
          <m:sub>
            <m:r>
              <w:ins w:id="35" w:author="26.447_CR0018R1_(Rel-17)_EVS_codec-SA4" w:date="2022-12-21T13:54:00Z">
                <w:rPr>
                  <w:rFonts w:ascii="Cambria Math" w:hAnsi="Cambria Math"/>
                </w:rPr>
                <m:t>fr</m:t>
              </w:ins>
            </m:r>
          </m:sub>
          <m:sup>
            <m:r>
              <w:ins w:id="36" w:author="26.447_CR0018R1_(Rel-17)_EVS_codec-SA4" w:date="2022-12-21T13:54:00Z">
                <w:rPr>
                  <w:rFonts w:ascii="Cambria Math" w:hAnsi="Cambria Math"/>
                </w:rPr>
                <m:t>[i|</m:t>
              </w:ins>
            </m:r>
          </m:sup>
        </m:sSubSup>
      </m:oMath>
      <w:r w:rsidRPr="00D93DB4">
        <w:rPr>
          <w:iCs/>
          <w:szCs w:val="24"/>
        </w:rPr>
        <w:t xml:space="preserve">, </w:t>
      </w:r>
      <w:r w:rsidRPr="00D93DB4">
        <w:t xml:space="preserve">of the last 5 subframes before the erasure. Also the history of the pitch gains, </w:t>
      </w:r>
      <m:oMath>
        <m:sSubSup>
          <m:sSubSupPr>
            <m:ctrlPr>
              <w:ins w:id="37" w:author="26.447_CR0018R1_(Rel-17)_EVS_codec-SA4" w:date="2022-12-21T13:55:00Z">
                <w:rPr>
                  <w:rFonts w:ascii="Cambria Math" w:hAnsi="Cambria Math"/>
                  <w:i/>
                </w:rPr>
              </w:ins>
            </m:ctrlPr>
          </m:sSubSupPr>
          <m:e>
            <m:r>
              <w:ins w:id="38" w:author="26.447_CR0018R1_(Rel-17)_EVS_codec-SA4" w:date="2022-12-21T13:55:00Z">
                <w:rPr>
                  <w:rFonts w:ascii="Cambria Math" w:hAnsi="Cambria Math"/>
                </w:rPr>
                <m:t>g</m:t>
              </w:ins>
            </m:r>
          </m:e>
          <m:sub>
            <m:r>
              <w:ins w:id="39" w:author="26.447_CR0018R1_(Rel-17)_EVS_codec-SA4" w:date="2022-12-21T13:55:00Z">
                <w:rPr>
                  <w:rFonts w:ascii="Cambria Math" w:hAnsi="Cambria Math"/>
                </w:rPr>
                <m:t>p</m:t>
              </w:ins>
            </m:r>
          </m:sub>
          <m:sup>
            <m:r>
              <w:ins w:id="40" w:author="26.447_CR0018R1_(Rel-17)_EVS_codec-SA4" w:date="2022-12-21T13:55:00Z">
                <w:rPr>
                  <w:rFonts w:ascii="Cambria Math" w:hAnsi="Cambria Math"/>
                </w:rPr>
                <m:t>[i]</m:t>
              </w:ins>
            </m:r>
          </m:sup>
        </m:sSubSup>
      </m:oMath>
      <w:r w:rsidRPr="00D93DB4">
        <w:t>, of the last 6 subframes before the erasure is needed. The history update of the pitch lags and pitch gains is done after the synthesis of every frame.</w:t>
      </w:r>
    </w:p>
    <w:p w14:paraId="312D17C1" w14:textId="77777777" w:rsidR="00AA4EC5" w:rsidRPr="00D93DB4" w:rsidRDefault="00AA4EC5" w:rsidP="00AA4EC5">
      <w:r w:rsidRPr="00D93DB4">
        <w:t>First, the difference between the pitch lags is computed:</w:t>
      </w:r>
    </w:p>
    <w:p w14:paraId="29F52500" w14:textId="5BB18432" w:rsidR="00AA4EC5" w:rsidRPr="00D93DB4" w:rsidRDefault="00AA4EC5" w:rsidP="00AA4EC5">
      <w:pPr>
        <w:pStyle w:val="EQ"/>
      </w:pPr>
      <w:r w:rsidRPr="00D93DB4">
        <w:tab/>
      </w:r>
      <w:r w:rsidR="004C5B74">
        <w:rPr>
          <w:noProof/>
          <w:position w:val="-16"/>
        </w:rPr>
        <w:drawing>
          <wp:inline distT="0" distB="0" distL="0" distR="0" wp14:anchorId="107BA935" wp14:editId="36F47822">
            <wp:extent cx="938530" cy="266700"/>
            <wp:effectExtent l="0" t="0" r="0" b="0"/>
            <wp:docPr id="159"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38530" cy="266700"/>
                    </a:xfrm>
                    <a:prstGeom prst="rect">
                      <a:avLst/>
                    </a:prstGeom>
                    <a:noFill/>
                    <a:ln>
                      <a:noFill/>
                    </a:ln>
                  </pic:spPr>
                </pic:pic>
              </a:graphicData>
            </a:graphic>
          </wp:inline>
        </w:drawing>
      </w:r>
      <w:r w:rsidRPr="00D93DB4">
        <w:t xml:space="preserve"> for</w:t>
      </w:r>
      <w:r w:rsidR="004C5B74">
        <w:rPr>
          <w:noProof/>
          <w:position w:val="-8"/>
        </w:rPr>
        <w:drawing>
          <wp:inline distT="0" distB="0" distL="0" distR="0" wp14:anchorId="7316FDAA" wp14:editId="6D44CC1E">
            <wp:extent cx="624205" cy="167005"/>
            <wp:effectExtent l="0" t="0" r="0" b="0"/>
            <wp:docPr id="16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4205" cy="167005"/>
                    </a:xfrm>
                    <a:prstGeom prst="rect">
                      <a:avLst/>
                    </a:prstGeom>
                    <a:noFill/>
                    <a:ln>
                      <a:noFill/>
                    </a:ln>
                  </pic:spPr>
                </pic:pic>
              </a:graphicData>
            </a:graphic>
          </wp:inline>
        </w:drawing>
      </w:r>
      <w:r w:rsidRPr="00D93DB4">
        <w:tab/>
        <w:t>(</w:t>
      </w:r>
      <w:r w:rsidR="005B1BA1" w:rsidRPr="00D93DB4">
        <w:t>27</w:t>
      </w:r>
      <w:r w:rsidRPr="00D93DB4">
        <w:t>)</w:t>
      </w:r>
    </w:p>
    <w:p w14:paraId="3C993B54" w14:textId="370293D4" w:rsidR="00AA4EC5" w:rsidRPr="00D93DB4" w:rsidRDefault="00AA4EC5" w:rsidP="00AA4EC5">
      <w:r w:rsidRPr="00D93DB4">
        <w:t xml:space="preserve">where </w:t>
      </w:r>
      <w:r w:rsidR="004C5B74">
        <w:rPr>
          <w:iCs/>
          <w:noProof/>
          <w:position w:val="-14"/>
          <w:szCs w:val="24"/>
        </w:rPr>
        <w:drawing>
          <wp:inline distT="0" distB="0" distL="0" distR="0" wp14:anchorId="540E516D" wp14:editId="7E4BA4EA">
            <wp:extent cx="290830" cy="266700"/>
            <wp:effectExtent l="0" t="0" r="0" b="0"/>
            <wp:docPr id="161"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0830" cy="266700"/>
                    </a:xfrm>
                    <a:prstGeom prst="rect">
                      <a:avLst/>
                    </a:prstGeom>
                    <a:noFill/>
                    <a:ln>
                      <a:noFill/>
                    </a:ln>
                  </pic:spPr>
                </pic:pic>
              </a:graphicData>
            </a:graphic>
          </wp:inline>
        </w:drawing>
      </w:r>
      <w:r w:rsidRPr="00D93DB4">
        <w:rPr>
          <w:iCs/>
          <w:szCs w:val="24"/>
        </w:rPr>
        <w:t xml:space="preserve"> denotes the last subframe of the previous frame, </w:t>
      </w:r>
      <m:oMath>
        <m:sSubSup>
          <m:sSubSupPr>
            <m:ctrlPr>
              <w:ins w:id="41" w:author="26.447_CR0018R1_(Rel-17)_EVS_codec-SA4" w:date="2022-12-21T13:55:00Z">
                <w:rPr>
                  <w:rFonts w:ascii="Cambria Math" w:hAnsi="Cambria Math"/>
                  <w:i/>
                </w:rPr>
              </w:ins>
            </m:ctrlPr>
          </m:sSubSupPr>
          <m:e>
            <m:r>
              <w:ins w:id="42" w:author="26.447_CR0018R1_(Rel-17)_EVS_codec-SA4" w:date="2022-12-21T13:55:00Z">
                <w:rPr>
                  <w:rFonts w:ascii="Cambria Math" w:hAnsi="Cambria Math"/>
                  <w:rPrChange w:id="43" w:author="Multrus, Markus" w:date="2022-11-15T10:22:00Z">
                    <w:rPr>
                      <w:rFonts w:ascii="Cambria Math" w:hAnsi="Cambria Math"/>
                    </w:rPr>
                  </w:rPrChange>
                </w:rPr>
                <m:t>δ</m:t>
              </w:ins>
            </m:r>
          </m:e>
          <m:sub>
            <m:r>
              <w:ins w:id="44" w:author="26.447_CR0018R1_(Rel-17)_EVS_codec-SA4" w:date="2022-12-21T13:55:00Z">
                <w:rPr>
                  <w:rFonts w:ascii="Cambria Math" w:hAnsi="Cambria Math"/>
                </w:rPr>
                <m:t>dfr</m:t>
              </w:ins>
            </m:r>
          </m:sub>
          <m:sup>
            <m:r>
              <w:ins w:id="45" w:author="26.447_CR0018R1_(Rel-17)_EVS_codec-SA4" w:date="2022-12-21T13:55:00Z">
                <w:rPr>
                  <w:rFonts w:ascii="Cambria Math" w:hAnsi="Cambria Math"/>
                </w:rPr>
                <m:t>[i|</m:t>
              </w:ins>
            </m:r>
          </m:sup>
        </m:sSubSup>
      </m:oMath>
      <w:r w:rsidR="00354B8B">
        <w:rPr>
          <w:iCs/>
          <w:szCs w:val="24"/>
        </w:rPr>
        <w:t xml:space="preserve"> </w:t>
      </w:r>
      <w:r w:rsidRPr="00D93DB4">
        <w:rPr>
          <w:iCs/>
          <w:szCs w:val="24"/>
        </w:rPr>
        <w:t>denotes the second last sub-frame of the previous frame,</w:t>
      </w:r>
      <w:r w:rsidRPr="00D93DB4">
        <w:t xml:space="preserve"> and so on.</w:t>
      </w:r>
    </w:p>
    <w:p w14:paraId="5D85E68C" w14:textId="0DAF6AC5" w:rsidR="00AA4EC5" w:rsidRPr="00D93DB4" w:rsidRDefault="00AA4EC5" w:rsidP="00AA4EC5">
      <w:r w:rsidRPr="00D93DB4">
        <w:t xml:space="preserve">In case the last good frame contained information about future pitch gains and pitch lags, </w:t>
      </w:r>
      <w:r w:rsidR="004C5B74">
        <w:rPr>
          <w:noProof/>
          <w:position w:val="-14"/>
        </w:rPr>
        <w:drawing>
          <wp:inline distT="0" distB="0" distL="0" distR="0" wp14:anchorId="3B0C74D9" wp14:editId="67283CBF">
            <wp:extent cx="243205" cy="252730"/>
            <wp:effectExtent l="0" t="0" r="0" b="0"/>
            <wp:docPr id="164"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43205" cy="252730"/>
                    </a:xfrm>
                    <a:prstGeom prst="rect">
                      <a:avLst/>
                    </a:prstGeom>
                    <a:noFill/>
                    <a:ln>
                      <a:noFill/>
                    </a:ln>
                  </pic:spPr>
                </pic:pic>
              </a:graphicData>
            </a:graphic>
          </wp:inline>
        </w:drawing>
      </w:r>
      <w:r w:rsidRPr="00D93DB4">
        <w:t xml:space="preserve"> is instead calculated by:</w:t>
      </w:r>
    </w:p>
    <w:p w14:paraId="74EA6B50" w14:textId="6D0DEC36" w:rsidR="00AA4EC5" w:rsidRPr="00D93DB4" w:rsidRDefault="00AA4EC5" w:rsidP="00AA4EC5">
      <w:pPr>
        <w:pStyle w:val="EQ"/>
      </w:pPr>
      <w:r w:rsidRPr="00D93DB4">
        <w:tab/>
      </w:r>
      <w:r w:rsidR="004C5B74">
        <w:rPr>
          <w:noProof/>
          <w:position w:val="-16"/>
        </w:rPr>
        <w:drawing>
          <wp:inline distT="0" distB="0" distL="0" distR="0" wp14:anchorId="67EB8764" wp14:editId="40B4A43F">
            <wp:extent cx="1066800" cy="266700"/>
            <wp:effectExtent l="0" t="0" r="0" b="0"/>
            <wp:docPr id="165"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66800" cy="266700"/>
                    </a:xfrm>
                    <a:prstGeom prst="rect">
                      <a:avLst/>
                    </a:prstGeom>
                    <a:noFill/>
                    <a:ln>
                      <a:noFill/>
                    </a:ln>
                  </pic:spPr>
                </pic:pic>
              </a:graphicData>
            </a:graphic>
          </wp:inline>
        </w:drawing>
      </w:r>
      <w:r w:rsidRPr="00D93DB4">
        <w:t xml:space="preserve"> for </w:t>
      </w:r>
      <w:r w:rsidR="004C5B74">
        <w:rPr>
          <w:noProof/>
          <w:position w:val="-8"/>
        </w:rPr>
        <w:drawing>
          <wp:inline distT="0" distB="0" distL="0" distR="0" wp14:anchorId="51B5EA02" wp14:editId="2FEF0D4C">
            <wp:extent cx="624205" cy="167005"/>
            <wp:effectExtent l="0" t="0" r="0" b="0"/>
            <wp:docPr id="1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4205" cy="167005"/>
                    </a:xfrm>
                    <a:prstGeom prst="rect">
                      <a:avLst/>
                    </a:prstGeom>
                    <a:noFill/>
                    <a:ln>
                      <a:noFill/>
                    </a:ln>
                  </pic:spPr>
                </pic:pic>
              </a:graphicData>
            </a:graphic>
          </wp:inline>
        </w:drawing>
      </w:r>
      <w:r w:rsidRPr="00D93DB4">
        <w:tab/>
        <w:t>(</w:t>
      </w:r>
      <w:r w:rsidR="005B1BA1" w:rsidRPr="00D93DB4">
        <w:t>28</w:t>
      </w:r>
      <w:r w:rsidRPr="00D93DB4">
        <w:t>)</w:t>
      </w:r>
    </w:p>
    <w:p w14:paraId="6023CFD3" w14:textId="453A5DC3" w:rsidR="00AA4EC5" w:rsidRPr="00D93DB4" w:rsidRDefault="00AA4EC5" w:rsidP="00AA4EC5">
      <w:r w:rsidRPr="00D93DB4">
        <w:t xml:space="preserve">Also in case of information about future pitch gains and pitch lags was contained in the previous frame, the history of pitch gains is shifted by 2 subframes in a way that the </w:t>
      </w:r>
      <w:r w:rsidR="004C5B74">
        <w:rPr>
          <w:noProof/>
          <w:position w:val="-10"/>
        </w:rPr>
        <w:drawing>
          <wp:inline distT="0" distB="0" distL="0" distR="0" wp14:anchorId="4ADF3108" wp14:editId="014EC078">
            <wp:extent cx="342900" cy="190500"/>
            <wp:effectExtent l="0" t="0" r="0" b="0"/>
            <wp:docPr id="167"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D93DB4">
        <w:t xml:space="preserve">-th pitch gain is moved to the </w:t>
      </w:r>
      <w:r w:rsidR="004C5B74">
        <w:rPr>
          <w:noProof/>
          <w:position w:val="-6"/>
        </w:rPr>
        <w:drawing>
          <wp:inline distT="0" distB="0" distL="0" distR="0" wp14:anchorId="6F68E5BB" wp14:editId="5C8768F1">
            <wp:extent cx="90805" cy="152400"/>
            <wp:effectExtent l="0" t="0" r="0" b="0"/>
            <wp:docPr id="168"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0805" cy="152400"/>
                    </a:xfrm>
                    <a:prstGeom prst="rect">
                      <a:avLst/>
                    </a:prstGeom>
                    <a:noFill/>
                    <a:ln>
                      <a:noFill/>
                    </a:ln>
                  </pic:spPr>
                </pic:pic>
              </a:graphicData>
            </a:graphic>
          </wp:inline>
        </w:drawing>
      </w:r>
      <w:r w:rsidRPr="00D93DB4">
        <w:t xml:space="preserve">-th pitch gain, for </w:t>
      </w:r>
      <w:r w:rsidR="004C5B74">
        <w:rPr>
          <w:noProof/>
          <w:position w:val="-8"/>
        </w:rPr>
        <w:drawing>
          <wp:inline distT="0" distB="0" distL="0" distR="0" wp14:anchorId="2642315E" wp14:editId="0110153F">
            <wp:extent cx="624205" cy="167005"/>
            <wp:effectExtent l="0" t="0" r="0" b="0"/>
            <wp:docPr id="169"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4205" cy="167005"/>
                    </a:xfrm>
                    <a:prstGeom prst="rect">
                      <a:avLst/>
                    </a:prstGeom>
                    <a:noFill/>
                    <a:ln>
                      <a:noFill/>
                    </a:ln>
                  </pic:spPr>
                </pic:pic>
              </a:graphicData>
            </a:graphic>
          </wp:inline>
        </w:drawing>
      </w:r>
      <w:r w:rsidRPr="00D93DB4">
        <w:t>.</w:t>
      </w:r>
    </w:p>
    <w:p w14:paraId="58E8C3EB" w14:textId="77777777" w:rsidR="00AA4EC5" w:rsidRPr="00D93DB4" w:rsidRDefault="00AA4EC5" w:rsidP="00AA4EC5">
      <w:r w:rsidRPr="00D93DB4">
        <w:t>Future subframe information might be available if the last good frame was coded with TCX MDCT and there was LTP information available, or the last good frame was coded with ACELP and there was future pitch information transmitted in the bitstream (see subclause 5.3.3.1).</w:t>
      </w:r>
    </w:p>
    <w:p w14:paraId="74B0E848" w14:textId="77777777" w:rsidR="00AA4EC5" w:rsidRPr="00D93DB4" w:rsidRDefault="00AA4EC5" w:rsidP="00AA4EC5">
      <w:r w:rsidRPr="00D93DB4">
        <w:t>The sum of the differences is computed as</w:t>
      </w:r>
    </w:p>
    <w:p w14:paraId="41CC1129" w14:textId="513DA12C" w:rsidR="00AA4EC5" w:rsidRPr="00D93DB4" w:rsidRDefault="00AA4EC5" w:rsidP="00AA4EC5">
      <w:pPr>
        <w:pStyle w:val="EQ"/>
      </w:pPr>
      <w:r w:rsidRPr="00D93DB4">
        <w:tab/>
      </w:r>
      <w:r w:rsidR="004C5B74">
        <w:rPr>
          <w:noProof/>
          <w:position w:val="-28"/>
        </w:rPr>
        <w:drawing>
          <wp:inline distT="0" distB="0" distL="0" distR="0" wp14:anchorId="546CB57E" wp14:editId="2154E764">
            <wp:extent cx="723900" cy="433705"/>
            <wp:effectExtent l="0" t="0" r="0" b="0"/>
            <wp:docPr id="170"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23900" cy="433705"/>
                    </a:xfrm>
                    <a:prstGeom prst="rect">
                      <a:avLst/>
                    </a:prstGeom>
                    <a:noFill/>
                    <a:ln>
                      <a:noFill/>
                    </a:ln>
                  </pic:spPr>
                </pic:pic>
              </a:graphicData>
            </a:graphic>
          </wp:inline>
        </w:drawing>
      </w:r>
      <w:r w:rsidRPr="00D93DB4">
        <w:tab/>
        <w:t>(</w:t>
      </w:r>
      <w:r w:rsidR="005B1BA1" w:rsidRPr="00D93DB4">
        <w:t>29</w:t>
      </w:r>
      <w:r w:rsidRPr="00D93DB4">
        <w:t>)</w:t>
      </w:r>
    </w:p>
    <w:p w14:paraId="4CBB273D" w14:textId="4B05A981" w:rsidR="00AA4EC5" w:rsidRPr="00D93DB4" w:rsidRDefault="00AA4EC5" w:rsidP="00AA4EC5">
      <w:r w:rsidRPr="00D93DB4">
        <w:t xml:space="preserve">The position of the maximum absolute difference, </w:t>
      </w:r>
      <w:r w:rsidR="004C5B74">
        <w:rPr>
          <w:noProof/>
          <w:position w:val="-28"/>
        </w:rPr>
        <w:drawing>
          <wp:inline distT="0" distB="0" distL="0" distR="0" wp14:anchorId="697B9483" wp14:editId="135F5327">
            <wp:extent cx="1424305" cy="419100"/>
            <wp:effectExtent l="0" t="0" r="0" b="0"/>
            <wp:docPr id="17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24305" cy="419100"/>
                    </a:xfrm>
                    <a:prstGeom prst="rect">
                      <a:avLst/>
                    </a:prstGeom>
                    <a:noFill/>
                    <a:ln>
                      <a:noFill/>
                    </a:ln>
                  </pic:spPr>
                </pic:pic>
              </a:graphicData>
            </a:graphic>
          </wp:inline>
        </w:drawing>
      </w:r>
      <w:r w:rsidRPr="00D93DB4">
        <w:t>, is found.</w:t>
      </w:r>
    </w:p>
    <w:p w14:paraId="42DD24BA" w14:textId="79EFA71A" w:rsidR="00AA4EC5" w:rsidRPr="00D93DB4" w:rsidRDefault="00AA4EC5" w:rsidP="00AA4EC5">
      <w:r w:rsidRPr="00D93DB4">
        <w:t xml:space="preserve">If the criterion </w:t>
      </w:r>
      <m:oMath>
        <m:sSubSup>
          <m:sSubSupPr>
            <m:ctrlPr>
              <w:ins w:id="46" w:author="26.447_CR0018R1_(Rel-17)_EVS_codec-SA4" w:date="2022-12-21T13:56:00Z">
                <w:rPr>
                  <w:rFonts w:ascii="Cambria Math" w:hAnsi="Cambria Math"/>
                  <w:i/>
                </w:rPr>
              </w:ins>
            </m:ctrlPr>
          </m:sSubSupPr>
          <m:e>
            <m:r>
              <w:ins w:id="47" w:author="26.447_CR0018R1_(Rel-17)_EVS_codec-SA4" w:date="2022-12-21T13:56:00Z">
                <w:rPr>
                  <w:rFonts w:ascii="Cambria Math" w:hAnsi="Cambria Math"/>
                </w:rPr>
                <m:t>δ</m:t>
              </w:ins>
            </m:r>
          </m:e>
          <m:sub>
            <m:r>
              <w:ins w:id="48" w:author="26.447_CR0018R1_(Rel-17)_EVS_codec-SA4" w:date="2022-12-21T13:56:00Z">
                <w:rPr>
                  <w:rFonts w:ascii="Cambria Math" w:hAnsi="Cambria Math"/>
                </w:rPr>
                <m:t>dfr</m:t>
              </w:ins>
            </m:r>
          </m:sub>
          <m:sup>
            <m:r>
              <w:ins w:id="49" w:author="26.447_CR0018R1_(Rel-17)_EVS_codec-SA4" w:date="2022-12-21T13:56:00Z">
                <w:rPr>
                  <w:rFonts w:ascii="Cambria Math" w:hAnsi="Cambria Math"/>
                </w:rPr>
                <m:t>[</m:t>
              </w:ins>
            </m:r>
            <m:sSub>
              <m:sSubPr>
                <m:ctrlPr>
                  <w:ins w:id="50" w:author="26.447_CR0018R1_(Rel-17)_EVS_codec-SA4" w:date="2022-12-21T13:56:00Z">
                    <w:rPr>
                      <w:rFonts w:ascii="Cambria Math" w:hAnsi="Cambria Math"/>
                      <w:i/>
                    </w:rPr>
                  </w:ins>
                </m:ctrlPr>
              </m:sSubPr>
              <m:e>
                <m:r>
                  <w:ins w:id="51" w:author="26.447_CR0018R1_(Rel-17)_EVS_codec-SA4" w:date="2022-12-21T13:56:00Z">
                    <w:rPr>
                      <w:rFonts w:ascii="Cambria Math" w:hAnsi="Cambria Math"/>
                    </w:rPr>
                    <m:t>i</m:t>
                  </w:ins>
                </m:r>
              </m:e>
              <m:sub>
                <m:r>
                  <w:ins w:id="52" w:author="26.447_CR0018R1_(Rel-17)_EVS_codec-SA4" w:date="2022-12-21T13:56:00Z">
                    <w:rPr>
                      <w:rFonts w:ascii="Cambria Math" w:hAnsi="Cambria Math"/>
                    </w:rPr>
                    <m:t>max</m:t>
                  </w:ins>
                </m:r>
              </m:sub>
            </m:sSub>
            <m:r>
              <w:ins w:id="53" w:author="26.447_CR0018R1_(Rel-17)_EVS_codec-SA4" w:date="2022-12-21T13:56:00Z">
                <w:rPr>
                  <w:rFonts w:ascii="Cambria Math" w:hAnsi="Cambria Math"/>
                </w:rPr>
                <m:t>]</m:t>
              </w:ins>
            </m:r>
          </m:sup>
        </m:sSubSup>
        <m:r>
          <w:ins w:id="54" w:author="26.447_CR0018R1_(Rel-17)_EVS_codec-SA4" w:date="2022-12-21T13:56:00Z">
            <w:rPr>
              <w:rFonts w:ascii="Cambria Math" w:hAnsi="Cambria Math"/>
            </w:rPr>
            <m:t>&lt;0.15∙</m:t>
          </w:ins>
        </m:r>
        <m:sSub>
          <m:sSubPr>
            <m:ctrlPr>
              <w:ins w:id="55" w:author="26.447_CR0018R1_(Rel-17)_EVS_codec-SA4" w:date="2022-12-21T13:56:00Z">
                <w:rPr>
                  <w:rFonts w:ascii="Cambria Math" w:hAnsi="Cambria Math"/>
                  <w:i/>
                </w:rPr>
              </w:ins>
            </m:ctrlPr>
          </m:sSubPr>
          <m:e>
            <m:r>
              <w:ins w:id="56" w:author="26.447_CR0018R1_(Rel-17)_EVS_codec-SA4" w:date="2022-12-21T13:56:00Z">
                <w:rPr>
                  <w:rFonts w:ascii="Cambria Math" w:hAnsi="Cambria Math"/>
                </w:rPr>
                <m:t>pitch</m:t>
              </w:ins>
            </m:r>
          </m:e>
          <m:sub>
            <m:r>
              <w:ins w:id="57" w:author="26.447_CR0018R1_(Rel-17)_EVS_codec-SA4" w:date="2022-12-21T13:56:00Z">
                <w:rPr>
                  <w:rFonts w:ascii="Cambria Math" w:hAnsi="Cambria Math"/>
                </w:rPr>
                <m:t>old</m:t>
              </w:ins>
            </m:r>
          </m:sub>
        </m:sSub>
      </m:oMath>
      <w:r w:rsidRPr="00D93DB4">
        <w:t xml:space="preserve"> AND </w:t>
      </w:r>
      <w:r w:rsidR="004C5B74">
        <w:rPr>
          <w:noProof/>
          <w:position w:val="-16"/>
        </w:rPr>
        <w:drawing>
          <wp:inline distT="0" distB="0" distL="0" distR="0" wp14:anchorId="0C70435A" wp14:editId="2C66AC60">
            <wp:extent cx="1129030" cy="281305"/>
            <wp:effectExtent l="0" t="0" r="0" b="0"/>
            <wp:docPr id="174"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29030" cy="281305"/>
                    </a:xfrm>
                    <a:prstGeom prst="rect">
                      <a:avLst/>
                    </a:prstGeom>
                    <a:noFill/>
                    <a:ln>
                      <a:noFill/>
                    </a:ln>
                  </pic:spPr>
                </pic:pic>
              </a:graphicData>
            </a:graphic>
          </wp:inline>
        </w:drawing>
      </w:r>
      <w:r w:rsidRPr="00D93DB4">
        <w:t xml:space="preserve"> is met, pitch prediction is performed. Else no prediction is performed and </w:t>
      </w:r>
      <w:r w:rsidR="004C5B74">
        <w:rPr>
          <w:noProof/>
          <w:position w:val="-12"/>
        </w:rPr>
        <w:drawing>
          <wp:inline distT="0" distB="0" distL="0" distR="0" wp14:anchorId="49D49495" wp14:editId="48C94DFB">
            <wp:extent cx="481330" cy="228600"/>
            <wp:effectExtent l="0" t="0" r="0" b="0"/>
            <wp:docPr id="175"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330" cy="228600"/>
                    </a:xfrm>
                    <a:prstGeom prst="rect">
                      <a:avLst/>
                    </a:prstGeom>
                    <a:noFill/>
                    <a:ln>
                      <a:noFill/>
                    </a:ln>
                  </pic:spPr>
                </pic:pic>
              </a:graphicData>
            </a:graphic>
          </wp:inline>
        </w:drawing>
      </w:r>
      <w:r w:rsidRPr="00D93DB4">
        <w:t>is used for building the adaptive codebook during concealment.</w:t>
      </w:r>
    </w:p>
    <w:p w14:paraId="38D6DE0B" w14:textId="77777777" w:rsidR="00AA4EC5" w:rsidRDefault="00AA4EC5" w:rsidP="00AA4EC5">
      <w:r w:rsidRPr="00D93DB4">
        <w:t>Pitch prediction is performed by minimizing this error equation.</w:t>
      </w:r>
    </w:p>
    <w:p w14:paraId="26112A1C" w14:textId="77777777" w:rsidR="007D3E5D" w:rsidRDefault="007D3E5D" w:rsidP="007D3E5D">
      <w:bookmarkStart w:id="58" w:name="_Hlk122523419"/>
    </w:p>
    <w:p w14:paraId="7B892D0A" w14:textId="77777777" w:rsidR="007D3E5D" w:rsidRDefault="007D3E5D" w:rsidP="0043568F">
      <w:pPr>
        <w:tabs>
          <w:tab w:val="right" w:pos="9072"/>
        </w:tabs>
        <w:ind w:right="600"/>
        <w:jc w:val="right"/>
      </w:pPr>
      <w:r>
        <w:t>(30)</w:t>
      </w:r>
    </w:p>
    <w:p w14:paraId="5891D3AA" w14:textId="77777777" w:rsidR="007D3E5D" w:rsidRDefault="0043568F" w:rsidP="007D3E5D">
      <w:pPr>
        <w:tabs>
          <w:tab w:val="center" w:pos="4536"/>
          <w:tab w:val="right" w:pos="9072"/>
        </w:tabs>
        <w:ind w:firstLine="2556"/>
      </w:pPr>
      <w:r>
        <w:object w:dxaOrig="6225" w:dyaOrig="1411" w14:anchorId="7B54FD81">
          <v:shape id="_x0000_i1200" type="#_x0000_t75" style="width:226.15pt;height:51.4pt" o:ole="">
            <v:imagedata r:id="rId156" o:title=""/>
          </v:shape>
          <o:OLEObject Type="Embed" ProgID="Visio.Drawing.15" ShapeID="_x0000_i1200" DrawAspect="Content" ObjectID="_1783088149" r:id="rId157"/>
        </w:object>
      </w:r>
    </w:p>
    <w:bookmarkEnd w:id="58"/>
    <w:p w14:paraId="6D72047C" w14:textId="77777777" w:rsidR="007D3E5D" w:rsidRPr="00D93DB4" w:rsidRDefault="007D3E5D" w:rsidP="00AA4EC5"/>
    <w:p w14:paraId="4A23002F" w14:textId="77777777" w:rsidR="00AA4EC5" w:rsidRPr="00D93DB4" w:rsidRDefault="00AA4EC5" w:rsidP="00AA4EC5">
      <w:r w:rsidRPr="00D93DB4">
        <w:t>where:</w:t>
      </w:r>
    </w:p>
    <w:p w14:paraId="3BCADDB9" w14:textId="3309DF9F" w:rsidR="00AA4EC5" w:rsidRPr="00D93DB4" w:rsidRDefault="004C5B74" w:rsidP="00AA4EC5">
      <w:r>
        <w:rPr>
          <w:noProof/>
          <w:position w:val="-6"/>
        </w:rPr>
        <w:drawing>
          <wp:inline distT="0" distB="0" distL="0" distR="0" wp14:anchorId="068E34DA" wp14:editId="0558999D">
            <wp:extent cx="381000" cy="138430"/>
            <wp:effectExtent l="0" t="0" r="0" b="0"/>
            <wp:docPr id="177"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1000" cy="138430"/>
                    </a:xfrm>
                    <a:prstGeom prst="rect">
                      <a:avLst/>
                    </a:prstGeom>
                    <a:noFill/>
                    <a:ln>
                      <a:noFill/>
                    </a:ln>
                  </pic:spPr>
                </pic:pic>
              </a:graphicData>
            </a:graphic>
          </wp:inline>
        </w:drawing>
      </w:r>
      <w:r w:rsidR="00AA4EC5" w:rsidRPr="00D93DB4">
        <w:t xml:space="preserve"> is the error function,</w:t>
      </w:r>
    </w:p>
    <w:p w14:paraId="70A8C318" w14:textId="040BA708" w:rsidR="00AA4EC5" w:rsidRPr="00D93DB4" w:rsidRDefault="004C5B74" w:rsidP="00AA4EC5">
      <m:oMath>
        <m:sSubSup>
          <m:sSubSupPr>
            <m:ctrlPr>
              <w:ins w:id="59" w:author="26.447_CR0018R1_(Rel-17)_EVS_codec-SA4" w:date="2022-12-21T13:59:00Z">
                <w:rPr>
                  <w:rFonts w:ascii="Cambria Math" w:hAnsi="Cambria Math"/>
                  <w:i/>
                </w:rPr>
              </w:ins>
            </m:ctrlPr>
          </m:sSubSupPr>
          <m:e>
            <m:r>
              <w:ins w:id="60" w:author="26.447_CR0018R1_(Rel-17)_EVS_codec-SA4" w:date="2022-12-21T13:59:00Z">
                <w:rPr>
                  <w:rFonts w:ascii="Cambria Math" w:hAnsi="Cambria Math"/>
                </w:rPr>
                <m:t>g</m:t>
              </w:ins>
            </m:r>
          </m:e>
          <m:sub>
            <m:r>
              <w:ins w:id="61" w:author="26.447_CR0018R1_(Rel-17)_EVS_codec-SA4" w:date="2022-12-21T13:59:00Z">
                <w:rPr>
                  <w:rFonts w:ascii="Cambria Math" w:hAnsi="Cambria Math"/>
                </w:rPr>
                <m:t>p</m:t>
              </w:ins>
            </m:r>
          </m:sub>
          <m:sup>
            <m:r>
              <w:ins w:id="62" w:author="26.447_CR0018R1_(Rel-17)_EVS_codec-SA4" w:date="2022-12-21T13:59:00Z">
                <w:rPr>
                  <w:rFonts w:ascii="Cambria Math" w:hAnsi="Cambria Math"/>
                </w:rPr>
                <m:t>[i]</m:t>
              </w:ins>
            </m:r>
          </m:sup>
        </m:sSubSup>
      </m:oMath>
      <w:r w:rsidR="007D3E5D">
        <w:t xml:space="preserve"> </w:t>
      </w:r>
      <w:r w:rsidR="00AA4EC5" w:rsidRPr="00D93DB4">
        <w:t>are the past adaptive codebook gains</w:t>
      </w:r>
      <w:r w:rsidR="007D3E5D">
        <w:t xml:space="preserve"> (also denoted as </w:t>
      </w:r>
      <w:r>
        <w:rPr>
          <w:noProof/>
          <w:lang w:val="en-US"/>
        </w:rPr>
        <w:drawing>
          <wp:inline distT="0" distB="0" distL="0" distR="0" wp14:anchorId="75CA30FD" wp14:editId="21C4555D">
            <wp:extent cx="285750" cy="209550"/>
            <wp:effectExtent l="0" t="0" r="0"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sidR="007D3E5D">
        <w:t xml:space="preserve">, </w:t>
      </w:r>
      <w:r>
        <w:rPr>
          <w:noProof/>
          <w:lang w:val="en-US"/>
        </w:rPr>
        <w:drawing>
          <wp:inline distT="0" distB="0" distL="0" distR="0" wp14:anchorId="68C65730" wp14:editId="7CF2BD2D">
            <wp:extent cx="276225" cy="209550"/>
            <wp:effectExtent l="0" t="0" r="0" b="0"/>
            <wp:docPr id="1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7D3E5D">
        <w:t>,</w:t>
      </w:r>
      <w:r>
        <w:rPr>
          <w:noProof/>
          <w:lang w:val="en-US"/>
        </w:rPr>
        <w:drawing>
          <wp:inline distT="0" distB="0" distL="0" distR="0" wp14:anchorId="1C0BC141" wp14:editId="5A0F84DF">
            <wp:extent cx="266700" cy="219075"/>
            <wp:effectExtent l="0" t="0" r="0" b="0"/>
            <wp:docPr id="1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7D3E5D">
        <w:t>,</w:t>
      </w:r>
      <w:r>
        <w:rPr>
          <w:noProof/>
          <w:lang w:val="en-US"/>
        </w:rPr>
        <w:drawing>
          <wp:inline distT="0" distB="0" distL="0" distR="0" wp14:anchorId="0A0194E9" wp14:editId="637786A7">
            <wp:extent cx="257175" cy="209550"/>
            <wp:effectExtent l="0" t="0" r="0" b="0"/>
            <wp:docPr id="1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7D3E5D">
        <w:t>)</w:t>
      </w:r>
      <w:r w:rsidR="00AA4EC5" w:rsidRPr="00D93DB4">
        <w:t>,</w:t>
      </w:r>
    </w:p>
    <w:p w14:paraId="1551551A" w14:textId="256AD7F5" w:rsidR="00AA4EC5" w:rsidRPr="00D93DB4" w:rsidRDefault="004C5B74" w:rsidP="00AA4EC5">
      <w:r>
        <w:rPr>
          <w:noProof/>
          <w:position w:val="-6"/>
        </w:rPr>
        <w:drawing>
          <wp:inline distT="0" distB="0" distL="0" distR="0" wp14:anchorId="79BA6E41" wp14:editId="5CBBA30C">
            <wp:extent cx="128905" cy="138430"/>
            <wp:effectExtent l="0" t="0" r="0" b="0"/>
            <wp:docPr id="184"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00AA4EC5" w:rsidRPr="00D93DB4">
        <w:t xml:space="preserve"> and </w:t>
      </w:r>
      <w:r>
        <w:rPr>
          <w:noProof/>
          <w:position w:val="-6"/>
        </w:rPr>
        <w:drawing>
          <wp:inline distT="0" distB="0" distL="0" distR="0" wp14:anchorId="0024BBFD" wp14:editId="5DBA758D">
            <wp:extent cx="128905" cy="176530"/>
            <wp:effectExtent l="0" t="0" r="0" b="0"/>
            <wp:docPr id="185"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8905" cy="176530"/>
                    </a:xfrm>
                    <a:prstGeom prst="rect">
                      <a:avLst/>
                    </a:prstGeom>
                    <a:noFill/>
                    <a:ln>
                      <a:noFill/>
                    </a:ln>
                  </pic:spPr>
                </pic:pic>
              </a:graphicData>
            </a:graphic>
          </wp:inline>
        </w:drawing>
      </w:r>
      <w:r w:rsidR="00AA4EC5" w:rsidRPr="00D93DB4">
        <w:t xml:space="preserve"> are unknown variables which need to be determined,</w:t>
      </w:r>
    </w:p>
    <w:p w14:paraId="6C3A70C7" w14:textId="4E350E6D" w:rsidR="00AA4EC5" w:rsidRPr="00D93DB4" w:rsidRDefault="004C5B74" w:rsidP="00AA4EC5">
      <w:r>
        <w:rPr>
          <w:noProof/>
          <w:position w:val="-6"/>
        </w:rPr>
        <w:drawing>
          <wp:inline distT="0" distB="0" distL="0" distR="0" wp14:anchorId="1C4C7C81" wp14:editId="50A467F5">
            <wp:extent cx="214630" cy="205105"/>
            <wp:effectExtent l="0" t="0" r="0" b="0"/>
            <wp:docPr id="186"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4630" cy="205105"/>
                    </a:xfrm>
                    <a:prstGeom prst="rect">
                      <a:avLst/>
                    </a:prstGeom>
                    <a:noFill/>
                    <a:ln>
                      <a:noFill/>
                    </a:ln>
                  </pic:spPr>
                </pic:pic>
              </a:graphicData>
            </a:graphic>
          </wp:inline>
        </w:drawing>
      </w:r>
      <w:r w:rsidR="00AA4EC5" w:rsidRPr="00D93DB4">
        <w:t xml:space="preserve"> are the adaptive codebook lags from the past frames</w:t>
      </w:r>
      <w:r w:rsidR="007D3E5D">
        <w:t xml:space="preserve"> (also denoted as </w:t>
      </w:r>
      <m:oMath>
        <m:sSubSup>
          <m:sSubSupPr>
            <m:ctrlPr>
              <w:ins w:id="63" w:author="26.447_CR0018R1_(Rel-17)_EVS_codec-SA4" w:date="2022-12-21T14:00:00Z">
                <w:rPr>
                  <w:rFonts w:ascii="Cambria Math" w:hAnsi="Cambria Math"/>
                  <w:i/>
                </w:rPr>
              </w:ins>
            </m:ctrlPr>
          </m:sSubSupPr>
          <m:e>
            <m:r>
              <w:ins w:id="64" w:author="26.447_CR0018R1_(Rel-17)_EVS_codec-SA4" w:date="2022-12-21T14:00:00Z">
                <w:rPr>
                  <w:rFonts w:ascii="Cambria Math" w:hAnsi="Cambria Math"/>
                </w:rPr>
                <m:t>d</m:t>
              </w:ins>
            </m:r>
          </m:e>
          <m:sub>
            <m:r>
              <w:ins w:id="65" w:author="26.447_CR0018R1_(Rel-17)_EVS_codec-SA4" w:date="2022-12-21T14:00:00Z">
                <w:rPr>
                  <w:rFonts w:ascii="Cambria Math" w:hAnsi="Cambria Math"/>
                </w:rPr>
                <m:t>fr</m:t>
              </w:ins>
            </m:r>
          </m:sub>
          <m:sup>
            <m:r>
              <w:ins w:id="66" w:author="26.447_CR0018R1_(Rel-17)_EVS_codec-SA4" w:date="2022-12-21T14:00:00Z">
                <w:rPr>
                  <w:rFonts w:ascii="Cambria Math" w:hAnsi="Cambria Math"/>
                </w:rPr>
                <m:t>[i|</m:t>
              </w:ins>
            </m:r>
          </m:sup>
        </m:sSubSup>
      </m:oMath>
      <w:r w:rsidR="007D3E5D">
        <w:t>),</w:t>
      </w:r>
    </w:p>
    <w:p w14:paraId="19057430" w14:textId="2A7405CC" w:rsidR="00AA4EC5" w:rsidRPr="00D93DB4" w:rsidRDefault="004C5B74" w:rsidP="00AA4EC5">
      <w:r>
        <w:rPr>
          <w:noProof/>
          <w:position w:val="-6"/>
        </w:rPr>
        <w:drawing>
          <wp:inline distT="0" distB="0" distL="0" distR="0" wp14:anchorId="51E7CDB7" wp14:editId="1DF06589">
            <wp:extent cx="90805" cy="167005"/>
            <wp:effectExtent l="0" t="0" r="0" b="0"/>
            <wp:docPr id="189"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0805" cy="167005"/>
                    </a:xfrm>
                    <a:prstGeom prst="rect">
                      <a:avLst/>
                    </a:prstGeom>
                    <a:noFill/>
                    <a:ln>
                      <a:noFill/>
                    </a:ln>
                  </pic:spPr>
                </pic:pic>
              </a:graphicData>
            </a:graphic>
          </wp:inline>
        </w:drawing>
      </w:r>
      <w:r w:rsidR="00AA4EC5" w:rsidRPr="00D93DB4">
        <w:t xml:space="preserve"> is the subframe index</w:t>
      </w:r>
    </w:p>
    <w:p w14:paraId="01470C84" w14:textId="77777777" w:rsidR="00AA4EC5" w:rsidRPr="00D93DB4" w:rsidRDefault="0037690D" w:rsidP="00AA4EC5">
      <w:r w:rsidRPr="00D93DB4">
        <w:t>The past adaptive codebook gains are multipl</w:t>
      </w:r>
      <w:r w:rsidR="007D3E5D">
        <w:t>ied</w:t>
      </w:r>
      <w:r w:rsidRPr="00D93DB4">
        <w:t xml:space="preserve"> by a vector {1.25f, 1.125f, 1.f, 0.875f, .75f};</w:t>
      </w:r>
    </w:p>
    <w:p w14:paraId="1DB7C479" w14:textId="77777777" w:rsidR="00AA4EC5" w:rsidRPr="00D93DB4" w:rsidRDefault="00AA4EC5" w:rsidP="00AA4EC5">
      <w:r w:rsidRPr="00D93DB4">
        <w:t>Minimizing of this function is done by deviating the error function by a and b separately</w:t>
      </w:r>
    </w:p>
    <w:p w14:paraId="2DF9295B" w14:textId="77A32C2D" w:rsidR="00AA4EC5" w:rsidRPr="00D93DB4" w:rsidRDefault="00AA4EC5" w:rsidP="00AA4EC5">
      <w:pPr>
        <w:pStyle w:val="EQ"/>
      </w:pPr>
      <w:r w:rsidRPr="00D93DB4">
        <w:tab/>
      </w:r>
      <w:r w:rsidR="004C5B74">
        <w:rPr>
          <w:noProof/>
          <w:position w:val="-88"/>
        </w:rPr>
        <w:drawing>
          <wp:inline distT="0" distB="0" distL="0" distR="0" wp14:anchorId="44CBD14D" wp14:editId="5AEAAAB1">
            <wp:extent cx="4291330" cy="1181100"/>
            <wp:effectExtent l="0" t="0" r="0" b="0"/>
            <wp:docPr id="190"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291330" cy="1181100"/>
                    </a:xfrm>
                    <a:prstGeom prst="rect">
                      <a:avLst/>
                    </a:prstGeom>
                    <a:noFill/>
                    <a:ln>
                      <a:noFill/>
                    </a:ln>
                  </pic:spPr>
                </pic:pic>
              </a:graphicData>
            </a:graphic>
          </wp:inline>
        </w:drawing>
      </w:r>
      <w:r w:rsidRPr="00D93DB4">
        <w:tab/>
        <w:t>(</w:t>
      </w:r>
      <w:r w:rsidR="005B1BA1" w:rsidRPr="00D93DB4">
        <w:t>31</w:t>
      </w:r>
      <w:r w:rsidRPr="00D93DB4">
        <w:t>)</w:t>
      </w:r>
    </w:p>
    <w:p w14:paraId="4AB44D68" w14:textId="0FFE8AB5" w:rsidR="00AA4EC5" w:rsidRPr="00D93DB4" w:rsidRDefault="00AA4EC5" w:rsidP="00AA4EC5">
      <w:r w:rsidRPr="00D93DB4">
        <w:t xml:space="preserve">By setting the derivatives </w:t>
      </w:r>
      <m:oMath>
        <m:f>
          <m:fPr>
            <m:ctrlPr>
              <w:ins w:id="67" w:author="26.447_CR0018R1_(Rel-17)_EVS_codec-SA4" w:date="2022-12-21T14:01:00Z">
                <w:rPr>
                  <w:rFonts w:ascii="Cambria Math" w:hAnsi="Cambria Math"/>
                  <w:i/>
                </w:rPr>
              </w:ins>
            </m:ctrlPr>
          </m:fPr>
          <m:num>
            <m:r>
              <w:ins w:id="68" w:author="26.447_CR0018R1_(Rel-17)_EVS_codec-SA4" w:date="2022-12-21T14:01:00Z">
                <w:rPr>
                  <w:rFonts w:ascii="Cambria Math" w:hAnsi="Cambria Math"/>
                </w:rPr>
                <m:t>∆error</m:t>
              </w:ins>
            </m:r>
          </m:num>
          <m:den>
            <m:r>
              <w:ins w:id="69" w:author="26.447_CR0018R1_(Rel-17)_EVS_codec-SA4" w:date="2022-12-21T14:01:00Z">
                <w:rPr>
                  <w:rFonts w:ascii="Cambria Math" w:hAnsi="Cambria Math"/>
                </w:rPr>
                <m:t>∆a</m:t>
              </w:ins>
            </m:r>
          </m:den>
        </m:f>
        <m:r>
          <w:ins w:id="70" w:author="26.447_CR0018R1_(Rel-17)_EVS_codec-SA4" w:date="2022-12-21T14:01:00Z">
            <w:rPr>
              <w:rFonts w:ascii="Cambria Math" w:hAnsi="Cambria Math"/>
            </w:rPr>
            <m:t>=0</m:t>
          </w:ins>
        </m:r>
      </m:oMath>
      <w:r w:rsidRPr="00D93DB4">
        <w:t xml:space="preserve"> and </w:t>
      </w:r>
      <w:r w:rsidR="004C5B74">
        <w:rPr>
          <w:noProof/>
          <w:position w:val="-20"/>
        </w:rPr>
        <w:drawing>
          <wp:inline distT="0" distB="0" distL="0" distR="0" wp14:anchorId="7BC138DD" wp14:editId="39AF2A82">
            <wp:extent cx="624205" cy="328930"/>
            <wp:effectExtent l="0" t="0" r="0" b="0"/>
            <wp:docPr id="193"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24205" cy="328930"/>
                    </a:xfrm>
                    <a:prstGeom prst="rect">
                      <a:avLst/>
                    </a:prstGeom>
                    <a:noFill/>
                    <a:ln>
                      <a:noFill/>
                    </a:ln>
                  </pic:spPr>
                </pic:pic>
              </a:graphicData>
            </a:graphic>
          </wp:inline>
        </w:drawing>
      </w:r>
      <w:r w:rsidRPr="00D93DB4">
        <w:t xml:space="preserve"> to zero, this leads to:</w:t>
      </w:r>
    </w:p>
    <w:p w14:paraId="020A599A" w14:textId="77777777" w:rsidR="00AA4EC5" w:rsidRPr="00D93DB4" w:rsidRDefault="00AA4EC5" w:rsidP="00AA4EC5"/>
    <w:p w14:paraId="621C1766" w14:textId="77777777" w:rsidR="00AA4EC5" w:rsidRPr="00D93DB4" w:rsidRDefault="00AA4EC5" w:rsidP="00AA4EC5"/>
    <w:p w14:paraId="6ABA9592" w14:textId="7A8B7105" w:rsidR="00AA4EC5" w:rsidRPr="00D93DB4" w:rsidRDefault="00AA4EC5" w:rsidP="00AA4EC5">
      <w:pPr>
        <w:pStyle w:val="EQ"/>
      </w:pPr>
      <w:r w:rsidRPr="00D93DB4">
        <w:tab/>
      </w:r>
      <w:r w:rsidR="004C5B74">
        <w:rPr>
          <w:noProof/>
          <w:position w:val="-108"/>
        </w:rPr>
        <w:drawing>
          <wp:inline distT="0" distB="0" distL="0" distR="0" wp14:anchorId="3EAF6734" wp14:editId="4179D920">
            <wp:extent cx="3900805" cy="1433830"/>
            <wp:effectExtent l="0" t="0" r="0" b="0"/>
            <wp:docPr id="194"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00805" cy="1433830"/>
                    </a:xfrm>
                    <a:prstGeom prst="rect">
                      <a:avLst/>
                    </a:prstGeom>
                    <a:noFill/>
                    <a:ln>
                      <a:noFill/>
                    </a:ln>
                  </pic:spPr>
                </pic:pic>
              </a:graphicData>
            </a:graphic>
          </wp:inline>
        </w:drawing>
      </w:r>
      <w:r w:rsidRPr="00D93DB4">
        <w:tab/>
        <w:t>(</w:t>
      </w:r>
      <w:r w:rsidR="005B1BA1" w:rsidRPr="00D93DB4">
        <w:t>32</w:t>
      </w:r>
      <w:r w:rsidRPr="00D93DB4">
        <w:t>)</w:t>
      </w:r>
    </w:p>
    <w:p w14:paraId="1308FA01" w14:textId="1619C2CC" w:rsidR="00AA4EC5" w:rsidRPr="00D93DB4" w:rsidRDefault="00AA4EC5" w:rsidP="00AA4EC5">
      <w:pPr>
        <w:pStyle w:val="EQ"/>
      </w:pPr>
      <w:r w:rsidRPr="00D93DB4">
        <w:tab/>
      </w:r>
      <w:r w:rsidR="004C5B74">
        <w:rPr>
          <w:noProof/>
          <w:position w:val="-108"/>
        </w:rPr>
        <w:drawing>
          <wp:inline distT="0" distB="0" distL="0" distR="0" wp14:anchorId="6A1713EC" wp14:editId="266F4794">
            <wp:extent cx="3834130" cy="1433830"/>
            <wp:effectExtent l="0" t="0" r="0" b="0"/>
            <wp:docPr id="195"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34130" cy="1433830"/>
                    </a:xfrm>
                    <a:prstGeom prst="rect">
                      <a:avLst/>
                    </a:prstGeom>
                    <a:noFill/>
                    <a:ln>
                      <a:noFill/>
                    </a:ln>
                  </pic:spPr>
                </pic:pic>
              </a:graphicData>
            </a:graphic>
          </wp:inline>
        </w:drawing>
      </w:r>
      <w:r w:rsidRPr="00D93DB4">
        <w:tab/>
        <w:t>(</w:t>
      </w:r>
      <w:r w:rsidR="005B1BA1" w:rsidRPr="00D93DB4">
        <w:t>33</w:t>
      </w:r>
      <w:r w:rsidRPr="00D93DB4">
        <w:t>)</w:t>
      </w:r>
    </w:p>
    <w:p w14:paraId="5A6BA46B" w14:textId="77777777" w:rsidR="00AA4EC5" w:rsidRPr="00D93DB4" w:rsidRDefault="00AA4EC5" w:rsidP="00AA4EC5">
      <w:r w:rsidRPr="00D93DB4">
        <w:t>where</w:t>
      </w:r>
    </w:p>
    <w:p w14:paraId="6E8F9594" w14:textId="7A7EA8F0" w:rsidR="00AA4EC5" w:rsidRPr="00D93DB4" w:rsidRDefault="00D93DB4" w:rsidP="00AA4EC5">
      <w:pPr>
        <w:pStyle w:val="EQ"/>
      </w:pPr>
      <w:r>
        <w:tab/>
      </w:r>
      <w:r w:rsidR="004C5B74">
        <w:rPr>
          <w:noProof/>
          <w:position w:val="-74"/>
        </w:rPr>
        <w:drawing>
          <wp:inline distT="0" distB="0" distL="0" distR="0" wp14:anchorId="1264435E" wp14:editId="087B3A77">
            <wp:extent cx="3048000" cy="1005205"/>
            <wp:effectExtent l="0" t="0" r="0" b="0"/>
            <wp:docPr id="196"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48000" cy="1005205"/>
                    </a:xfrm>
                    <a:prstGeom prst="rect">
                      <a:avLst/>
                    </a:prstGeom>
                    <a:noFill/>
                    <a:ln>
                      <a:noFill/>
                    </a:ln>
                  </pic:spPr>
                </pic:pic>
              </a:graphicData>
            </a:graphic>
          </wp:inline>
        </w:drawing>
      </w:r>
      <w:r>
        <w:tab/>
      </w:r>
      <w:r w:rsidR="00AA4EC5" w:rsidRPr="00D93DB4">
        <w:t>(</w:t>
      </w:r>
      <w:r w:rsidR="005B1BA1" w:rsidRPr="00D93DB4">
        <w:t>34</w:t>
      </w:r>
      <w:r w:rsidR="00AA4EC5" w:rsidRPr="00D93DB4">
        <w:t>)</w:t>
      </w:r>
    </w:p>
    <w:p w14:paraId="156A4082" w14:textId="77777777" w:rsidR="00AA4EC5" w:rsidRPr="00D93DB4" w:rsidRDefault="00AA4EC5" w:rsidP="00AA4EC5">
      <w:r w:rsidRPr="00D93DB4">
        <w:t>The end-of-frame pitch is determined according to this, if no information about future subframes was available in the previous frame:</w:t>
      </w:r>
    </w:p>
    <w:p w14:paraId="28398AE1" w14:textId="77777777" w:rsidR="009F03E7" w:rsidRPr="00D93DB4" w:rsidRDefault="009F03E7" w:rsidP="009F03E7">
      <w:pPr>
        <w:pStyle w:val="EQ"/>
      </w:pPr>
      <w:r w:rsidRPr="00D93DB4">
        <w:tab/>
      </w:r>
      <w:r w:rsidRPr="00D93DB4">
        <w:rPr>
          <w:position w:val="-14"/>
        </w:rPr>
        <w:object w:dxaOrig="1359" w:dyaOrig="340" w14:anchorId="2B791F94">
          <v:shape id="_x0000_i1221" type="#_x0000_t75" style="width:67.9pt;height:16.9pt" o:ole="">
            <v:imagedata r:id="rId172" o:title=""/>
          </v:shape>
          <o:OLEObject Type="Embed" ProgID="Equation.3" ShapeID="_x0000_i1221" DrawAspect="Content" ObjectID="_1783088150" r:id="rId173"/>
        </w:object>
      </w:r>
      <w:r w:rsidRPr="00D93DB4">
        <w:tab/>
        <w:t>(</w:t>
      </w:r>
      <w:r w:rsidR="00691007" w:rsidRPr="00D93DB4">
        <w:t>35</w:t>
      </w:r>
      <w:r w:rsidRPr="00D93DB4">
        <w:t>)</w:t>
      </w:r>
    </w:p>
    <w:p w14:paraId="42919070" w14:textId="77777777" w:rsidR="00AA4EC5" w:rsidRPr="00D93DB4" w:rsidRDefault="00AA4EC5" w:rsidP="00AA4EC5">
      <w:r w:rsidRPr="00D93DB4">
        <w:t>In case there was information about future pitch gains and pitch lags available the end-of-frame pitch is predicted by:</w:t>
      </w:r>
    </w:p>
    <w:p w14:paraId="655EE317" w14:textId="77777777" w:rsidR="009F03E7" w:rsidRPr="00D93DB4" w:rsidRDefault="009F03E7" w:rsidP="009F03E7">
      <w:pPr>
        <w:pStyle w:val="EQ"/>
      </w:pPr>
      <w:r w:rsidRPr="00D93DB4">
        <w:tab/>
      </w:r>
      <w:r w:rsidRPr="00D93DB4">
        <w:rPr>
          <w:position w:val="-14"/>
        </w:rPr>
        <w:object w:dxaOrig="1359" w:dyaOrig="340" w14:anchorId="60BD2D9B">
          <v:shape id="_x0000_i1222" type="#_x0000_t75" style="width:67.9pt;height:16.9pt" o:ole="">
            <v:imagedata r:id="rId174" o:title=""/>
          </v:shape>
          <o:OLEObject Type="Embed" ProgID="Equation.3" ShapeID="_x0000_i1222" DrawAspect="Content" ObjectID="_1783088151" r:id="rId175"/>
        </w:object>
      </w:r>
      <w:r w:rsidRPr="00D93DB4">
        <w:tab/>
        <w:t>(</w:t>
      </w:r>
      <w:r w:rsidR="00691007" w:rsidRPr="00D93DB4">
        <w:t>36</w:t>
      </w:r>
      <w:r w:rsidRPr="00D93DB4">
        <w:t>)</w:t>
      </w:r>
    </w:p>
    <w:p w14:paraId="043AD15C" w14:textId="05CBA65F" w:rsidR="00AA4EC5" w:rsidRPr="00D93DB4" w:rsidRDefault="00AA4EC5" w:rsidP="00AA4EC5">
      <w:r w:rsidRPr="00D93DB4">
        <w:t xml:space="preserve">After this processing, the predicted pitch </w:t>
      </w:r>
      <w:r w:rsidR="004C5B74">
        <w:rPr>
          <w:noProof/>
          <w:position w:val="-14"/>
        </w:rPr>
        <w:drawing>
          <wp:inline distT="0" distB="0" distL="0" distR="0" wp14:anchorId="548B8007" wp14:editId="7EC5D00E">
            <wp:extent cx="328930" cy="214630"/>
            <wp:effectExtent l="0" t="0" r="0" b="0"/>
            <wp:docPr id="199"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28930" cy="214630"/>
                    </a:xfrm>
                    <a:prstGeom prst="rect">
                      <a:avLst/>
                    </a:prstGeom>
                    <a:noFill/>
                    <a:ln>
                      <a:noFill/>
                    </a:ln>
                  </pic:spPr>
                </pic:pic>
              </a:graphicData>
            </a:graphic>
          </wp:inline>
        </w:drawing>
      </w:r>
      <w:r w:rsidRPr="00D93DB4">
        <w:t xml:space="preserve"> is limited between </w:t>
      </w:r>
      <w:r w:rsidR="004C5B74">
        <w:rPr>
          <w:noProof/>
          <w:position w:val="-10"/>
        </w:rPr>
        <w:drawing>
          <wp:inline distT="0" distB="0" distL="0" distR="0" wp14:anchorId="06BB7BE4" wp14:editId="46C7C3DE">
            <wp:extent cx="281305" cy="190500"/>
            <wp:effectExtent l="0" t="0" r="0" b="0"/>
            <wp:docPr id="200"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618C8A28" wp14:editId="234AE5CA">
            <wp:extent cx="290830" cy="190500"/>
            <wp:effectExtent l="0" t="0" r="0" b="0"/>
            <wp:docPr id="201"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w:t>
      </w:r>
    </w:p>
    <w:p w14:paraId="5F7E6E64" w14:textId="77777777" w:rsidR="005B07C9" w:rsidRPr="00D93DB4" w:rsidRDefault="005B07C9" w:rsidP="005B07C9"/>
    <w:p w14:paraId="105DE678" w14:textId="77777777" w:rsidR="00006D23" w:rsidRPr="00D93DB4" w:rsidRDefault="00D52923" w:rsidP="006F6427">
      <w:pPr>
        <w:pStyle w:val="Heading4"/>
      </w:pPr>
      <w:bookmarkStart w:id="71" w:name="_Toc123562405"/>
      <w:r w:rsidRPr="00D93DB4">
        <w:t>5.3.1.2</w:t>
      </w:r>
      <w:r w:rsidR="00006D23" w:rsidRPr="00D93DB4">
        <w:tab/>
        <w:t>Construction of the periodic part of the excitation</w:t>
      </w:r>
      <w:bookmarkEnd w:id="71"/>
    </w:p>
    <w:p w14:paraId="7D5F51E5" w14:textId="77777777" w:rsidR="00006D23" w:rsidRPr="00D93DB4" w:rsidRDefault="00006D23" w:rsidP="00006D23">
      <w:r w:rsidRPr="00D93DB4">
        <w:t xml:space="preserve">For a concealment of erased frames following a correctly received UNVOICED_CLAS frame, no periodic part of the excitation is generated. For a concealment of erased frames following a correctly received frame other than UNVOICED_CLAS, the periodic part of the excitation is constructed by repeating the </w:t>
      </w:r>
      <w:r w:rsidR="00103D03" w:rsidRPr="00D93DB4">
        <w:t xml:space="preserve">low-pass filtered </w:t>
      </w:r>
      <w:r w:rsidRPr="00D93DB4">
        <w:t>last pitch period of the previo</w:t>
      </w:r>
      <w:r w:rsidR="009C1E0E" w:rsidRPr="00D93DB4">
        <w:t>us frame</w:t>
      </w:r>
      <w:r w:rsidR="00103D03" w:rsidRPr="00D93DB4">
        <w:t>.</w:t>
      </w:r>
      <w:r w:rsidR="009C1E0E" w:rsidRPr="00D93DB4">
        <w:t xml:space="preserve"> </w:t>
      </w:r>
      <w:r w:rsidRPr="00D93DB4">
        <w:t xml:space="preserve">The </w:t>
      </w:r>
      <w:r w:rsidR="00103D03" w:rsidRPr="00D93DB4">
        <w:t xml:space="preserve">low-pass </w:t>
      </w:r>
      <w:r w:rsidRPr="00D93DB4">
        <w:t>filter used is a simple 3-tap linear phase FIR filter with the coefficients equal to 0.18, 0.64 and 0.18. The pitch period, Tc, used to select the last pitch pulse, and hence used during the concealment, is defined so that pitch multiples or submultiples can be avoided or reduced. The following logic is used in determining the pitch period, Tc</w:t>
      </w:r>
    </w:p>
    <w:p w14:paraId="4CD5C942" w14:textId="77777777" w:rsidR="00D92E55" w:rsidRPr="00D93DB4" w:rsidRDefault="00D92E55" w:rsidP="00D92E55">
      <w:pPr>
        <w:pStyle w:val="TH"/>
      </w:pPr>
    </w:p>
    <w:tbl>
      <w:tblPr>
        <w:tblW w:w="8931" w:type="dxa"/>
        <w:tblInd w:w="108" w:type="dxa"/>
        <w:tblLook w:val="01E0" w:firstRow="1" w:lastRow="1" w:firstColumn="1" w:lastColumn="1" w:noHBand="0" w:noVBand="0"/>
      </w:tblPr>
      <w:tblGrid>
        <w:gridCol w:w="8931"/>
      </w:tblGrid>
      <w:tr w:rsidR="003605CE" w:rsidRPr="00D93DB4" w14:paraId="62E4F065" w14:textId="77777777" w:rsidTr="003605CE">
        <w:tc>
          <w:tcPr>
            <w:tcW w:w="8931" w:type="dxa"/>
            <w:vAlign w:val="center"/>
          </w:tcPr>
          <w:p w14:paraId="4096C79C" w14:textId="77777777" w:rsidR="003605CE" w:rsidRPr="00D93DB4" w:rsidRDefault="003605CE" w:rsidP="00006D23">
            <w:r w:rsidRPr="00D93DB4">
              <w:tab/>
              <w:t>if ((T[–1] &lt; 1.8Ts) AND (T[–1] &gt; 0.6Ts)) OR (Tcnt &gt;=5)</w:t>
            </w:r>
          </w:p>
          <w:p w14:paraId="73749551" w14:textId="77777777" w:rsidR="003605CE" w:rsidRPr="00D93DB4" w:rsidRDefault="00D93DB4" w:rsidP="00006D23">
            <w:r>
              <w:tab/>
            </w:r>
            <w:r w:rsidR="003605CE" w:rsidRPr="00D93DB4">
              <w:t>tmp_tc = T[–1]</w:t>
            </w:r>
          </w:p>
          <w:p w14:paraId="5A9148F9" w14:textId="77777777" w:rsidR="003605CE" w:rsidRPr="00D93DB4" w:rsidRDefault="003605CE" w:rsidP="00006D23">
            <w:r w:rsidRPr="00D93DB4">
              <w:tab/>
              <w:t>else</w:t>
            </w:r>
          </w:p>
          <w:p w14:paraId="12A95EBD" w14:textId="77777777" w:rsidR="003605CE" w:rsidRPr="00D93DB4" w:rsidRDefault="00D93DB4" w:rsidP="00006D23">
            <w:r>
              <w:tab/>
            </w:r>
            <w:r w:rsidR="003605CE" w:rsidRPr="00D93DB4">
              <w:t>tmp_tc = Ts</w:t>
            </w:r>
          </w:p>
          <w:p w14:paraId="06A429D1" w14:textId="77777777" w:rsidR="003605CE" w:rsidRPr="00D93DB4" w:rsidRDefault="003605CE" w:rsidP="00006D23">
            <w:r w:rsidRPr="00D93DB4">
              <w:tab/>
              <w:t>Tc = round(tmp_tc)</w:t>
            </w:r>
          </w:p>
        </w:tc>
      </w:tr>
    </w:tbl>
    <w:p w14:paraId="03E738BF" w14:textId="05B7F601" w:rsidR="00006D23" w:rsidRPr="00D93DB4" w:rsidRDefault="00C51C4C" w:rsidP="00006D23">
      <w:r w:rsidRPr="00D93DB4">
        <w:t xml:space="preserve">Here, T[–1] = </w:t>
      </w:r>
      <w:r w:rsidR="004C5B74">
        <w:rPr>
          <w:noProof/>
          <w:position w:val="-14"/>
        </w:rPr>
        <w:drawing>
          <wp:inline distT="0" distB="0" distL="0" distR="0" wp14:anchorId="679D0070" wp14:editId="2B15FDD7">
            <wp:extent cx="381000" cy="252730"/>
            <wp:effectExtent l="0" t="0" r="0" b="0"/>
            <wp:docPr id="202"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1000" cy="252730"/>
                    </a:xfrm>
                    <a:prstGeom prst="rect">
                      <a:avLst/>
                    </a:prstGeom>
                    <a:noFill/>
                    <a:ln>
                      <a:noFill/>
                    </a:ln>
                  </pic:spPr>
                </pic:pic>
              </a:graphicData>
            </a:graphic>
          </wp:inline>
        </w:drawing>
      </w:r>
      <w:r w:rsidRPr="00D93DB4">
        <w:t xml:space="preserve"> is the pitch period of the last subframe of the last good received frame and Ts is the pitch period of the last subframe of the last good stable voiced frame with coherent pitch estimates. A stable voiced frame is defined here as a VOICED_CLAS frame, preceded by a frame of voiced type (VOICED TRANSITION, VOICED_CLAS, ONSET). The coherence of pitch is verified by examining whether the closed-loop pitch estimates are reasonably close; i.e. whether the ratio between the 4th subframe pitch, </w:t>
      </w:r>
      <w:r w:rsidRPr="00D93DB4">
        <w:rPr>
          <w:position w:val="-14"/>
        </w:rPr>
        <w:object w:dxaOrig="580" w:dyaOrig="400" w14:anchorId="0D26B5B6">
          <v:shape id="_x0000_i1227" type="#_x0000_t75" style="width:28.9pt;height:19.9pt" o:ole="">
            <v:imagedata r:id="rId180" o:title=""/>
          </v:shape>
          <o:OLEObject Type="Embed" ProgID="Equation.3" ShapeID="_x0000_i1227" DrawAspect="Content" ObjectID="_1783088152" r:id="rId181"/>
        </w:object>
      </w:r>
      <w:r w:rsidRPr="00D93DB4">
        <w:t xml:space="preserve"> at 12.8 kHz core sampling frequency or </w:t>
      </w:r>
      <w:r w:rsidRPr="00D93DB4">
        <w:rPr>
          <w:position w:val="-14"/>
        </w:rPr>
        <w:object w:dxaOrig="600" w:dyaOrig="400" w14:anchorId="2115C59C">
          <v:shape id="_x0000_i1228" type="#_x0000_t75" style="width:30pt;height:19.9pt" o:ole="">
            <v:imagedata r:id="rId182" o:title=""/>
          </v:shape>
          <o:OLEObject Type="Embed" ProgID="Equation.3" ShapeID="_x0000_i1228" DrawAspect="Content" ObjectID="_1783088153" r:id="rId183"/>
        </w:object>
      </w:r>
      <w:r w:rsidRPr="00D93DB4">
        <w:t xml:space="preserve"> at 16 kHz core sampling frequency, and the 2nd subframe pitch, </w:t>
      </w:r>
      <w:r w:rsidRPr="00D93DB4">
        <w:rPr>
          <w:position w:val="-14"/>
        </w:rPr>
        <w:object w:dxaOrig="580" w:dyaOrig="400" w14:anchorId="5B4AB7E1">
          <v:shape id="_x0000_i1229" type="#_x0000_t75" style="width:28.9pt;height:19.9pt" o:ole="">
            <v:imagedata r:id="rId184" o:title=""/>
          </v:shape>
          <o:OLEObject Type="Embed" ProgID="Equation.3" ShapeID="_x0000_i1229" DrawAspect="Content" ObjectID="_1783088154" r:id="rId185"/>
        </w:object>
      </w:r>
      <w:r w:rsidRPr="00D93DB4">
        <w:t xml:space="preserve"> at 12.8 kHz core sampling frequency or </w:t>
      </w:r>
      <w:r w:rsidRPr="00D93DB4">
        <w:rPr>
          <w:position w:val="-14"/>
        </w:rPr>
        <w:object w:dxaOrig="580" w:dyaOrig="400" w14:anchorId="5C7D1425">
          <v:shape id="_x0000_i1230" type="#_x0000_t75" style="width:28.9pt;height:19.9pt" o:ole="">
            <v:imagedata r:id="rId186" o:title=""/>
          </v:shape>
          <o:OLEObject Type="Embed" ProgID="Equation.3" ShapeID="_x0000_i1230" DrawAspect="Content" ObjectID="_1783088155" r:id="rId187"/>
        </w:object>
      </w:r>
      <w:r w:rsidRPr="00D93DB4">
        <w:t xml:space="preserve"> at 16 kHz core sampling frequency, is within the interval [0.7, 1.4], and whether the ratio between the 2nd subframe pitch (</w:t>
      </w:r>
      <w:r w:rsidRPr="00D93DB4">
        <w:rPr>
          <w:position w:val="-14"/>
        </w:rPr>
        <w:object w:dxaOrig="580" w:dyaOrig="400" w14:anchorId="457AAE60">
          <v:shape id="_x0000_i1231" type="#_x0000_t75" style="width:28.9pt;height:19.9pt" o:ole="">
            <v:imagedata r:id="rId188" o:title=""/>
          </v:shape>
          <o:OLEObject Type="Embed" ProgID="Equation.3" ShapeID="_x0000_i1231" DrawAspect="Content" ObjectID="_1783088156" r:id="rId189"/>
        </w:object>
      </w:r>
      <w:r w:rsidRPr="00D93DB4">
        <w:t xml:space="preserve"> or  </w:t>
      </w:r>
      <w:r w:rsidRPr="00D93DB4">
        <w:rPr>
          <w:position w:val="-14"/>
        </w:rPr>
        <w:object w:dxaOrig="600" w:dyaOrig="400" w14:anchorId="0E80780A">
          <v:shape id="_x0000_i1232" type="#_x0000_t75" style="width:30pt;height:19.9pt" o:ole="">
            <v:imagedata r:id="rId190" o:title=""/>
          </v:shape>
          <o:OLEObject Type="Embed" ProgID="Equation.3" ShapeID="_x0000_i1232" DrawAspect="Content" ObjectID="_1783088157" r:id="rId191"/>
        </w:object>
      </w:r>
      <w:r w:rsidRPr="00D93DB4">
        <w:t xml:space="preserve">) and the last subframe pitch of the preceding frame, </w:t>
      </w:r>
      <w:r w:rsidRPr="00D93DB4">
        <w:rPr>
          <w:position w:val="-14"/>
        </w:rPr>
        <w:object w:dxaOrig="620" w:dyaOrig="400" w14:anchorId="7189BEF8">
          <v:shape id="_x0000_i1233" type="#_x0000_t75" style="width:31.15pt;height:19.9pt" o:ole="">
            <v:imagedata r:id="rId192" o:title=""/>
          </v:shape>
          <o:OLEObject Type="Embed" ProgID="Equation.3" ShapeID="_x0000_i1233" DrawAspect="Content" ObjectID="_1783088158" r:id="rId193"/>
        </w:object>
      </w:r>
      <w:r w:rsidRPr="00D93DB4">
        <w:t xml:space="preserve">, is also within that interval, where </w:t>
      </w:r>
      <w:r w:rsidRPr="00D93DB4">
        <w:rPr>
          <w:i/>
        </w:rPr>
        <w:t>y</w:t>
      </w:r>
      <w:r w:rsidRPr="00D93DB4">
        <w:t xml:space="preserve"> = 5 when the core sampling frequency is 12.8 kHz and </w:t>
      </w:r>
      <w:r w:rsidRPr="00D93DB4">
        <w:rPr>
          <w:i/>
        </w:rPr>
        <w:t>y</w:t>
      </w:r>
      <w:r w:rsidRPr="00D93DB4">
        <w:t xml:space="preserve"> = 6 otherwise. The pitch is also assumed cohererent if the coding type is transition</w:t>
      </w:r>
      <w:r w:rsidR="00006D23" w:rsidRPr="00D93DB4">
        <w:t>.</w:t>
      </w:r>
    </w:p>
    <w:p w14:paraId="5878B9FF" w14:textId="77777777" w:rsidR="00006D23" w:rsidRPr="00D93DB4" w:rsidRDefault="00006D23" w:rsidP="00006D23">
      <w:r w:rsidRPr="00D93DB4">
        <w:t xml:space="preserve">This determination of the pitch period, Tc, implies that if the pitch at the end of the last good frame and the pitch of the last stable frame are close, the pitch of the last good frame is used. Otherwise, this pitch is considered unreliable and the pitch of the last stable frame is used instead to avoid the impact of erroneous pitch estimates at voiced onsets. This logic is valid only if the last stable segment is not too far in the past. Hence, a counter, Tcnt, is defined that limits the effect of the last stable segment. If Tcnt is greater than or equal to 5; </w:t>
      </w:r>
      <w:r w:rsidR="005B1611" w:rsidRPr="00D93DB4">
        <w:t>i.e.</w:t>
      </w:r>
      <w:r w:rsidRPr="00D93DB4">
        <w:t xml:space="preserve"> if there are at least 5 frames since the last Ts update, the last good frame pitch is used systematically. Tcnt is reset to 0 every time a stable segment is detected and Ts is updated. The period Tc is then maintained constant during the concealment for the entire erased block.</w:t>
      </w:r>
    </w:p>
    <w:p w14:paraId="2A8457D6" w14:textId="77777777" w:rsidR="00FD6C57" w:rsidRPr="00D93DB4" w:rsidRDefault="00D52923" w:rsidP="00FD6C57">
      <w:pPr>
        <w:pStyle w:val="Heading5"/>
      </w:pPr>
      <w:bookmarkStart w:id="72" w:name="_Toc123562406"/>
      <w:r w:rsidRPr="00D93DB4">
        <w:t>5.3.1.2</w:t>
      </w:r>
      <w:r w:rsidR="00FD6C57" w:rsidRPr="00D93DB4">
        <w:t>.1</w:t>
      </w:r>
      <w:r w:rsidR="00FD6C57" w:rsidRPr="00D93DB4">
        <w:tab/>
        <w:t>Particularity of rate 5.9, 7.2, 8.0 and 13.2</w:t>
      </w:r>
      <w:r w:rsidR="008C4DB2" w:rsidRPr="00D93DB4">
        <w:t xml:space="preserve"> kbps</w:t>
      </w:r>
      <w:bookmarkEnd w:id="72"/>
    </w:p>
    <w:p w14:paraId="322A6B4F" w14:textId="77777777" w:rsidR="00FD6C57" w:rsidRPr="00D93DB4" w:rsidRDefault="00FD6C57" w:rsidP="00FD6C57">
      <w:r w:rsidRPr="00D93DB4">
        <w:t xml:space="preserve">On top </w:t>
      </w:r>
      <w:r w:rsidR="00D1407D" w:rsidRPr="00D93DB4">
        <w:t>of UNVOICED_CLAS, t</w:t>
      </w:r>
      <w:r w:rsidRPr="00D93DB4">
        <w:t xml:space="preserve">he periodic component of the excitation is not constructed </w:t>
      </w:r>
      <w:r w:rsidR="00D1407D" w:rsidRPr="00D93DB4">
        <w:t>when the last coding mode was GSC AUDIO without a temporal contribution or the last class was INACTIVE without a temporal contribution.</w:t>
      </w:r>
    </w:p>
    <w:p w14:paraId="206382E1" w14:textId="77777777" w:rsidR="00006D23" w:rsidRPr="00D93DB4" w:rsidRDefault="00D52923" w:rsidP="006F6427">
      <w:pPr>
        <w:pStyle w:val="Heading4"/>
      </w:pPr>
      <w:bookmarkStart w:id="73" w:name="_Toc123562407"/>
      <w:r w:rsidRPr="00D93DB4">
        <w:t>5.3.1.3</w:t>
      </w:r>
      <w:r w:rsidR="00006D23" w:rsidRPr="00D93DB4">
        <w:tab/>
        <w:t>Glottal pulse resynchronization</w:t>
      </w:r>
      <w:bookmarkEnd w:id="73"/>
      <w:r w:rsidR="00006D23" w:rsidRPr="00D93DB4">
        <w:t xml:space="preserve"> </w:t>
      </w:r>
    </w:p>
    <w:p w14:paraId="24A0A8AA" w14:textId="77777777" w:rsidR="00006D23" w:rsidRPr="00D93DB4" w:rsidRDefault="00006D23" w:rsidP="00006D23">
      <w:r w:rsidRPr="00D93DB4">
        <w:t xml:space="preserve">The </w:t>
      </w:r>
      <w:r w:rsidR="00103D03" w:rsidRPr="00D93DB4">
        <w:t xml:space="preserve">construction of the periodic part of the excitation, described in the </w:t>
      </w:r>
      <w:r w:rsidR="001453B7" w:rsidRPr="00D93DB4">
        <w:t>subclause</w:t>
      </w:r>
      <w:r w:rsidR="00103D03" w:rsidRPr="00D93DB4">
        <w:t xml:space="preserve"> </w:t>
      </w:r>
      <w:r w:rsidR="00D52923" w:rsidRPr="00D93DB4">
        <w:t>5.3.1.2</w:t>
      </w:r>
      <w:r w:rsidR="00103D03" w:rsidRPr="00D93DB4">
        <w:t>,</w:t>
      </w:r>
      <w:r w:rsidRPr="00D93DB4">
        <w:t xml:space="preserve"> may result in a drift of the glottal pulse position in the concealed frame during voiced segments, since the pitch period used to build the excitation can be different from the encoder pitch period. This will cause the adaptive codebook (or past CELP excitation) to be desynchronized from the actual CELP excitation. Thus, in case a good frame is received after an erased frame, the pitch excitation (or adaptive codebook excitation) will have an error which may persist for several frames and affect the performance of the correctly received frames.</w:t>
      </w:r>
    </w:p>
    <w:p w14:paraId="42733AB4" w14:textId="77777777" w:rsidR="00006D23" w:rsidRPr="00D93DB4" w:rsidRDefault="00006D23" w:rsidP="00006D23">
      <w:r w:rsidRPr="00D93DB4">
        <w:t>To overcome this problem and improve the decoder convergence, a resynchronization method is used which adjusts the position of the glottal pulse</w:t>
      </w:r>
      <w:r w:rsidR="00103D03" w:rsidRPr="00D93DB4">
        <w:t>s</w:t>
      </w:r>
      <w:r w:rsidRPr="00D93DB4">
        <w:t xml:space="preserve"> in the concealed frame to be synchronized with the</w:t>
      </w:r>
      <w:r w:rsidR="00EC01FF" w:rsidRPr="00D93DB4">
        <w:t xml:space="preserve"> estimated</w:t>
      </w:r>
      <w:r w:rsidRPr="00D93DB4">
        <w:t xml:space="preserve"> true glottal pulse</w:t>
      </w:r>
      <w:r w:rsidR="00103D03" w:rsidRPr="00D93DB4">
        <w:t>s</w:t>
      </w:r>
      <w:r w:rsidRPr="00D93DB4">
        <w:t xml:space="preserve"> position</w:t>
      </w:r>
      <w:r w:rsidR="00103D03" w:rsidRPr="00D93DB4">
        <w:t>s where the positions of the</w:t>
      </w:r>
      <w:r w:rsidR="008D431A" w:rsidRPr="00D93DB4">
        <w:t xml:space="preserve"> glottal pulse</w:t>
      </w:r>
      <w:r w:rsidR="00103D03" w:rsidRPr="00D93DB4">
        <w:t>s are</w:t>
      </w:r>
      <w:r w:rsidR="008D431A" w:rsidRPr="00D93DB4">
        <w:t xml:space="preserve"> estimated at the decoder based on the pitch extrapolation performed</w:t>
      </w:r>
      <w:r w:rsidR="0061162F" w:rsidRPr="00D93DB4">
        <w:t xml:space="preserve"> as</w:t>
      </w:r>
      <w:r w:rsidR="008D431A" w:rsidRPr="00D93DB4">
        <w:t xml:space="preserve"> i</w:t>
      </w:r>
      <w:r w:rsidR="0061162F" w:rsidRPr="00D93DB4">
        <w:t>n</w:t>
      </w:r>
      <w:r w:rsidR="008D431A" w:rsidRPr="00D93DB4">
        <w:t xml:space="preserve"> subclause </w:t>
      </w:r>
      <w:r w:rsidR="00D52923" w:rsidRPr="00D93DB4">
        <w:t>5.3.1.1</w:t>
      </w:r>
      <w:r w:rsidRPr="00D93DB4">
        <w:t xml:space="preserve">. </w:t>
      </w:r>
      <w:r w:rsidR="008D431A" w:rsidRPr="00D93DB4">
        <w:t>Therefore, t</w:t>
      </w:r>
      <w:r w:rsidRPr="00D93DB4">
        <w:t>h</w:t>
      </w:r>
      <w:r w:rsidR="008D431A" w:rsidRPr="00D93DB4">
        <w:t>is</w:t>
      </w:r>
      <w:r w:rsidRPr="00D93DB4">
        <w:t xml:space="preserve"> resynchronization procedure is performed based on </w:t>
      </w:r>
      <w:r w:rsidR="00EC01FF" w:rsidRPr="00D93DB4">
        <w:t xml:space="preserve">the estimation of </w:t>
      </w:r>
      <w:r w:rsidRPr="00D93DB4">
        <w:t>phase information</w:t>
      </w:r>
      <w:r w:rsidR="0061162F" w:rsidRPr="00D93DB4">
        <w:t xml:space="preserve"> and it aligns the maximum pulse</w:t>
      </w:r>
      <w:r w:rsidR="00103D03" w:rsidRPr="00D93DB4">
        <w:t xml:space="preserve"> in each pitch period</w:t>
      </w:r>
      <w:r w:rsidR="0061162F" w:rsidRPr="00D93DB4">
        <w:t xml:space="preserve"> of the concealed frame to the estimated position of the glottal pulse</w:t>
      </w:r>
      <w:r w:rsidR="00A13D75" w:rsidRPr="00D93DB4">
        <w:t>.</w:t>
      </w:r>
    </w:p>
    <w:p w14:paraId="599FE707" w14:textId="789CC1BC" w:rsidR="00A13D75" w:rsidRPr="00D93DB4" w:rsidRDefault="00A13D75" w:rsidP="00006D23">
      <w:r w:rsidRPr="00D93DB4">
        <w:t xml:space="preserve">The starting point is the constructed periodic part of the excitation src_exc, constructed as described in subclause </w:t>
      </w:r>
      <w:r w:rsidR="00D52923" w:rsidRPr="00D93DB4">
        <w:t>5.3.1.2</w:t>
      </w:r>
      <w:r w:rsidRPr="00D93DB4">
        <w:t xml:space="preserve">. If </w:t>
      </w:r>
      <w:r w:rsidR="004C5B74">
        <w:rPr>
          <w:noProof/>
          <w:position w:val="-14"/>
        </w:rPr>
        <w:drawing>
          <wp:inline distT="0" distB="0" distL="0" distR="0" wp14:anchorId="4C7017CB" wp14:editId="01A6D742">
            <wp:extent cx="862330" cy="214630"/>
            <wp:effectExtent l="0" t="0" r="0" b="0"/>
            <wp:docPr id="210"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62330" cy="214630"/>
                    </a:xfrm>
                    <a:prstGeom prst="rect">
                      <a:avLst/>
                    </a:prstGeom>
                    <a:noFill/>
                    <a:ln>
                      <a:noFill/>
                    </a:ln>
                  </pic:spPr>
                </pic:pic>
              </a:graphicData>
            </a:graphic>
          </wp:inline>
        </w:drawing>
      </w:r>
      <w:r w:rsidRPr="00D93DB4">
        <w:t xml:space="preserve"> then samples are removed from src_exc and if </w:t>
      </w:r>
      <w:r w:rsidR="004C5B74">
        <w:rPr>
          <w:noProof/>
          <w:position w:val="-14"/>
        </w:rPr>
        <w:drawing>
          <wp:inline distT="0" distB="0" distL="0" distR="0" wp14:anchorId="034DAF93" wp14:editId="7E70B581">
            <wp:extent cx="862330" cy="214630"/>
            <wp:effectExtent l="0" t="0" r="0" b="0"/>
            <wp:docPr id="211"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862330" cy="214630"/>
                    </a:xfrm>
                    <a:prstGeom prst="rect">
                      <a:avLst/>
                    </a:prstGeom>
                    <a:noFill/>
                    <a:ln>
                      <a:noFill/>
                    </a:ln>
                  </pic:spPr>
                </pic:pic>
              </a:graphicData>
            </a:graphic>
          </wp:inline>
        </w:drawing>
      </w:r>
      <w:r w:rsidRPr="00D93DB4">
        <w:t xml:space="preserve"> then samples are added to src_exc. The samples are added or removed at the locations of the minimum energy, between the estimated locations of the glottal pulses as well as the locations of the minimum energy before the estimated location of the first and after the estimated location of the last glottal pulse. The periodic part of the excitation, modified in such way, is stored into dst_exc.</w:t>
      </w:r>
    </w:p>
    <w:p w14:paraId="666ED700" w14:textId="77777777" w:rsidR="0061162F" w:rsidRPr="00D93DB4" w:rsidRDefault="00D52923" w:rsidP="006F6427">
      <w:pPr>
        <w:pStyle w:val="Heading5"/>
      </w:pPr>
      <w:bookmarkStart w:id="74" w:name="_Toc123562408"/>
      <w:r w:rsidRPr="00D93DB4">
        <w:t>5.3.1.3</w:t>
      </w:r>
      <w:r w:rsidR="0061162F" w:rsidRPr="00D93DB4">
        <w:t>.1</w:t>
      </w:r>
      <w:r w:rsidR="0061162F" w:rsidRPr="00D93DB4">
        <w:tab/>
        <w:t>Condition to perform resynchronisation</w:t>
      </w:r>
      <w:bookmarkEnd w:id="74"/>
    </w:p>
    <w:p w14:paraId="453B0493" w14:textId="1E43E618" w:rsidR="00657B0F" w:rsidRPr="00D93DB4" w:rsidRDefault="00AE4702" w:rsidP="0061162F">
      <w:r w:rsidRPr="00D93DB4">
        <w:t>The glottal pulse resynchronisation is performed only if some conditions, which describe that a reliable estimation of true pulse positions is available and is different from the actual pulse positions, are met.</w:t>
      </w:r>
      <w:r w:rsidR="00433850" w:rsidRPr="00D93DB4">
        <w:t xml:space="preserve"> First the extrapolation of the future pitch as performed in subclause </w:t>
      </w:r>
      <w:r w:rsidR="00D52923" w:rsidRPr="00D93DB4">
        <w:t>5.3.1.1</w:t>
      </w:r>
      <w:r w:rsidR="00823295" w:rsidRPr="00D93DB4">
        <w:t xml:space="preserve"> </w:t>
      </w:r>
      <w:r w:rsidR="00EE4BD3" w:rsidRPr="00D93DB4">
        <w:t>shall</w:t>
      </w:r>
      <w:r w:rsidR="00823295" w:rsidRPr="00D93DB4">
        <w:t xml:space="preserve"> have</w:t>
      </w:r>
      <w:r w:rsidR="00433850" w:rsidRPr="00D93DB4">
        <w:t xml:space="preserve"> been successful. The pitch period Tc as defined in subclause </w:t>
      </w:r>
      <w:r w:rsidR="00D52923" w:rsidRPr="00D93DB4">
        <w:t>5.3.1.2</w:t>
      </w:r>
      <w:r w:rsidR="00433850" w:rsidRPr="00D93DB4">
        <w:t xml:space="preserve"> </w:t>
      </w:r>
      <w:r w:rsidR="00EE4BD3" w:rsidRPr="00D93DB4">
        <w:t xml:space="preserve">shall </w:t>
      </w:r>
      <w:r w:rsidR="00433850" w:rsidRPr="00D93DB4">
        <w:t xml:space="preserve">be different than the </w:t>
      </w:r>
      <w:r w:rsidR="00C908E2" w:rsidRPr="00D93DB4">
        <w:t xml:space="preserve">rounded </w:t>
      </w:r>
      <w:r w:rsidR="00433850" w:rsidRPr="00D93DB4">
        <w:t xml:space="preserve">predicted pitch </w:t>
      </w:r>
      <w:r w:rsidR="004C5B74">
        <w:rPr>
          <w:noProof/>
          <w:position w:val="-14"/>
        </w:rPr>
        <w:drawing>
          <wp:inline distT="0" distB="0" distL="0" distR="0" wp14:anchorId="5655524C" wp14:editId="75D2423C">
            <wp:extent cx="328930" cy="214630"/>
            <wp:effectExtent l="0" t="0" r="0" b="0"/>
            <wp:docPr id="21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28930" cy="214630"/>
                    </a:xfrm>
                    <a:prstGeom prst="rect">
                      <a:avLst/>
                    </a:prstGeom>
                    <a:noFill/>
                    <a:ln>
                      <a:noFill/>
                    </a:ln>
                  </pic:spPr>
                </pic:pic>
              </a:graphicData>
            </a:graphic>
          </wp:inline>
        </w:drawing>
      </w:r>
      <w:r w:rsidR="00433850" w:rsidRPr="00D93DB4">
        <w:t xml:space="preserve"> as defined in subclause </w:t>
      </w:r>
      <w:r w:rsidR="00D52923" w:rsidRPr="00D93DB4">
        <w:t>5.3.1.1</w:t>
      </w:r>
      <w:r w:rsidR="00433850" w:rsidRPr="00D93DB4">
        <w:t xml:space="preserve">. The absolute difference between the pitch period Tc and the </w:t>
      </w:r>
      <w:r w:rsidR="00C908E2" w:rsidRPr="00D93DB4">
        <w:t xml:space="preserve">rounded </w:t>
      </w:r>
      <w:r w:rsidR="00433850" w:rsidRPr="00D93DB4">
        <w:t xml:space="preserve">predicted </w:t>
      </w:r>
      <w:r w:rsidR="00657B0F" w:rsidRPr="00D93DB4">
        <w:t xml:space="preserve">pitch </w:t>
      </w:r>
      <w:r w:rsidR="004C5B74">
        <w:rPr>
          <w:noProof/>
          <w:position w:val="-14"/>
        </w:rPr>
        <w:drawing>
          <wp:inline distT="0" distB="0" distL="0" distR="0" wp14:anchorId="22431AC9" wp14:editId="005BB4EB">
            <wp:extent cx="328930" cy="214630"/>
            <wp:effectExtent l="0" t="0" r="0" b="0"/>
            <wp:docPr id="213"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28930" cy="214630"/>
                    </a:xfrm>
                    <a:prstGeom prst="rect">
                      <a:avLst/>
                    </a:prstGeom>
                    <a:noFill/>
                    <a:ln>
                      <a:noFill/>
                    </a:ln>
                  </pic:spPr>
                </pic:pic>
              </a:graphicData>
            </a:graphic>
          </wp:inline>
        </w:drawing>
      </w:r>
      <w:r w:rsidR="00EE4BD3" w:rsidRPr="00D93DB4">
        <w:t xml:space="preserve"> shall</w:t>
      </w:r>
      <w:r w:rsidR="00433850" w:rsidRPr="00D93DB4">
        <w:t xml:space="preserve"> be smaller than </w:t>
      </w:r>
      <w:r w:rsidR="004C5B74">
        <w:rPr>
          <w:noProof/>
          <w:position w:val="-10"/>
        </w:rPr>
        <w:drawing>
          <wp:inline distT="0" distB="0" distL="0" distR="0" wp14:anchorId="03674E17" wp14:editId="56AF3CCA">
            <wp:extent cx="471805" cy="190500"/>
            <wp:effectExtent l="0" t="0" r="0" b="0"/>
            <wp:docPr id="214"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00A22172" w:rsidRPr="00D93DB4">
        <w:t>.</w:t>
      </w:r>
      <w:r w:rsidRPr="00D93DB4">
        <w:t xml:space="preserve"> </w:t>
      </w:r>
      <w:r w:rsidR="00A22172" w:rsidRPr="00D93DB4">
        <w:t xml:space="preserve">In order to have enough samples for the pulse resynchronization in the periodic part of the excitation constructed by repeating the last pitch period, </w:t>
      </w:r>
      <w:r w:rsidR="00657B0F" w:rsidRPr="00D93DB4">
        <w:t xml:space="preserve">the </w:t>
      </w:r>
      <w:r w:rsidRPr="00D93DB4">
        <w:t>relative pitch change</w:t>
      </w:r>
      <w:r w:rsidR="00A22172" w:rsidRPr="00D93DB4">
        <w:t xml:space="preserve"> </w:t>
      </w:r>
      <w:r w:rsidR="00EE4BD3" w:rsidRPr="00D93DB4">
        <w:t>shall</w:t>
      </w:r>
      <w:r w:rsidR="00657B0F" w:rsidRPr="00D93DB4">
        <w:t xml:space="preserve"> be greater than a threshold as described below:</w:t>
      </w:r>
    </w:p>
    <w:p w14:paraId="042B529F" w14:textId="265AFD50" w:rsidR="00402246" w:rsidRPr="00D93DB4" w:rsidRDefault="00402246" w:rsidP="00402246">
      <w:pPr>
        <w:pStyle w:val="EQ"/>
      </w:pPr>
      <w:r w:rsidRPr="00D93DB4">
        <w:tab/>
      </w:r>
      <w:r w:rsidR="004C5B74">
        <w:rPr>
          <w:noProof/>
          <w:position w:val="-30"/>
        </w:rPr>
        <w:drawing>
          <wp:inline distT="0" distB="0" distL="0" distR="0" wp14:anchorId="2D2B7D42" wp14:editId="31A51D1F">
            <wp:extent cx="1243330" cy="419100"/>
            <wp:effectExtent l="0" t="0" r="0" b="0"/>
            <wp:docPr id="215"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43330" cy="419100"/>
                    </a:xfrm>
                    <a:prstGeom prst="rect">
                      <a:avLst/>
                    </a:prstGeom>
                    <a:noFill/>
                    <a:ln>
                      <a:noFill/>
                    </a:ln>
                  </pic:spPr>
                </pic:pic>
              </a:graphicData>
            </a:graphic>
          </wp:inline>
        </w:drawing>
      </w:r>
      <w:r w:rsidRPr="00D93DB4">
        <w:tab/>
        <w:t>(</w:t>
      </w:r>
      <w:r w:rsidR="005B1BA1" w:rsidRPr="00D93DB4">
        <w:t>37</w:t>
      </w:r>
      <w:r w:rsidRPr="00D93DB4">
        <w:t>)</w:t>
      </w:r>
    </w:p>
    <w:p w14:paraId="0D0D61BA" w14:textId="19A072AD" w:rsidR="0061162F" w:rsidRPr="00D93DB4" w:rsidRDefault="00A22172" w:rsidP="0061162F">
      <w:r w:rsidRPr="00D93DB4">
        <w:t>w</w:t>
      </w:r>
      <w:r w:rsidR="00657B0F" w:rsidRPr="00D93DB4">
        <w:t xml:space="preserve">here </w:t>
      </w:r>
      <w:r w:rsidR="004C5B74">
        <w:rPr>
          <w:noProof/>
          <w:position w:val="-14"/>
        </w:rPr>
        <w:drawing>
          <wp:inline distT="0" distB="0" distL="0" distR="0" wp14:anchorId="78710997" wp14:editId="789F7D8D">
            <wp:extent cx="328930" cy="214630"/>
            <wp:effectExtent l="0" t="0" r="0" b="0"/>
            <wp:docPr id="21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8930" cy="214630"/>
                    </a:xfrm>
                    <a:prstGeom prst="rect">
                      <a:avLst/>
                    </a:prstGeom>
                    <a:noFill/>
                    <a:ln>
                      <a:noFill/>
                    </a:ln>
                  </pic:spPr>
                </pic:pic>
              </a:graphicData>
            </a:graphic>
          </wp:inline>
        </w:drawing>
      </w:r>
      <w:r w:rsidR="00657B0F" w:rsidRPr="00D93DB4">
        <w:t xml:space="preserve"> is </w:t>
      </w:r>
      <w:r w:rsidR="00402246" w:rsidRPr="00D93DB4">
        <w:t>the number of subframes</w:t>
      </w:r>
      <w:r w:rsidR="003967A1" w:rsidRPr="00D93DB4">
        <w:t xml:space="preserve"> as defined in subclause 5.</w:t>
      </w:r>
      <w:r w:rsidR="00DA723F" w:rsidRPr="00D93DB4">
        <w:t>1.2</w:t>
      </w:r>
      <w:r w:rsidR="003967A1" w:rsidRPr="00D93DB4">
        <w:t>.</w:t>
      </w:r>
    </w:p>
    <w:p w14:paraId="556AC661" w14:textId="77777777" w:rsidR="00A13D75" w:rsidRPr="00D93DB4" w:rsidRDefault="00A13D75" w:rsidP="0061162F">
      <w:r w:rsidRPr="00D93DB4">
        <w:t>If the conditions to perform the glottal pulse resynchronization are not met, the samples from src_exc are simply copied to dst_exc. In some instances</w:t>
      </w:r>
      <w:r w:rsidR="00E15B76" w:rsidRPr="00D93DB4">
        <w:t>,</w:t>
      </w:r>
      <w:r w:rsidRPr="00D93DB4">
        <w:t xml:space="preserve"> where the glottal pulse resynchronization is used, this is implemented in a such way that src_exc points to the final location of the modified periodic part of the excitation, and that its contents are first copied to another temporary buffer which is then considered as src_exc in</w:t>
      </w:r>
      <w:r w:rsidR="00E15B76" w:rsidRPr="00D93DB4">
        <w:t>side</w:t>
      </w:r>
      <w:r w:rsidRPr="00D93DB4">
        <w:t xml:space="preserve"> the pulse </w:t>
      </w:r>
      <w:r w:rsidR="00723865" w:rsidRPr="00D93DB4">
        <w:t>resynchronization</w:t>
      </w:r>
      <w:r w:rsidR="00E15B76" w:rsidRPr="00D93DB4">
        <w:t xml:space="preserve"> and the final location which for the caller is src_exc is considered as dst_exc inside the pulse resynchronization.</w:t>
      </w:r>
    </w:p>
    <w:p w14:paraId="7C495EB6" w14:textId="77777777" w:rsidR="00006D23" w:rsidRPr="00D93DB4" w:rsidRDefault="00D52923" w:rsidP="006F6427">
      <w:pPr>
        <w:pStyle w:val="Heading5"/>
      </w:pPr>
      <w:bookmarkStart w:id="75" w:name="_Toc123562409"/>
      <w:r w:rsidRPr="00D93DB4">
        <w:t>5.3.1.3</w:t>
      </w:r>
      <w:r w:rsidR="00006D23" w:rsidRPr="00D93DB4">
        <w:t>.</w:t>
      </w:r>
      <w:r w:rsidR="0061162F" w:rsidRPr="00D93DB4">
        <w:t>2</w:t>
      </w:r>
      <w:r w:rsidR="00006D23" w:rsidRPr="00D93DB4">
        <w:tab/>
        <w:t>Performing glottal pulse resynchronization</w:t>
      </w:r>
      <w:bookmarkEnd w:id="75"/>
    </w:p>
    <w:p w14:paraId="25C36667" w14:textId="258567FD" w:rsidR="00E11FAE" w:rsidRPr="00D93DB4" w:rsidRDefault="00E11FAE" w:rsidP="00E11FAE">
      <w:r w:rsidRPr="00D93DB4">
        <w:t>First the pitch change per sub-frame</w:t>
      </w:r>
      <w:r w:rsidR="002C54E8" w:rsidRPr="00D93DB4">
        <w:t xml:space="preserve"> </w:t>
      </w:r>
      <w:r w:rsidR="004C5B74">
        <w:rPr>
          <w:noProof/>
          <w:position w:val="-6"/>
        </w:rPr>
        <w:drawing>
          <wp:inline distT="0" distB="0" distL="0" distR="0" wp14:anchorId="2389E409" wp14:editId="46D2F171">
            <wp:extent cx="128905" cy="152400"/>
            <wp:effectExtent l="0" t="0" r="0" b="0"/>
            <wp:docPr id="21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r>
      <w:r w:rsidRPr="00D93DB4">
        <w:t xml:space="preserve"> is calculated</w:t>
      </w:r>
      <w:r w:rsidR="00CB2F91" w:rsidRPr="00D93DB4">
        <w:t xml:space="preserve"> as</w:t>
      </w:r>
      <w:r w:rsidRPr="00D93DB4">
        <w:t>:</w:t>
      </w:r>
    </w:p>
    <w:p w14:paraId="543C41AD" w14:textId="0055707C" w:rsidR="00E11FAE" w:rsidRPr="00D93DB4" w:rsidRDefault="00E11FAE" w:rsidP="00E11FAE">
      <w:pPr>
        <w:pStyle w:val="EQ"/>
      </w:pPr>
      <w:r w:rsidRPr="00D93DB4">
        <w:tab/>
      </w:r>
      <w:r w:rsidR="004C5B74">
        <w:rPr>
          <w:noProof/>
          <w:position w:val="-30"/>
        </w:rPr>
        <w:drawing>
          <wp:inline distT="0" distB="0" distL="0" distR="0" wp14:anchorId="7BFE029C" wp14:editId="62CA2760">
            <wp:extent cx="1090930" cy="433705"/>
            <wp:effectExtent l="0" t="0" r="0" b="0"/>
            <wp:docPr id="218"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090930" cy="433705"/>
                    </a:xfrm>
                    <a:prstGeom prst="rect">
                      <a:avLst/>
                    </a:prstGeom>
                    <a:noFill/>
                    <a:ln>
                      <a:noFill/>
                    </a:ln>
                  </pic:spPr>
                </pic:pic>
              </a:graphicData>
            </a:graphic>
          </wp:inline>
        </w:drawing>
      </w:r>
      <w:r w:rsidRPr="00D93DB4">
        <w:tab/>
        <w:t>(</w:t>
      </w:r>
      <w:r w:rsidR="005B1BA1" w:rsidRPr="00D93DB4">
        <w:t>38</w:t>
      </w:r>
      <w:r w:rsidRPr="00D93DB4">
        <w:t>)</w:t>
      </w:r>
    </w:p>
    <w:p w14:paraId="26B075E5" w14:textId="72694922" w:rsidR="00E11FAE" w:rsidRPr="00D93DB4" w:rsidRDefault="00E75E40" w:rsidP="00E11FAE">
      <w:r w:rsidRPr="00D93DB4">
        <w:t xml:space="preserve">Then the number of samples to be added (to be removed if negative) </w:t>
      </w:r>
      <w:r w:rsidR="004C5B74">
        <w:rPr>
          <w:noProof/>
          <w:position w:val="-6"/>
        </w:rPr>
        <w:drawing>
          <wp:inline distT="0" distB="0" distL="0" distR="0" wp14:anchorId="5AB7169A" wp14:editId="04C0C59A">
            <wp:extent cx="128905" cy="167005"/>
            <wp:effectExtent l="0" t="0" r="0" b="0"/>
            <wp:docPr id="219"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8905" cy="167005"/>
                    </a:xfrm>
                    <a:prstGeom prst="rect">
                      <a:avLst/>
                    </a:prstGeom>
                    <a:noFill/>
                    <a:ln>
                      <a:noFill/>
                    </a:ln>
                  </pic:spPr>
                </pic:pic>
              </a:graphicData>
            </a:graphic>
          </wp:inline>
        </w:drawing>
      </w:r>
      <w:r w:rsidR="002C54E8" w:rsidRPr="00D93DB4">
        <w:t xml:space="preserve"> </w:t>
      </w:r>
      <w:r w:rsidRPr="00D93DB4">
        <w:t>is calculated</w:t>
      </w:r>
      <w:r w:rsidR="00CB2F91" w:rsidRPr="00D93DB4">
        <w:t xml:space="preserve"> as</w:t>
      </w:r>
      <w:r w:rsidRPr="00D93DB4">
        <w:t>:</w:t>
      </w:r>
    </w:p>
    <w:p w14:paraId="5AA7A92F" w14:textId="4789E882" w:rsidR="00E75E40" w:rsidRPr="00D93DB4" w:rsidRDefault="00E75E40" w:rsidP="00E75E40">
      <w:pPr>
        <w:pStyle w:val="EQ"/>
      </w:pPr>
      <w:r w:rsidRPr="00D93DB4">
        <w:tab/>
      </w:r>
      <w:r w:rsidR="004C5B74">
        <w:rPr>
          <w:noProof/>
          <w:position w:val="-24"/>
        </w:rPr>
        <w:drawing>
          <wp:inline distT="0" distB="0" distL="0" distR="0" wp14:anchorId="3CEAFC92" wp14:editId="4ED11E72">
            <wp:extent cx="1891030" cy="381000"/>
            <wp:effectExtent l="0" t="0" r="0" b="0"/>
            <wp:docPr id="220"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91030" cy="381000"/>
                    </a:xfrm>
                    <a:prstGeom prst="rect">
                      <a:avLst/>
                    </a:prstGeom>
                    <a:noFill/>
                    <a:ln>
                      <a:noFill/>
                    </a:ln>
                  </pic:spPr>
                </pic:pic>
              </a:graphicData>
            </a:graphic>
          </wp:inline>
        </w:drawing>
      </w:r>
      <w:r w:rsidRPr="00D93DB4">
        <w:tab/>
        <w:t>(</w:t>
      </w:r>
      <w:r w:rsidR="005B1BA1" w:rsidRPr="00D93DB4">
        <w:t>39</w:t>
      </w:r>
      <w:r w:rsidRPr="00D93DB4">
        <w:t>)</w:t>
      </w:r>
    </w:p>
    <w:p w14:paraId="6D12457D" w14:textId="67BC0FA6" w:rsidR="00CB2F91" w:rsidRPr="00D93DB4" w:rsidRDefault="00CB2F91" w:rsidP="00CB2F91">
      <w:r w:rsidRPr="00D93DB4">
        <w:t xml:space="preserve">Then the location of the first maximum </w:t>
      </w:r>
      <w:r w:rsidR="00723865" w:rsidRPr="00D93DB4">
        <w:t xml:space="preserve">pulse </w:t>
      </w:r>
      <w:r w:rsidR="004C5B74">
        <w:rPr>
          <w:noProof/>
          <w:position w:val="-10"/>
        </w:rPr>
        <w:drawing>
          <wp:inline distT="0" distB="0" distL="0" distR="0" wp14:anchorId="1DE832BA" wp14:editId="344C21DE">
            <wp:extent cx="266700" cy="176530"/>
            <wp:effectExtent l="0" t="0" r="0" b="0"/>
            <wp:docPr id="221"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66700" cy="176530"/>
                    </a:xfrm>
                    <a:prstGeom prst="rect">
                      <a:avLst/>
                    </a:prstGeom>
                    <a:noFill/>
                    <a:ln>
                      <a:noFill/>
                    </a:ln>
                  </pic:spPr>
                </pic:pic>
              </a:graphicData>
            </a:graphic>
          </wp:inline>
        </w:drawing>
      </w:r>
      <w:r w:rsidRPr="00D93DB4">
        <w:t xml:space="preserve">, among first </w:t>
      </w:r>
      <w:r w:rsidR="004C5B74">
        <w:rPr>
          <w:noProof/>
          <w:position w:val="-10"/>
        </w:rPr>
        <w:drawing>
          <wp:inline distT="0" distB="0" distL="0" distR="0" wp14:anchorId="6FEEBA32" wp14:editId="433E7E35">
            <wp:extent cx="176530" cy="190500"/>
            <wp:effectExtent l="0" t="0" r="0" b="0"/>
            <wp:docPr id="22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samples in </w:t>
      </w:r>
      <w:r w:rsidR="00827B44" w:rsidRPr="00D93DB4">
        <w:t>src_exc</w:t>
      </w:r>
      <w:r w:rsidRPr="00D93DB4">
        <w:t xml:space="preserve"> is found using simple search for the maximum absolute value.</w:t>
      </w:r>
    </w:p>
    <w:p w14:paraId="7100CF4F" w14:textId="77777777" w:rsidR="00CB2F91" w:rsidRPr="00D93DB4" w:rsidRDefault="00CB2F91" w:rsidP="00CB2F91">
      <w:pPr>
        <w:ind w:left="284" w:hanging="284"/>
      </w:pPr>
      <w:r w:rsidRPr="00D93DB4">
        <w:t xml:space="preserve">The index of the last pulse that will be </w:t>
      </w:r>
      <w:r w:rsidR="002C54E8" w:rsidRPr="00D93DB4">
        <w:t xml:space="preserve">present </w:t>
      </w:r>
      <w:r w:rsidRPr="00D93DB4">
        <w:t xml:space="preserve">in </w:t>
      </w:r>
      <w:r w:rsidR="00827B44" w:rsidRPr="00D93DB4">
        <w:t>dst_exc</w:t>
      </w:r>
      <w:r w:rsidRPr="00D93DB4">
        <w:t xml:space="preserve"> is calculated as:</w:t>
      </w:r>
    </w:p>
    <w:p w14:paraId="471DF020" w14:textId="77777777" w:rsidR="00762116" w:rsidRPr="00D93DB4" w:rsidRDefault="00762116" w:rsidP="00762116">
      <w:pPr>
        <w:pStyle w:val="EQ"/>
      </w:pPr>
      <w:r w:rsidRPr="00D93DB4">
        <w:tab/>
      </w:r>
      <w:r w:rsidRPr="00D93DB4">
        <w:rPr>
          <w:position w:val="-28"/>
        </w:rPr>
        <w:object w:dxaOrig="1780" w:dyaOrig="660" w14:anchorId="346A0BF2">
          <v:shape id="_x0000_i1247" type="#_x0000_t75" style="width:88.9pt;height:33pt" o:ole="">
            <v:imagedata r:id="rId207" o:title=""/>
          </v:shape>
          <o:OLEObject Type="Embed" ProgID="Equation.3" ShapeID="_x0000_i1247" DrawAspect="Content" ObjectID="_1783088159" r:id="rId208"/>
        </w:object>
      </w:r>
      <w:r w:rsidRPr="00D93DB4">
        <w:tab/>
        <w:t>(40)</w:t>
      </w:r>
    </w:p>
    <w:p w14:paraId="6291E127" w14:textId="12DFB4E9" w:rsidR="00327938" w:rsidRPr="00D93DB4" w:rsidRDefault="002C54E8" w:rsidP="00D76ADF">
      <w:r w:rsidRPr="00D93DB4">
        <w:t xml:space="preserve">The delta of the samples to be added or removed between consecutive pitch cycles </w:t>
      </w:r>
      <w:r w:rsidR="004C5B74">
        <w:rPr>
          <w:noProof/>
          <w:position w:val="-6"/>
        </w:rPr>
        <w:drawing>
          <wp:inline distT="0" distB="0" distL="0" distR="0" wp14:anchorId="63591F73" wp14:editId="39B5EA06">
            <wp:extent cx="114300" cy="128905"/>
            <wp:effectExtent l="0" t="0" r="0" b="0"/>
            <wp:docPr id="224"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000A2B74" w:rsidRPr="00D93DB4">
        <w:t xml:space="preserve"> </w:t>
      </w:r>
      <w:r w:rsidRPr="00D93DB4">
        <w:t>is calculated as:</w:t>
      </w:r>
    </w:p>
    <w:p w14:paraId="117773BB" w14:textId="1FD20E79" w:rsidR="002C54E8" w:rsidRPr="00D93DB4" w:rsidRDefault="002C54E8" w:rsidP="002C54E8">
      <w:pPr>
        <w:pStyle w:val="EQ"/>
      </w:pPr>
      <w:r w:rsidRPr="00D93DB4">
        <w:tab/>
      </w:r>
      <w:r w:rsidR="004C5B74">
        <w:rPr>
          <w:noProof/>
          <w:position w:val="-54"/>
        </w:rPr>
        <w:drawing>
          <wp:inline distT="0" distB="0" distL="0" distR="0" wp14:anchorId="6D186521" wp14:editId="11F28481">
            <wp:extent cx="1624330" cy="624205"/>
            <wp:effectExtent l="0" t="0" r="0" b="0"/>
            <wp:docPr id="225"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624330" cy="624205"/>
                    </a:xfrm>
                    <a:prstGeom prst="rect">
                      <a:avLst/>
                    </a:prstGeom>
                    <a:noFill/>
                    <a:ln>
                      <a:noFill/>
                    </a:ln>
                  </pic:spPr>
                </pic:pic>
              </a:graphicData>
            </a:graphic>
          </wp:inline>
        </w:drawing>
      </w:r>
      <w:r w:rsidRPr="00D93DB4">
        <w:tab/>
        <w:t>(</w:t>
      </w:r>
      <w:r w:rsidR="005B1BA1" w:rsidRPr="00D93DB4">
        <w:t>41</w:t>
      </w:r>
      <w:r w:rsidRPr="00D93DB4">
        <w:t>)</w:t>
      </w:r>
    </w:p>
    <w:p w14:paraId="2E9F8941" w14:textId="77777777" w:rsidR="002C54E8" w:rsidRPr="00D93DB4" w:rsidRDefault="005E6BCF" w:rsidP="00D76ADF">
      <w:r w:rsidRPr="00D93DB4">
        <w:t>The number of samples to be added or removed before the first pulse is calculated as:</w:t>
      </w:r>
    </w:p>
    <w:p w14:paraId="39613E8F" w14:textId="7B7FEF0D" w:rsidR="005E6BCF" w:rsidRPr="00D93DB4" w:rsidRDefault="005E6BCF" w:rsidP="005E6BCF">
      <w:pPr>
        <w:pStyle w:val="EQ"/>
      </w:pPr>
      <w:r w:rsidRPr="00D93DB4">
        <w:tab/>
      </w:r>
      <w:r w:rsidR="004C5B74">
        <w:rPr>
          <w:noProof/>
          <w:position w:val="-26"/>
        </w:rPr>
        <w:drawing>
          <wp:inline distT="0" distB="0" distL="0" distR="0" wp14:anchorId="5BEC8179" wp14:editId="35684085">
            <wp:extent cx="1767205" cy="367030"/>
            <wp:effectExtent l="0" t="0" r="0" b="0"/>
            <wp:docPr id="226"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67205" cy="367030"/>
                    </a:xfrm>
                    <a:prstGeom prst="rect">
                      <a:avLst/>
                    </a:prstGeom>
                    <a:noFill/>
                    <a:ln>
                      <a:noFill/>
                    </a:ln>
                  </pic:spPr>
                </pic:pic>
              </a:graphicData>
            </a:graphic>
          </wp:inline>
        </w:drawing>
      </w:r>
      <w:r w:rsidRPr="00D93DB4">
        <w:tab/>
        <w:t>(</w:t>
      </w:r>
      <w:r w:rsidR="005B1BA1" w:rsidRPr="00D93DB4">
        <w:t>42</w:t>
      </w:r>
      <w:r w:rsidRPr="00D93DB4">
        <w:t>)</w:t>
      </w:r>
    </w:p>
    <w:p w14:paraId="62A9B369" w14:textId="77777777" w:rsidR="00356811" w:rsidRPr="00D93DB4" w:rsidRDefault="00356811" w:rsidP="00356811">
      <w:r w:rsidRPr="00D93DB4">
        <w:t>The number of samples to be added or removed before the first pulse is rounded down and the fractional part is kept in memory:</w:t>
      </w:r>
    </w:p>
    <w:p w14:paraId="2354BD94" w14:textId="6C7EC268" w:rsidR="00356811" w:rsidRPr="00D93DB4" w:rsidRDefault="00356811" w:rsidP="00356811">
      <w:pPr>
        <w:pStyle w:val="EQ"/>
      </w:pPr>
      <w:r w:rsidRPr="00D93DB4">
        <w:tab/>
      </w:r>
      <w:r w:rsidR="004C5B74">
        <w:rPr>
          <w:noProof/>
          <w:position w:val="-34"/>
        </w:rPr>
        <w:drawing>
          <wp:inline distT="0" distB="0" distL="0" distR="0" wp14:anchorId="1B2FDABF" wp14:editId="064A53D5">
            <wp:extent cx="709930" cy="495300"/>
            <wp:effectExtent l="0" t="0" r="0" b="0"/>
            <wp:docPr id="227"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09930" cy="495300"/>
                    </a:xfrm>
                    <a:prstGeom prst="rect">
                      <a:avLst/>
                    </a:prstGeom>
                    <a:noFill/>
                    <a:ln>
                      <a:noFill/>
                    </a:ln>
                  </pic:spPr>
                </pic:pic>
              </a:graphicData>
            </a:graphic>
          </wp:inline>
        </w:drawing>
      </w:r>
      <w:r w:rsidRPr="00D93DB4">
        <w:tab/>
        <w:t>(</w:t>
      </w:r>
      <w:r w:rsidR="005B1BA1" w:rsidRPr="00D93DB4">
        <w:t>43</w:t>
      </w:r>
      <w:r w:rsidRPr="00D93DB4">
        <w:t>)</w:t>
      </w:r>
    </w:p>
    <w:p w14:paraId="04F9A8F7" w14:textId="77777777" w:rsidR="00356811" w:rsidRPr="00D93DB4" w:rsidRDefault="00E236B2" w:rsidP="00356811">
      <w:r w:rsidRPr="00D93DB4">
        <w:t>For each region between 2 pulses the number of samples to be added or removed is calculated as:</w:t>
      </w:r>
    </w:p>
    <w:p w14:paraId="78D3C92B" w14:textId="095F5134" w:rsidR="00E236B2" w:rsidRPr="00D93DB4" w:rsidRDefault="00E236B2" w:rsidP="00E236B2">
      <w:pPr>
        <w:pStyle w:val="EQ"/>
      </w:pPr>
      <w:r w:rsidRPr="00D93DB4">
        <w:tab/>
      </w:r>
      <w:r w:rsidR="004C5B74">
        <w:rPr>
          <w:noProof/>
          <w:position w:val="-16"/>
        </w:rPr>
        <w:drawing>
          <wp:inline distT="0" distB="0" distL="0" distR="0" wp14:anchorId="15E7986C" wp14:editId="11306A01">
            <wp:extent cx="1510030" cy="281305"/>
            <wp:effectExtent l="0" t="0" r="0" b="0"/>
            <wp:docPr id="228"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510030" cy="281305"/>
                    </a:xfrm>
                    <a:prstGeom prst="rect">
                      <a:avLst/>
                    </a:prstGeom>
                    <a:noFill/>
                    <a:ln>
                      <a:noFill/>
                    </a:ln>
                  </pic:spPr>
                </pic:pic>
              </a:graphicData>
            </a:graphic>
          </wp:inline>
        </w:drawing>
      </w:r>
      <w:r w:rsidRPr="00D93DB4">
        <w:t xml:space="preserve">,      </w:t>
      </w:r>
      <w:r w:rsidR="004C5B74">
        <w:rPr>
          <w:noProof/>
          <w:position w:val="-6"/>
        </w:rPr>
        <w:drawing>
          <wp:inline distT="0" distB="0" distL="0" distR="0" wp14:anchorId="70CF2233" wp14:editId="067C37ED">
            <wp:extent cx="457200" cy="167005"/>
            <wp:effectExtent l="0" t="0" r="0" b="0"/>
            <wp:docPr id="229"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7200" cy="167005"/>
                    </a:xfrm>
                    <a:prstGeom prst="rect">
                      <a:avLst/>
                    </a:prstGeom>
                    <a:noFill/>
                    <a:ln>
                      <a:noFill/>
                    </a:ln>
                  </pic:spPr>
                </pic:pic>
              </a:graphicData>
            </a:graphic>
          </wp:inline>
        </w:drawing>
      </w:r>
      <w:r w:rsidRPr="00D93DB4">
        <w:tab/>
        <w:t>(</w:t>
      </w:r>
      <w:r w:rsidR="005B1BA1" w:rsidRPr="00D93DB4">
        <w:t>44</w:t>
      </w:r>
      <w:r w:rsidRPr="00D93DB4">
        <w:t>)</w:t>
      </w:r>
    </w:p>
    <w:p w14:paraId="6FD974B9" w14:textId="77777777" w:rsidR="00E236B2" w:rsidRPr="00D93DB4" w:rsidRDefault="00E236B2" w:rsidP="00E236B2">
      <w:r w:rsidRPr="00D93DB4">
        <w:t>The number of samples to be added or removed between 2 pulses, taking into account the remaining fractional part from the previous rounding, is rounded down:</w:t>
      </w:r>
    </w:p>
    <w:p w14:paraId="045FD206" w14:textId="38F92D68" w:rsidR="00E236B2" w:rsidRPr="00D93DB4" w:rsidRDefault="00E236B2" w:rsidP="00E236B2">
      <w:pPr>
        <w:pStyle w:val="EQ"/>
      </w:pPr>
      <w:r w:rsidRPr="00D93DB4">
        <w:tab/>
      </w:r>
      <w:r w:rsidR="004C5B74">
        <w:rPr>
          <w:noProof/>
          <w:position w:val="-34"/>
        </w:rPr>
        <w:drawing>
          <wp:inline distT="0" distB="0" distL="0" distR="0" wp14:anchorId="555FFCDB" wp14:editId="1DED7048">
            <wp:extent cx="738505" cy="495300"/>
            <wp:effectExtent l="0" t="0" r="0" b="0"/>
            <wp:docPr id="230"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738505" cy="495300"/>
                    </a:xfrm>
                    <a:prstGeom prst="rect">
                      <a:avLst/>
                    </a:prstGeom>
                    <a:noFill/>
                    <a:ln>
                      <a:noFill/>
                    </a:ln>
                  </pic:spPr>
                </pic:pic>
              </a:graphicData>
            </a:graphic>
          </wp:inline>
        </w:drawing>
      </w:r>
      <w:r w:rsidRPr="00D93DB4">
        <w:tab/>
        <w:t>(</w:t>
      </w:r>
      <w:r w:rsidR="005B1BA1" w:rsidRPr="00D93DB4">
        <w:t>45</w:t>
      </w:r>
      <w:r w:rsidRPr="00D93DB4">
        <w:t>)</w:t>
      </w:r>
    </w:p>
    <w:p w14:paraId="6B08EA8C" w14:textId="76DD7E40" w:rsidR="00E236B2" w:rsidRPr="00D93DB4" w:rsidRDefault="00E57672" w:rsidP="00E236B2">
      <w:r w:rsidRPr="00D93DB4">
        <w:t xml:space="preserve">If, due to the added </w:t>
      </w:r>
      <w:r w:rsidR="004C5B74">
        <w:rPr>
          <w:noProof/>
          <w:position w:val="-4"/>
        </w:rPr>
        <w:drawing>
          <wp:inline distT="0" distB="0" distL="0" distR="0" wp14:anchorId="5E7440FD" wp14:editId="7D4FBB9D">
            <wp:extent cx="138430" cy="138430"/>
            <wp:effectExtent l="0" t="0" r="0" b="0"/>
            <wp:docPr id="231"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D93DB4">
        <w:t xml:space="preserve">, for some i it happens that </w:t>
      </w:r>
      <w:r w:rsidR="004C5B74">
        <w:rPr>
          <w:noProof/>
          <w:position w:val="-12"/>
        </w:rPr>
        <w:drawing>
          <wp:inline distT="0" distB="0" distL="0" distR="0" wp14:anchorId="2CEE052D" wp14:editId="7A8B605E">
            <wp:extent cx="533400" cy="252730"/>
            <wp:effectExtent l="0" t="0" r="0" b="0"/>
            <wp:docPr id="232"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3400" cy="252730"/>
                    </a:xfrm>
                    <a:prstGeom prst="rect">
                      <a:avLst/>
                    </a:prstGeom>
                    <a:noFill/>
                    <a:ln>
                      <a:noFill/>
                    </a:ln>
                  </pic:spPr>
                </pic:pic>
              </a:graphicData>
            </a:graphic>
          </wp:inline>
        </w:drawing>
      </w:r>
      <w:r w:rsidRPr="00D93DB4">
        <w:t xml:space="preserve">, then the values for </w:t>
      </w:r>
      <w:r w:rsidR="004C5B74">
        <w:rPr>
          <w:noProof/>
          <w:position w:val="-12"/>
        </w:rPr>
        <w:drawing>
          <wp:inline distT="0" distB="0" distL="0" distR="0" wp14:anchorId="42494BF7" wp14:editId="7297812D">
            <wp:extent cx="167005" cy="252730"/>
            <wp:effectExtent l="0" t="0" r="0" b="0"/>
            <wp:docPr id="233"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7005" cy="252730"/>
                    </a:xfrm>
                    <a:prstGeom prst="rect">
                      <a:avLst/>
                    </a:prstGeom>
                    <a:noFill/>
                    <a:ln>
                      <a:noFill/>
                    </a:ln>
                  </pic:spPr>
                </pic:pic>
              </a:graphicData>
            </a:graphic>
          </wp:inline>
        </w:drawing>
      </w:r>
      <w:r w:rsidRPr="00D93DB4">
        <w:t xml:space="preserve"> and </w:t>
      </w:r>
      <w:r w:rsidR="004C5B74">
        <w:rPr>
          <w:noProof/>
          <w:position w:val="-12"/>
        </w:rPr>
        <w:drawing>
          <wp:inline distT="0" distB="0" distL="0" distR="0" wp14:anchorId="10F41A8D" wp14:editId="75F54DE8">
            <wp:extent cx="266700" cy="252730"/>
            <wp:effectExtent l="0" t="0" r="0" b="0"/>
            <wp:docPr id="234"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66700" cy="252730"/>
                    </a:xfrm>
                    <a:prstGeom prst="rect">
                      <a:avLst/>
                    </a:prstGeom>
                    <a:noFill/>
                    <a:ln>
                      <a:noFill/>
                    </a:ln>
                  </pic:spPr>
                </pic:pic>
              </a:graphicData>
            </a:graphic>
          </wp:inline>
        </w:drawing>
      </w:r>
      <w:r w:rsidRPr="00D93DB4">
        <w:t xml:space="preserve"> are swapped.</w:t>
      </w:r>
    </w:p>
    <w:p w14:paraId="501AE9CE" w14:textId="77777777" w:rsidR="005E6BCF" w:rsidRPr="00D93DB4" w:rsidRDefault="00FD1014" w:rsidP="00D76ADF">
      <w:r w:rsidRPr="00D93DB4">
        <w:t>The number of samples to be added or removed after the last pulse is calculated as:</w:t>
      </w:r>
    </w:p>
    <w:p w14:paraId="338861DF" w14:textId="2379B3EB" w:rsidR="00FD1014" w:rsidRPr="00D93DB4" w:rsidRDefault="00FD1014" w:rsidP="00FD1014">
      <w:pPr>
        <w:pStyle w:val="EQ"/>
      </w:pPr>
      <w:r w:rsidRPr="00D93DB4">
        <w:tab/>
      </w:r>
      <w:r w:rsidR="004C5B74">
        <w:rPr>
          <w:noProof/>
          <w:position w:val="-32"/>
        </w:rPr>
        <w:drawing>
          <wp:inline distT="0" distB="0" distL="0" distR="0" wp14:anchorId="7FAB4233" wp14:editId="6F7981E9">
            <wp:extent cx="1386205" cy="471805"/>
            <wp:effectExtent l="0" t="0" r="0" b="0"/>
            <wp:docPr id="235"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6205" cy="471805"/>
                    </a:xfrm>
                    <a:prstGeom prst="rect">
                      <a:avLst/>
                    </a:prstGeom>
                    <a:noFill/>
                    <a:ln>
                      <a:noFill/>
                    </a:ln>
                  </pic:spPr>
                </pic:pic>
              </a:graphicData>
            </a:graphic>
          </wp:inline>
        </w:drawing>
      </w:r>
      <w:r w:rsidRPr="00D93DB4">
        <w:tab/>
        <w:t>(</w:t>
      </w:r>
      <w:r w:rsidR="005B1BA1" w:rsidRPr="00D93DB4">
        <w:t>46</w:t>
      </w:r>
      <w:r w:rsidRPr="00D93DB4">
        <w:t>)</w:t>
      </w:r>
    </w:p>
    <w:p w14:paraId="121F8048" w14:textId="77777777" w:rsidR="00FD1014" w:rsidRPr="00D93DB4" w:rsidRDefault="00375FEC" w:rsidP="00D76ADF">
      <w:r w:rsidRPr="00D93DB4">
        <w:t>The maximum number of samples to be added or removed among the minimum energy regions is calculated as:</w:t>
      </w:r>
    </w:p>
    <w:p w14:paraId="5D88FC95" w14:textId="674F2E2E" w:rsidR="00375FEC" w:rsidRPr="00D93DB4" w:rsidRDefault="00375FEC" w:rsidP="00375FEC">
      <w:pPr>
        <w:pStyle w:val="EQ"/>
      </w:pPr>
      <w:r w:rsidRPr="00D93DB4">
        <w:tab/>
      </w:r>
      <w:r w:rsidR="004C5B74">
        <w:rPr>
          <w:noProof/>
          <w:position w:val="-30"/>
        </w:rPr>
        <w:drawing>
          <wp:inline distT="0" distB="0" distL="0" distR="0" wp14:anchorId="68179A75" wp14:editId="2F8047CC">
            <wp:extent cx="2019300" cy="443230"/>
            <wp:effectExtent l="0" t="0" r="0" b="0"/>
            <wp:docPr id="236"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19300" cy="443230"/>
                    </a:xfrm>
                    <a:prstGeom prst="rect">
                      <a:avLst/>
                    </a:prstGeom>
                    <a:noFill/>
                    <a:ln>
                      <a:noFill/>
                    </a:ln>
                  </pic:spPr>
                </pic:pic>
              </a:graphicData>
            </a:graphic>
          </wp:inline>
        </w:drawing>
      </w:r>
      <w:r w:rsidRPr="00D93DB4">
        <w:tab/>
        <w:t>(</w:t>
      </w:r>
      <w:r w:rsidR="005B1BA1" w:rsidRPr="00D93DB4">
        <w:t>47</w:t>
      </w:r>
      <w:r w:rsidRPr="00D93DB4">
        <w:t>)</w:t>
      </w:r>
    </w:p>
    <w:p w14:paraId="6B4EC355" w14:textId="2BCCC5CD" w:rsidR="00680599" w:rsidRPr="00D93DB4" w:rsidRDefault="00680599" w:rsidP="00680599">
      <w:r w:rsidRPr="00D93DB4">
        <w:t xml:space="preserve">The location of the minimum energy segment </w:t>
      </w:r>
      <w:r w:rsidR="004C5B74">
        <w:rPr>
          <w:noProof/>
          <w:position w:val="-12"/>
        </w:rPr>
        <w:drawing>
          <wp:inline distT="0" distB="0" distL="0" distR="0" wp14:anchorId="6C8D6520" wp14:editId="41030467">
            <wp:extent cx="405130" cy="252730"/>
            <wp:effectExtent l="0" t="0" r="0" b="0"/>
            <wp:docPr id="237"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05130" cy="252730"/>
                    </a:xfrm>
                    <a:prstGeom prst="rect">
                      <a:avLst/>
                    </a:prstGeom>
                    <a:noFill/>
                    <a:ln>
                      <a:noFill/>
                    </a:ln>
                  </pic:spPr>
                </pic:pic>
              </a:graphicData>
            </a:graphic>
          </wp:inline>
        </w:drawing>
      </w:r>
      <w:r w:rsidRPr="00D93DB4">
        <w:t xml:space="preserve"> between the first two pulses in </w:t>
      </w:r>
      <w:r w:rsidR="00827B44" w:rsidRPr="00D93DB4">
        <w:t>src_exc</w:t>
      </w:r>
      <w:r w:rsidRPr="00D93DB4">
        <w:t xml:space="preserve">, that has </w:t>
      </w:r>
      <w:r w:rsidR="004C5B74">
        <w:rPr>
          <w:noProof/>
          <w:position w:val="-10"/>
        </w:rPr>
        <w:drawing>
          <wp:inline distT="0" distB="0" distL="0" distR="0" wp14:anchorId="076D68AD" wp14:editId="1F0F6C1E">
            <wp:extent cx="319405" cy="228600"/>
            <wp:effectExtent l="0" t="0" r="0" b="0"/>
            <wp:docPr id="23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19405" cy="228600"/>
                    </a:xfrm>
                    <a:prstGeom prst="rect">
                      <a:avLst/>
                    </a:prstGeom>
                    <a:noFill/>
                    <a:ln>
                      <a:noFill/>
                    </a:ln>
                  </pic:spPr>
                </pic:pic>
              </a:graphicData>
            </a:graphic>
          </wp:inline>
        </w:drawing>
      </w:r>
      <w:r w:rsidRPr="00D93DB4">
        <w:t xml:space="preserve"> length, is then found by simple search for minimum in the moving average of length </w:t>
      </w:r>
      <w:r w:rsidR="004C5B74">
        <w:rPr>
          <w:noProof/>
          <w:position w:val="-10"/>
        </w:rPr>
        <w:drawing>
          <wp:inline distT="0" distB="0" distL="0" distR="0" wp14:anchorId="0B5565A1" wp14:editId="559E8BFF">
            <wp:extent cx="319405" cy="228600"/>
            <wp:effectExtent l="0" t="0" r="0" b="0"/>
            <wp:docPr id="239"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19405" cy="228600"/>
                    </a:xfrm>
                    <a:prstGeom prst="rect">
                      <a:avLst/>
                    </a:prstGeom>
                    <a:noFill/>
                    <a:ln>
                      <a:noFill/>
                    </a:ln>
                  </pic:spPr>
                </pic:pic>
              </a:graphicData>
            </a:graphic>
          </wp:inline>
        </w:drawing>
      </w:r>
      <w:r w:rsidRPr="00D93DB4">
        <w:t>. For every consecutive minimum energy segment between two pulses, the position is calculated as:</w:t>
      </w:r>
    </w:p>
    <w:p w14:paraId="47A8809A" w14:textId="16FF9073" w:rsidR="00680599" w:rsidRPr="00D93DB4" w:rsidRDefault="00680599" w:rsidP="00680599">
      <w:pPr>
        <w:pStyle w:val="EQ"/>
      </w:pPr>
      <w:r w:rsidRPr="00D93DB4">
        <w:tab/>
      </w:r>
      <w:r w:rsidR="004C5B74">
        <w:rPr>
          <w:noProof/>
          <w:position w:val="-12"/>
        </w:rPr>
        <w:drawing>
          <wp:inline distT="0" distB="0" distL="0" distR="0" wp14:anchorId="66288E7A" wp14:editId="68F4EB9B">
            <wp:extent cx="1433830" cy="252730"/>
            <wp:effectExtent l="0" t="0" r="0" b="0"/>
            <wp:docPr id="240"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433830" cy="252730"/>
                    </a:xfrm>
                    <a:prstGeom prst="rect">
                      <a:avLst/>
                    </a:prstGeom>
                    <a:noFill/>
                    <a:ln>
                      <a:noFill/>
                    </a:ln>
                  </pic:spPr>
                </pic:pic>
              </a:graphicData>
            </a:graphic>
          </wp:inline>
        </w:drawing>
      </w:r>
      <w:r w:rsidRPr="00D93DB4">
        <w:t xml:space="preserve">,   </w:t>
      </w:r>
      <w:r w:rsidR="004C5B74">
        <w:rPr>
          <w:noProof/>
          <w:position w:val="-6"/>
        </w:rPr>
        <w:drawing>
          <wp:inline distT="0" distB="0" distL="0" distR="0" wp14:anchorId="3CEED8FA" wp14:editId="28DE5951">
            <wp:extent cx="457200" cy="167005"/>
            <wp:effectExtent l="0" t="0" r="0" b="0"/>
            <wp:docPr id="241"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7200" cy="167005"/>
                    </a:xfrm>
                    <a:prstGeom prst="rect">
                      <a:avLst/>
                    </a:prstGeom>
                    <a:noFill/>
                    <a:ln>
                      <a:noFill/>
                    </a:ln>
                  </pic:spPr>
                </pic:pic>
              </a:graphicData>
            </a:graphic>
          </wp:inline>
        </w:drawing>
      </w:r>
      <w:r w:rsidRPr="00D93DB4">
        <w:tab/>
        <w:t>(</w:t>
      </w:r>
      <w:r w:rsidR="005B1BA1" w:rsidRPr="00D93DB4">
        <w:t>48</w:t>
      </w:r>
      <w:r w:rsidRPr="00D93DB4">
        <w:t>)</w:t>
      </w:r>
    </w:p>
    <w:p w14:paraId="265A5D01" w14:textId="4D6131F1" w:rsidR="00680599" w:rsidRPr="00D93DB4" w:rsidRDefault="00680599" w:rsidP="00680599">
      <w:r w:rsidRPr="00D93DB4">
        <w:t xml:space="preserve">If </w:t>
      </w:r>
      <w:r w:rsidR="004C5B74">
        <w:rPr>
          <w:noProof/>
          <w:position w:val="-12"/>
        </w:rPr>
        <w:drawing>
          <wp:inline distT="0" distB="0" distL="0" distR="0" wp14:anchorId="3206D5EC" wp14:editId="168A295A">
            <wp:extent cx="671830" cy="252730"/>
            <wp:effectExtent l="0" t="0" r="0" b="0"/>
            <wp:docPr id="242"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71830" cy="252730"/>
                    </a:xfrm>
                    <a:prstGeom prst="rect">
                      <a:avLst/>
                    </a:prstGeom>
                    <a:noFill/>
                    <a:ln>
                      <a:noFill/>
                    </a:ln>
                  </pic:spPr>
                </pic:pic>
              </a:graphicData>
            </a:graphic>
          </wp:inline>
        </w:drawing>
      </w:r>
      <w:r w:rsidRPr="00D93DB4">
        <w:t xml:space="preserve"> then the location of the minimum energy segment before the first pulse is calculated using</w:t>
      </w:r>
      <w:r w:rsidR="005A199A" w:rsidRPr="00D93DB4">
        <w:t xml:space="preserve"> </w:t>
      </w:r>
      <w:r w:rsidR="004C5B74">
        <w:rPr>
          <w:noProof/>
          <w:position w:val="-12"/>
        </w:rPr>
        <w:drawing>
          <wp:inline distT="0" distB="0" distL="0" distR="0" wp14:anchorId="4B49962D" wp14:editId="1B86CDBA">
            <wp:extent cx="1181100" cy="252730"/>
            <wp:effectExtent l="0" t="0" r="0" b="0"/>
            <wp:docPr id="243"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181100" cy="252730"/>
                    </a:xfrm>
                    <a:prstGeom prst="rect">
                      <a:avLst/>
                    </a:prstGeom>
                    <a:noFill/>
                    <a:ln>
                      <a:noFill/>
                    </a:ln>
                  </pic:spPr>
                </pic:pic>
              </a:graphicData>
            </a:graphic>
          </wp:inline>
        </w:drawing>
      </w:r>
      <w:r w:rsidRPr="00D93DB4">
        <w:t xml:space="preserve">. Otherwise the location of the minimum energy segment </w:t>
      </w:r>
      <w:r w:rsidR="004C5B74">
        <w:rPr>
          <w:noProof/>
          <w:position w:val="-12"/>
        </w:rPr>
        <w:drawing>
          <wp:inline distT="0" distB="0" distL="0" distR="0" wp14:anchorId="61131536" wp14:editId="75505B9A">
            <wp:extent cx="433705" cy="252730"/>
            <wp:effectExtent l="0" t="0" r="0" b="0"/>
            <wp:docPr id="244"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33705" cy="252730"/>
                    </a:xfrm>
                    <a:prstGeom prst="rect">
                      <a:avLst/>
                    </a:prstGeom>
                    <a:noFill/>
                    <a:ln>
                      <a:noFill/>
                    </a:ln>
                  </pic:spPr>
                </pic:pic>
              </a:graphicData>
            </a:graphic>
          </wp:inline>
        </w:drawing>
      </w:r>
      <w:r w:rsidRPr="00D93DB4">
        <w:t xml:space="preserve"> before the first pulse in</w:t>
      </w:r>
      <w:r w:rsidR="005A199A" w:rsidRPr="00D93DB4">
        <w:t xml:space="preserve"> </w:t>
      </w:r>
      <w:r w:rsidR="00827B44" w:rsidRPr="00D93DB4">
        <w:t>src_exc</w:t>
      </w:r>
      <w:r w:rsidR="005A199A" w:rsidRPr="00D93DB4">
        <w:t xml:space="preserve"> is found by simple search for minimum in the moving average of length</w:t>
      </w:r>
      <w:r w:rsidRPr="00D93DB4">
        <w:t xml:space="preserve"> </w:t>
      </w:r>
      <w:r w:rsidR="004C5B74">
        <w:rPr>
          <w:noProof/>
          <w:position w:val="-10"/>
        </w:rPr>
        <w:drawing>
          <wp:inline distT="0" distB="0" distL="0" distR="0" wp14:anchorId="3421A2CB" wp14:editId="07CB7FAB">
            <wp:extent cx="190500" cy="228600"/>
            <wp:effectExtent l="0" t="0" r="0" b="0"/>
            <wp:docPr id="245"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D93DB4">
        <w:t>.</w:t>
      </w:r>
    </w:p>
    <w:p w14:paraId="73AEA6A8" w14:textId="113BC470" w:rsidR="009473F9" w:rsidRPr="00D93DB4" w:rsidRDefault="00680599" w:rsidP="00680599">
      <w:r w:rsidRPr="00D93DB4">
        <w:t>If</w:t>
      </w:r>
      <w:r w:rsidR="009473F9" w:rsidRPr="00D93DB4">
        <w:t xml:space="preserve"> </w:t>
      </w:r>
      <w:r w:rsidR="004C5B74">
        <w:rPr>
          <w:noProof/>
          <w:position w:val="-12"/>
        </w:rPr>
        <w:drawing>
          <wp:inline distT="0" distB="0" distL="0" distR="0" wp14:anchorId="096F07FD" wp14:editId="3E7E6028">
            <wp:extent cx="1157605" cy="252730"/>
            <wp:effectExtent l="0" t="0" r="0" b="0"/>
            <wp:docPr id="246"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157605" cy="252730"/>
                    </a:xfrm>
                    <a:prstGeom prst="rect">
                      <a:avLst/>
                    </a:prstGeom>
                    <a:noFill/>
                    <a:ln>
                      <a:noFill/>
                    </a:ln>
                  </pic:spPr>
                </pic:pic>
              </a:graphicData>
            </a:graphic>
          </wp:inline>
        </w:drawing>
      </w:r>
      <w:r w:rsidRPr="00D93DB4">
        <w:t xml:space="preserve"> then the location of the minimum energy segment after the last pulse</w:t>
      </w:r>
      <w:r w:rsidR="009473F9" w:rsidRPr="00D93DB4">
        <w:t xml:space="preserve"> is calculated</w:t>
      </w:r>
      <w:r w:rsidRPr="00D93DB4">
        <w:t xml:space="preserve"> using</w:t>
      </w:r>
      <w:r w:rsidR="009473F9" w:rsidRPr="00D93DB4">
        <w:t xml:space="preserve"> </w:t>
      </w:r>
      <w:r w:rsidR="004C5B74">
        <w:rPr>
          <w:noProof/>
          <w:position w:val="-12"/>
        </w:rPr>
        <w:drawing>
          <wp:inline distT="0" distB="0" distL="0" distR="0" wp14:anchorId="039217E8" wp14:editId="036577D9">
            <wp:extent cx="1409700" cy="252730"/>
            <wp:effectExtent l="0" t="0" r="0" b="0"/>
            <wp:docPr id="247"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09700" cy="252730"/>
                    </a:xfrm>
                    <a:prstGeom prst="rect">
                      <a:avLst/>
                    </a:prstGeom>
                    <a:noFill/>
                    <a:ln>
                      <a:noFill/>
                    </a:ln>
                  </pic:spPr>
                </pic:pic>
              </a:graphicData>
            </a:graphic>
          </wp:inline>
        </w:drawing>
      </w:r>
      <w:r w:rsidR="009473F9" w:rsidRPr="00D93DB4">
        <w:t xml:space="preserve">. Otherwise the location of the minimum energy segment </w:t>
      </w:r>
      <w:r w:rsidR="004C5B74">
        <w:rPr>
          <w:noProof/>
          <w:position w:val="-12"/>
        </w:rPr>
        <w:drawing>
          <wp:inline distT="0" distB="0" distL="0" distR="0" wp14:anchorId="16ABCC17" wp14:editId="5419C6E0">
            <wp:extent cx="609600" cy="252730"/>
            <wp:effectExtent l="0" t="0" r="0" b="0"/>
            <wp:docPr id="248"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09600" cy="252730"/>
                    </a:xfrm>
                    <a:prstGeom prst="rect">
                      <a:avLst/>
                    </a:prstGeom>
                    <a:noFill/>
                    <a:ln>
                      <a:noFill/>
                    </a:ln>
                  </pic:spPr>
                </pic:pic>
              </a:graphicData>
            </a:graphic>
          </wp:inline>
        </w:drawing>
      </w:r>
      <w:r w:rsidR="009473F9" w:rsidRPr="00D93DB4">
        <w:t xml:space="preserve"> after the last pulse in </w:t>
      </w:r>
      <w:r w:rsidR="00827B44" w:rsidRPr="00D93DB4">
        <w:t>src_exc</w:t>
      </w:r>
      <w:r w:rsidR="009473F9" w:rsidRPr="00D93DB4">
        <w:t xml:space="preserve"> is found by simple search for minimum in the moving average of length </w:t>
      </w:r>
      <w:r w:rsidR="004C5B74">
        <w:rPr>
          <w:noProof/>
          <w:position w:val="-10"/>
        </w:rPr>
        <w:drawing>
          <wp:inline distT="0" distB="0" distL="0" distR="0" wp14:anchorId="57C159A8" wp14:editId="5A46A1C3">
            <wp:extent cx="290830" cy="228600"/>
            <wp:effectExtent l="0" t="0" r="0" b="0"/>
            <wp:docPr id="249"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0830" cy="228600"/>
                    </a:xfrm>
                    <a:prstGeom prst="rect">
                      <a:avLst/>
                    </a:prstGeom>
                    <a:noFill/>
                    <a:ln>
                      <a:noFill/>
                    </a:ln>
                  </pic:spPr>
                </pic:pic>
              </a:graphicData>
            </a:graphic>
          </wp:inline>
        </w:drawing>
      </w:r>
      <w:r w:rsidR="009473F9" w:rsidRPr="00D93DB4">
        <w:t>.</w:t>
      </w:r>
    </w:p>
    <w:p w14:paraId="0E3C7D2F" w14:textId="3076F839" w:rsidR="00680599" w:rsidRPr="00D93DB4" w:rsidRDefault="00680599" w:rsidP="00680599">
      <w:r w:rsidRPr="00D93DB4">
        <w:t xml:space="preserve">If there </w:t>
      </w:r>
      <w:r w:rsidR="009473F9" w:rsidRPr="00D93DB4">
        <w:t>is going to</w:t>
      </w:r>
      <w:r w:rsidRPr="00D93DB4">
        <w:t xml:space="preserve"> be just one pulse in </w:t>
      </w:r>
      <w:r w:rsidR="00827B44" w:rsidRPr="00D93DB4">
        <w:t>dst_exc</w:t>
      </w:r>
      <w:r w:rsidRPr="00D93DB4">
        <w:t xml:space="preserve">, that is if </w:t>
      </w:r>
      <w:r w:rsidR="004C5B74">
        <w:rPr>
          <w:noProof/>
          <w:position w:val="-6"/>
        </w:rPr>
        <w:drawing>
          <wp:inline distT="0" distB="0" distL="0" distR="0" wp14:anchorId="2F9970ED" wp14:editId="3B11AF18">
            <wp:extent cx="114300" cy="167005"/>
            <wp:effectExtent l="0" t="0" r="0" b="0"/>
            <wp:docPr id="250"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D93DB4">
        <w:t xml:space="preserve"> is equal to 0, the search for </w:t>
      </w:r>
      <w:r w:rsidR="004C5B74">
        <w:rPr>
          <w:noProof/>
          <w:position w:val="-12"/>
        </w:rPr>
        <w:drawing>
          <wp:inline distT="0" distB="0" distL="0" distR="0" wp14:anchorId="2C8E0758" wp14:editId="5A890C54">
            <wp:extent cx="405130" cy="252730"/>
            <wp:effectExtent l="0" t="0" r="0" b="0"/>
            <wp:docPr id="251"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05130" cy="252730"/>
                    </a:xfrm>
                    <a:prstGeom prst="rect">
                      <a:avLst/>
                    </a:prstGeom>
                    <a:noFill/>
                    <a:ln>
                      <a:noFill/>
                    </a:ln>
                  </pic:spPr>
                </pic:pic>
              </a:graphicData>
            </a:graphic>
          </wp:inline>
        </w:drawing>
      </w:r>
      <w:r w:rsidRPr="00D93DB4">
        <w:t xml:space="preserve"> </w:t>
      </w:r>
      <w:r w:rsidR="009473F9" w:rsidRPr="00D93DB4">
        <w:t xml:space="preserve">is limited </w:t>
      </w:r>
      <w:r w:rsidRPr="00D93DB4">
        <w:t xml:space="preserve">to </w:t>
      </w:r>
      <w:r w:rsidR="004C5B74">
        <w:rPr>
          <w:noProof/>
          <w:position w:val="-6"/>
        </w:rPr>
        <w:drawing>
          <wp:inline distT="0" distB="0" distL="0" distR="0" wp14:anchorId="5FBC8D3D" wp14:editId="77DECF37">
            <wp:extent cx="319405" cy="167005"/>
            <wp:effectExtent l="0" t="0" r="0" b="0"/>
            <wp:docPr id="252"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19405" cy="167005"/>
                    </a:xfrm>
                    <a:prstGeom prst="rect">
                      <a:avLst/>
                    </a:prstGeom>
                    <a:noFill/>
                    <a:ln>
                      <a:noFill/>
                    </a:ln>
                  </pic:spPr>
                </pic:pic>
              </a:graphicData>
            </a:graphic>
          </wp:inline>
        </w:drawing>
      </w:r>
      <w:r w:rsidRPr="00D93DB4">
        <w:t xml:space="preserve">. </w:t>
      </w:r>
      <w:r w:rsidR="004C5B74">
        <w:rPr>
          <w:noProof/>
          <w:position w:val="-12"/>
        </w:rPr>
        <w:drawing>
          <wp:inline distT="0" distB="0" distL="0" distR="0" wp14:anchorId="5F8347EE" wp14:editId="740DBBB4">
            <wp:extent cx="405130" cy="252730"/>
            <wp:effectExtent l="0" t="0" r="0" b="0"/>
            <wp:docPr id="253"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05130" cy="252730"/>
                    </a:xfrm>
                    <a:prstGeom prst="rect">
                      <a:avLst/>
                    </a:prstGeom>
                    <a:noFill/>
                    <a:ln>
                      <a:noFill/>
                    </a:ln>
                  </pic:spPr>
                </pic:pic>
              </a:graphicData>
            </a:graphic>
          </wp:inline>
        </w:drawing>
      </w:r>
      <w:r w:rsidRPr="00D93DB4">
        <w:t xml:space="preserve"> then points to the location of the minimum energy segment after the </w:t>
      </w:r>
      <w:r w:rsidR="009473F9" w:rsidRPr="00D93DB4">
        <w:t>only</w:t>
      </w:r>
      <w:r w:rsidRPr="00D93DB4">
        <w:t xml:space="preserve"> pulse</w:t>
      </w:r>
      <w:r w:rsidR="009473F9" w:rsidRPr="00D93DB4">
        <w:t xml:space="preserve"> in </w:t>
      </w:r>
      <w:r w:rsidR="00827B44" w:rsidRPr="00D93DB4">
        <w:t>dst_exc</w:t>
      </w:r>
      <w:r w:rsidRPr="00D93DB4">
        <w:t>.</w:t>
      </w:r>
    </w:p>
    <w:p w14:paraId="419B3B2E" w14:textId="3127FD6F" w:rsidR="00FD1014" w:rsidRPr="00D93DB4" w:rsidRDefault="00680599" w:rsidP="00680599">
      <w:r w:rsidRPr="00D93DB4">
        <w:t xml:space="preserve">If </w:t>
      </w:r>
      <w:r w:rsidR="004C5B74">
        <w:rPr>
          <w:noProof/>
          <w:position w:val="-6"/>
        </w:rPr>
        <w:drawing>
          <wp:inline distT="0" distB="0" distL="0" distR="0" wp14:anchorId="4A6B6F72" wp14:editId="613B0B29">
            <wp:extent cx="319405" cy="167005"/>
            <wp:effectExtent l="0" t="0" r="0" b="0"/>
            <wp:docPr id="254"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19405" cy="167005"/>
                    </a:xfrm>
                    <a:prstGeom prst="rect">
                      <a:avLst/>
                    </a:prstGeom>
                    <a:noFill/>
                    <a:ln>
                      <a:noFill/>
                    </a:ln>
                  </pic:spPr>
                </pic:pic>
              </a:graphicData>
            </a:graphic>
          </wp:inline>
        </w:drawing>
      </w:r>
      <w:r w:rsidRPr="00D93DB4">
        <w:t xml:space="preserve"> </w:t>
      </w:r>
      <w:r w:rsidR="0019720C" w:rsidRPr="00D93DB4">
        <w:t xml:space="preserve">then </w:t>
      </w:r>
      <w:r w:rsidR="004C5B74">
        <w:rPr>
          <w:noProof/>
          <w:position w:val="-10"/>
        </w:rPr>
        <w:drawing>
          <wp:inline distT="0" distB="0" distL="0" distR="0" wp14:anchorId="169F372B" wp14:editId="0CF28C9D">
            <wp:extent cx="167005" cy="228600"/>
            <wp:effectExtent l="0" t="0" r="0" b="0"/>
            <wp:docPr id="255"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7005" cy="228600"/>
                    </a:xfrm>
                    <a:prstGeom prst="rect">
                      <a:avLst/>
                    </a:prstGeom>
                    <a:noFill/>
                    <a:ln>
                      <a:noFill/>
                    </a:ln>
                  </pic:spPr>
                </pic:pic>
              </a:graphicData>
            </a:graphic>
          </wp:inline>
        </w:drawing>
      </w:r>
      <w:r w:rsidRPr="00D93DB4">
        <w:t xml:space="preserve"> samples</w:t>
      </w:r>
      <w:r w:rsidR="0019720C" w:rsidRPr="00D93DB4">
        <w:t xml:space="preserve"> are added</w:t>
      </w:r>
      <w:r w:rsidRPr="00D93DB4">
        <w:t xml:space="preserve"> at location </w:t>
      </w:r>
      <w:r w:rsidR="004C5B74">
        <w:rPr>
          <w:noProof/>
          <w:position w:val="-12"/>
        </w:rPr>
        <w:drawing>
          <wp:inline distT="0" distB="0" distL="0" distR="0" wp14:anchorId="75141C6C" wp14:editId="4D0730F2">
            <wp:extent cx="405130" cy="252730"/>
            <wp:effectExtent l="0" t="0" r="0" b="0"/>
            <wp:docPr id="256"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05130" cy="252730"/>
                    </a:xfrm>
                    <a:prstGeom prst="rect">
                      <a:avLst/>
                    </a:prstGeom>
                    <a:noFill/>
                    <a:ln>
                      <a:noFill/>
                    </a:ln>
                  </pic:spPr>
                </pic:pic>
              </a:graphicData>
            </a:graphic>
          </wp:inline>
        </w:drawing>
      </w:r>
      <w:r w:rsidRPr="00D93DB4">
        <w:t xml:space="preserve"> for </w:t>
      </w:r>
      <w:r w:rsidR="004C5B74">
        <w:rPr>
          <w:noProof/>
          <w:position w:val="-6"/>
        </w:rPr>
        <w:drawing>
          <wp:inline distT="0" distB="0" distL="0" distR="0" wp14:anchorId="1F935718" wp14:editId="0AC0DCD4">
            <wp:extent cx="647700" cy="167005"/>
            <wp:effectExtent l="0" t="0" r="0" b="0"/>
            <wp:docPr id="257"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47700" cy="167005"/>
                    </a:xfrm>
                    <a:prstGeom prst="rect">
                      <a:avLst/>
                    </a:prstGeom>
                    <a:noFill/>
                    <a:ln>
                      <a:noFill/>
                    </a:ln>
                  </pic:spPr>
                </pic:pic>
              </a:graphicData>
            </a:graphic>
          </wp:inline>
        </w:drawing>
      </w:r>
      <w:r w:rsidRPr="00D93DB4">
        <w:t xml:space="preserve"> to the signal src_exc and store</w:t>
      </w:r>
      <w:r w:rsidR="00436C16" w:rsidRPr="00D93DB4">
        <w:t>d</w:t>
      </w:r>
      <w:r w:rsidRPr="00D93DB4">
        <w:t xml:space="preserve"> in dst_exc, otherwise if </w:t>
      </w:r>
      <w:r w:rsidR="004C5B74">
        <w:rPr>
          <w:noProof/>
          <w:position w:val="-6"/>
        </w:rPr>
        <w:drawing>
          <wp:inline distT="0" distB="0" distL="0" distR="0" wp14:anchorId="7280F0EF" wp14:editId="50FA218C">
            <wp:extent cx="319405" cy="167005"/>
            <wp:effectExtent l="0" t="0" r="0" b="0"/>
            <wp:docPr id="258"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19405" cy="167005"/>
                    </a:xfrm>
                    <a:prstGeom prst="rect">
                      <a:avLst/>
                    </a:prstGeom>
                    <a:noFill/>
                    <a:ln>
                      <a:noFill/>
                    </a:ln>
                  </pic:spPr>
                </pic:pic>
              </a:graphicData>
            </a:graphic>
          </wp:inline>
        </w:drawing>
      </w:r>
      <w:r w:rsidRPr="00D93DB4">
        <w:t xml:space="preserve"> </w:t>
      </w:r>
      <w:r w:rsidR="00436C16" w:rsidRPr="00D93DB4">
        <w:t xml:space="preserve">then </w:t>
      </w:r>
      <w:r w:rsidR="004C5B74">
        <w:rPr>
          <w:noProof/>
          <w:position w:val="-10"/>
        </w:rPr>
        <w:drawing>
          <wp:inline distT="0" distB="0" distL="0" distR="0" wp14:anchorId="57A7EA06" wp14:editId="7DA48AB1">
            <wp:extent cx="167005" cy="228600"/>
            <wp:effectExtent l="0" t="0" r="0" b="0"/>
            <wp:docPr id="259"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7005" cy="228600"/>
                    </a:xfrm>
                    <a:prstGeom prst="rect">
                      <a:avLst/>
                    </a:prstGeom>
                    <a:noFill/>
                    <a:ln>
                      <a:noFill/>
                    </a:ln>
                  </pic:spPr>
                </pic:pic>
              </a:graphicData>
            </a:graphic>
          </wp:inline>
        </w:drawing>
      </w:r>
      <w:r w:rsidR="00436C16" w:rsidRPr="00D93DB4">
        <w:t xml:space="preserve"> samples are removed</w:t>
      </w:r>
      <w:r w:rsidRPr="00D93DB4">
        <w:t xml:space="preserve"> at location </w:t>
      </w:r>
      <w:r w:rsidR="004C5B74">
        <w:rPr>
          <w:noProof/>
          <w:position w:val="-12"/>
        </w:rPr>
        <w:drawing>
          <wp:inline distT="0" distB="0" distL="0" distR="0" wp14:anchorId="5FC9C2EB" wp14:editId="325166D6">
            <wp:extent cx="405130" cy="252730"/>
            <wp:effectExtent l="0" t="0" r="0" b="0"/>
            <wp:docPr id="260"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05130" cy="252730"/>
                    </a:xfrm>
                    <a:prstGeom prst="rect">
                      <a:avLst/>
                    </a:prstGeom>
                    <a:noFill/>
                    <a:ln>
                      <a:noFill/>
                    </a:ln>
                  </pic:spPr>
                </pic:pic>
              </a:graphicData>
            </a:graphic>
          </wp:inline>
        </w:drawing>
      </w:r>
      <w:r w:rsidR="00436C16" w:rsidRPr="00D93DB4">
        <w:t xml:space="preserve"> for </w:t>
      </w:r>
      <w:r w:rsidR="004C5B74">
        <w:rPr>
          <w:noProof/>
          <w:position w:val="-6"/>
        </w:rPr>
        <w:drawing>
          <wp:inline distT="0" distB="0" distL="0" distR="0" wp14:anchorId="5A4789EF" wp14:editId="3B208153">
            <wp:extent cx="647700" cy="167005"/>
            <wp:effectExtent l="0" t="0" r="0" b="0"/>
            <wp:docPr id="261"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47700" cy="167005"/>
                    </a:xfrm>
                    <a:prstGeom prst="rect">
                      <a:avLst/>
                    </a:prstGeom>
                    <a:noFill/>
                    <a:ln>
                      <a:noFill/>
                    </a:ln>
                  </pic:spPr>
                </pic:pic>
              </a:graphicData>
            </a:graphic>
          </wp:inline>
        </w:drawing>
      </w:r>
      <w:r w:rsidRPr="00D93DB4">
        <w:t xml:space="preserve"> from the signal src_exc and store</w:t>
      </w:r>
      <w:r w:rsidR="00436C16" w:rsidRPr="00D93DB4">
        <w:t>d</w:t>
      </w:r>
      <w:r w:rsidRPr="00D93DB4">
        <w:t xml:space="preserve"> in dst_exc. There are </w:t>
      </w:r>
      <w:r w:rsidR="004C5B74">
        <w:rPr>
          <w:noProof/>
          <w:position w:val="-6"/>
        </w:rPr>
        <w:drawing>
          <wp:inline distT="0" distB="0" distL="0" distR="0" wp14:anchorId="05838A7E" wp14:editId="2DBB3D62">
            <wp:extent cx="304800" cy="167005"/>
            <wp:effectExtent l="0" t="0" r="0" b="0"/>
            <wp:docPr id="262"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4800" cy="167005"/>
                    </a:xfrm>
                    <a:prstGeom prst="rect">
                      <a:avLst/>
                    </a:prstGeom>
                    <a:noFill/>
                    <a:ln>
                      <a:noFill/>
                    </a:ln>
                  </pic:spPr>
                </pic:pic>
              </a:graphicData>
            </a:graphic>
          </wp:inline>
        </w:drawing>
      </w:r>
      <w:r w:rsidRPr="00D93DB4">
        <w:t xml:space="preserve"> regions where the samples are added or removed.</w:t>
      </w:r>
    </w:p>
    <w:p w14:paraId="7B3A3C02" w14:textId="77777777" w:rsidR="00006D23" w:rsidRPr="00D93DB4" w:rsidRDefault="00D52923" w:rsidP="006F6427">
      <w:pPr>
        <w:pStyle w:val="Heading4"/>
      </w:pPr>
      <w:bookmarkStart w:id="76" w:name="_Toc123562410"/>
      <w:r w:rsidRPr="00D93DB4">
        <w:t>5.3.1.4</w:t>
      </w:r>
      <w:r w:rsidR="00006D23" w:rsidRPr="00D93DB4">
        <w:tab/>
        <w:t>Construction of the random part of the excitation</w:t>
      </w:r>
      <w:bookmarkEnd w:id="76"/>
    </w:p>
    <w:p w14:paraId="041D12F0" w14:textId="77777777" w:rsidR="00D24AB6" w:rsidRPr="00D93DB4" w:rsidRDefault="00D24AB6" w:rsidP="00D24AB6">
      <w:r w:rsidRPr="00D93DB4">
        <w:t xml:space="preserve">The innovative (non-periodic) part of the excitation is generated randomly. A simple random generator with approximately uniform distribution is used. Before adjusting the innovation gain, the randomly generated innovation is scaled to some reference value, fixed here to the unitary energy per sample. At the beginning of an erased block, the innovation gain, </w:t>
      </w:r>
      <w:r w:rsidRPr="00D93DB4">
        <w:rPr>
          <w:i/>
        </w:rPr>
        <w:t>g</w:t>
      </w:r>
      <w:r w:rsidRPr="00D93DB4">
        <w:rPr>
          <w:i/>
          <w:vertAlign w:val="subscript"/>
        </w:rPr>
        <w:t>s</w:t>
      </w:r>
      <w:r w:rsidRPr="00D93DB4">
        <w:t>, is initialized by using the innovative excitation gains of each subframe of the last good frame</w:t>
      </w:r>
    </w:p>
    <w:p w14:paraId="6A6C3E8D" w14:textId="77777777" w:rsidR="00D24AB6" w:rsidRPr="00D93DB4" w:rsidRDefault="00D24AB6" w:rsidP="00D24AB6">
      <w:r w:rsidRPr="00D93DB4">
        <w:t>for 4 subframes:</w:t>
      </w:r>
    </w:p>
    <w:p w14:paraId="55A89E5C" w14:textId="46FF264B" w:rsidR="00D24AB6" w:rsidRPr="00D93DB4" w:rsidRDefault="00D24AB6" w:rsidP="00D24AB6">
      <w:pPr>
        <w:pStyle w:val="EQ"/>
      </w:pPr>
      <w:r w:rsidRPr="00D93DB4">
        <w:tab/>
      </w:r>
      <w:r w:rsidR="004C5B74">
        <w:rPr>
          <w:noProof/>
          <w:position w:val="-10"/>
          <w:lang w:val="de-DE" w:eastAsia="de-DE"/>
        </w:rPr>
        <w:drawing>
          <wp:inline distT="0" distB="0" distL="0" distR="0" wp14:anchorId="2264B022" wp14:editId="574D2E89">
            <wp:extent cx="2362200" cy="228600"/>
            <wp:effectExtent l="0" t="0" r="0" b="0"/>
            <wp:docPr id="263" name="Bild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sidRPr="00D93DB4">
        <w:tab/>
        <w:t>(49)</w:t>
      </w:r>
      <w:r w:rsidRPr="00D93DB4">
        <w:tab/>
      </w:r>
    </w:p>
    <w:p w14:paraId="40D001EB" w14:textId="77777777" w:rsidR="00D24AB6" w:rsidRPr="00D93DB4" w:rsidRDefault="00D24AB6" w:rsidP="00D24AB6">
      <w:r w:rsidRPr="00D93DB4">
        <w:t>for 5 subframes:</w:t>
      </w:r>
    </w:p>
    <w:p w14:paraId="06E66DB0" w14:textId="77777777" w:rsidR="00D24AB6" w:rsidRPr="00D93DB4" w:rsidRDefault="00D24AB6" w:rsidP="00D24AB6">
      <w:r w:rsidRPr="00D93DB4">
        <w:rPr>
          <w:position w:val="-22"/>
        </w:rPr>
        <w:object w:dxaOrig="4459" w:dyaOrig="560" w14:anchorId="0BC5D036">
          <v:shape id="_x0000_i1288" type="#_x0000_t75" style="width:223.15pt;height:28.15pt" o:ole="">
            <v:imagedata r:id="rId243" o:title=""/>
          </v:shape>
          <o:OLEObject Type="Embed" ProgID="Equation.3" ShapeID="_x0000_i1288" DrawAspect="Content" ObjectID="_1783088160" r:id="rId244"/>
        </w:object>
      </w:r>
      <w:r w:rsidRPr="00D93DB4">
        <w:t>(49a)</w:t>
      </w:r>
    </w:p>
    <w:p w14:paraId="510AC032" w14:textId="353885E1" w:rsidR="009B5267" w:rsidRPr="00D93DB4" w:rsidRDefault="00D24AB6" w:rsidP="00D24AB6">
      <w:r w:rsidRPr="00D93DB4">
        <w:t xml:space="preserve">where </w:t>
      </w:r>
      <w:r w:rsidRPr="00D93DB4">
        <w:rPr>
          <w:position w:val="-10"/>
        </w:rPr>
        <w:object w:dxaOrig="480" w:dyaOrig="360" w14:anchorId="3ED16283">
          <v:shape id="_x0000_i1289" type="#_x0000_t75" style="width:24pt;height:18pt" o:ole="">
            <v:imagedata r:id="rId245" o:title=""/>
          </v:shape>
          <o:OLEObject Type="Embed" ProgID="Equation.3" ShapeID="_x0000_i1289" DrawAspect="Content" ObjectID="_1783088161" r:id="rId246"/>
        </w:object>
      </w:r>
      <w:r w:rsidRPr="00D93DB4">
        <w:t xml:space="preserve">, </w:t>
      </w:r>
      <w:r w:rsidR="004C5B74">
        <w:rPr>
          <w:noProof/>
          <w:position w:val="-10"/>
          <w:lang w:val="de-DE" w:eastAsia="de-DE"/>
        </w:rPr>
        <w:drawing>
          <wp:inline distT="0" distB="0" distL="0" distR="0" wp14:anchorId="01BD0C97" wp14:editId="72D374E6">
            <wp:extent cx="304800" cy="228600"/>
            <wp:effectExtent l="0" t="0" r="0" b="0"/>
            <wp:docPr id="266" name="Bild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D93DB4">
        <w:t xml:space="preserve">, </w:t>
      </w:r>
      <w:r w:rsidR="004C5B74">
        <w:rPr>
          <w:noProof/>
          <w:position w:val="-10"/>
          <w:lang w:val="de-DE" w:eastAsia="de-DE"/>
        </w:rPr>
        <w:drawing>
          <wp:inline distT="0" distB="0" distL="0" distR="0" wp14:anchorId="4C98BDE5" wp14:editId="7FC56221">
            <wp:extent cx="304800" cy="219075"/>
            <wp:effectExtent l="0" t="0" r="0" b="0"/>
            <wp:docPr id="267" name="Bild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sidRPr="00D93DB4">
        <w:t xml:space="preserve">, </w:t>
      </w:r>
      <w:r w:rsidR="004C5B74">
        <w:rPr>
          <w:noProof/>
          <w:position w:val="-10"/>
          <w:lang w:val="de-DE" w:eastAsia="de-DE"/>
        </w:rPr>
        <w:drawing>
          <wp:inline distT="0" distB="0" distL="0" distR="0" wp14:anchorId="1AB9C726" wp14:editId="22DDF581">
            <wp:extent cx="304800" cy="228600"/>
            <wp:effectExtent l="0" t="0" r="0" b="0"/>
            <wp:docPr id="268" name="Bild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D93DB4">
        <w:t xml:space="preserve"> and </w:t>
      </w:r>
      <w:r w:rsidR="004C5B74">
        <w:rPr>
          <w:noProof/>
          <w:position w:val="-10"/>
          <w:lang w:val="de-DE" w:eastAsia="de-DE"/>
        </w:rPr>
        <w:drawing>
          <wp:inline distT="0" distB="0" distL="0" distR="0" wp14:anchorId="6419B5D3" wp14:editId="2F9E9139">
            <wp:extent cx="295275" cy="228600"/>
            <wp:effectExtent l="0" t="0" r="0" b="0"/>
            <wp:docPr id="269" name="Bild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rsidRPr="00D93DB4">
        <w:t xml:space="preserve"> are the algebraic codebook gains of the four subframes of the last correctly received frame</w:t>
      </w:r>
      <w:r w:rsidR="009B5267" w:rsidRPr="00D93DB4">
        <w:t>. The attenuation strategy of the random part of the excitation is somewhat different from the attenuation of the pitch excitation. The reason is that the pitch excitation (and thus the excitation periodicity) is converging to 0 while the random excitation is converging to the CNG excitation energy. The innovation gain attenuation is calculated as</w:t>
      </w:r>
    </w:p>
    <w:p w14:paraId="247C0E0A" w14:textId="3B730381" w:rsidR="00741755" w:rsidRPr="00D93DB4" w:rsidRDefault="00741755" w:rsidP="00741755">
      <w:pPr>
        <w:pStyle w:val="EQ"/>
      </w:pPr>
      <w:r w:rsidRPr="00D93DB4">
        <w:tab/>
      </w:r>
      <w:r w:rsidR="004C5B74">
        <w:rPr>
          <w:noProof/>
          <w:position w:val="-10"/>
        </w:rPr>
        <w:drawing>
          <wp:inline distT="0" distB="0" distL="0" distR="0" wp14:anchorId="49614242" wp14:editId="3D7137B6">
            <wp:extent cx="1243330" cy="228600"/>
            <wp:effectExtent l="0" t="0" r="0" b="0"/>
            <wp:docPr id="270"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243330" cy="228600"/>
                    </a:xfrm>
                    <a:prstGeom prst="rect">
                      <a:avLst/>
                    </a:prstGeom>
                    <a:noFill/>
                    <a:ln>
                      <a:noFill/>
                    </a:ln>
                  </pic:spPr>
                </pic:pic>
              </a:graphicData>
            </a:graphic>
          </wp:inline>
        </w:drawing>
      </w:r>
      <w:r w:rsidRPr="00D93DB4">
        <w:tab/>
        <w:t>(</w:t>
      </w:r>
      <w:r w:rsidR="005B1BA1" w:rsidRPr="00D93DB4">
        <w:t>50</w:t>
      </w:r>
      <w:r w:rsidRPr="00D93DB4">
        <w:t>)</w:t>
      </w:r>
      <w:r w:rsidRPr="00D93DB4">
        <w:tab/>
      </w:r>
    </w:p>
    <w:p w14:paraId="4633613C" w14:textId="360AB847" w:rsidR="009B5267" w:rsidRPr="00D93DB4" w:rsidRDefault="009B5267" w:rsidP="009B5267">
      <w:r w:rsidRPr="00D93DB4">
        <w:t xml:space="preserve">where </w:t>
      </w:r>
      <w:r w:rsidR="004C5B74">
        <w:rPr>
          <w:noProof/>
          <w:position w:val="-10"/>
        </w:rPr>
        <w:drawing>
          <wp:inline distT="0" distB="0" distL="0" distR="0" wp14:anchorId="3337B951" wp14:editId="397419B3">
            <wp:extent cx="228600" cy="228600"/>
            <wp:effectExtent l="0" t="0" r="0" b="0"/>
            <wp:docPr id="27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93DB4">
        <w:t xml:space="preserve"> is the innovative gain at the beginning of the next frame, </w:t>
      </w:r>
      <w:r w:rsidR="004C5B74">
        <w:rPr>
          <w:noProof/>
          <w:position w:val="-10"/>
        </w:rPr>
        <w:drawing>
          <wp:inline distT="0" distB="0" distL="0" distR="0" wp14:anchorId="7BCD1C02" wp14:editId="7C230E6F">
            <wp:extent cx="238125" cy="228600"/>
            <wp:effectExtent l="0" t="0" r="0" b="0"/>
            <wp:docPr id="272"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D93DB4">
        <w:t xml:space="preserve">is the innovative gain at the beginning of the current frame, </w:t>
      </w:r>
      <w:r w:rsidR="004C5B74">
        <w:rPr>
          <w:noProof/>
          <w:position w:val="-10"/>
        </w:rPr>
        <w:drawing>
          <wp:inline distT="0" distB="0" distL="0" distR="0" wp14:anchorId="06B872CA" wp14:editId="37A9E6E2">
            <wp:extent cx="176530" cy="228600"/>
            <wp:effectExtent l="0" t="0" r="0" b="0"/>
            <wp:docPr id="273"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rsidRPr="00D93DB4">
        <w:t xml:space="preserve">is the gain of the excitation used during the comfort noise generation and α is as defined in </w:t>
      </w:r>
      <w:r w:rsidR="001B0FF1" w:rsidRPr="00D93DB4">
        <w:t xml:space="preserve">Table </w:t>
      </w:r>
      <w:r w:rsidR="00905F5B" w:rsidRPr="00D93DB4">
        <w:t>4</w:t>
      </w:r>
      <w:r w:rsidRPr="00D93DB4">
        <w:t xml:space="preserve">. The comfort noise gain, </w:t>
      </w:r>
      <w:r w:rsidR="004C5B74">
        <w:rPr>
          <w:noProof/>
          <w:position w:val="-10"/>
        </w:rPr>
        <w:drawing>
          <wp:inline distT="0" distB="0" distL="0" distR="0" wp14:anchorId="6D185ECF" wp14:editId="393426F4">
            <wp:extent cx="176530" cy="228600"/>
            <wp:effectExtent l="0" t="0" r="0" b="0"/>
            <wp:docPr id="274"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rsidR="006F3B4C" w:rsidRPr="00D93DB4">
        <w:t>,</w:t>
      </w:r>
      <w:r w:rsidRPr="00D93DB4">
        <w:t xml:space="preserve"> is given as the square root of the energy </w:t>
      </w:r>
      <w:r w:rsidR="004C5B74">
        <w:rPr>
          <w:noProof/>
          <w:position w:val="-4"/>
        </w:rPr>
        <w:drawing>
          <wp:inline distT="0" distB="0" distL="0" distR="0" wp14:anchorId="5AFA2A93" wp14:editId="1AE7249E">
            <wp:extent cx="167005" cy="171450"/>
            <wp:effectExtent l="0" t="0" r="0" b="0"/>
            <wp:docPr id="275"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67005" cy="171450"/>
                    </a:xfrm>
                    <a:prstGeom prst="rect">
                      <a:avLst/>
                    </a:prstGeom>
                    <a:noFill/>
                    <a:ln>
                      <a:noFill/>
                    </a:ln>
                  </pic:spPr>
                </pic:pic>
              </a:graphicData>
            </a:graphic>
          </wp:inline>
        </w:drawing>
      </w:r>
      <w:r w:rsidRPr="00D93DB4">
        <w:t xml:space="preserve"> as described in </w:t>
      </w:r>
      <w:r w:rsidR="001453B7" w:rsidRPr="00D93DB4">
        <w:t>subclause</w:t>
      </w:r>
      <w:r w:rsidRPr="00D93DB4">
        <w:t xml:space="preserve"> </w:t>
      </w:r>
      <w:r w:rsidR="008648A2" w:rsidRPr="00D93DB4">
        <w:t>5.4.3.6.4</w:t>
      </w:r>
      <w:r w:rsidR="008648A2" w:rsidRPr="00D93DB4">
        <w:rPr>
          <w:rStyle w:val="CommentReference"/>
          <w:lang w:val="en-US"/>
        </w:rPr>
        <w:t xml:space="preserve">. </w:t>
      </w:r>
      <w:r w:rsidRPr="00D93DB4">
        <w:t xml:space="preserve">Similarly to the periodic excitation attenuation, the gain is thus attenuated linearly throughout the frame on a sample-by-sample basis starting with, </w:t>
      </w:r>
      <w:r w:rsidR="004C5B74">
        <w:rPr>
          <w:noProof/>
          <w:position w:val="-10"/>
        </w:rPr>
        <w:drawing>
          <wp:inline distT="0" distB="0" distL="0" distR="0" wp14:anchorId="4A404183" wp14:editId="7F8C1652">
            <wp:extent cx="252730" cy="228600"/>
            <wp:effectExtent l="0" t="0" r="0" b="0"/>
            <wp:docPr id="27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52730" cy="228600"/>
                    </a:xfrm>
                    <a:prstGeom prst="rect">
                      <a:avLst/>
                    </a:prstGeom>
                    <a:noFill/>
                    <a:ln>
                      <a:noFill/>
                    </a:ln>
                  </pic:spPr>
                </pic:pic>
              </a:graphicData>
            </a:graphic>
          </wp:inline>
        </w:drawing>
      </w:r>
      <w:r w:rsidRPr="00D93DB4">
        <w:t xml:space="preserve">, and going to the value of </w:t>
      </w:r>
      <w:r w:rsidR="004C5B74">
        <w:rPr>
          <w:noProof/>
          <w:position w:val="-10"/>
        </w:rPr>
        <w:drawing>
          <wp:inline distT="0" distB="0" distL="0" distR="0" wp14:anchorId="1E1E1EF3" wp14:editId="13B8E1EA">
            <wp:extent cx="228600" cy="228600"/>
            <wp:effectExtent l="0" t="0" r="0" b="0"/>
            <wp:docPr id="277"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93DB4">
        <w:t xml:space="preserve"> that would be achieved at the beginning of the next frame.</w:t>
      </w:r>
    </w:p>
    <w:p w14:paraId="3C261F34" w14:textId="297C7ADC" w:rsidR="006F3B4C" w:rsidRPr="00D93DB4" w:rsidRDefault="009B5267" w:rsidP="006F3B4C">
      <w:r w:rsidRPr="00D93DB4">
        <w:t>Finally, if the last correctly received frame is different from UNVOICED</w:t>
      </w:r>
      <w:r w:rsidR="00A51A87" w:rsidRPr="00D93DB4">
        <w:t>_CLAS</w:t>
      </w:r>
      <w:r w:rsidRPr="00D93DB4">
        <w:t xml:space="preserve">, the innovation excitation is filtered through a linear phase FIR high-pass filter with coefficients –0.0125, –0.109, 0.7813, </w:t>
      </w:r>
      <w:r w:rsidRPr="00D93DB4">
        <w:br/>
        <w:t xml:space="preserve">–0.109, and –0.0125. To decrease the amount of noisy components during voiced segments, these filter coefficients are multiplied by an adaptive factor equal to </w:t>
      </w:r>
      <w:r w:rsidR="004C5B74">
        <w:rPr>
          <w:noProof/>
          <w:position w:val="-10"/>
        </w:rPr>
        <w:drawing>
          <wp:inline distT="0" distB="0" distL="0" distR="0" wp14:anchorId="04961A63" wp14:editId="12999882">
            <wp:extent cx="786130" cy="190500"/>
            <wp:effectExtent l="0" t="0" r="0" b="0"/>
            <wp:docPr id="278"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rsidR="006F3B4C" w:rsidRPr="00D93DB4">
        <w:t xml:space="preserve">, with </w:t>
      </w:r>
      <w:r w:rsidR="004C5B74">
        <w:rPr>
          <w:noProof/>
          <w:position w:val="-10"/>
        </w:rPr>
        <w:drawing>
          <wp:inline distT="0" distB="0" distL="0" distR="0" wp14:anchorId="0D7EEDBB" wp14:editId="4395CDA5">
            <wp:extent cx="138430" cy="190500"/>
            <wp:effectExtent l="0" t="0" r="0" b="0"/>
            <wp:docPr id="279"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38430" cy="190500"/>
                    </a:xfrm>
                    <a:prstGeom prst="rect">
                      <a:avLst/>
                    </a:prstGeom>
                    <a:noFill/>
                    <a:ln>
                      <a:noFill/>
                    </a:ln>
                  </pic:spPr>
                </pic:pic>
              </a:graphicData>
            </a:graphic>
          </wp:inline>
        </w:drawing>
      </w:r>
      <w:r w:rsidRPr="00D93DB4">
        <w:t xml:space="preserve"> denoting the voicing factor as defined in equation </w:t>
      </w:r>
      <w:r w:rsidR="000E7B60" w:rsidRPr="00D93DB4">
        <w:t>(</w:t>
      </w:r>
      <w:r w:rsidR="00FD6FFE" w:rsidRPr="00D93DB4">
        <w:t>1475</w:t>
      </w:r>
      <w:r w:rsidR="000E7B60" w:rsidRPr="00D93DB4">
        <w:t>)</w:t>
      </w:r>
      <w:r w:rsidR="00FD6FFE" w:rsidRPr="00D93DB4">
        <w:t xml:space="preserve"> in subclause 6.1.1.3.2 of </w:t>
      </w:r>
      <w:r w:rsidR="00314012" w:rsidRPr="00D93DB4">
        <w:t>[5]</w:t>
      </w:r>
      <w:r w:rsidRPr="00D93DB4">
        <w:t>. The random part of the excitation is then added to the adaptive excitation to form the total excitation signal. If the last good frame is UNVOICED</w:t>
      </w:r>
      <w:r w:rsidR="006F3B4C" w:rsidRPr="00D93DB4">
        <w:t>_CLAS</w:t>
      </w:r>
      <w:r w:rsidRPr="00D93DB4">
        <w:t>, only the innovative excitation is used and it is further attenuated by a factor of 0.8. In this case, the past excitation buffer is updated with the innovation excitation, as no periodic part of the excitation is available. If the last good frame is UNVOICED</w:t>
      </w:r>
      <w:r w:rsidR="006F3B4C" w:rsidRPr="00D93DB4">
        <w:t>_CLAS</w:t>
      </w:r>
      <w:r w:rsidRPr="00D93DB4">
        <w:t xml:space="preserve"> </w:t>
      </w:r>
      <w:r w:rsidR="00022010" w:rsidRPr="00D93DB4">
        <w:t xml:space="preserve">or INACTIVE </w:t>
      </w:r>
      <w:r w:rsidRPr="00D93DB4">
        <w:t>but it is not coded with UC mode signalling non</w:t>
      </w:r>
      <w:r w:rsidRPr="00D93DB4">
        <w:noBreakHyphen/>
        <w:t>stationary unvoiced frame, the innovation excitation is further attenuated by a factor of 0.8.</w:t>
      </w:r>
    </w:p>
    <w:p w14:paraId="1D87D0A7" w14:textId="77777777" w:rsidR="00D21B98" w:rsidRPr="00D93DB4" w:rsidRDefault="00D52923" w:rsidP="00D53434">
      <w:pPr>
        <w:pStyle w:val="Heading4"/>
      </w:pPr>
      <w:bookmarkStart w:id="77" w:name="_Toc123562411"/>
      <w:r w:rsidRPr="00D93DB4">
        <w:t>5.3.1.5</w:t>
      </w:r>
      <w:r w:rsidR="00D21B98" w:rsidRPr="00D93DB4">
        <w:tab/>
        <w:t>Spectral envelope concealment, synthesis and updates</w:t>
      </w:r>
      <w:bookmarkEnd w:id="77"/>
    </w:p>
    <w:p w14:paraId="7E5C6A6F" w14:textId="77777777" w:rsidR="00894D28" w:rsidRPr="00D93DB4" w:rsidRDefault="00D21B98" w:rsidP="00D21B98">
      <w:r w:rsidRPr="00D93DB4">
        <w:t xml:space="preserve">To synthesize the decoded speech, the LP filter parameters </w:t>
      </w:r>
      <w:r w:rsidR="00116FFB" w:rsidRPr="00D93DB4">
        <w:t>shall</w:t>
      </w:r>
      <w:r w:rsidRPr="00D93DB4">
        <w:t xml:space="preserve"> be obtained. The spectral envelope is gradually moved to an estimated reference envelope</w:t>
      </w:r>
      <w:r w:rsidR="00894D28" w:rsidRPr="00D93DB4">
        <w:t xml:space="preserve">, see </w:t>
      </w:r>
      <w:r w:rsidR="00723865" w:rsidRPr="00D93DB4">
        <w:t>clause</w:t>
      </w:r>
      <w:r w:rsidR="00894D28" w:rsidRPr="00D93DB4">
        <w:t xml:space="preserve"> 5.2. The estimated LSF vector is converted to an LSP vector and interpolated with the last frame</w:t>
      </w:r>
      <w:r w:rsidR="005B1611" w:rsidRPr="00D93DB4">
        <w:t>'</w:t>
      </w:r>
      <w:r w:rsidR="00894D28" w:rsidRPr="00D93DB4">
        <w:t>s LSP vector for 4 or 5 subframes, depending on the ACELP sampling rate being 12.8</w:t>
      </w:r>
      <w:r w:rsidR="00723865" w:rsidRPr="00D93DB4">
        <w:t> kHz</w:t>
      </w:r>
      <w:r w:rsidR="00894D28" w:rsidRPr="00D93DB4">
        <w:t xml:space="preserve"> or 16</w:t>
      </w:r>
      <w:r w:rsidR="00723865" w:rsidRPr="00D93DB4">
        <w:t> </w:t>
      </w:r>
      <w:r w:rsidR="00894D28" w:rsidRPr="00D93DB4">
        <w:t>kHz.</w:t>
      </w:r>
    </w:p>
    <w:p w14:paraId="3A6C2760" w14:textId="77777777" w:rsidR="00D21B98" w:rsidRPr="00D93DB4" w:rsidRDefault="00D21B98" w:rsidP="00D21B98">
      <w:pPr>
        <w:rPr>
          <w:szCs w:val="24"/>
        </w:rPr>
      </w:pPr>
      <w:r w:rsidRPr="00D93DB4">
        <w:rPr>
          <w:szCs w:val="24"/>
        </w:rPr>
        <w:t xml:space="preserve">The synthesized signal is obtained by filtering the </w:t>
      </w:r>
      <w:r w:rsidR="00894D28" w:rsidRPr="00D93DB4">
        <w:rPr>
          <w:szCs w:val="24"/>
        </w:rPr>
        <w:t xml:space="preserve">sum of the adaptive and the random </w:t>
      </w:r>
      <w:r w:rsidRPr="00D93DB4">
        <w:rPr>
          <w:szCs w:val="24"/>
        </w:rPr>
        <w:t>excitation signal through the LP synthesis filter (see clause</w:t>
      </w:r>
      <w:r w:rsidR="00A90E12" w:rsidRPr="00D93DB4">
        <w:rPr>
          <w:szCs w:val="24"/>
        </w:rPr>
        <w:t xml:space="preserve"> </w:t>
      </w:r>
      <w:r w:rsidR="00A90E12" w:rsidRPr="00D93DB4">
        <w:rPr>
          <w:rFonts w:eastAsia="MS Mincho"/>
          <w:lang w:eastAsia="en-CA"/>
        </w:rPr>
        <w:t>6.1.3</w:t>
      </w:r>
      <w:r w:rsidR="00A90E12" w:rsidRPr="00D93DB4">
        <w:t xml:space="preserve"> of </w:t>
      </w:r>
      <w:r w:rsidR="00314012" w:rsidRPr="00D93DB4">
        <w:t>[5]</w:t>
      </w:r>
      <w:r w:rsidRPr="00D93DB4">
        <w:rPr>
          <w:szCs w:val="24"/>
        </w:rPr>
        <w:t>) and post-processed similar to the</w:t>
      </w:r>
      <w:r w:rsidR="00894D28" w:rsidRPr="00D93DB4">
        <w:rPr>
          <w:szCs w:val="24"/>
        </w:rPr>
        <w:t xml:space="preserve"> steps performed in clean channel</w:t>
      </w:r>
      <w:r w:rsidRPr="00D93DB4">
        <w:rPr>
          <w:szCs w:val="24"/>
        </w:rPr>
        <w:t>.</w:t>
      </w:r>
    </w:p>
    <w:p w14:paraId="622F5BE0" w14:textId="77777777" w:rsidR="00D21B98" w:rsidRPr="00D93DB4" w:rsidRDefault="00D21B98" w:rsidP="00D21B98">
      <w:pPr>
        <w:rPr>
          <w:szCs w:val="24"/>
        </w:rPr>
      </w:pPr>
      <w:r w:rsidRPr="00D93DB4">
        <w:rPr>
          <w:szCs w:val="24"/>
        </w:rPr>
        <w:t xml:space="preserve">As the </w:t>
      </w:r>
      <w:r w:rsidR="00894D28" w:rsidRPr="00D93DB4">
        <w:rPr>
          <w:szCs w:val="24"/>
        </w:rPr>
        <w:t>L</w:t>
      </w:r>
      <w:r w:rsidRPr="00D93DB4">
        <w:rPr>
          <w:szCs w:val="24"/>
        </w:rPr>
        <w:t>SF quantizer</w:t>
      </w:r>
      <w:r w:rsidR="00894D28" w:rsidRPr="00D93DB4">
        <w:rPr>
          <w:szCs w:val="24"/>
        </w:rPr>
        <w:t>s</w:t>
      </w:r>
      <w:r w:rsidRPr="00D93DB4">
        <w:rPr>
          <w:szCs w:val="24"/>
        </w:rPr>
        <w:t xml:space="preserve"> uses</w:t>
      </w:r>
      <w:r w:rsidR="00894D28" w:rsidRPr="00D93DB4">
        <w:rPr>
          <w:szCs w:val="24"/>
        </w:rPr>
        <w:t xml:space="preserve"> prediction, their</w:t>
      </w:r>
      <w:r w:rsidRPr="00D93DB4">
        <w:rPr>
          <w:szCs w:val="24"/>
        </w:rPr>
        <w:t xml:space="preserve"> memor</w:t>
      </w:r>
      <w:r w:rsidR="00894D28" w:rsidRPr="00D93DB4">
        <w:rPr>
          <w:szCs w:val="24"/>
        </w:rPr>
        <w:t>ies</w:t>
      </w:r>
      <w:r w:rsidRPr="00D93DB4">
        <w:rPr>
          <w:szCs w:val="24"/>
        </w:rPr>
        <w:t xml:space="preserve"> w</w:t>
      </w:r>
      <w:r w:rsidR="00894D28" w:rsidRPr="00D93DB4">
        <w:rPr>
          <w:szCs w:val="24"/>
        </w:rPr>
        <w:t>ould</w:t>
      </w:r>
      <w:r w:rsidRPr="00D93DB4">
        <w:rPr>
          <w:szCs w:val="24"/>
        </w:rPr>
        <w:t xml:space="preserve"> not be up to date after the normal operation is resumed. To reduce this effect, the quantizers' memories </w:t>
      </w:r>
      <w:r w:rsidR="00E5316C" w:rsidRPr="00D93DB4">
        <w:rPr>
          <w:szCs w:val="24"/>
        </w:rPr>
        <w:t xml:space="preserve">(moving average and auto-regressive) </w:t>
      </w:r>
      <w:r w:rsidRPr="00D93DB4">
        <w:rPr>
          <w:szCs w:val="24"/>
        </w:rPr>
        <w:t>are estimated and updated at the end of each erased frame.</w:t>
      </w:r>
    </w:p>
    <w:p w14:paraId="4DE47D96" w14:textId="77777777" w:rsidR="00D53434" w:rsidRPr="00D93DB4" w:rsidRDefault="00D52923" w:rsidP="00CE6F53">
      <w:pPr>
        <w:pStyle w:val="Heading5"/>
      </w:pPr>
      <w:bookmarkStart w:id="78" w:name="_Toc123562412"/>
      <w:r w:rsidRPr="00D93DB4">
        <w:t>5.3.1.5</w:t>
      </w:r>
      <w:r w:rsidR="00894D28" w:rsidRPr="00D93DB4">
        <w:t>.1</w:t>
      </w:r>
      <w:r w:rsidR="00D53434" w:rsidRPr="00D93DB4">
        <w:tab/>
        <w:t>Specifics for rates 9.6, 16.4 and 24.4 kbps</w:t>
      </w:r>
      <w:bookmarkEnd w:id="78"/>
    </w:p>
    <w:p w14:paraId="51B2BBD5" w14:textId="77777777" w:rsidR="00D53434" w:rsidRPr="00D93DB4" w:rsidRDefault="00D53434" w:rsidP="00D53434">
      <w:r w:rsidRPr="00D93DB4">
        <w:t xml:space="preserve">The coefficients of the filter used in </w:t>
      </w:r>
      <w:r w:rsidR="001453B7" w:rsidRPr="00D93DB4">
        <w:t>subclause</w:t>
      </w:r>
      <w:r w:rsidRPr="00D93DB4">
        <w:t xml:space="preserve"> </w:t>
      </w:r>
      <w:r w:rsidR="00D52923" w:rsidRPr="00D93DB4">
        <w:t>5.3.1.2</w:t>
      </w:r>
      <w:r w:rsidRPr="00D93DB4">
        <w:t xml:space="preserve"> for low pass filtering of the first pitch cycle are dependent on the sampl</w:t>
      </w:r>
      <w:r w:rsidR="00723865" w:rsidRPr="00D93DB4">
        <w:t>ing</w:t>
      </w:r>
      <w:r w:rsidRPr="00D93DB4">
        <w:t xml:space="preserve"> rate. The pitch period, tmp_tc, is always equal to T[-1], where T[-1] is the pitch period of the last sub-frame of the last good received frame, and Tc, used to select the last pitch pulse is thus equal to round(T[-1]).</w:t>
      </w:r>
    </w:p>
    <w:p w14:paraId="50DCBA23" w14:textId="77777777" w:rsidR="00D53434" w:rsidRPr="00D93DB4" w:rsidRDefault="00D53434" w:rsidP="00D53434">
      <w:r w:rsidRPr="00D93DB4">
        <w:t>The periodic part of the excitation will be generated further by repeatedly copying the last pitch cycle of the dst_e</w:t>
      </w:r>
      <w:r w:rsidR="00B83E5F" w:rsidRPr="00D93DB4">
        <w:t>xc for an additional half frame, which is used for correctly updating the overlap-add buffers for MDCT recovery.</w:t>
      </w:r>
    </w:p>
    <w:p w14:paraId="3EDDAFCD" w14:textId="77777777" w:rsidR="00D53434" w:rsidRPr="00D93DB4" w:rsidRDefault="00A44F98" w:rsidP="00D21B98">
      <w:pPr>
        <w:rPr>
          <w:szCs w:val="24"/>
        </w:rPr>
      </w:pPr>
      <w:r w:rsidRPr="00D93DB4">
        <w:rPr>
          <w:szCs w:val="24"/>
        </w:rPr>
        <w:t xml:space="preserve">In contrast to subclause </w:t>
      </w:r>
      <w:r w:rsidR="00D52923" w:rsidRPr="00D93DB4">
        <w:t>5.3.1.5</w:t>
      </w:r>
      <w:r w:rsidRPr="00D93DB4">
        <w:rPr>
          <w:szCs w:val="24"/>
        </w:rPr>
        <w:t xml:space="preserve">, </w:t>
      </w:r>
      <w:r w:rsidR="00831FAF" w:rsidRPr="00D93DB4">
        <w:rPr>
          <w:szCs w:val="24"/>
        </w:rPr>
        <w:t>both excitation signals are not added up and filtered. T</w:t>
      </w:r>
      <w:r w:rsidRPr="00D93DB4">
        <w:rPr>
          <w:szCs w:val="24"/>
        </w:rPr>
        <w:t xml:space="preserve">he synthesized signal is obtained </w:t>
      </w:r>
      <w:r w:rsidR="00831FAF" w:rsidRPr="00D93DB4">
        <w:rPr>
          <w:szCs w:val="24"/>
        </w:rPr>
        <w:t>by filtering the adaptive excitation through the LP synthesis filter based on the LSF interpolation according to formula (19). The random part of the excitation is filtered through the LP filter based on formula (21). After obtaining two separate synthesis signals, they are added up, post processed and played out like in a correctly received frame. Note</w:t>
      </w:r>
      <w:r w:rsidR="000D4183" w:rsidRPr="00D93DB4">
        <w:rPr>
          <w:szCs w:val="24"/>
        </w:rPr>
        <w:t>,</w:t>
      </w:r>
      <w:r w:rsidR="00831FAF" w:rsidRPr="00D93DB4">
        <w:rPr>
          <w:szCs w:val="24"/>
        </w:rPr>
        <w:t xml:space="preserve"> that the memories for both of the LP synthesis filters are </w:t>
      </w:r>
      <w:r w:rsidR="000D4183" w:rsidRPr="00D93DB4">
        <w:rPr>
          <w:szCs w:val="24"/>
        </w:rPr>
        <w:t xml:space="preserve">initialized </w:t>
      </w:r>
      <w:r w:rsidR="00723865" w:rsidRPr="00D93DB4">
        <w:rPr>
          <w:szCs w:val="24"/>
        </w:rPr>
        <w:t xml:space="preserve">with </w:t>
      </w:r>
      <w:r w:rsidR="000D4183" w:rsidRPr="00D93DB4">
        <w:rPr>
          <w:szCs w:val="24"/>
        </w:rPr>
        <w:t xml:space="preserve">the last known state of the last good frame in the beginning of a frame loss. For consecutive loss, they are </w:t>
      </w:r>
      <w:r w:rsidR="00831FAF" w:rsidRPr="00D93DB4">
        <w:rPr>
          <w:szCs w:val="24"/>
        </w:rPr>
        <w:t>updat</w:t>
      </w:r>
      <w:r w:rsidR="000D4183" w:rsidRPr="00D93DB4">
        <w:rPr>
          <w:szCs w:val="24"/>
        </w:rPr>
        <w:t>ed and stored separately</w:t>
      </w:r>
      <w:r w:rsidR="00831FAF" w:rsidRPr="00D93DB4">
        <w:rPr>
          <w:szCs w:val="24"/>
        </w:rPr>
        <w:t>.</w:t>
      </w:r>
    </w:p>
    <w:p w14:paraId="59AE1234" w14:textId="77777777" w:rsidR="00B23DDA" w:rsidRPr="00D93DB4" w:rsidRDefault="00D52923" w:rsidP="006F6427">
      <w:pPr>
        <w:pStyle w:val="Heading4"/>
      </w:pPr>
      <w:bookmarkStart w:id="79" w:name="_Toc123562413"/>
      <w:r w:rsidRPr="00D93DB4">
        <w:t>5.3.1.6</w:t>
      </w:r>
      <w:r w:rsidR="00B23DDA" w:rsidRPr="00D93DB4">
        <w:tab/>
        <w:t>GSC mode concealment</w:t>
      </w:r>
      <w:bookmarkEnd w:id="79"/>
    </w:p>
    <w:p w14:paraId="05FD40B7" w14:textId="77777777" w:rsidR="006D7C46" w:rsidRPr="00D93DB4" w:rsidRDefault="006D7C46" w:rsidP="006D7C46">
      <w:r w:rsidRPr="00D93DB4">
        <w:t xml:space="preserve">When the concealment is performed based on the GSC core, the construction of the periodic part of the excitation is performed as described in </w:t>
      </w:r>
      <w:r w:rsidR="001453B7" w:rsidRPr="00D93DB4">
        <w:t>subclause</w:t>
      </w:r>
      <w:r w:rsidRPr="00D93DB4">
        <w:t xml:space="preserve">s </w:t>
      </w:r>
      <w:r w:rsidR="00D52923" w:rsidRPr="00D93DB4">
        <w:t>5.3.1.2</w:t>
      </w:r>
      <w:r w:rsidRPr="00D93DB4">
        <w:t xml:space="preserve"> and </w:t>
      </w:r>
      <w:r w:rsidR="00D52923" w:rsidRPr="00D93DB4">
        <w:t>5.3.1.3</w:t>
      </w:r>
      <w:r w:rsidRPr="00D93DB4">
        <w:t>. The reconstruction of the periodic part of the excitation corresponds to the time domain contribution of the GSC model. Thus, the reconstructed periodic excitation is converted into the frequency domain using the DCT</w:t>
      </w:r>
      <w:r w:rsidRPr="00D93DB4">
        <w:rPr>
          <w:vertAlign w:val="subscript"/>
        </w:rPr>
        <w:t>IV</w:t>
      </w:r>
      <w:r w:rsidRPr="00D93DB4">
        <w:t xml:space="preserve"> as described in subclause 5.2.3.5.3</w:t>
      </w:r>
      <w:r w:rsidR="00DA723F" w:rsidRPr="00D93DB4">
        <w:rPr>
          <w:rFonts w:hint="eastAsia"/>
          <w:lang w:eastAsia="zh-CN"/>
        </w:rPr>
        <w:t>.1</w:t>
      </w:r>
      <w:r w:rsidR="00DA723F" w:rsidRPr="00D93DB4">
        <w:rPr>
          <w:lang w:eastAsia="zh-CN"/>
        </w:rPr>
        <w:t xml:space="preserve"> of </w:t>
      </w:r>
      <w:r w:rsidR="00314012" w:rsidRPr="00D93DB4">
        <w:rPr>
          <w:lang w:eastAsia="zh-CN"/>
        </w:rPr>
        <w:t>[5]</w:t>
      </w:r>
      <w:r w:rsidR="00D9033A" w:rsidRPr="00D93DB4">
        <w:t xml:space="preserve"> and</w:t>
      </w:r>
      <w:r w:rsidRPr="00D93DB4">
        <w:t xml:space="preserve"> </w:t>
      </w:r>
      <w:r w:rsidR="00D9033A" w:rsidRPr="00D93DB4">
        <w:t>t</w:t>
      </w:r>
      <w:r w:rsidRPr="00D93DB4">
        <w:t xml:space="preserve">he </w:t>
      </w:r>
      <w:r w:rsidR="00D9033A" w:rsidRPr="00D93DB4">
        <w:t>spectrum</w:t>
      </w:r>
      <w:r w:rsidRPr="00D93DB4">
        <w:t xml:space="preserve"> above the last known cut-off frequency is </w:t>
      </w:r>
      <w:r w:rsidR="00D9033A" w:rsidRPr="00D93DB4">
        <w:t xml:space="preserve">smoothed-out to zero. </w:t>
      </w:r>
    </w:p>
    <w:p w14:paraId="5FA86E91" w14:textId="77777777" w:rsidR="00B27B6D" w:rsidRPr="00D93DB4" w:rsidRDefault="00D9033A" w:rsidP="006D7C46">
      <w:r w:rsidRPr="00D93DB4">
        <w:t>Then</w:t>
      </w:r>
      <w:r w:rsidR="006D059A" w:rsidRPr="00D93DB4">
        <w:t>,</w:t>
      </w:r>
      <w:r w:rsidRPr="00D93DB4">
        <w:t xml:space="preserve"> the spectral concealment is performed by using the last good band energies received</w:t>
      </w:r>
      <w:r w:rsidR="006D059A" w:rsidRPr="00D93DB4">
        <w:t xml:space="preserve">. In case of INACTIVE content or active SWB UC mode, the last good decoded spectrum is mixed with random noise at a rate of </w:t>
      </w:r>
      <w:r w:rsidR="00B27B6D" w:rsidRPr="00D93DB4">
        <w:t>4/5</w:t>
      </w:r>
      <w:r w:rsidR="006D059A" w:rsidRPr="00D93DB4">
        <w:t xml:space="preserve"> random noise and </w:t>
      </w:r>
      <w:r w:rsidR="00B27B6D" w:rsidRPr="00D93DB4">
        <w:t>1/5 the last decoded spectrum, making the spectrum to become noisy quite fast. In case the last good frame was AUDIO, no noise is added, but the spectrum dynamic is attenuated by 25</w:t>
      </w:r>
      <w:r w:rsidR="00375C69" w:rsidRPr="00D93DB4">
        <w:t> </w:t>
      </w:r>
      <w:r w:rsidR="00B27B6D" w:rsidRPr="00D93DB4">
        <w:t xml:space="preserve">%. </w:t>
      </w:r>
    </w:p>
    <w:p w14:paraId="5BA69275" w14:textId="77777777" w:rsidR="00D9033A" w:rsidRPr="00D93DB4" w:rsidRDefault="00B27B6D" w:rsidP="006D7C46">
      <w:r w:rsidRPr="00D93DB4">
        <w:t>The next step consists in adding the spectrum of the reconstructed periodic excitation to the concealed spectrum of the frequency domain contribution and to perform the inverse DCT</w:t>
      </w:r>
      <w:r w:rsidRPr="00D93DB4">
        <w:rPr>
          <w:vertAlign w:val="subscript"/>
        </w:rPr>
        <w:t>IV</w:t>
      </w:r>
      <w:r w:rsidRPr="00D93DB4">
        <w:t xml:space="preserve"> similarly as done in subclause 5.2.3.5.</w:t>
      </w:r>
      <w:r w:rsidR="00DA723F" w:rsidRPr="00D93DB4">
        <w:rPr>
          <w:rFonts w:hint="eastAsia"/>
          <w:lang w:eastAsia="zh-CN"/>
        </w:rPr>
        <w:t>3.1</w:t>
      </w:r>
      <w:r w:rsidR="00DA723F" w:rsidRPr="00D93DB4">
        <w:rPr>
          <w:lang w:eastAsia="zh-CN"/>
        </w:rPr>
        <w:t xml:space="preserve"> of </w:t>
      </w:r>
      <w:r w:rsidR="00314012" w:rsidRPr="00D93DB4">
        <w:rPr>
          <w:lang w:eastAsia="zh-CN"/>
        </w:rPr>
        <w:t>[5]</w:t>
      </w:r>
      <w:r w:rsidR="00DA723F" w:rsidRPr="00D93DB4">
        <w:t xml:space="preserve"> </w:t>
      </w:r>
      <w:r w:rsidRPr="00D93DB4">
        <w:t>to get the final concealed excitation in case of GSC mode.</w:t>
      </w:r>
    </w:p>
    <w:p w14:paraId="204D6DEB" w14:textId="77777777" w:rsidR="00663E0A" w:rsidRPr="00D93DB4" w:rsidRDefault="00D52923" w:rsidP="006F6427">
      <w:pPr>
        <w:pStyle w:val="Heading4"/>
      </w:pPr>
      <w:bookmarkStart w:id="80" w:name="_Toc123562414"/>
      <w:r w:rsidRPr="00D93DB4">
        <w:t>5.3.1.7</w:t>
      </w:r>
      <w:r w:rsidR="00663E0A" w:rsidRPr="00D93DB4">
        <w:tab/>
      </w:r>
      <w:r w:rsidR="006208D1" w:rsidRPr="00D93DB4">
        <w:t xml:space="preserve">Specifics for AMR-WB </w:t>
      </w:r>
      <w:r w:rsidR="00663E0A" w:rsidRPr="00D93DB4">
        <w:t>IO modes</w:t>
      </w:r>
      <w:bookmarkEnd w:id="80"/>
    </w:p>
    <w:p w14:paraId="557E9AEC" w14:textId="435F9A3D" w:rsidR="00006D23" w:rsidRPr="00D93DB4" w:rsidRDefault="00006D23" w:rsidP="00006D23">
      <w:r w:rsidRPr="00D93DB4">
        <w:t>In case of AMR-WB</w:t>
      </w:r>
      <w:r w:rsidR="006208D1" w:rsidRPr="00D93DB4">
        <w:t xml:space="preserve"> </w:t>
      </w:r>
      <w:r w:rsidRPr="00D93DB4">
        <w:t>IO the</w:t>
      </w:r>
      <w:r w:rsidR="00BF146D" w:rsidRPr="00D93DB4">
        <w:t xml:space="preserve"> subclause</w:t>
      </w:r>
      <w:r w:rsidRPr="00D93DB4">
        <w:t xml:space="preserve"> 5.1.</w:t>
      </w:r>
      <w:r w:rsidR="00044BEB" w:rsidRPr="00D93DB4">
        <w:t>2</w:t>
      </w:r>
      <w:r w:rsidRPr="00D93DB4">
        <w:t xml:space="preserve"> is complement with a few more parameters that allow the interoperable decoder to know if the decoded frame contains more likely speech of generic audio and if the current frame contains an onset. The generic audio can </w:t>
      </w:r>
      <w:r w:rsidR="00723865" w:rsidRPr="00D93DB4">
        <w:t>include</w:t>
      </w:r>
      <w:r w:rsidRPr="00D93DB4">
        <w:t xml:space="preserve"> music, reverberant speech and can also include background music. To determine with good confidence that the current frame can be categorized as generic audio, two parameters are used. The total frame energy </w:t>
      </w:r>
      <w:r w:rsidR="004C5B74">
        <w:rPr>
          <w:noProof/>
          <w:position w:val="-10"/>
        </w:rPr>
        <w:drawing>
          <wp:inline distT="0" distB="0" distL="0" distR="0" wp14:anchorId="5972E763" wp14:editId="65608873">
            <wp:extent cx="205105" cy="190500"/>
            <wp:effectExtent l="0" t="0" r="0" b="0"/>
            <wp:docPr id="280"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sidRPr="00D93DB4">
        <w:t xml:space="preserve"> as formulated in</w:t>
      </w:r>
      <w:r w:rsidR="00B16AD2" w:rsidRPr="00D93DB4">
        <w:t xml:space="preserve"> subclause 5.1.2</w:t>
      </w:r>
      <w:r w:rsidRPr="00D93DB4">
        <w:t xml:space="preserve"> and the statistical deviation of the energy variation history</w:t>
      </w:r>
      <w:r w:rsidR="004C5B74">
        <w:rPr>
          <w:noProof/>
          <w:position w:val="-10"/>
        </w:rPr>
        <w:drawing>
          <wp:inline distT="0" distB="0" distL="0" distR="0" wp14:anchorId="2823B39B" wp14:editId="2461B57B">
            <wp:extent cx="205105" cy="190500"/>
            <wp:effectExtent l="0" t="0" r="0" b="0"/>
            <wp:docPr id="2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sidRPr="00D93DB4">
        <w:t>.</w:t>
      </w:r>
    </w:p>
    <w:p w14:paraId="750A45AB" w14:textId="0663D31D" w:rsidR="00006D23" w:rsidRPr="00D93DB4" w:rsidRDefault="00006D23" w:rsidP="00006D23">
      <w:r w:rsidRPr="00D93DB4">
        <w:t xml:space="preserve">First, a mean of the past forty (40) total frame energy variations </w:t>
      </w:r>
      <w:r w:rsidR="004C5B74">
        <w:rPr>
          <w:noProof/>
          <w:position w:val="-10"/>
        </w:rPr>
        <w:drawing>
          <wp:inline distT="0" distB="0" distL="0" distR="0" wp14:anchorId="7CAE17B3" wp14:editId="4F47891C">
            <wp:extent cx="252730" cy="214630"/>
            <wp:effectExtent l="0" t="0" r="0" b="0"/>
            <wp:docPr id="282"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52730" cy="214630"/>
                    </a:xfrm>
                    <a:prstGeom prst="rect">
                      <a:avLst/>
                    </a:prstGeom>
                    <a:noFill/>
                    <a:ln>
                      <a:noFill/>
                    </a:ln>
                  </pic:spPr>
                </pic:pic>
              </a:graphicData>
            </a:graphic>
          </wp:inline>
        </w:drawing>
      </w:r>
      <w:r w:rsidRPr="00D93DB4">
        <w:t xml:space="preserve"> is calculated using the following relation:</w:t>
      </w:r>
    </w:p>
    <w:p w14:paraId="261FAD94" w14:textId="5130485F" w:rsidR="002F52AB" w:rsidRPr="00D93DB4" w:rsidRDefault="002F52AB" w:rsidP="002F52AB">
      <w:pPr>
        <w:pStyle w:val="EQ"/>
      </w:pPr>
      <w:r w:rsidRPr="00D93DB4">
        <w:tab/>
      </w:r>
      <w:r w:rsidR="004C5B74">
        <w:rPr>
          <w:noProof/>
          <w:position w:val="-24"/>
        </w:rPr>
        <w:drawing>
          <wp:inline distT="0" distB="0" distL="0" distR="0" wp14:anchorId="3DD0186D" wp14:editId="5D138709">
            <wp:extent cx="3291205" cy="609600"/>
            <wp:effectExtent l="0" t="0" r="0" b="0"/>
            <wp:docPr id="283"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291205" cy="609600"/>
                    </a:xfrm>
                    <a:prstGeom prst="rect">
                      <a:avLst/>
                    </a:prstGeom>
                    <a:noFill/>
                    <a:ln>
                      <a:noFill/>
                    </a:ln>
                  </pic:spPr>
                </pic:pic>
              </a:graphicData>
            </a:graphic>
          </wp:inline>
        </w:drawing>
      </w:r>
      <w:r w:rsidR="00D93DB4">
        <w:tab/>
      </w:r>
      <w:r w:rsidRPr="00D93DB4">
        <w:t>(</w:t>
      </w:r>
      <w:r w:rsidR="005B1BA1" w:rsidRPr="00D93DB4">
        <w:t>51</w:t>
      </w:r>
      <w:r w:rsidRPr="00D93DB4">
        <w:t>)</w:t>
      </w:r>
    </w:p>
    <w:p w14:paraId="2852D55E" w14:textId="77777777" w:rsidR="002F52AB" w:rsidRPr="00D93DB4" w:rsidRDefault="002F52AB" w:rsidP="00006D23"/>
    <w:p w14:paraId="0CD03F62" w14:textId="1580A505" w:rsidR="00006D23" w:rsidRPr="00D93DB4" w:rsidRDefault="00006D23" w:rsidP="00006D23">
      <w:r w:rsidRPr="00D93DB4">
        <w:t xml:space="preserve">Then, a statistical deviation of the energy variation history </w:t>
      </w:r>
      <w:r w:rsidR="004C5B74">
        <w:rPr>
          <w:noProof/>
          <w:position w:val="-10"/>
        </w:rPr>
        <w:drawing>
          <wp:inline distT="0" distB="0" distL="0" distR="0" wp14:anchorId="7345E4BD" wp14:editId="5CF7478C">
            <wp:extent cx="205105" cy="190500"/>
            <wp:effectExtent l="0" t="0" r="0" b="0"/>
            <wp:docPr id="284"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sidRPr="00D93DB4">
        <w:t xml:space="preserve">over the last fifteen (15) frames is determined using the following relation: </w:t>
      </w:r>
    </w:p>
    <w:p w14:paraId="2C1C49FA" w14:textId="54D161FA" w:rsidR="002F52AB" w:rsidRPr="00D93DB4" w:rsidRDefault="002F52AB" w:rsidP="002F52AB">
      <w:pPr>
        <w:pStyle w:val="EQ"/>
      </w:pPr>
      <w:r w:rsidRPr="00D93DB4">
        <w:tab/>
      </w:r>
      <w:r w:rsidR="004C5B74">
        <w:rPr>
          <w:noProof/>
          <w:position w:val="-34"/>
        </w:rPr>
        <w:drawing>
          <wp:inline distT="0" distB="0" distL="0" distR="0" wp14:anchorId="5B650A04" wp14:editId="2D669E3D">
            <wp:extent cx="1852930" cy="519430"/>
            <wp:effectExtent l="0" t="0" r="0" b="0"/>
            <wp:docPr id="285"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52930" cy="519430"/>
                    </a:xfrm>
                    <a:prstGeom prst="rect">
                      <a:avLst/>
                    </a:prstGeom>
                    <a:noFill/>
                    <a:ln>
                      <a:noFill/>
                    </a:ln>
                  </pic:spPr>
                </pic:pic>
              </a:graphicData>
            </a:graphic>
          </wp:inline>
        </w:drawing>
      </w:r>
      <w:r w:rsidR="00D93DB4">
        <w:tab/>
      </w:r>
      <w:r w:rsidRPr="00D93DB4">
        <w:t>(</w:t>
      </w:r>
      <w:r w:rsidR="005B1BA1" w:rsidRPr="00D93DB4">
        <w:t>52</w:t>
      </w:r>
      <w:r w:rsidRPr="00D93DB4">
        <w:t>)</w:t>
      </w:r>
    </w:p>
    <w:p w14:paraId="544EB836" w14:textId="3B99E978" w:rsidR="00006D23" w:rsidRPr="00D93DB4" w:rsidRDefault="00006D23" w:rsidP="00006D23">
      <w:r w:rsidRPr="00D93DB4">
        <w:t xml:space="preserve">The resulting deviation </w:t>
      </w:r>
      <w:r w:rsidR="004C5B74">
        <w:rPr>
          <w:noProof/>
          <w:position w:val="-10"/>
        </w:rPr>
        <w:drawing>
          <wp:inline distT="0" distB="0" distL="0" distR="0" wp14:anchorId="4E3E0FE6" wp14:editId="61274BF5">
            <wp:extent cx="205105" cy="190500"/>
            <wp:effectExtent l="0" t="0" r="0" b="0"/>
            <wp:docPr id="28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sidRPr="00D93DB4">
        <w:t xml:space="preserve"> gives an indication on the energy stability of the decoded synthesis. Typically, music has a higher energy stability (lower statistical deviation of the energy variation history) than speech.</w:t>
      </w:r>
    </w:p>
    <w:p w14:paraId="6AFDD8E4" w14:textId="40D545B4" w:rsidR="00006D23" w:rsidRPr="00D93DB4" w:rsidRDefault="00D24AB6" w:rsidP="00006D23">
      <w:r w:rsidRPr="00D93DB4">
        <w:t xml:space="preserve">Additionally, the first step classification is used to evaluate the interval between two frames classified as unvoiced </w:t>
      </w:r>
      <w:r w:rsidR="004C5B74">
        <w:rPr>
          <w:noProof/>
          <w:position w:val="-10"/>
          <w:lang w:val="de-DE" w:eastAsia="de-DE"/>
        </w:rPr>
        <w:drawing>
          <wp:inline distT="0" distB="0" distL="0" distR="0" wp14:anchorId="3DF4B93B" wp14:editId="19C1F4B3">
            <wp:extent cx="257175" cy="190500"/>
            <wp:effectExtent l="0" t="0" r="0" b="0"/>
            <wp:docPr id="287" name="Bild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D93DB4">
        <w:t xml:space="preserve"> when the coder t</w:t>
      </w:r>
      <w:r w:rsidRPr="00D93DB4">
        <w:rPr>
          <w:lang w:val="en-US"/>
        </w:rPr>
        <w:t>y</w:t>
      </w:r>
      <w:r w:rsidRPr="00D93DB4">
        <w:t>pe is different from INACTIVE. When a frame is classified as unvoiced and the coder type is different from INACTIVE, meaning that the signal is unvoiced but not silence, if the long term active content energy</w:t>
      </w:r>
      <w:r w:rsidR="004C5B74">
        <w:rPr>
          <w:noProof/>
          <w:position w:val="-10"/>
          <w:lang w:val="de-DE" w:eastAsia="de-DE"/>
        </w:rPr>
        <w:drawing>
          <wp:inline distT="0" distB="0" distL="0" distR="0" wp14:anchorId="7072DBA1" wp14:editId="0A31624E">
            <wp:extent cx="200025" cy="200025"/>
            <wp:effectExtent l="0" t="0" r="0" b="0"/>
            <wp:docPr id="288" name="Bild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D93DB4">
        <w:t xml:space="preserve">, as formulated in subclause 5.1.2, is below 40 dB the unvoiced interval counter is set to 16, otherwise the unvoiced interval counter </w:t>
      </w:r>
      <w:r w:rsidR="004C5B74">
        <w:rPr>
          <w:noProof/>
          <w:position w:val="-10"/>
          <w:lang w:val="de-DE" w:eastAsia="de-DE"/>
        </w:rPr>
        <w:drawing>
          <wp:inline distT="0" distB="0" distL="0" distR="0" wp14:anchorId="0160AF78" wp14:editId="1D6776E9">
            <wp:extent cx="257175" cy="190500"/>
            <wp:effectExtent l="0" t="0" r="0" b="0"/>
            <wp:docPr id="289" name="Bild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D93DB4">
        <w:t xml:space="preserve"> is decreased by 8 and also limited between 0 and 300 for active signal and between 0 and 125 for inactive signal. It is reminded that, the difference between active and inactive signal is deduced from the voice activity detection VAD information included in the bitstream.</w:t>
      </w:r>
    </w:p>
    <w:p w14:paraId="27768489" w14:textId="77777777" w:rsidR="00006D23" w:rsidRPr="00D93DB4" w:rsidRDefault="00006D23" w:rsidP="00006D23">
      <w:r w:rsidRPr="00D93DB4">
        <w:t xml:space="preserve">A long term average is derived from this unvoiced frame counter as follow for active signal: </w:t>
      </w:r>
    </w:p>
    <w:p w14:paraId="08C75038" w14:textId="48608805" w:rsidR="002F52AB" w:rsidRPr="00D93DB4" w:rsidRDefault="002F52AB" w:rsidP="002F52AB">
      <w:pPr>
        <w:pStyle w:val="EQ"/>
      </w:pPr>
      <w:r w:rsidRPr="00D93DB4">
        <w:tab/>
      </w:r>
      <w:r w:rsidR="004C5B74">
        <w:rPr>
          <w:noProof/>
          <w:position w:val="-14"/>
        </w:rPr>
        <w:drawing>
          <wp:inline distT="0" distB="0" distL="0" distR="0" wp14:anchorId="75384B5C" wp14:editId="4D40C208">
            <wp:extent cx="1485900" cy="214630"/>
            <wp:effectExtent l="0" t="0" r="0" b="0"/>
            <wp:docPr id="290"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485900" cy="214630"/>
                    </a:xfrm>
                    <a:prstGeom prst="rect">
                      <a:avLst/>
                    </a:prstGeom>
                    <a:noFill/>
                    <a:ln>
                      <a:noFill/>
                    </a:ln>
                  </pic:spPr>
                </pic:pic>
              </a:graphicData>
            </a:graphic>
          </wp:inline>
        </w:drawing>
      </w:r>
      <w:r w:rsidR="00D93DB4">
        <w:tab/>
      </w:r>
      <w:r w:rsidRPr="00D93DB4">
        <w:t>(</w:t>
      </w:r>
      <w:r w:rsidR="005B1BA1" w:rsidRPr="00D93DB4">
        <w:t>53</w:t>
      </w:r>
      <w:r w:rsidRPr="00D93DB4">
        <w:t>)</w:t>
      </w:r>
    </w:p>
    <w:p w14:paraId="615D1CA7" w14:textId="77777777" w:rsidR="00006D23" w:rsidRPr="00D93DB4" w:rsidRDefault="00006D23" w:rsidP="00006D23">
      <w:r w:rsidRPr="00D93DB4">
        <w:t xml:space="preserve">And as follows for inactive signal: </w:t>
      </w:r>
    </w:p>
    <w:p w14:paraId="4C21283B" w14:textId="6FD1656F" w:rsidR="002F52AB" w:rsidRPr="00D93DB4" w:rsidRDefault="002F52AB" w:rsidP="002F52AB">
      <w:pPr>
        <w:pStyle w:val="EQ"/>
      </w:pPr>
      <w:r w:rsidRPr="00D93DB4">
        <w:tab/>
      </w:r>
      <w:r w:rsidR="004C5B74">
        <w:rPr>
          <w:noProof/>
          <w:position w:val="-14"/>
        </w:rPr>
        <w:drawing>
          <wp:inline distT="0" distB="0" distL="0" distR="0" wp14:anchorId="0BAFEE2E" wp14:editId="24A883B4">
            <wp:extent cx="976630" cy="214630"/>
            <wp:effectExtent l="0" t="0" r="0" b="0"/>
            <wp:docPr id="291"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976630" cy="214630"/>
                    </a:xfrm>
                    <a:prstGeom prst="rect">
                      <a:avLst/>
                    </a:prstGeom>
                    <a:noFill/>
                    <a:ln>
                      <a:noFill/>
                    </a:ln>
                  </pic:spPr>
                </pic:pic>
              </a:graphicData>
            </a:graphic>
          </wp:inline>
        </w:drawing>
      </w:r>
      <w:r w:rsidR="00D93DB4">
        <w:tab/>
      </w:r>
      <w:r w:rsidRPr="00D93DB4">
        <w:t>(</w:t>
      </w:r>
      <w:r w:rsidR="005B1BA1" w:rsidRPr="00D93DB4">
        <w:t>54</w:t>
      </w:r>
      <w:r w:rsidRPr="00D93DB4">
        <w:t>)</w:t>
      </w:r>
    </w:p>
    <w:p w14:paraId="2F11390D" w14:textId="77777777" w:rsidR="002F52AB" w:rsidRPr="00D93DB4" w:rsidRDefault="002F52AB" w:rsidP="00006D23"/>
    <w:p w14:paraId="42C6647D" w14:textId="00E97CEE" w:rsidR="00006D23" w:rsidRPr="00D93DB4" w:rsidRDefault="00006D23" w:rsidP="00006D23">
      <w:r w:rsidRPr="00D93DB4">
        <w:t xml:space="preserve">Furthermore, when the long term unvoiced average </w:t>
      </w:r>
      <w:r w:rsidR="004C5B74">
        <w:rPr>
          <w:noProof/>
          <w:position w:val="-14"/>
        </w:rPr>
        <w:drawing>
          <wp:inline distT="0" distB="0" distL="0" distR="0" wp14:anchorId="77510CFC" wp14:editId="339BF3EC">
            <wp:extent cx="304800" cy="214630"/>
            <wp:effectExtent l="0" t="0" r="0" b="0"/>
            <wp:docPr id="292"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4800" cy="214630"/>
                    </a:xfrm>
                    <a:prstGeom prst="rect">
                      <a:avLst/>
                    </a:prstGeom>
                    <a:noFill/>
                    <a:ln>
                      <a:noFill/>
                    </a:ln>
                  </pic:spPr>
                </pic:pic>
              </a:graphicData>
            </a:graphic>
          </wp:inline>
        </w:drawing>
      </w:r>
      <w:r w:rsidRPr="00D93DB4">
        <w:t xml:space="preserve">is greater than 100 and the deviation </w:t>
      </w:r>
      <w:r w:rsidR="004C5B74">
        <w:rPr>
          <w:noProof/>
          <w:position w:val="-10"/>
        </w:rPr>
        <w:drawing>
          <wp:inline distT="0" distB="0" distL="0" distR="0" wp14:anchorId="7B6C1B2D" wp14:editId="08AAC604">
            <wp:extent cx="205105" cy="190500"/>
            <wp:effectExtent l="0" t="0" r="0" b="0"/>
            <wp:docPr id="293"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sidRPr="00D93DB4">
        <w:t xml:space="preserve"> is greater than 5 and the difference between the current frame energy and the last frame energy </w:t>
      </w:r>
      <w:r w:rsidR="004C5B74">
        <w:rPr>
          <w:noProof/>
          <w:position w:val="-10"/>
        </w:rPr>
        <w:drawing>
          <wp:inline distT="0" distB="0" distL="0" distR="0" wp14:anchorId="7D5B8275" wp14:editId="297CB762">
            <wp:extent cx="214630" cy="228600"/>
            <wp:effectExtent l="0" t="0" r="0" b="0"/>
            <wp:docPr id="294"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D93DB4">
        <w:t xml:space="preserve"> is smaller than 12 dB, the long term average is modified as follow: </w:t>
      </w:r>
    </w:p>
    <w:p w14:paraId="5009F52A" w14:textId="4A7F0F83" w:rsidR="00006D23" w:rsidRPr="00D93DB4" w:rsidRDefault="002F52AB" w:rsidP="00043AF4">
      <w:pPr>
        <w:pStyle w:val="EQ"/>
      </w:pPr>
      <w:r w:rsidRPr="00D93DB4">
        <w:tab/>
      </w:r>
      <w:r w:rsidR="004C5B74">
        <w:rPr>
          <w:noProof/>
          <w:position w:val="-14"/>
        </w:rPr>
        <w:drawing>
          <wp:inline distT="0" distB="0" distL="0" distR="0" wp14:anchorId="3AA8BF1C" wp14:editId="08AC066C">
            <wp:extent cx="1181100" cy="214630"/>
            <wp:effectExtent l="0" t="0" r="0" b="0"/>
            <wp:docPr id="295"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181100" cy="214630"/>
                    </a:xfrm>
                    <a:prstGeom prst="rect">
                      <a:avLst/>
                    </a:prstGeom>
                    <a:noFill/>
                    <a:ln>
                      <a:noFill/>
                    </a:ln>
                  </pic:spPr>
                </pic:pic>
              </a:graphicData>
            </a:graphic>
          </wp:inline>
        </w:drawing>
      </w:r>
      <w:r w:rsidR="00D93DB4">
        <w:tab/>
      </w:r>
      <w:r w:rsidRPr="00D93DB4">
        <w:t>(</w:t>
      </w:r>
      <w:r w:rsidR="005B1BA1" w:rsidRPr="00D93DB4">
        <w:t>55</w:t>
      </w:r>
      <w:r w:rsidRPr="00D93DB4">
        <w:t>)</w:t>
      </w:r>
    </w:p>
    <w:p w14:paraId="290F195C" w14:textId="3020DC47" w:rsidR="00006D23" w:rsidRPr="00D93DB4" w:rsidRDefault="00006D23" w:rsidP="00006D23">
      <w:r w:rsidRPr="00D93DB4">
        <w:t xml:space="preserve">This parameter on long term average of the number of frames between frames classified as unvoiced is used by the classifier to determine if the frame should be considered as generic audio or not. The more the unvoiced frames are close in time, the more likely the frame has speech characteristics (less probably generic audio). In the illustrative example, the threshold to decide if a frame is considered as generic audio </w:t>
      </w:r>
      <w:r w:rsidR="004C5B74">
        <w:rPr>
          <w:noProof/>
          <w:position w:val="-10"/>
        </w:rPr>
        <w:drawing>
          <wp:inline distT="0" distB="0" distL="0" distR="0" wp14:anchorId="76B871B5" wp14:editId="1682B9DC">
            <wp:extent cx="214630" cy="190500"/>
            <wp:effectExtent l="0" t="0" r="0" b="0"/>
            <wp:docPr id="296"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Pr="00D93DB4">
        <w:t>is defined as follows:</w:t>
      </w:r>
      <w:r w:rsidR="00D93DB4">
        <w:tab/>
      </w:r>
    </w:p>
    <w:p w14:paraId="434CB4BD" w14:textId="51840245" w:rsidR="002F52AB" w:rsidRPr="00D93DB4" w:rsidRDefault="002F52AB" w:rsidP="00916DC4">
      <w:r w:rsidRPr="00D93DB4">
        <w:t xml:space="preserve">A frame is declared </w:t>
      </w:r>
      <w:r w:rsidR="004C5B74">
        <w:rPr>
          <w:noProof/>
          <w:position w:val="-10"/>
        </w:rPr>
        <w:drawing>
          <wp:inline distT="0" distB="0" distL="0" distR="0" wp14:anchorId="1CEF131C" wp14:editId="3BA55A3F">
            <wp:extent cx="214630" cy="190500"/>
            <wp:effectExtent l="0" t="0" r="0" b="0"/>
            <wp:docPr id="297"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Pr="00D93DB4">
        <w:t>if</w:t>
      </w:r>
    </w:p>
    <w:p w14:paraId="70BE9A16" w14:textId="53D1AF5E" w:rsidR="002F52AB" w:rsidRPr="00D93DB4" w:rsidRDefault="002F52AB" w:rsidP="002F52AB">
      <w:pPr>
        <w:pStyle w:val="EQ"/>
      </w:pPr>
      <w:r w:rsidRPr="00D93DB4">
        <w:tab/>
      </w:r>
      <w:r w:rsidR="004C5B74">
        <w:rPr>
          <w:noProof/>
          <w:position w:val="-14"/>
        </w:rPr>
        <w:drawing>
          <wp:inline distT="0" distB="0" distL="0" distR="0" wp14:anchorId="1ABCD172" wp14:editId="62723E6C">
            <wp:extent cx="1195705" cy="252730"/>
            <wp:effectExtent l="0" t="0" r="0" b="0"/>
            <wp:docPr id="298"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195705" cy="252730"/>
                    </a:xfrm>
                    <a:prstGeom prst="rect">
                      <a:avLst/>
                    </a:prstGeom>
                    <a:noFill/>
                    <a:ln>
                      <a:noFill/>
                    </a:ln>
                  </pic:spPr>
                </pic:pic>
              </a:graphicData>
            </a:graphic>
          </wp:inline>
        </w:drawing>
      </w:r>
      <w:r w:rsidR="00D93DB4">
        <w:tab/>
      </w:r>
      <w:r w:rsidRPr="00D93DB4">
        <w:t>(</w:t>
      </w:r>
      <w:r w:rsidR="005B1BA1" w:rsidRPr="00D93DB4">
        <w:t>56</w:t>
      </w:r>
      <w:r w:rsidRPr="00D93DB4">
        <w:t>)</w:t>
      </w:r>
    </w:p>
    <w:p w14:paraId="5B2A3F9E" w14:textId="3DF76918" w:rsidR="00006D23" w:rsidRPr="00D93DB4" w:rsidRDefault="00006D23" w:rsidP="00006D23">
      <w:r w:rsidRPr="00D93DB4">
        <w:t>The parameter</w:t>
      </w:r>
      <w:r w:rsidR="004C5B74">
        <w:rPr>
          <w:noProof/>
          <w:position w:val="-10"/>
        </w:rPr>
        <w:drawing>
          <wp:inline distT="0" distB="0" distL="0" distR="0" wp14:anchorId="58BBC5B3" wp14:editId="17589FCE">
            <wp:extent cx="214630" cy="228600"/>
            <wp:effectExtent l="0" t="0" r="0" b="0"/>
            <wp:docPr id="299"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D93DB4">
        <w:t xml:space="preserve">, defined </w:t>
      </w:r>
      <w:r w:rsidR="002060DA" w:rsidRPr="00D93DB4">
        <w:t>at the beginning of this subclause</w:t>
      </w:r>
      <w:r w:rsidRPr="00D93DB4">
        <w:t>, is added to not classify large energy variation as generic audio, but to keep it as active content.</w:t>
      </w:r>
      <w:r w:rsidR="002524A0" w:rsidRPr="00D93DB4">
        <w:t xml:space="preserve"> </w:t>
      </w:r>
      <w:r w:rsidR="00394255" w:rsidRPr="00D93DB4">
        <w:t xml:space="preserve">A </w:t>
      </w:r>
      <w:r w:rsidR="002524A0" w:rsidRPr="00D93DB4">
        <w:t xml:space="preserve">flag named local attack flag </w:t>
      </w:r>
      <w:r w:rsidR="004C5B74">
        <w:rPr>
          <w:noProof/>
          <w:position w:val="-14"/>
        </w:rPr>
        <w:drawing>
          <wp:inline distT="0" distB="0" distL="0" distR="0" wp14:anchorId="369C4237" wp14:editId="68E12171">
            <wp:extent cx="228600" cy="214630"/>
            <wp:effectExtent l="0" t="0" r="0" b="0"/>
            <wp:docPr id="300"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r w:rsidR="002524A0" w:rsidRPr="00D93DB4">
        <w:t xml:space="preserve">and used in </w:t>
      </w:r>
      <w:r w:rsidR="00723865" w:rsidRPr="00D93DB4">
        <w:t>sub</w:t>
      </w:r>
      <w:r w:rsidR="002524A0" w:rsidRPr="00D93DB4">
        <w:t>clause 6.8.1.3.5</w:t>
      </w:r>
      <w:r w:rsidR="00394255" w:rsidRPr="00D93DB4">
        <w:t xml:space="preserve"> </w:t>
      </w:r>
      <w:r w:rsidR="002A7007" w:rsidRPr="00D93DB4">
        <w:t>of [</w:t>
      </w:r>
      <w:r w:rsidR="00314012" w:rsidRPr="00D93DB4">
        <w:t>6</w:t>
      </w:r>
      <w:r w:rsidR="002A7007" w:rsidRPr="00D93DB4">
        <w:t xml:space="preserve">] </w:t>
      </w:r>
      <w:r w:rsidR="00394255" w:rsidRPr="00D93DB4">
        <w:t>is derived from variation of energy parameter</w:t>
      </w:r>
      <w:r w:rsidR="004C5B74">
        <w:rPr>
          <w:noProof/>
          <w:position w:val="-10"/>
        </w:rPr>
        <w:drawing>
          <wp:inline distT="0" distB="0" distL="0" distR="0" wp14:anchorId="23A4F7D2" wp14:editId="31F41CE9">
            <wp:extent cx="214630" cy="228600"/>
            <wp:effectExtent l="0" t="0" r="0" b="0"/>
            <wp:docPr id="301"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00394255" w:rsidRPr="00D93DB4">
        <w:t xml:space="preserve">. The local attack flag </w:t>
      </w:r>
      <w:r w:rsidR="004C5B74">
        <w:rPr>
          <w:noProof/>
          <w:position w:val="-14"/>
        </w:rPr>
        <w:drawing>
          <wp:inline distT="0" distB="0" distL="0" distR="0" wp14:anchorId="0AC403D7" wp14:editId="2459C75C">
            <wp:extent cx="228600" cy="214630"/>
            <wp:effectExtent l="0" t="0" r="0" b="0"/>
            <wp:docPr id="302"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r w:rsidR="00394255" w:rsidRPr="00D93DB4">
        <w:t>is set to 1 when the energy variation is greater than 6 dB and the frame is classified as GENERIC AUDIO SOUND or when the energy variation is greater than 9 dB.</w:t>
      </w:r>
    </w:p>
    <w:p w14:paraId="7ED77386" w14:textId="77777777" w:rsidR="00006D23" w:rsidRPr="00D93DB4" w:rsidRDefault="00006D23" w:rsidP="00006D23">
      <w:r w:rsidRPr="00D93DB4">
        <w:t>The modification performed on the excitation depends on the classification of the frame and for some type of frames there is no modification at all. The next table 3 summarizes the case where a modification can be performed or not.</w:t>
      </w:r>
    </w:p>
    <w:p w14:paraId="2A77E7CC" w14:textId="77777777" w:rsidR="00006D23" w:rsidRPr="00D93DB4" w:rsidRDefault="002524A0" w:rsidP="00C30A4A">
      <w:pPr>
        <w:pStyle w:val="TH"/>
      </w:pPr>
      <w:r w:rsidRPr="00D93DB4">
        <w:t>Table</w:t>
      </w:r>
      <w:r w:rsidR="000B67DD" w:rsidRPr="00D93DB4">
        <w:t xml:space="preserve"> 6</w:t>
      </w:r>
      <w:r w:rsidRPr="00D93DB4">
        <w:t>: Signal category for excitation modification</w:t>
      </w:r>
    </w:p>
    <w:tbl>
      <w:tblPr>
        <w:tblW w:w="878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168"/>
        <w:gridCol w:w="1836"/>
        <w:gridCol w:w="2160"/>
        <w:gridCol w:w="1620"/>
      </w:tblGrid>
      <w:tr w:rsidR="00006D23" w:rsidRPr="00D93DB4" w14:paraId="0A85DC08" w14:textId="77777777" w:rsidTr="00375C69">
        <w:trPr>
          <w:jc w:val="center"/>
        </w:trPr>
        <w:tc>
          <w:tcPr>
            <w:tcW w:w="3168" w:type="dxa"/>
            <w:shd w:val="clear" w:color="auto" w:fill="C0C0C0"/>
            <w:vAlign w:val="center"/>
          </w:tcPr>
          <w:p w14:paraId="55044A5C" w14:textId="77777777" w:rsidR="00006D23" w:rsidRPr="00D93DB4" w:rsidRDefault="00006D23" w:rsidP="001D169A">
            <w:pPr>
              <w:pStyle w:val="TAH"/>
            </w:pPr>
            <w:r w:rsidRPr="00D93DB4">
              <w:t>Frame Classification</w:t>
            </w:r>
          </w:p>
        </w:tc>
        <w:tc>
          <w:tcPr>
            <w:tcW w:w="1836" w:type="dxa"/>
            <w:shd w:val="clear" w:color="auto" w:fill="C0C0C0"/>
            <w:vAlign w:val="center"/>
          </w:tcPr>
          <w:p w14:paraId="20A58FAE" w14:textId="77777777" w:rsidR="00006D23" w:rsidRPr="00D93DB4" w:rsidRDefault="00006D23" w:rsidP="001D169A">
            <w:pPr>
              <w:pStyle w:val="TAH"/>
            </w:pPr>
            <w:r w:rsidRPr="00D93DB4">
              <w:t>Voice activity detected?</w:t>
            </w:r>
          </w:p>
          <w:p w14:paraId="0A85BB0A" w14:textId="77777777" w:rsidR="00006D23" w:rsidRPr="00D93DB4" w:rsidRDefault="00006D23" w:rsidP="001D169A">
            <w:pPr>
              <w:pStyle w:val="TAH"/>
            </w:pPr>
            <w:r w:rsidRPr="00D93DB4">
              <w:t>Y/N</w:t>
            </w:r>
          </w:p>
        </w:tc>
        <w:tc>
          <w:tcPr>
            <w:tcW w:w="2160" w:type="dxa"/>
            <w:shd w:val="clear" w:color="auto" w:fill="C0C0C0"/>
            <w:vAlign w:val="center"/>
          </w:tcPr>
          <w:p w14:paraId="47652448" w14:textId="77777777" w:rsidR="00006D23" w:rsidRPr="00D93DB4" w:rsidRDefault="00006D23" w:rsidP="001D169A">
            <w:pPr>
              <w:pStyle w:val="TAH"/>
            </w:pPr>
            <w:r w:rsidRPr="00D93DB4">
              <w:t>Category</w:t>
            </w:r>
          </w:p>
        </w:tc>
        <w:tc>
          <w:tcPr>
            <w:tcW w:w="1620" w:type="dxa"/>
            <w:shd w:val="clear" w:color="auto" w:fill="C0C0C0"/>
            <w:vAlign w:val="center"/>
          </w:tcPr>
          <w:p w14:paraId="0E2DBA19" w14:textId="77777777" w:rsidR="00006D23" w:rsidRPr="00D93DB4" w:rsidRDefault="00006D23" w:rsidP="001D169A">
            <w:pPr>
              <w:pStyle w:val="TAH"/>
            </w:pPr>
            <w:r w:rsidRPr="00D93DB4">
              <w:t>Modification</w:t>
            </w:r>
          </w:p>
          <w:p w14:paraId="0B48FFB1" w14:textId="77777777" w:rsidR="00006D23" w:rsidRPr="00D93DB4" w:rsidRDefault="00006D23" w:rsidP="001D169A">
            <w:pPr>
              <w:pStyle w:val="TAH"/>
            </w:pPr>
            <w:r w:rsidRPr="00D93DB4">
              <w:t>Y/N</w:t>
            </w:r>
          </w:p>
        </w:tc>
      </w:tr>
      <w:tr w:rsidR="00006D23" w:rsidRPr="00D93DB4" w14:paraId="46CE0CD5" w14:textId="77777777" w:rsidTr="00375C69">
        <w:trPr>
          <w:cantSplit/>
          <w:jc w:val="center"/>
        </w:trPr>
        <w:tc>
          <w:tcPr>
            <w:tcW w:w="3168" w:type="dxa"/>
            <w:vAlign w:val="center"/>
          </w:tcPr>
          <w:p w14:paraId="4C56D142" w14:textId="77777777" w:rsidR="00006D23" w:rsidRPr="00D93DB4" w:rsidRDefault="00006D23" w:rsidP="001D169A">
            <w:pPr>
              <w:pStyle w:val="TAL"/>
            </w:pPr>
            <w:r w:rsidRPr="00D93DB4">
              <w:t>ONSET</w:t>
            </w:r>
          </w:p>
          <w:p w14:paraId="39A6AD37" w14:textId="77777777" w:rsidR="00006D23" w:rsidRPr="00D93DB4" w:rsidRDefault="00006D23" w:rsidP="001D169A">
            <w:pPr>
              <w:pStyle w:val="TAL"/>
            </w:pPr>
            <w:r w:rsidRPr="00D93DB4">
              <w:t>VOICED</w:t>
            </w:r>
            <w:r w:rsidR="00A51A87" w:rsidRPr="00D93DB4">
              <w:t>_</w:t>
            </w:r>
            <w:r w:rsidRPr="00D93DB4">
              <w:t>CLAS</w:t>
            </w:r>
          </w:p>
          <w:p w14:paraId="4A4FE175" w14:textId="77777777" w:rsidR="00006D23" w:rsidRPr="00D93DB4" w:rsidRDefault="00006D23" w:rsidP="001D169A">
            <w:pPr>
              <w:pStyle w:val="TAL"/>
            </w:pPr>
            <w:r w:rsidRPr="00D93DB4">
              <w:t>UNVOICED TRANSITION</w:t>
            </w:r>
          </w:p>
          <w:p w14:paraId="75893478" w14:textId="77777777" w:rsidR="00006D23" w:rsidRPr="00D93DB4" w:rsidRDefault="00006D23" w:rsidP="001D169A">
            <w:pPr>
              <w:pStyle w:val="TAL"/>
            </w:pPr>
            <w:r w:rsidRPr="00D93DB4">
              <w:t>ARTIFICIAL ONSET</w:t>
            </w:r>
          </w:p>
        </w:tc>
        <w:tc>
          <w:tcPr>
            <w:tcW w:w="1836" w:type="dxa"/>
            <w:vAlign w:val="center"/>
          </w:tcPr>
          <w:p w14:paraId="2BAEE02C" w14:textId="77777777" w:rsidR="00006D23" w:rsidRPr="00D93DB4" w:rsidRDefault="00006D23" w:rsidP="001D169A">
            <w:pPr>
              <w:pStyle w:val="TAL"/>
            </w:pPr>
            <w:r w:rsidRPr="00D93DB4">
              <w:t xml:space="preserve">Y </w:t>
            </w:r>
          </w:p>
          <w:p w14:paraId="6EDAC622" w14:textId="77777777" w:rsidR="00006D23" w:rsidRPr="00D93DB4" w:rsidRDefault="00006D23" w:rsidP="001D169A">
            <w:pPr>
              <w:pStyle w:val="TAL"/>
            </w:pPr>
            <w:r w:rsidRPr="00D93DB4">
              <w:t>(VAD=1)</w:t>
            </w:r>
          </w:p>
        </w:tc>
        <w:tc>
          <w:tcPr>
            <w:tcW w:w="2160" w:type="dxa"/>
            <w:vAlign w:val="center"/>
          </w:tcPr>
          <w:p w14:paraId="59EFF17F" w14:textId="77777777" w:rsidR="00006D23" w:rsidRPr="00D93DB4" w:rsidRDefault="00006D23" w:rsidP="001D169A">
            <w:pPr>
              <w:pStyle w:val="TAL"/>
            </w:pPr>
            <w:r w:rsidRPr="00D93DB4">
              <w:t>Active voice</w:t>
            </w:r>
          </w:p>
        </w:tc>
        <w:tc>
          <w:tcPr>
            <w:tcW w:w="1620" w:type="dxa"/>
            <w:vAlign w:val="center"/>
          </w:tcPr>
          <w:p w14:paraId="65108BBF" w14:textId="77777777" w:rsidR="00006D23" w:rsidRPr="00D93DB4" w:rsidRDefault="00006D23" w:rsidP="001D169A">
            <w:pPr>
              <w:pStyle w:val="TAL"/>
            </w:pPr>
            <w:r w:rsidRPr="00D93DB4">
              <w:t>N</w:t>
            </w:r>
          </w:p>
        </w:tc>
      </w:tr>
      <w:tr w:rsidR="00006D23" w:rsidRPr="00D93DB4" w14:paraId="639B3A1F" w14:textId="77777777" w:rsidTr="00375C69">
        <w:trPr>
          <w:cantSplit/>
          <w:jc w:val="center"/>
        </w:trPr>
        <w:tc>
          <w:tcPr>
            <w:tcW w:w="3168" w:type="dxa"/>
            <w:vAlign w:val="center"/>
          </w:tcPr>
          <w:p w14:paraId="69CF172D" w14:textId="77777777" w:rsidR="00006D23" w:rsidRPr="00D93DB4" w:rsidRDefault="00006D23" w:rsidP="001D169A">
            <w:pPr>
              <w:pStyle w:val="TAL"/>
            </w:pPr>
            <w:r w:rsidRPr="00D93DB4">
              <w:t>GENERIC AUDIO SOUND</w:t>
            </w:r>
          </w:p>
        </w:tc>
        <w:tc>
          <w:tcPr>
            <w:tcW w:w="1836" w:type="dxa"/>
            <w:vAlign w:val="center"/>
          </w:tcPr>
          <w:p w14:paraId="48B90458" w14:textId="77777777" w:rsidR="00006D23" w:rsidRPr="00D93DB4" w:rsidRDefault="00006D23" w:rsidP="001D169A">
            <w:pPr>
              <w:pStyle w:val="TAL"/>
            </w:pPr>
            <w:r w:rsidRPr="00D93DB4">
              <w:t>Y</w:t>
            </w:r>
          </w:p>
        </w:tc>
        <w:tc>
          <w:tcPr>
            <w:tcW w:w="2160" w:type="dxa"/>
            <w:vAlign w:val="center"/>
          </w:tcPr>
          <w:p w14:paraId="7CE88C7E" w14:textId="77777777" w:rsidR="00006D23" w:rsidRPr="00D93DB4" w:rsidRDefault="00006D23" w:rsidP="001D169A">
            <w:pPr>
              <w:pStyle w:val="TAL"/>
            </w:pPr>
            <w:r w:rsidRPr="00D93DB4">
              <w:t>Generic audio</w:t>
            </w:r>
          </w:p>
        </w:tc>
        <w:tc>
          <w:tcPr>
            <w:tcW w:w="1620" w:type="dxa"/>
            <w:vAlign w:val="center"/>
          </w:tcPr>
          <w:p w14:paraId="0062A687" w14:textId="77777777" w:rsidR="00006D23" w:rsidRPr="00D93DB4" w:rsidRDefault="00006D23" w:rsidP="001D169A">
            <w:pPr>
              <w:pStyle w:val="TAL"/>
            </w:pPr>
            <w:r w:rsidRPr="00D93DB4">
              <w:t>Y</w:t>
            </w:r>
          </w:p>
        </w:tc>
      </w:tr>
      <w:tr w:rsidR="00006D23" w:rsidRPr="00D93DB4" w14:paraId="0A4A8324" w14:textId="77777777" w:rsidTr="00375C69">
        <w:trPr>
          <w:cantSplit/>
          <w:jc w:val="center"/>
        </w:trPr>
        <w:tc>
          <w:tcPr>
            <w:tcW w:w="3168" w:type="dxa"/>
            <w:tcBorders>
              <w:top w:val="nil"/>
            </w:tcBorders>
            <w:vAlign w:val="center"/>
          </w:tcPr>
          <w:p w14:paraId="55119021" w14:textId="77777777" w:rsidR="00006D23" w:rsidRPr="00D93DB4" w:rsidRDefault="00006D23" w:rsidP="001D169A">
            <w:pPr>
              <w:pStyle w:val="TAL"/>
            </w:pPr>
            <w:r w:rsidRPr="00D93DB4">
              <w:t>VOICED TRANSITION</w:t>
            </w:r>
          </w:p>
          <w:p w14:paraId="1DD31430" w14:textId="77777777" w:rsidR="00006D23" w:rsidRPr="00D93DB4" w:rsidRDefault="00006D23" w:rsidP="001D169A">
            <w:pPr>
              <w:pStyle w:val="TAL"/>
            </w:pPr>
            <w:r w:rsidRPr="00D93DB4">
              <w:t>UNVOICED_CLAS</w:t>
            </w:r>
          </w:p>
        </w:tc>
        <w:tc>
          <w:tcPr>
            <w:tcW w:w="1836" w:type="dxa"/>
            <w:tcBorders>
              <w:top w:val="nil"/>
            </w:tcBorders>
            <w:vAlign w:val="center"/>
          </w:tcPr>
          <w:p w14:paraId="45BA32E1" w14:textId="77777777" w:rsidR="00006D23" w:rsidRPr="00D93DB4" w:rsidRDefault="00006D23" w:rsidP="001D169A">
            <w:pPr>
              <w:pStyle w:val="TAL"/>
            </w:pPr>
            <w:r w:rsidRPr="00D93DB4">
              <w:t>Y</w:t>
            </w:r>
          </w:p>
        </w:tc>
        <w:tc>
          <w:tcPr>
            <w:tcW w:w="2160" w:type="dxa"/>
            <w:tcBorders>
              <w:top w:val="nil"/>
            </w:tcBorders>
            <w:vAlign w:val="center"/>
          </w:tcPr>
          <w:p w14:paraId="133EB97B" w14:textId="77777777" w:rsidR="00006D23" w:rsidRPr="00D93DB4" w:rsidRDefault="00006D23" w:rsidP="001D169A">
            <w:pPr>
              <w:pStyle w:val="TAL"/>
            </w:pPr>
            <w:r w:rsidRPr="00D93DB4">
              <w:t>Active unvoiced</w:t>
            </w:r>
          </w:p>
        </w:tc>
        <w:tc>
          <w:tcPr>
            <w:tcW w:w="1620" w:type="dxa"/>
            <w:tcBorders>
              <w:top w:val="nil"/>
            </w:tcBorders>
            <w:vAlign w:val="center"/>
          </w:tcPr>
          <w:p w14:paraId="685E720E" w14:textId="77777777" w:rsidR="00006D23" w:rsidRPr="00D93DB4" w:rsidRDefault="00006D23" w:rsidP="001D169A">
            <w:pPr>
              <w:pStyle w:val="TAL"/>
            </w:pPr>
            <w:r w:rsidRPr="00D93DB4">
              <w:t>Y</w:t>
            </w:r>
          </w:p>
        </w:tc>
      </w:tr>
      <w:tr w:rsidR="00006D23" w:rsidRPr="00D93DB4" w14:paraId="0E6E6813" w14:textId="77777777" w:rsidTr="00375C69">
        <w:trPr>
          <w:cantSplit/>
          <w:jc w:val="center"/>
        </w:trPr>
        <w:tc>
          <w:tcPr>
            <w:tcW w:w="3168" w:type="dxa"/>
            <w:vAlign w:val="center"/>
          </w:tcPr>
          <w:p w14:paraId="6795BFD0" w14:textId="77777777" w:rsidR="00006D23" w:rsidRPr="00D93DB4" w:rsidRDefault="00006D23" w:rsidP="001D169A">
            <w:pPr>
              <w:pStyle w:val="TAL"/>
            </w:pPr>
            <w:r w:rsidRPr="00D93DB4">
              <w:t>ONSET</w:t>
            </w:r>
          </w:p>
          <w:p w14:paraId="76EC7031" w14:textId="77777777" w:rsidR="00006D23" w:rsidRPr="00D93DB4" w:rsidRDefault="00006D23" w:rsidP="001D169A">
            <w:pPr>
              <w:pStyle w:val="TAL"/>
            </w:pPr>
            <w:r w:rsidRPr="00D93DB4">
              <w:t>VOICED</w:t>
            </w:r>
            <w:r w:rsidR="00A51A87" w:rsidRPr="00D93DB4">
              <w:t>_</w:t>
            </w:r>
            <w:r w:rsidRPr="00D93DB4">
              <w:t>CLAS</w:t>
            </w:r>
          </w:p>
          <w:p w14:paraId="6798FBA3" w14:textId="77777777" w:rsidR="00006D23" w:rsidRPr="00D93DB4" w:rsidRDefault="00006D23" w:rsidP="001D169A">
            <w:pPr>
              <w:pStyle w:val="TAL"/>
            </w:pPr>
            <w:r w:rsidRPr="00D93DB4">
              <w:t>UNVOICED TRANSITION</w:t>
            </w:r>
          </w:p>
          <w:p w14:paraId="72FA9585" w14:textId="77777777" w:rsidR="00006D23" w:rsidRPr="00D93DB4" w:rsidRDefault="00006D23" w:rsidP="001D169A">
            <w:pPr>
              <w:pStyle w:val="TAL"/>
            </w:pPr>
            <w:r w:rsidRPr="00D93DB4">
              <w:t>ARTIFICIAL ONSET</w:t>
            </w:r>
          </w:p>
          <w:p w14:paraId="12471272" w14:textId="77777777" w:rsidR="00006D23" w:rsidRPr="00D93DB4" w:rsidRDefault="00006D23" w:rsidP="001D169A">
            <w:pPr>
              <w:pStyle w:val="TAL"/>
            </w:pPr>
            <w:r w:rsidRPr="00D93DB4">
              <w:t>GENERIC AUDIO SOUND</w:t>
            </w:r>
          </w:p>
          <w:p w14:paraId="4B9B4E18" w14:textId="77777777" w:rsidR="00006D23" w:rsidRPr="00D93DB4" w:rsidRDefault="00006D23" w:rsidP="001D169A">
            <w:pPr>
              <w:pStyle w:val="TAL"/>
            </w:pPr>
            <w:r w:rsidRPr="00D93DB4">
              <w:t>VOICED TRANSITION</w:t>
            </w:r>
          </w:p>
          <w:p w14:paraId="200FCEC7" w14:textId="77777777" w:rsidR="00006D23" w:rsidRPr="00D93DB4" w:rsidRDefault="00006D23" w:rsidP="001D169A">
            <w:pPr>
              <w:pStyle w:val="TAL"/>
            </w:pPr>
            <w:r w:rsidRPr="00D93DB4">
              <w:t>UNVOICED</w:t>
            </w:r>
            <w:r w:rsidR="00A51A87" w:rsidRPr="00D93DB4">
              <w:t>_</w:t>
            </w:r>
            <w:r w:rsidRPr="00D93DB4">
              <w:t>CLAS</w:t>
            </w:r>
          </w:p>
        </w:tc>
        <w:tc>
          <w:tcPr>
            <w:tcW w:w="1836" w:type="dxa"/>
            <w:vAlign w:val="center"/>
          </w:tcPr>
          <w:p w14:paraId="197C7CE4" w14:textId="77777777" w:rsidR="00006D23" w:rsidRPr="00D93DB4" w:rsidRDefault="00006D23" w:rsidP="001D169A">
            <w:pPr>
              <w:pStyle w:val="TAL"/>
            </w:pPr>
            <w:r w:rsidRPr="00D93DB4">
              <w:t>N</w:t>
            </w:r>
          </w:p>
        </w:tc>
        <w:tc>
          <w:tcPr>
            <w:tcW w:w="2160" w:type="dxa"/>
            <w:vAlign w:val="center"/>
          </w:tcPr>
          <w:p w14:paraId="57CFED13" w14:textId="77777777" w:rsidR="00006D23" w:rsidRPr="00D93DB4" w:rsidRDefault="00006D23" w:rsidP="001D169A">
            <w:pPr>
              <w:pStyle w:val="TAL"/>
            </w:pPr>
            <w:r w:rsidRPr="00D93DB4">
              <w:t>Inactive content</w:t>
            </w:r>
          </w:p>
        </w:tc>
        <w:tc>
          <w:tcPr>
            <w:tcW w:w="1620" w:type="dxa"/>
            <w:vAlign w:val="center"/>
          </w:tcPr>
          <w:p w14:paraId="5EC6DF39" w14:textId="77777777" w:rsidR="00006D23" w:rsidRPr="00D93DB4" w:rsidRDefault="00006D23" w:rsidP="001D169A">
            <w:pPr>
              <w:pStyle w:val="TAL"/>
            </w:pPr>
            <w:r w:rsidRPr="00D93DB4">
              <w:t>Y</w:t>
            </w:r>
          </w:p>
        </w:tc>
      </w:tr>
    </w:tbl>
    <w:p w14:paraId="3C9B56A0" w14:textId="77777777" w:rsidR="00006D23" w:rsidRPr="00D93DB4" w:rsidRDefault="00006D23" w:rsidP="00006D23"/>
    <w:p w14:paraId="2E571B08" w14:textId="77777777" w:rsidR="00006D23" w:rsidRPr="00D93DB4" w:rsidRDefault="00006D23" w:rsidP="00006D23">
      <w:r w:rsidRPr="00D93DB4">
        <w:t>The output of the second stage classifier will be used to activate or not different post processing based on content category.</w:t>
      </w:r>
    </w:p>
    <w:p w14:paraId="5EB4D2C1" w14:textId="77777777" w:rsidR="007E7012" w:rsidRPr="00D93DB4" w:rsidRDefault="00D52923" w:rsidP="007E7012">
      <w:pPr>
        <w:pStyle w:val="Heading4"/>
      </w:pPr>
      <w:bookmarkStart w:id="81" w:name="_Toc123562415"/>
      <w:r w:rsidRPr="00D93DB4">
        <w:t>5.3.1.8</w:t>
      </w:r>
      <w:r w:rsidR="007E7012" w:rsidRPr="00D93DB4">
        <w:tab/>
        <w:t>Reconstructed excitation</w:t>
      </w:r>
      <w:bookmarkEnd w:id="81"/>
    </w:p>
    <w:p w14:paraId="5A060F94" w14:textId="77777777" w:rsidR="007E7012" w:rsidRPr="00D93DB4" w:rsidRDefault="007E7012" w:rsidP="007E7012">
      <w:r w:rsidRPr="00D93DB4">
        <w:t>The total excitation from layer 1 in each subframe is constructed by</w:t>
      </w:r>
    </w:p>
    <w:p w14:paraId="359075F6" w14:textId="62445A6B" w:rsidR="00723865" w:rsidRPr="00D93DB4" w:rsidRDefault="00723865" w:rsidP="00723865">
      <w:pPr>
        <w:pStyle w:val="EQ"/>
        <w:rPr>
          <w:lang w:eastAsia="ja-JP"/>
        </w:rPr>
      </w:pPr>
      <w:r w:rsidRPr="00D93DB4">
        <w:tab/>
      </w:r>
      <w:r w:rsidR="004C5B74">
        <w:rPr>
          <w:noProof/>
          <w:position w:val="-14"/>
        </w:rPr>
        <w:drawing>
          <wp:inline distT="0" distB="0" distL="0" distR="0" wp14:anchorId="1CD40CB3" wp14:editId="534391FC">
            <wp:extent cx="2605405" cy="214630"/>
            <wp:effectExtent l="0" t="0" r="0" b="0"/>
            <wp:docPr id="303"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605405" cy="214630"/>
                    </a:xfrm>
                    <a:prstGeom prst="rect">
                      <a:avLst/>
                    </a:prstGeom>
                    <a:noFill/>
                    <a:ln>
                      <a:noFill/>
                    </a:ln>
                  </pic:spPr>
                </pic:pic>
              </a:graphicData>
            </a:graphic>
          </wp:inline>
        </w:drawing>
      </w:r>
      <w:r w:rsidR="00D93DB4">
        <w:tab/>
      </w:r>
      <w:r w:rsidRPr="00D93DB4">
        <w:t>(</w:t>
      </w:r>
      <w:r w:rsidR="005B1BA1" w:rsidRPr="00D93DB4">
        <w:t>57</w:t>
      </w:r>
      <w:r w:rsidRPr="00D93DB4">
        <w:t>)</w:t>
      </w:r>
      <w:r w:rsidRPr="00D93DB4">
        <w:tab/>
      </w:r>
    </w:p>
    <w:p w14:paraId="020A2601" w14:textId="233B0FBF" w:rsidR="007E7012" w:rsidRPr="00D93DB4" w:rsidRDefault="007E7012" w:rsidP="00375C69">
      <w:r w:rsidRPr="00D93DB4">
        <w:t xml:space="preserve">where </w:t>
      </w:r>
      <w:r w:rsidR="004C5B74">
        <w:rPr>
          <w:noProof/>
          <w:position w:val="-10"/>
        </w:rPr>
        <w:drawing>
          <wp:inline distT="0" distB="0" distL="0" distR="0" wp14:anchorId="0DF7EE58" wp14:editId="344A58BD">
            <wp:extent cx="243205" cy="190500"/>
            <wp:effectExtent l="0" t="0" r="0" b="0"/>
            <wp:docPr id="304"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3205" cy="190500"/>
                    </a:xfrm>
                    <a:prstGeom prst="rect">
                      <a:avLst/>
                    </a:prstGeom>
                    <a:noFill/>
                    <a:ln>
                      <a:noFill/>
                    </a:ln>
                  </pic:spPr>
                </pic:pic>
              </a:graphicData>
            </a:graphic>
          </wp:inline>
        </w:drawing>
      </w:r>
      <w:r w:rsidRPr="00D93DB4">
        <w:t xml:space="preserve"> is the pre-filtered algebraic </w:t>
      </w:r>
      <w:r w:rsidR="00723865" w:rsidRPr="00D93DB4">
        <w:t>code vector</w:t>
      </w:r>
      <w:r w:rsidRPr="00D93DB4">
        <w:t xml:space="preserve">. The excitation signal, </w:t>
      </w:r>
      <w:r w:rsidR="004C5B74">
        <w:rPr>
          <w:noProof/>
          <w:position w:val="-10"/>
        </w:rPr>
        <w:drawing>
          <wp:inline distT="0" distB="0" distL="0" distR="0" wp14:anchorId="7B7F6C19" wp14:editId="006F91B4">
            <wp:extent cx="281305" cy="190500"/>
            <wp:effectExtent l="0" t="0" r="0" b="0"/>
            <wp:docPr id="305"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w:t>
      </w:r>
      <w:r w:rsidRPr="00D93DB4">
        <w:rPr>
          <w:i/>
        </w:rPr>
        <w:t xml:space="preserve"> </w:t>
      </w:r>
      <w:r w:rsidRPr="00D93DB4">
        <w:t xml:space="preserve">is used to update the contents of the adaptive codebook for the next frame. The excitation signal, </w:t>
      </w:r>
      <w:r w:rsidR="004C5B74">
        <w:rPr>
          <w:noProof/>
          <w:position w:val="-10"/>
        </w:rPr>
        <w:drawing>
          <wp:inline distT="0" distB="0" distL="0" distR="0" wp14:anchorId="6262FBE2" wp14:editId="17E5DD27">
            <wp:extent cx="281305" cy="190500"/>
            <wp:effectExtent l="0" t="0" r="0" b="0"/>
            <wp:docPr id="306"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is then post</w:t>
      </w:r>
      <w:r w:rsidRPr="00D93DB4">
        <w:noBreakHyphen/>
        <w:t xml:space="preserve">processed as described in </w:t>
      </w:r>
      <w:r w:rsidR="00DA723F" w:rsidRPr="00D93DB4">
        <w:t>sub</w:t>
      </w:r>
      <w:r w:rsidRPr="00D93DB4">
        <w:t>clause </w:t>
      </w:r>
      <w:r w:rsidR="004241D3" w:rsidRPr="00D93DB4">
        <w:t>6.1.1.3</w:t>
      </w:r>
      <w:r w:rsidR="00DA723F" w:rsidRPr="00D93DB4">
        <w:t xml:space="preserve"> of </w:t>
      </w:r>
      <w:r w:rsidR="00314012" w:rsidRPr="00D93DB4">
        <w:t>[5]</w:t>
      </w:r>
      <w:r w:rsidRPr="00D93DB4">
        <w:t xml:space="preserve"> to obtain the post-processed excitation signal </w:t>
      </w:r>
      <w:r w:rsidR="004C5B74">
        <w:rPr>
          <w:noProof/>
          <w:position w:val="-10"/>
        </w:rPr>
        <w:drawing>
          <wp:inline distT="0" distB="0" distL="0" distR="0" wp14:anchorId="0A65F03C" wp14:editId="0DFD30B1">
            <wp:extent cx="252730" cy="190500"/>
            <wp:effectExtent l="0" t="0" r="0" b="0"/>
            <wp:docPr id="307"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which is finally used as an input to the synthesis filter </w:t>
      </w:r>
      <w:r w:rsidR="004C5B74">
        <w:rPr>
          <w:noProof/>
          <w:position w:val="-10"/>
        </w:rPr>
        <w:drawing>
          <wp:inline distT="0" distB="0" distL="0" distR="0" wp14:anchorId="03BDED31" wp14:editId="75E67E42">
            <wp:extent cx="367030" cy="214630"/>
            <wp:effectExtent l="0" t="0" r="0" b="0"/>
            <wp:docPr id="308"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r w:rsidRPr="00D93DB4">
        <w:t>.</w:t>
      </w:r>
      <w:r w:rsidR="004241D3" w:rsidRPr="00D93DB4">
        <w:t xml:space="preserve"> </w:t>
      </w:r>
      <w:r w:rsidRPr="00D93DB4">
        <w:t>The final steps of synthesis, post</w:t>
      </w:r>
      <w:r w:rsidRPr="00D93DB4">
        <w:noBreakHyphen/>
        <w:t xml:space="preserve">processing, de-emphasis and resampling are described in </w:t>
      </w:r>
      <w:r w:rsidR="001453B7" w:rsidRPr="00D93DB4">
        <w:t>subclause</w:t>
      </w:r>
      <w:r w:rsidRPr="00D93DB4">
        <w:t>s </w:t>
      </w:r>
      <w:r w:rsidR="004241D3" w:rsidRPr="00D93DB4">
        <w:t>6.1.4</w:t>
      </w:r>
      <w:r w:rsidR="00074BE5" w:rsidRPr="00D93DB4">
        <w:t xml:space="preserve"> of </w:t>
      </w:r>
      <w:r w:rsidR="00314012" w:rsidRPr="00D93DB4">
        <w:t>[5]</w:t>
      </w:r>
      <w:r w:rsidRPr="00D93DB4">
        <w:t>.</w:t>
      </w:r>
    </w:p>
    <w:p w14:paraId="5A609A5A" w14:textId="77777777" w:rsidR="004241D3" w:rsidRPr="00D93DB4" w:rsidRDefault="00D52923" w:rsidP="004241D3">
      <w:pPr>
        <w:pStyle w:val="Heading5"/>
      </w:pPr>
      <w:bookmarkStart w:id="82" w:name="_Toc123562416"/>
      <w:r w:rsidRPr="00D93DB4">
        <w:t>5.3.1.8</w:t>
      </w:r>
      <w:r w:rsidR="004241D3" w:rsidRPr="00D93DB4">
        <w:t>.1</w:t>
      </w:r>
      <w:r w:rsidR="004241D3" w:rsidRPr="00D93DB4">
        <w:tab/>
        <w:t>Particularity of rate 5.9, 7.2, 8.0 and 13.2</w:t>
      </w:r>
      <w:r w:rsidR="008C4DB2" w:rsidRPr="00D93DB4">
        <w:t xml:space="preserve"> kbps</w:t>
      </w:r>
      <w:bookmarkEnd w:id="82"/>
    </w:p>
    <w:p w14:paraId="470E4C0F" w14:textId="4967A482" w:rsidR="004241D3" w:rsidRPr="00D93DB4" w:rsidRDefault="004241D3" w:rsidP="007E7012">
      <w:r w:rsidRPr="00D93DB4">
        <w:t xml:space="preserve">In case of GSC based concealment, with or without a time domain contribution, the excitation </w:t>
      </w:r>
      <w:r w:rsidR="004C5B74">
        <w:rPr>
          <w:noProof/>
          <w:position w:val="-10"/>
        </w:rPr>
        <w:drawing>
          <wp:inline distT="0" distB="0" distL="0" distR="0" wp14:anchorId="2841178A" wp14:editId="4AFC3AC6">
            <wp:extent cx="281305" cy="190500"/>
            <wp:effectExtent l="0" t="0" r="0" b="0"/>
            <wp:docPr id="309"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 correspond</w:t>
      </w:r>
      <w:r w:rsidR="00723865" w:rsidRPr="00D93DB4">
        <w:t>s</w:t>
      </w:r>
      <w:r w:rsidRPr="00D93DB4">
        <w:t xml:space="preserve"> directly to the output of </w:t>
      </w:r>
      <w:r w:rsidR="00723865" w:rsidRPr="00D93DB4">
        <w:t>subclause</w:t>
      </w:r>
      <w:r w:rsidRPr="00D93DB4">
        <w:t xml:space="preserve"> </w:t>
      </w:r>
      <w:r w:rsidR="00D52923" w:rsidRPr="00D93DB4">
        <w:t>5.3.1.6</w:t>
      </w:r>
      <w:r w:rsidRPr="00D93DB4">
        <w:t>.</w:t>
      </w:r>
    </w:p>
    <w:p w14:paraId="0A88B25F" w14:textId="77777777" w:rsidR="001B74DF" w:rsidRPr="00D93DB4" w:rsidRDefault="001B74DF" w:rsidP="006F6427">
      <w:pPr>
        <w:pStyle w:val="Heading3"/>
      </w:pPr>
      <w:bookmarkStart w:id="83" w:name="_Toc123562417"/>
      <w:r w:rsidRPr="00D93DB4">
        <w:t>5.3.2</w:t>
      </w:r>
      <w:r w:rsidRPr="00D93DB4">
        <w:tab/>
        <w:t>Concealment for bandwidth extension for ACELP modes</w:t>
      </w:r>
      <w:bookmarkEnd w:id="83"/>
    </w:p>
    <w:p w14:paraId="392F8E99" w14:textId="77777777" w:rsidR="00133C66" w:rsidRPr="00D93DB4" w:rsidRDefault="00133C66" w:rsidP="00133C66">
      <w:pPr>
        <w:pStyle w:val="Heading4"/>
        <w:rPr>
          <w:lang w:eastAsia="zh-CN"/>
        </w:rPr>
      </w:pPr>
      <w:bookmarkStart w:id="84" w:name="_Toc123562418"/>
      <w:r w:rsidRPr="00D93DB4">
        <w:t>5.3.2.1</w:t>
      </w:r>
      <w:r w:rsidRPr="00D93DB4">
        <w:tab/>
        <w:t xml:space="preserve">Time </w:t>
      </w:r>
      <w:r w:rsidR="00CF312E" w:rsidRPr="00D93DB4">
        <w:t>d</w:t>
      </w:r>
      <w:r w:rsidRPr="00D93DB4">
        <w:t xml:space="preserve">omain </w:t>
      </w:r>
      <w:r w:rsidR="00CF312E" w:rsidRPr="00D93DB4">
        <w:t>b</w:t>
      </w:r>
      <w:r w:rsidRPr="00D93DB4">
        <w:t>andwidth extension</w:t>
      </w:r>
      <w:bookmarkEnd w:id="84"/>
    </w:p>
    <w:p w14:paraId="707E643D" w14:textId="77777777" w:rsidR="00133C66" w:rsidRPr="00D93DB4" w:rsidRDefault="00133C66" w:rsidP="00133C66">
      <w:pPr>
        <w:pStyle w:val="Heading5"/>
      </w:pPr>
      <w:bookmarkStart w:id="85" w:name="_Toc123562419"/>
      <w:r w:rsidRPr="00D93DB4">
        <w:t>5.3.2.1</w:t>
      </w:r>
      <w:r w:rsidRPr="00D93DB4">
        <w:rPr>
          <w:rFonts w:hint="eastAsia"/>
          <w:lang w:eastAsia="zh-CN"/>
        </w:rPr>
        <w:t>.1</w:t>
      </w:r>
      <w:r w:rsidRPr="00D93DB4">
        <w:tab/>
      </w:r>
      <w:r w:rsidRPr="00D93DB4">
        <w:rPr>
          <w:rFonts w:hint="eastAsia"/>
          <w:lang w:eastAsia="zh-CN"/>
        </w:rPr>
        <w:t xml:space="preserve">SWB </w:t>
      </w:r>
      <w:r w:rsidR="00CF312E" w:rsidRPr="00D93DB4">
        <w:rPr>
          <w:lang w:eastAsia="zh-CN"/>
        </w:rPr>
        <w:t>t</w:t>
      </w:r>
      <w:r w:rsidRPr="00D93DB4">
        <w:t xml:space="preserve">ime </w:t>
      </w:r>
      <w:r w:rsidR="00CF312E" w:rsidRPr="00D93DB4">
        <w:t>d</w:t>
      </w:r>
      <w:r w:rsidRPr="00D93DB4">
        <w:t xml:space="preserve">omain </w:t>
      </w:r>
      <w:r w:rsidR="00CF312E" w:rsidRPr="00D93DB4">
        <w:t>b</w:t>
      </w:r>
      <w:r w:rsidRPr="00D93DB4">
        <w:t>andwidth extension</w:t>
      </w:r>
      <w:bookmarkEnd w:id="85"/>
    </w:p>
    <w:p w14:paraId="3BD85E23" w14:textId="77777777" w:rsidR="0004054E" w:rsidRPr="00D93DB4" w:rsidRDefault="0004054E" w:rsidP="0004054E">
      <w:pPr>
        <w:rPr>
          <w:lang w:eastAsia="zh-CN"/>
        </w:rPr>
      </w:pPr>
      <w:r w:rsidRPr="00D93DB4">
        <w:rPr>
          <w:rFonts w:hint="eastAsia"/>
          <w:lang w:eastAsia="zh-CN"/>
        </w:rPr>
        <w:t>The concealment for SWB TD BWE works for 13.2</w:t>
      </w:r>
      <w:r w:rsidRPr="00D93DB4">
        <w:rPr>
          <w:lang w:eastAsia="zh-CN"/>
        </w:rPr>
        <w:t> </w:t>
      </w:r>
      <w:r w:rsidRPr="00D93DB4">
        <w:rPr>
          <w:rFonts w:hint="eastAsia"/>
          <w:lang w:eastAsia="zh-CN"/>
        </w:rPr>
        <w:t>kbps, 16.4</w:t>
      </w:r>
      <w:r w:rsidRPr="00D93DB4">
        <w:rPr>
          <w:lang w:eastAsia="zh-CN"/>
        </w:rPr>
        <w:t> </w:t>
      </w:r>
      <w:r w:rsidRPr="00D93DB4">
        <w:rPr>
          <w:rFonts w:hint="eastAsia"/>
          <w:lang w:eastAsia="zh-CN"/>
        </w:rPr>
        <w:t>kbps, 24.4</w:t>
      </w:r>
      <w:r w:rsidRPr="00D93DB4">
        <w:rPr>
          <w:lang w:eastAsia="zh-CN"/>
        </w:rPr>
        <w:t> </w:t>
      </w:r>
      <w:r w:rsidRPr="00D93DB4">
        <w:rPr>
          <w:rFonts w:hint="eastAsia"/>
          <w:lang w:eastAsia="zh-CN"/>
        </w:rPr>
        <w:t>kbps and 32</w:t>
      </w:r>
      <w:r w:rsidRPr="00D93DB4">
        <w:rPr>
          <w:lang w:eastAsia="zh-CN"/>
        </w:rPr>
        <w:t> </w:t>
      </w:r>
      <w:r w:rsidRPr="00D93DB4">
        <w:rPr>
          <w:rFonts w:hint="eastAsia"/>
          <w:lang w:eastAsia="zh-CN"/>
        </w:rPr>
        <w:t xml:space="preserve">kbps. </w:t>
      </w:r>
      <w:r w:rsidRPr="00D93DB4">
        <w:rPr>
          <w:lang w:eastAsia="zh-CN"/>
        </w:rPr>
        <w:t>T</w:t>
      </w:r>
      <w:r w:rsidRPr="00D93DB4">
        <w:rPr>
          <w:rFonts w:hint="eastAsia"/>
          <w:lang w:eastAsia="zh-CN"/>
        </w:rPr>
        <w:t xml:space="preserve">he algorithm aims to reconstruct the high band of the current </w:t>
      </w:r>
      <w:r w:rsidRPr="00D93DB4">
        <w:rPr>
          <w:lang w:eastAsia="zh-CN"/>
        </w:rPr>
        <w:t>lost</w:t>
      </w:r>
      <w:r w:rsidRPr="00D93DB4">
        <w:rPr>
          <w:rFonts w:hint="eastAsia"/>
          <w:lang w:eastAsia="zh-CN"/>
        </w:rPr>
        <w:t xml:space="preserve"> frame for SWB TD BWE. </w:t>
      </w:r>
      <w:r w:rsidRPr="00D93DB4">
        <w:rPr>
          <w:lang w:eastAsia="zh-CN"/>
        </w:rPr>
        <w:t>T</w:t>
      </w:r>
      <w:r w:rsidRPr="00D93DB4">
        <w:rPr>
          <w:rFonts w:hint="eastAsia"/>
          <w:lang w:eastAsia="zh-CN"/>
        </w:rPr>
        <w:t xml:space="preserve">he reconstruction of the </w:t>
      </w:r>
      <w:r w:rsidRPr="00D93DB4">
        <w:rPr>
          <w:lang w:eastAsia="zh-CN"/>
        </w:rPr>
        <w:t>lost</w:t>
      </w:r>
      <w:r w:rsidRPr="00D93DB4">
        <w:rPr>
          <w:rFonts w:hint="eastAsia"/>
          <w:lang w:eastAsia="zh-CN"/>
        </w:rPr>
        <w:t xml:space="preserve"> frame depends on </w:t>
      </w:r>
      <w:r w:rsidRPr="00D93DB4">
        <w:rPr>
          <w:lang w:eastAsia="zh-CN"/>
        </w:rPr>
        <w:t xml:space="preserve">at least one of </w:t>
      </w:r>
      <w:r w:rsidRPr="00D93DB4">
        <w:rPr>
          <w:rFonts w:hint="eastAsia"/>
          <w:lang w:eastAsia="zh-CN"/>
        </w:rPr>
        <w:t>the following gain adjustment information</w:t>
      </w:r>
      <w:r w:rsidRPr="00D93DB4">
        <w:rPr>
          <w:lang w:eastAsia="zh-CN"/>
        </w:rPr>
        <w:t>: the</w:t>
      </w:r>
      <w:r w:rsidRPr="00D93DB4">
        <w:rPr>
          <w:rFonts w:hint="eastAsia"/>
          <w:lang w:eastAsia="zh-CN"/>
        </w:rPr>
        <w:t xml:space="preserve"> coder type of the previous frame, the frame class of the last good received frame, the frame class of the current frame, </w:t>
      </w:r>
      <w:r w:rsidRPr="00D93DB4">
        <w:rPr>
          <w:lang w:eastAsia="zh-CN"/>
        </w:rPr>
        <w:t>the number of</w:t>
      </w:r>
      <w:r w:rsidRPr="00D93DB4">
        <w:rPr>
          <w:rFonts w:hint="eastAsia"/>
          <w:lang w:eastAsia="zh-CN"/>
        </w:rPr>
        <w:t xml:space="preserve"> the</w:t>
      </w:r>
      <w:r w:rsidRPr="00D93DB4">
        <w:rPr>
          <w:lang w:eastAsia="zh-CN"/>
        </w:rPr>
        <w:t xml:space="preserve"> consecutive </w:t>
      </w:r>
      <w:r w:rsidRPr="00D93DB4">
        <w:rPr>
          <w:rFonts w:hint="eastAsia"/>
          <w:lang w:eastAsia="zh-CN"/>
        </w:rPr>
        <w:t>lost</w:t>
      </w:r>
      <w:r w:rsidRPr="00D93DB4">
        <w:rPr>
          <w:lang w:eastAsia="zh-CN"/>
        </w:rPr>
        <w:t xml:space="preserve"> frame,</w:t>
      </w:r>
      <w:r w:rsidRPr="00D93DB4">
        <w:t xml:space="preserve"> </w:t>
      </w:r>
      <w:r w:rsidRPr="00D93DB4">
        <w:rPr>
          <w:rFonts w:hint="eastAsia"/>
          <w:lang w:eastAsia="zh-CN"/>
        </w:rPr>
        <w:t>the energies and the tilts of the low band of both the current frame and the previous frame.</w:t>
      </w:r>
    </w:p>
    <w:p w14:paraId="76A046CB" w14:textId="77777777" w:rsidR="0004054E" w:rsidRPr="00D93DB4" w:rsidRDefault="0004054E" w:rsidP="0004054E">
      <w:pPr>
        <w:rPr>
          <w:lang w:eastAsia="zh-CN"/>
        </w:rPr>
      </w:pPr>
      <w:r w:rsidRPr="00D93DB4">
        <w:rPr>
          <w:rFonts w:hint="eastAsia"/>
          <w:lang w:eastAsia="zh-CN"/>
        </w:rPr>
        <w:t xml:space="preserve">There are gain shapes which are also the subframe gains, global frame gain and LSF should be </w:t>
      </w:r>
      <w:r w:rsidRPr="00D93DB4">
        <w:t>reconstruct</w:t>
      </w:r>
      <w:r w:rsidRPr="00D93DB4">
        <w:rPr>
          <w:rFonts w:hint="eastAsia"/>
          <w:lang w:eastAsia="zh-CN"/>
        </w:rPr>
        <w:t xml:space="preserve">ed when the current frame is lost. </w:t>
      </w:r>
      <w:r w:rsidRPr="00D93DB4">
        <w:rPr>
          <w:lang w:eastAsia="zh-CN"/>
        </w:rPr>
        <w:t>The</w:t>
      </w:r>
      <w:r w:rsidRPr="00D93DB4">
        <w:rPr>
          <w:rFonts w:hint="eastAsia"/>
          <w:lang w:eastAsia="zh-CN"/>
        </w:rPr>
        <w:t xml:space="preserve"> </w:t>
      </w:r>
      <w:r w:rsidRPr="00D93DB4">
        <w:rPr>
          <w:lang w:eastAsia="zh-CN"/>
        </w:rPr>
        <w:t>reconstruction</w:t>
      </w:r>
      <w:r w:rsidRPr="00D93DB4">
        <w:rPr>
          <w:rFonts w:hint="eastAsia"/>
          <w:lang w:eastAsia="zh-CN"/>
        </w:rPr>
        <w:t xml:space="preserve"> of the LSF </w:t>
      </w:r>
      <w:r w:rsidRPr="00D93DB4">
        <w:rPr>
          <w:lang w:eastAsia="zh-CN"/>
        </w:rPr>
        <w:t>information is</w:t>
      </w:r>
      <w:r w:rsidRPr="00D93DB4">
        <w:rPr>
          <w:rFonts w:hint="eastAsia"/>
          <w:lang w:eastAsia="zh-CN"/>
        </w:rPr>
        <w:t xml:space="preserve"> usually </w:t>
      </w:r>
      <w:r w:rsidRPr="00D93DB4">
        <w:rPr>
          <w:lang w:eastAsia="zh-CN"/>
        </w:rPr>
        <w:t>copying</w:t>
      </w:r>
      <w:r w:rsidRPr="00D93DB4">
        <w:rPr>
          <w:rFonts w:hint="eastAsia"/>
          <w:lang w:eastAsia="zh-CN"/>
        </w:rPr>
        <w:t xml:space="preserve"> from the previous frame. The reconstruction of the </w:t>
      </w:r>
      <w:r w:rsidRPr="00D93DB4">
        <w:rPr>
          <w:lang w:eastAsia="zh-CN"/>
        </w:rPr>
        <w:t xml:space="preserve">subframe </w:t>
      </w:r>
      <w:r w:rsidRPr="00D93DB4">
        <w:rPr>
          <w:rFonts w:hint="eastAsia"/>
          <w:lang w:eastAsia="zh-CN"/>
        </w:rPr>
        <w:t>gain</w:t>
      </w:r>
      <w:r w:rsidRPr="00D93DB4">
        <w:rPr>
          <w:lang w:eastAsia="zh-CN"/>
        </w:rPr>
        <w:t>s</w:t>
      </w:r>
      <w:r w:rsidRPr="00D93DB4">
        <w:rPr>
          <w:rFonts w:hint="eastAsia"/>
          <w:lang w:eastAsia="zh-CN"/>
        </w:rPr>
        <w:t xml:space="preserve"> of the lost frame is based on the</w:t>
      </w:r>
      <w:r w:rsidRPr="00D93DB4">
        <w:rPr>
          <w:lang w:eastAsia="zh-CN"/>
        </w:rPr>
        <w:t xml:space="preserve"> subframe</w:t>
      </w:r>
      <w:r w:rsidRPr="00D93DB4">
        <w:rPr>
          <w:rFonts w:hint="eastAsia"/>
          <w:lang w:eastAsia="zh-CN"/>
        </w:rPr>
        <w:t xml:space="preserve"> gain</w:t>
      </w:r>
      <w:r w:rsidRPr="00D93DB4">
        <w:rPr>
          <w:lang w:eastAsia="zh-CN"/>
        </w:rPr>
        <w:t>s</w:t>
      </w:r>
      <w:r w:rsidRPr="00D93DB4">
        <w:rPr>
          <w:rFonts w:hint="eastAsia"/>
          <w:lang w:eastAsia="zh-CN"/>
        </w:rPr>
        <w:t xml:space="preserve"> and the</w:t>
      </w:r>
      <w:r w:rsidRPr="00D93DB4">
        <w:rPr>
          <w:lang w:eastAsia="zh-CN"/>
        </w:rPr>
        <w:t xml:space="preserve"> subframe</w:t>
      </w:r>
      <w:r w:rsidRPr="00D93DB4">
        <w:rPr>
          <w:rFonts w:hint="eastAsia"/>
          <w:lang w:eastAsia="zh-CN"/>
        </w:rPr>
        <w:t xml:space="preserve"> gain gradients of at least one frame before the current frame and adjusted by some of the above gain adjustment information. The reconstruction of the global frame gain</w:t>
      </w:r>
      <w:r w:rsidRPr="00D93DB4">
        <w:rPr>
          <w:lang w:eastAsia="zh-CN"/>
        </w:rPr>
        <w:t xml:space="preserve"> of the lost frame</w:t>
      </w:r>
      <w:r w:rsidRPr="00D93DB4">
        <w:rPr>
          <w:rFonts w:hint="eastAsia"/>
          <w:lang w:eastAsia="zh-CN"/>
        </w:rPr>
        <w:t xml:space="preserve"> is based on the global frame gain of at least one frame before the current frame and the global frame gain gradient of the current frame </w:t>
      </w:r>
      <w:r w:rsidRPr="00D93DB4">
        <w:rPr>
          <w:lang w:eastAsia="zh-CN"/>
        </w:rPr>
        <w:t>a</w:t>
      </w:r>
      <w:r w:rsidRPr="00D93DB4">
        <w:rPr>
          <w:rFonts w:hint="eastAsia"/>
          <w:lang w:eastAsia="zh-CN"/>
        </w:rPr>
        <w:t>nd adjusted by some of the above gain adjustment information.</w:t>
      </w:r>
    </w:p>
    <w:p w14:paraId="7DC8D107" w14:textId="77777777" w:rsidR="000B2322" w:rsidRPr="00D93DB4" w:rsidRDefault="0004054E" w:rsidP="0004054E">
      <w:pPr>
        <w:rPr>
          <w:lang w:eastAsia="zh-CN"/>
        </w:rPr>
      </w:pPr>
      <w:r w:rsidRPr="00D93DB4">
        <w:rPr>
          <w:rFonts w:hint="eastAsia"/>
          <w:lang w:eastAsia="zh-CN"/>
        </w:rPr>
        <w:t xml:space="preserve">The initial high band signal of the current </w:t>
      </w:r>
      <w:r w:rsidRPr="00D93DB4">
        <w:rPr>
          <w:lang w:eastAsia="zh-CN"/>
        </w:rPr>
        <w:t>lost</w:t>
      </w:r>
      <w:r w:rsidRPr="00D93DB4">
        <w:rPr>
          <w:rFonts w:hint="eastAsia"/>
          <w:lang w:eastAsia="zh-CN"/>
        </w:rPr>
        <w:t xml:space="preserve"> frame is synthesized according to the decoding parameters of the frame prior to the current </w:t>
      </w:r>
      <w:r w:rsidRPr="00D93DB4">
        <w:rPr>
          <w:lang w:eastAsia="zh-CN"/>
        </w:rPr>
        <w:t>lost</w:t>
      </w:r>
      <w:r w:rsidRPr="00D93DB4">
        <w:rPr>
          <w:rFonts w:hint="eastAsia"/>
          <w:lang w:eastAsia="zh-CN"/>
        </w:rPr>
        <w:t xml:space="preserve"> frame, specifically it is synthesized by </w:t>
      </w:r>
      <w:r w:rsidRPr="00D93DB4">
        <w:rPr>
          <w:lang w:eastAsia="zh-CN"/>
        </w:rPr>
        <w:t>p</w:t>
      </w:r>
      <w:r w:rsidRPr="00D93DB4">
        <w:rPr>
          <w:rFonts w:hint="eastAsia"/>
          <w:lang w:eastAsia="zh-CN"/>
        </w:rPr>
        <w:t xml:space="preserve">assing the high band excitation through the synthesis filter, where the high band excitation is obtained from the low band excitation and synthesis filter is obtained from the </w:t>
      </w:r>
      <w:r w:rsidRPr="00D93DB4">
        <w:rPr>
          <w:lang w:eastAsia="zh-CN"/>
        </w:rPr>
        <w:t>reconstructed</w:t>
      </w:r>
      <w:r w:rsidRPr="00D93DB4">
        <w:rPr>
          <w:rFonts w:hint="eastAsia"/>
          <w:lang w:eastAsia="zh-CN"/>
        </w:rPr>
        <w:t xml:space="preserve"> LSF parameters. Then the initial synthesized high band signal is adjusted by the reconstructed global frame gain and at least two of the reconstructed subframe gain</w:t>
      </w:r>
      <w:r w:rsidRPr="00D93DB4">
        <w:rPr>
          <w:lang w:eastAsia="zh-CN"/>
        </w:rPr>
        <w:t>s</w:t>
      </w:r>
      <w:r w:rsidRPr="00D93DB4">
        <w:rPr>
          <w:rFonts w:hint="eastAsia"/>
          <w:lang w:eastAsia="zh-CN"/>
        </w:rPr>
        <w:t xml:space="preserve"> of the current </w:t>
      </w:r>
      <w:r w:rsidRPr="00D93DB4">
        <w:rPr>
          <w:lang w:eastAsia="zh-CN"/>
        </w:rPr>
        <w:t>lost</w:t>
      </w:r>
      <w:r w:rsidRPr="00D93DB4">
        <w:rPr>
          <w:rFonts w:hint="eastAsia"/>
          <w:lang w:eastAsia="zh-CN"/>
        </w:rPr>
        <w:t xml:space="preserve"> frame. Finally, the high band of the current </w:t>
      </w:r>
      <w:r w:rsidRPr="00D93DB4">
        <w:rPr>
          <w:lang w:eastAsia="zh-CN"/>
        </w:rPr>
        <w:t>lost</w:t>
      </w:r>
      <w:r w:rsidRPr="00D93DB4">
        <w:rPr>
          <w:rFonts w:hint="eastAsia"/>
          <w:lang w:eastAsia="zh-CN"/>
        </w:rPr>
        <w:t xml:space="preserve"> frame is reconstructed</w:t>
      </w:r>
      <w:r w:rsidR="000B2322" w:rsidRPr="00D93DB4">
        <w:rPr>
          <w:rFonts w:hint="eastAsia"/>
          <w:lang w:eastAsia="zh-CN"/>
        </w:rPr>
        <w:t>.</w:t>
      </w:r>
    </w:p>
    <w:p w14:paraId="1C080057" w14:textId="77777777" w:rsidR="00133C66" w:rsidRPr="00D93DB4" w:rsidRDefault="00133C66" w:rsidP="00133C66">
      <w:pPr>
        <w:pStyle w:val="Heading6"/>
        <w:rPr>
          <w:lang w:eastAsia="zh-CN"/>
        </w:rPr>
      </w:pPr>
      <w:bookmarkStart w:id="86" w:name="_Toc123562420"/>
      <w:r w:rsidRPr="00D93DB4">
        <w:t>5.3.2.</w:t>
      </w:r>
      <w:r w:rsidRPr="00D93DB4">
        <w:rPr>
          <w:rFonts w:hint="eastAsia"/>
          <w:lang w:eastAsia="zh-CN"/>
        </w:rPr>
        <w:t>1.1.1</w:t>
      </w:r>
      <w:r w:rsidRPr="00D93DB4">
        <w:rPr>
          <w:rFonts w:hint="eastAsia"/>
          <w:lang w:eastAsia="zh-CN"/>
        </w:rPr>
        <w:tab/>
      </w:r>
      <w:r w:rsidRPr="00D93DB4">
        <w:rPr>
          <w:lang w:eastAsia="zh-CN"/>
        </w:rPr>
        <w:t>The</w:t>
      </w:r>
      <w:r w:rsidRPr="00D93DB4">
        <w:rPr>
          <w:rFonts w:hint="eastAsia"/>
          <w:lang w:eastAsia="zh-CN"/>
        </w:rPr>
        <w:t xml:space="preserve"> </w:t>
      </w:r>
      <w:r w:rsidRPr="00D93DB4">
        <w:rPr>
          <w:lang w:eastAsia="zh-CN"/>
        </w:rPr>
        <w:t>reconstruction</w:t>
      </w:r>
      <w:r w:rsidRPr="00D93DB4">
        <w:rPr>
          <w:rFonts w:hint="eastAsia"/>
          <w:lang w:eastAsia="zh-CN"/>
        </w:rPr>
        <w:t xml:space="preserve"> of the global frame gain</w:t>
      </w:r>
      <w:bookmarkEnd w:id="86"/>
    </w:p>
    <w:p w14:paraId="7A01DAC0" w14:textId="77777777" w:rsidR="00133C66" w:rsidRPr="00D93DB4" w:rsidRDefault="00133C66" w:rsidP="00133C66">
      <w:pPr>
        <w:rPr>
          <w:lang w:eastAsia="zh-CN"/>
        </w:rPr>
      </w:pPr>
      <w:r w:rsidRPr="00D93DB4">
        <w:rPr>
          <w:rFonts w:hint="eastAsia"/>
          <w:lang w:eastAsia="zh-CN"/>
        </w:rPr>
        <w:t xml:space="preserve">For </w:t>
      </w:r>
      <w:r w:rsidRPr="00D93DB4">
        <w:t xml:space="preserve">single </w:t>
      </w:r>
      <w:r w:rsidRPr="00D93DB4">
        <w:rPr>
          <w:rFonts w:hint="eastAsia"/>
          <w:lang w:eastAsia="zh-CN"/>
        </w:rPr>
        <w:t xml:space="preserve">frame </w:t>
      </w:r>
      <w:r w:rsidRPr="00D93DB4">
        <w:t>loss</w:t>
      </w:r>
      <w:r w:rsidRPr="00D93DB4">
        <w:rPr>
          <w:rFonts w:hint="eastAsia"/>
          <w:lang w:eastAsia="zh-CN"/>
        </w:rPr>
        <w:t xml:space="preserve">: determining the frame class of the current frame, the </w:t>
      </w:r>
      <w:r w:rsidR="009B0178" w:rsidRPr="00D93DB4">
        <w:rPr>
          <w:rFonts w:hint="eastAsia"/>
          <w:lang w:eastAsia="zh-CN"/>
        </w:rPr>
        <w:t>tilt</w:t>
      </w:r>
      <w:r w:rsidR="001D1C74" w:rsidRPr="00D93DB4">
        <w:rPr>
          <w:rFonts w:hint="eastAsia"/>
          <w:lang w:eastAsia="zh-CN"/>
        </w:rPr>
        <w:t>s</w:t>
      </w:r>
      <w:r w:rsidR="009B0178" w:rsidRPr="00D93DB4">
        <w:rPr>
          <w:rFonts w:hint="eastAsia"/>
          <w:lang w:eastAsia="zh-CN"/>
        </w:rPr>
        <w:t xml:space="preserve"> of</w:t>
      </w:r>
      <w:r w:rsidRPr="00D93DB4">
        <w:rPr>
          <w:rFonts w:hint="eastAsia"/>
          <w:lang w:eastAsia="zh-CN"/>
        </w:rPr>
        <w:t xml:space="preserve"> the</w:t>
      </w:r>
      <w:r w:rsidR="001D1C74" w:rsidRPr="00D93DB4">
        <w:rPr>
          <w:rFonts w:hint="eastAsia"/>
          <w:lang w:eastAsia="zh-CN"/>
        </w:rPr>
        <w:t xml:space="preserve"> current frame and the</w:t>
      </w:r>
      <w:r w:rsidRPr="00D93DB4">
        <w:rPr>
          <w:rFonts w:hint="eastAsia"/>
          <w:lang w:eastAsia="zh-CN"/>
        </w:rPr>
        <w:t xml:space="preserve"> </w:t>
      </w:r>
      <w:r w:rsidRPr="00D93DB4">
        <w:rPr>
          <w:lang w:eastAsia="zh-CN"/>
        </w:rPr>
        <w:t>previous</w:t>
      </w:r>
      <w:r w:rsidRPr="00D93DB4">
        <w:rPr>
          <w:rFonts w:hint="eastAsia"/>
          <w:lang w:eastAsia="zh-CN"/>
        </w:rPr>
        <w:t xml:space="preserve"> frame, the energies of the low parts and high parts from the low band of both the current frame and the previous frame. </w:t>
      </w:r>
    </w:p>
    <w:p w14:paraId="3431ED17" w14:textId="77777777" w:rsidR="00133C66" w:rsidRPr="00D93DB4" w:rsidRDefault="00133C66" w:rsidP="00133C66">
      <w:r w:rsidRPr="00D93DB4">
        <w:rPr>
          <w:rFonts w:hint="eastAsia"/>
        </w:rPr>
        <w:t>Assuming the three following conditions:</w:t>
      </w:r>
    </w:p>
    <w:p w14:paraId="7A615036" w14:textId="77777777" w:rsidR="00133C66" w:rsidRPr="00D93DB4" w:rsidRDefault="00375C69" w:rsidP="001D169A">
      <w:pPr>
        <w:pStyle w:val="B1"/>
      </w:pPr>
      <w:r w:rsidRPr="00D93DB4">
        <w:t>-</w:t>
      </w:r>
      <w:r w:rsidRPr="00D93DB4">
        <w:tab/>
      </w:r>
      <w:r w:rsidR="00133C66" w:rsidRPr="00D93DB4">
        <w:t>Condition</w:t>
      </w:r>
      <w:r w:rsidR="00133C66" w:rsidRPr="00D93DB4">
        <w:rPr>
          <w:rFonts w:hint="eastAsia"/>
        </w:rPr>
        <w:t xml:space="preserve"> 1</w:t>
      </w:r>
      <w:r w:rsidR="00133C66" w:rsidRPr="00D93DB4">
        <w:t>: the</w:t>
      </w:r>
      <w:r w:rsidR="00133C66" w:rsidRPr="00D93DB4">
        <w:rPr>
          <w:rFonts w:hint="eastAsia"/>
        </w:rPr>
        <w:t xml:space="preserve"> frame class of the current frame is not </w:t>
      </w:r>
      <w:r w:rsidR="00133C66" w:rsidRPr="00D93DB4">
        <w:t>UNVOICED_CLAS</w:t>
      </w:r>
      <w:r w:rsidR="00133C66" w:rsidRPr="00D93DB4">
        <w:rPr>
          <w:rFonts w:hint="eastAsia"/>
        </w:rPr>
        <w:t xml:space="preserve"> and </w:t>
      </w:r>
      <w:r w:rsidR="00133C66" w:rsidRPr="00D93DB4">
        <w:t>UNVOICED_TRANSITION</w:t>
      </w:r>
      <w:r w:rsidRPr="00D93DB4">
        <w:t>.</w:t>
      </w:r>
    </w:p>
    <w:p w14:paraId="024F250D" w14:textId="77777777" w:rsidR="00133C66" w:rsidRPr="00D93DB4" w:rsidRDefault="00375C69" w:rsidP="001D169A">
      <w:pPr>
        <w:pStyle w:val="B1"/>
      </w:pPr>
      <w:r w:rsidRPr="00D93DB4">
        <w:t>-</w:t>
      </w:r>
      <w:r w:rsidRPr="00D93DB4">
        <w:tab/>
      </w:r>
      <w:r w:rsidR="00133C66" w:rsidRPr="00D93DB4">
        <w:t>Condition</w:t>
      </w:r>
      <w:r w:rsidR="00133C66" w:rsidRPr="00D93DB4">
        <w:rPr>
          <w:rFonts w:hint="eastAsia"/>
        </w:rPr>
        <w:t xml:space="preserve"> 2</w:t>
      </w:r>
      <w:r w:rsidR="00133C66" w:rsidRPr="00D93DB4">
        <w:t>: the</w:t>
      </w:r>
      <w:r w:rsidR="00133C66" w:rsidRPr="00D93DB4">
        <w:rPr>
          <w:rFonts w:hint="eastAsia"/>
        </w:rPr>
        <w:t xml:space="preserve"> tilt of the previous frame is less than 8.0</w:t>
      </w:r>
      <w:r w:rsidRPr="00D93DB4">
        <w:t>.</w:t>
      </w:r>
    </w:p>
    <w:p w14:paraId="314D19E6" w14:textId="1942FF6F" w:rsidR="00133C66" w:rsidRPr="00D93DB4" w:rsidRDefault="00375C69" w:rsidP="001D169A">
      <w:pPr>
        <w:pStyle w:val="B1"/>
      </w:pPr>
      <w:r w:rsidRPr="00D93DB4">
        <w:t>-</w:t>
      </w:r>
      <w:r w:rsidRPr="00D93DB4">
        <w:tab/>
      </w:r>
      <w:r w:rsidR="00133C66" w:rsidRPr="00D93DB4">
        <w:t>Condition</w:t>
      </w:r>
      <w:r w:rsidR="00133C66" w:rsidRPr="00D93DB4">
        <w:rPr>
          <w:rFonts w:hint="eastAsia"/>
        </w:rPr>
        <w:t xml:space="preserve"> 3:</w:t>
      </w:r>
      <w:r w:rsidR="00133C66" w:rsidRPr="00D93DB4">
        <w:t xml:space="preserve"> </w:t>
      </w:r>
      <w:r w:rsidR="009D0ECE" w:rsidRPr="00D93DB4">
        <w:rPr>
          <w:rFonts w:hint="eastAsia"/>
        </w:rPr>
        <w:t>the energy of low parts</w:t>
      </w:r>
      <w:r w:rsidR="009D0ECE" w:rsidRPr="00D93DB4">
        <w:t xml:space="preserve"> </w:t>
      </w:r>
      <w:r w:rsidR="009D0ECE" w:rsidRPr="00D93DB4">
        <w:rPr>
          <w:rFonts w:hint="eastAsia"/>
        </w:rPr>
        <w:t>from the low band of the current f</w:t>
      </w:r>
      <w:bookmarkStart w:id="87" w:name="OLE_LINK40"/>
      <w:r w:rsidR="009D0ECE" w:rsidRPr="00D93DB4">
        <w:rPr>
          <w:rFonts w:hint="eastAsia"/>
        </w:rPr>
        <w:t>rame</w:t>
      </w:r>
      <w:r w:rsidR="004C5B74">
        <w:rPr>
          <w:noProof/>
          <w:position w:val="-6"/>
        </w:rPr>
        <w:drawing>
          <wp:inline distT="0" distB="0" distL="0" distR="0" wp14:anchorId="6430DF73" wp14:editId="67CC075A">
            <wp:extent cx="342900" cy="152400"/>
            <wp:effectExtent l="0" t="0" r="0" b="0"/>
            <wp:docPr id="310"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9D0ECE" w:rsidRPr="00D93DB4">
        <w:rPr>
          <w:rFonts w:hint="eastAsia"/>
        </w:rPr>
        <w:t xml:space="preserve">is more than </w:t>
      </w:r>
      <w:r w:rsidR="004C5B74">
        <w:rPr>
          <w:noProof/>
          <w:position w:val="-14"/>
        </w:rPr>
        <w:drawing>
          <wp:inline distT="0" distB="0" distL="0" distR="0" wp14:anchorId="41F92235" wp14:editId="1E6A0CA6">
            <wp:extent cx="776605" cy="214630"/>
            <wp:effectExtent l="0" t="0" r="0" b="0"/>
            <wp:docPr id="311"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776605" cy="214630"/>
                    </a:xfrm>
                    <a:prstGeom prst="rect">
                      <a:avLst/>
                    </a:prstGeom>
                    <a:noFill/>
                    <a:ln>
                      <a:noFill/>
                    </a:ln>
                  </pic:spPr>
                </pic:pic>
              </a:graphicData>
            </a:graphic>
          </wp:inline>
        </w:drawing>
      </w:r>
      <w:bookmarkEnd w:id="87"/>
      <w:r w:rsidR="009D0ECE" w:rsidRPr="00D93DB4">
        <w:rPr>
          <w:rFonts w:hint="eastAsia"/>
        </w:rPr>
        <w:t xml:space="preserve"> and </w:t>
      </w:r>
      <w:r w:rsidR="004C5B74">
        <w:rPr>
          <w:noProof/>
          <w:position w:val="-6"/>
        </w:rPr>
        <w:drawing>
          <wp:inline distT="0" distB="0" distL="0" distR="0" wp14:anchorId="0DA22685" wp14:editId="6BAD40DA">
            <wp:extent cx="342900" cy="152400"/>
            <wp:effectExtent l="0" t="0" r="0" b="0"/>
            <wp:docPr id="31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9D0ECE" w:rsidRPr="00D93DB4">
        <w:rPr>
          <w:rFonts w:hint="eastAsia"/>
        </w:rPr>
        <w:t xml:space="preserve">is less </w:t>
      </w:r>
      <w:r w:rsidR="009D0ECE" w:rsidRPr="00D93DB4">
        <w:t>than</w:t>
      </w:r>
      <w:r w:rsidR="004C5B74">
        <w:rPr>
          <w:noProof/>
          <w:position w:val="-14"/>
        </w:rPr>
        <w:drawing>
          <wp:inline distT="0" distB="0" distL="0" distR="0" wp14:anchorId="20AC78F0" wp14:editId="396CA9AA">
            <wp:extent cx="776605" cy="214630"/>
            <wp:effectExtent l="0" t="0" r="0" b="0"/>
            <wp:docPr id="313"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76605" cy="214630"/>
                    </a:xfrm>
                    <a:prstGeom prst="rect">
                      <a:avLst/>
                    </a:prstGeom>
                    <a:noFill/>
                    <a:ln>
                      <a:noFill/>
                    </a:ln>
                  </pic:spPr>
                </pic:pic>
              </a:graphicData>
            </a:graphic>
          </wp:inline>
        </w:drawing>
      </w:r>
      <w:r w:rsidR="009D0ECE" w:rsidRPr="00D93DB4">
        <w:rPr>
          <w:rFonts w:hint="eastAsia"/>
        </w:rPr>
        <w:t>, or</w:t>
      </w:r>
      <w:r w:rsidR="009D0ECE" w:rsidRPr="00D93DB4">
        <w:t>, the</w:t>
      </w:r>
      <w:r w:rsidR="009D0ECE" w:rsidRPr="00D93DB4">
        <w:rPr>
          <w:rFonts w:hint="eastAsia"/>
        </w:rPr>
        <w:t xml:space="preserve"> energy of </w:t>
      </w:r>
      <w:r w:rsidR="009D0ECE" w:rsidRPr="00D93DB4">
        <w:t xml:space="preserve">high parts </w:t>
      </w:r>
      <w:r w:rsidR="009D0ECE" w:rsidRPr="00D93DB4">
        <w:rPr>
          <w:rFonts w:hint="eastAsia"/>
        </w:rPr>
        <w:t xml:space="preserve">from the </w:t>
      </w:r>
      <w:r w:rsidR="009D0ECE" w:rsidRPr="00D93DB4">
        <w:rPr>
          <w:rFonts w:hint="eastAsia"/>
          <w:lang w:eastAsia="zh-CN"/>
        </w:rPr>
        <w:t xml:space="preserve">low </w:t>
      </w:r>
      <w:r w:rsidR="009D0ECE" w:rsidRPr="00D93DB4">
        <w:rPr>
          <w:rFonts w:hint="eastAsia"/>
        </w:rPr>
        <w:t>band of the current frame</w:t>
      </w:r>
      <w:r w:rsidR="004C5B74">
        <w:rPr>
          <w:noProof/>
          <w:position w:val="-6"/>
        </w:rPr>
        <w:drawing>
          <wp:inline distT="0" distB="0" distL="0" distR="0" wp14:anchorId="13A840A5" wp14:editId="256669CC">
            <wp:extent cx="395605" cy="152400"/>
            <wp:effectExtent l="0" t="0" r="0" b="0"/>
            <wp:docPr id="314"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95605" cy="152400"/>
                    </a:xfrm>
                    <a:prstGeom prst="rect">
                      <a:avLst/>
                    </a:prstGeom>
                    <a:noFill/>
                    <a:ln>
                      <a:noFill/>
                    </a:ln>
                  </pic:spPr>
                </pic:pic>
              </a:graphicData>
            </a:graphic>
          </wp:inline>
        </w:drawing>
      </w:r>
      <w:r w:rsidR="009D0ECE" w:rsidRPr="00D93DB4">
        <w:rPr>
          <w:rFonts w:hint="eastAsia"/>
        </w:rPr>
        <w:t xml:space="preserve">is more than </w:t>
      </w:r>
      <w:r w:rsidR="004C5B74">
        <w:rPr>
          <w:noProof/>
          <w:position w:val="-14"/>
        </w:rPr>
        <w:drawing>
          <wp:inline distT="0" distB="0" distL="0" distR="0" wp14:anchorId="38C4A8EC" wp14:editId="63F2F048">
            <wp:extent cx="824230" cy="214630"/>
            <wp:effectExtent l="0" t="0" r="0" b="0"/>
            <wp:docPr id="315"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824230" cy="214630"/>
                    </a:xfrm>
                    <a:prstGeom prst="rect">
                      <a:avLst/>
                    </a:prstGeom>
                    <a:noFill/>
                    <a:ln>
                      <a:noFill/>
                    </a:ln>
                  </pic:spPr>
                </pic:pic>
              </a:graphicData>
            </a:graphic>
          </wp:inline>
        </w:drawing>
      </w:r>
      <w:r w:rsidR="009D0ECE" w:rsidRPr="00D93DB4">
        <w:rPr>
          <w:rFonts w:hint="eastAsia"/>
        </w:rPr>
        <w:t xml:space="preserve"> and </w:t>
      </w:r>
      <w:r w:rsidR="004C5B74">
        <w:rPr>
          <w:noProof/>
          <w:position w:val="-6"/>
        </w:rPr>
        <w:drawing>
          <wp:inline distT="0" distB="0" distL="0" distR="0" wp14:anchorId="6B913B4D" wp14:editId="320CF8E2">
            <wp:extent cx="395605" cy="152400"/>
            <wp:effectExtent l="0" t="0" r="0" b="0"/>
            <wp:docPr id="316"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5605" cy="152400"/>
                    </a:xfrm>
                    <a:prstGeom prst="rect">
                      <a:avLst/>
                    </a:prstGeom>
                    <a:noFill/>
                    <a:ln>
                      <a:noFill/>
                    </a:ln>
                  </pic:spPr>
                </pic:pic>
              </a:graphicData>
            </a:graphic>
          </wp:inline>
        </w:drawing>
      </w:r>
      <w:r w:rsidR="009D0ECE" w:rsidRPr="00D93DB4">
        <w:rPr>
          <w:rFonts w:hint="eastAsia"/>
        </w:rPr>
        <w:t xml:space="preserve">is less </w:t>
      </w:r>
      <w:r w:rsidR="009D0ECE" w:rsidRPr="00D93DB4">
        <w:t>than</w:t>
      </w:r>
      <w:r w:rsidR="004C5B74">
        <w:rPr>
          <w:noProof/>
          <w:position w:val="-14"/>
        </w:rPr>
        <w:drawing>
          <wp:inline distT="0" distB="0" distL="0" distR="0" wp14:anchorId="3D9CE372" wp14:editId="58D67E41">
            <wp:extent cx="838200" cy="214630"/>
            <wp:effectExtent l="0" t="0" r="0" b="0"/>
            <wp:docPr id="317"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838200" cy="214630"/>
                    </a:xfrm>
                    <a:prstGeom prst="rect">
                      <a:avLst/>
                    </a:prstGeom>
                    <a:noFill/>
                    <a:ln>
                      <a:noFill/>
                    </a:ln>
                  </pic:spPr>
                </pic:pic>
              </a:graphicData>
            </a:graphic>
          </wp:inline>
        </w:drawing>
      </w:r>
      <w:r w:rsidR="009D0ECE" w:rsidRPr="00D93DB4">
        <w:rPr>
          <w:rFonts w:hint="eastAsia"/>
        </w:rPr>
        <w:t>.</w:t>
      </w:r>
      <w:r w:rsidR="009D0ECE" w:rsidRPr="00D93DB4">
        <w:rPr>
          <w:rFonts w:hint="eastAsia"/>
          <w:lang w:eastAsia="zh-CN"/>
        </w:rPr>
        <w:t xml:space="preserve"> The </w:t>
      </w:r>
      <w:r w:rsidR="004C5B74">
        <w:rPr>
          <w:noProof/>
          <w:position w:val="-14"/>
        </w:rPr>
        <w:drawing>
          <wp:inline distT="0" distB="0" distL="0" distR="0" wp14:anchorId="46CE6A99" wp14:editId="58F3E2F2">
            <wp:extent cx="533400" cy="214630"/>
            <wp:effectExtent l="0" t="0" r="0" b="0"/>
            <wp:docPr id="318"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rsidR="009D0ECE" w:rsidRPr="00D93DB4">
        <w:rPr>
          <w:rFonts w:hint="eastAsia"/>
          <w:lang w:eastAsia="zh-CN"/>
        </w:rPr>
        <w:t xml:space="preserve">is the energy of </w:t>
      </w:r>
      <w:r w:rsidR="009D0ECE" w:rsidRPr="00D93DB4">
        <w:rPr>
          <w:rFonts w:hint="eastAsia"/>
        </w:rPr>
        <w:t>low parts</w:t>
      </w:r>
      <w:r w:rsidR="009D0ECE" w:rsidRPr="00D93DB4">
        <w:t xml:space="preserve"> </w:t>
      </w:r>
      <w:r w:rsidR="009D0ECE" w:rsidRPr="00D93DB4">
        <w:rPr>
          <w:rFonts w:hint="eastAsia"/>
        </w:rPr>
        <w:t>from the low band of the current frame</w:t>
      </w:r>
      <w:r w:rsidR="009D0ECE" w:rsidRPr="00D93DB4">
        <w:rPr>
          <w:rFonts w:hint="eastAsia"/>
          <w:lang w:eastAsia="zh-CN"/>
        </w:rPr>
        <w:t xml:space="preserve"> and the  </w:t>
      </w:r>
      <w:r w:rsidR="004C5B74">
        <w:rPr>
          <w:noProof/>
          <w:position w:val="-14"/>
        </w:rPr>
        <w:drawing>
          <wp:inline distT="0" distB="0" distL="0" distR="0" wp14:anchorId="77DC55C8" wp14:editId="0EF015E3">
            <wp:extent cx="586105" cy="214630"/>
            <wp:effectExtent l="0" t="0" r="0" b="0"/>
            <wp:docPr id="319"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009D0ECE" w:rsidRPr="00D93DB4">
        <w:rPr>
          <w:rFonts w:hint="eastAsia"/>
          <w:lang w:eastAsia="zh-CN"/>
        </w:rPr>
        <w:t xml:space="preserve"> is </w:t>
      </w:r>
      <w:r w:rsidR="009D0ECE" w:rsidRPr="00D93DB4">
        <w:t>the</w:t>
      </w:r>
      <w:r w:rsidR="009D0ECE" w:rsidRPr="00D93DB4">
        <w:rPr>
          <w:rFonts w:hint="eastAsia"/>
        </w:rPr>
        <w:t xml:space="preserve"> energy of </w:t>
      </w:r>
      <w:r w:rsidR="009D0ECE" w:rsidRPr="00D93DB4">
        <w:t xml:space="preserve">high parts </w:t>
      </w:r>
      <w:r w:rsidR="009D0ECE" w:rsidRPr="00D93DB4">
        <w:rPr>
          <w:rFonts w:hint="eastAsia"/>
        </w:rPr>
        <w:t xml:space="preserve">from the </w:t>
      </w:r>
      <w:r w:rsidR="009D0ECE" w:rsidRPr="00D93DB4">
        <w:rPr>
          <w:rFonts w:hint="eastAsia"/>
          <w:lang w:eastAsia="zh-CN"/>
        </w:rPr>
        <w:t xml:space="preserve">low </w:t>
      </w:r>
      <w:r w:rsidR="009D0ECE" w:rsidRPr="00D93DB4">
        <w:rPr>
          <w:rFonts w:hint="eastAsia"/>
        </w:rPr>
        <w:t xml:space="preserve">band of the </w:t>
      </w:r>
      <w:r w:rsidR="009D0ECE" w:rsidRPr="00D93DB4">
        <w:rPr>
          <w:rFonts w:hint="eastAsia"/>
          <w:lang w:eastAsia="zh-CN"/>
        </w:rPr>
        <w:t>previous</w:t>
      </w:r>
      <w:r w:rsidR="009D0ECE" w:rsidRPr="00D93DB4">
        <w:rPr>
          <w:rFonts w:hint="eastAsia"/>
        </w:rPr>
        <w:t xml:space="preserve"> frame</w:t>
      </w:r>
      <w:r w:rsidR="009D0ECE" w:rsidRPr="00D93DB4">
        <w:rPr>
          <w:rFonts w:hint="eastAsia"/>
          <w:lang w:eastAsia="zh-CN"/>
        </w:rPr>
        <w:t>.</w:t>
      </w:r>
    </w:p>
    <w:p w14:paraId="75E74C8B" w14:textId="77777777" w:rsidR="00133C66" w:rsidRPr="00D93DB4" w:rsidRDefault="00133C66" w:rsidP="00133C66">
      <w:r w:rsidRPr="00D93DB4">
        <w:rPr>
          <w:rFonts w:hint="eastAsia"/>
        </w:rPr>
        <w:t>If all the above mentioned three conditions are met, the global frame gain</w:t>
      </w:r>
      <w:r w:rsidR="00FA2AC3" w:rsidRPr="00D93DB4">
        <w:rPr>
          <w:rFonts w:hint="eastAsia"/>
          <w:lang w:eastAsia="zh-CN"/>
        </w:rPr>
        <w:t xml:space="preserve"> of the current </w:t>
      </w:r>
      <w:r w:rsidR="00BC352D" w:rsidRPr="00D93DB4">
        <w:rPr>
          <w:lang w:eastAsia="zh-CN"/>
        </w:rPr>
        <w:t>lost</w:t>
      </w:r>
      <w:r w:rsidR="00FA2AC3" w:rsidRPr="00D93DB4">
        <w:rPr>
          <w:rFonts w:hint="eastAsia"/>
          <w:lang w:eastAsia="zh-CN"/>
        </w:rPr>
        <w:t xml:space="preserve"> frame</w:t>
      </w:r>
      <w:r w:rsidRPr="00D93DB4">
        <w:rPr>
          <w:rFonts w:hint="eastAsia"/>
        </w:rPr>
        <w:t xml:space="preserve"> is described as follows:</w:t>
      </w:r>
    </w:p>
    <w:p w14:paraId="457065FC" w14:textId="5C167B47" w:rsidR="00133C66" w:rsidRPr="00D93DB4" w:rsidRDefault="00133C66" w:rsidP="00133C66">
      <w:pPr>
        <w:pStyle w:val="EQ"/>
        <w:rPr>
          <w:lang w:eastAsia="zh-CN"/>
        </w:rPr>
      </w:pPr>
      <w:bookmarkStart w:id="88" w:name="OLE_LINK5"/>
      <w:bookmarkStart w:id="89" w:name="OLE_LINK6"/>
      <w:r w:rsidRPr="00D93DB4">
        <w:tab/>
      </w:r>
      <w:r w:rsidR="004C5B74">
        <w:rPr>
          <w:noProof/>
          <w:position w:val="-42"/>
        </w:rPr>
        <w:drawing>
          <wp:inline distT="0" distB="0" distL="0" distR="0" wp14:anchorId="5AD3D091" wp14:editId="200788C4">
            <wp:extent cx="3148330" cy="595630"/>
            <wp:effectExtent l="0" t="0" r="0" b="0"/>
            <wp:docPr id="320"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148330" cy="595630"/>
                    </a:xfrm>
                    <a:prstGeom prst="rect">
                      <a:avLst/>
                    </a:prstGeom>
                    <a:noFill/>
                    <a:ln>
                      <a:noFill/>
                    </a:ln>
                  </pic:spPr>
                </pic:pic>
              </a:graphicData>
            </a:graphic>
          </wp:inline>
        </w:drawing>
      </w:r>
      <w:r w:rsidRPr="00D93DB4">
        <w:tab/>
        <w:t>(</w:t>
      </w:r>
      <w:r w:rsidR="005B1BA1" w:rsidRPr="00D93DB4">
        <w:t>58</w:t>
      </w:r>
      <w:r w:rsidRPr="00D93DB4">
        <w:t>)</w:t>
      </w:r>
    </w:p>
    <w:bookmarkEnd w:id="88"/>
    <w:bookmarkEnd w:id="89"/>
    <w:p w14:paraId="04054732" w14:textId="31BEED2B" w:rsidR="00133C66" w:rsidRPr="00D93DB4" w:rsidRDefault="00133C66" w:rsidP="00133C66">
      <w:pPr>
        <w:rPr>
          <w:lang w:eastAsia="zh-CN"/>
        </w:rPr>
      </w:pPr>
      <w:r w:rsidRPr="00D93DB4">
        <w:rPr>
          <w:rFonts w:hint="eastAsia"/>
          <w:lang w:eastAsia="zh-CN"/>
        </w:rPr>
        <w:t>where the</w:t>
      </w:r>
      <w:r w:rsidR="004C5B74">
        <w:rPr>
          <w:noProof/>
          <w:position w:val="-10"/>
        </w:rPr>
        <w:drawing>
          <wp:inline distT="0" distB="0" distL="0" distR="0" wp14:anchorId="0AF52EB5" wp14:editId="1C7AE564">
            <wp:extent cx="395605" cy="190500"/>
            <wp:effectExtent l="0" t="0" r="0" b="0"/>
            <wp:docPr id="321"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D93DB4">
        <w:rPr>
          <w:rFonts w:hint="eastAsia"/>
          <w:lang w:eastAsia="zh-CN"/>
        </w:rPr>
        <w:t xml:space="preserve"> is calculated by:</w:t>
      </w:r>
    </w:p>
    <w:p w14:paraId="59890A0D" w14:textId="7E7DEA51" w:rsidR="00133C66" w:rsidRPr="00D93DB4" w:rsidRDefault="00133C66" w:rsidP="00133C66">
      <w:pPr>
        <w:pStyle w:val="EQ"/>
        <w:rPr>
          <w:lang w:eastAsia="zh-CN"/>
        </w:rPr>
      </w:pPr>
      <w:bookmarkStart w:id="90" w:name="OLE_LINK41"/>
      <w:r w:rsidRPr="00D93DB4">
        <w:tab/>
      </w:r>
      <w:r w:rsidR="004C5B74">
        <w:rPr>
          <w:noProof/>
          <w:position w:val="-14"/>
        </w:rPr>
        <w:drawing>
          <wp:inline distT="0" distB="0" distL="0" distR="0" wp14:anchorId="7B0D9C09" wp14:editId="0CC1B65E">
            <wp:extent cx="1104900" cy="214630"/>
            <wp:effectExtent l="0" t="0" r="0" b="0"/>
            <wp:docPr id="322"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104900" cy="214630"/>
                    </a:xfrm>
                    <a:prstGeom prst="rect">
                      <a:avLst/>
                    </a:prstGeom>
                    <a:noFill/>
                    <a:ln>
                      <a:noFill/>
                    </a:ln>
                  </pic:spPr>
                </pic:pic>
              </a:graphicData>
            </a:graphic>
          </wp:inline>
        </w:drawing>
      </w:r>
      <w:r w:rsidRPr="00D93DB4">
        <w:tab/>
        <w:t>(</w:t>
      </w:r>
      <w:r w:rsidR="005B1BA1" w:rsidRPr="00D93DB4">
        <w:t>59</w:t>
      </w:r>
      <w:r w:rsidRPr="00D93DB4">
        <w:t>)</w:t>
      </w:r>
    </w:p>
    <w:p w14:paraId="79537A19" w14:textId="4F75D29E" w:rsidR="00133C66" w:rsidRPr="00D93DB4" w:rsidRDefault="00133C66" w:rsidP="00133C66">
      <w:pPr>
        <w:pStyle w:val="EQ"/>
        <w:rPr>
          <w:lang w:eastAsia="zh-CN"/>
        </w:rPr>
      </w:pPr>
      <w:r w:rsidRPr="00D93DB4">
        <w:tab/>
      </w:r>
      <w:r w:rsidR="004C5B74">
        <w:rPr>
          <w:noProof/>
          <w:position w:val="-22"/>
        </w:rPr>
        <w:drawing>
          <wp:inline distT="0" distB="0" distL="0" distR="0" wp14:anchorId="5427EDA5" wp14:editId="395D6844">
            <wp:extent cx="2195830" cy="723900"/>
            <wp:effectExtent l="0" t="0" r="0" b="0"/>
            <wp:docPr id="323"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95830" cy="723900"/>
                    </a:xfrm>
                    <a:prstGeom prst="rect">
                      <a:avLst/>
                    </a:prstGeom>
                    <a:noFill/>
                    <a:ln>
                      <a:noFill/>
                    </a:ln>
                  </pic:spPr>
                </pic:pic>
              </a:graphicData>
            </a:graphic>
          </wp:inline>
        </w:drawing>
      </w:r>
      <w:r w:rsidRPr="00D93DB4">
        <w:tab/>
        <w:t>(</w:t>
      </w:r>
      <w:r w:rsidR="005B1BA1" w:rsidRPr="00D93DB4">
        <w:t>60</w:t>
      </w:r>
      <w:r w:rsidRPr="00D93DB4">
        <w:t>)</w:t>
      </w:r>
    </w:p>
    <w:p w14:paraId="12800812" w14:textId="5EE5FA3F" w:rsidR="000D11AD" w:rsidRPr="00D93DB4" w:rsidRDefault="000D11AD" w:rsidP="000D11AD">
      <w:pPr>
        <w:rPr>
          <w:lang w:eastAsia="zh-CN"/>
        </w:rPr>
      </w:pPr>
      <w:r w:rsidRPr="00D93DB4">
        <w:rPr>
          <w:rFonts w:hint="eastAsia"/>
          <w:lang w:eastAsia="zh-CN"/>
        </w:rPr>
        <w:t xml:space="preserve">where </w:t>
      </w:r>
      <w:r w:rsidR="004C5B74">
        <w:rPr>
          <w:noProof/>
          <w:position w:val="-6"/>
        </w:rPr>
        <w:drawing>
          <wp:inline distT="0" distB="0" distL="0" distR="0" wp14:anchorId="1AD4ADD5" wp14:editId="6459AA45">
            <wp:extent cx="190500" cy="152400"/>
            <wp:effectExtent l="0" t="0" r="0" b="0"/>
            <wp:docPr id="324"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D93DB4">
        <w:rPr>
          <w:rFonts w:hint="eastAsia"/>
          <w:lang w:eastAsia="zh-CN"/>
        </w:rPr>
        <w:t xml:space="preserve"> is the high band excitation </w:t>
      </w:r>
      <w:r w:rsidRPr="00D93DB4">
        <w:rPr>
          <w:lang w:eastAsia="zh-CN"/>
        </w:rPr>
        <w:t>energy</w:t>
      </w:r>
      <w:r w:rsidRPr="00D93DB4">
        <w:rPr>
          <w:rFonts w:hint="eastAsia"/>
          <w:lang w:eastAsia="zh-CN"/>
        </w:rPr>
        <w:t xml:space="preserve"> of the current frame, </w:t>
      </w:r>
      <w:r w:rsidR="004C5B74">
        <w:rPr>
          <w:noProof/>
          <w:position w:val="-14"/>
        </w:rPr>
        <w:drawing>
          <wp:inline distT="0" distB="0" distL="0" distR="0" wp14:anchorId="6C1D8484" wp14:editId="22AFCFD6">
            <wp:extent cx="395605" cy="214630"/>
            <wp:effectExtent l="0" t="0" r="0" b="0"/>
            <wp:docPr id="325"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95605" cy="214630"/>
                    </a:xfrm>
                    <a:prstGeom prst="rect">
                      <a:avLst/>
                    </a:prstGeom>
                    <a:noFill/>
                    <a:ln>
                      <a:noFill/>
                    </a:ln>
                  </pic:spPr>
                </pic:pic>
              </a:graphicData>
            </a:graphic>
          </wp:inline>
        </w:drawing>
      </w:r>
      <w:r w:rsidRPr="00D93DB4">
        <w:rPr>
          <w:rFonts w:hint="eastAsia"/>
          <w:lang w:eastAsia="zh-CN"/>
        </w:rPr>
        <w:t xml:space="preserve"> is the high band excitation </w:t>
      </w:r>
      <w:r w:rsidRPr="00D93DB4">
        <w:rPr>
          <w:lang w:eastAsia="zh-CN"/>
        </w:rPr>
        <w:t>energy</w:t>
      </w:r>
      <w:r w:rsidRPr="00D93DB4">
        <w:rPr>
          <w:rFonts w:hint="eastAsia"/>
          <w:lang w:eastAsia="zh-CN"/>
        </w:rPr>
        <w:t xml:space="preserve"> of the previous frame.</w:t>
      </w:r>
    </w:p>
    <w:p w14:paraId="54C25F19" w14:textId="6766E747" w:rsidR="00182DF1" w:rsidRPr="00D93DB4" w:rsidRDefault="00182DF1" w:rsidP="00182DF1">
      <w:r w:rsidRPr="00D93DB4">
        <w:t>Then if</w:t>
      </w:r>
      <w:r w:rsidRPr="00D93DB4">
        <w:rPr>
          <w:rFonts w:hint="eastAsia"/>
        </w:rPr>
        <w:t xml:space="preserve"> the tilt of the </w:t>
      </w:r>
      <w:r w:rsidRPr="00D93DB4">
        <w:t xml:space="preserve">low band of the </w:t>
      </w:r>
      <w:r w:rsidRPr="00D93DB4">
        <w:rPr>
          <w:rFonts w:hint="eastAsia"/>
        </w:rPr>
        <w:t>current frame</w:t>
      </w:r>
      <w:r w:rsidRPr="00D93DB4">
        <w:t xml:space="preserve"> </w:t>
      </w:r>
      <w:r w:rsidR="004C5B74">
        <w:rPr>
          <w:noProof/>
          <w:position w:val="-6"/>
        </w:rPr>
        <w:drawing>
          <wp:inline distT="0" distB="0" distL="0" distR="0" wp14:anchorId="4371A860" wp14:editId="16737BF3">
            <wp:extent cx="190500" cy="167005"/>
            <wp:effectExtent l="0" t="0" r="0" b="0"/>
            <wp:docPr id="326"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90500" cy="167005"/>
                    </a:xfrm>
                    <a:prstGeom prst="rect">
                      <a:avLst/>
                    </a:prstGeom>
                    <a:noFill/>
                    <a:ln>
                      <a:noFill/>
                    </a:ln>
                  </pic:spPr>
                </pic:pic>
              </a:graphicData>
            </a:graphic>
          </wp:inline>
        </w:drawing>
      </w:r>
      <w:r w:rsidRPr="00D93DB4">
        <w:rPr>
          <w:rFonts w:hint="eastAsia"/>
        </w:rPr>
        <w:t xml:space="preserve"> is more than </w:t>
      </w:r>
      <w:r w:rsidRPr="00D93DB4">
        <w:t>that</w:t>
      </w:r>
      <w:r w:rsidRPr="00D93DB4">
        <w:rPr>
          <w:rFonts w:hint="eastAsia"/>
        </w:rPr>
        <w:t xml:space="preserve"> of the previous frame</w:t>
      </w:r>
      <w:r w:rsidRPr="00D93DB4">
        <w:t xml:space="preserve"> </w:t>
      </w:r>
      <w:r w:rsidR="004C5B74">
        <w:rPr>
          <w:noProof/>
          <w:position w:val="-14"/>
        </w:rPr>
        <w:drawing>
          <wp:inline distT="0" distB="0" distL="0" distR="0" wp14:anchorId="7A553E6B" wp14:editId="2063E00A">
            <wp:extent cx="395605" cy="214630"/>
            <wp:effectExtent l="0" t="0" r="0" b="0"/>
            <wp:docPr id="327"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95605" cy="214630"/>
                    </a:xfrm>
                    <a:prstGeom prst="rect">
                      <a:avLst/>
                    </a:prstGeom>
                    <a:noFill/>
                    <a:ln>
                      <a:noFill/>
                    </a:ln>
                  </pic:spPr>
                </pic:pic>
              </a:graphicData>
            </a:graphic>
          </wp:inline>
        </w:drawing>
      </w:r>
      <w:r w:rsidRPr="00D93DB4">
        <w:rPr>
          <w:rFonts w:hint="eastAsia"/>
        </w:rPr>
        <w:t>, the global frame gain is updated as follows:</w:t>
      </w:r>
    </w:p>
    <w:p w14:paraId="3FC723A4" w14:textId="6A6A7AFB" w:rsidR="00133C66" w:rsidRPr="00D93DB4" w:rsidRDefault="00133C66" w:rsidP="00133C66">
      <w:pPr>
        <w:pStyle w:val="EQ"/>
        <w:rPr>
          <w:lang w:eastAsia="zh-CN"/>
        </w:rPr>
      </w:pPr>
      <w:r w:rsidRPr="00D93DB4">
        <w:tab/>
      </w:r>
      <w:r w:rsidR="004C5B74">
        <w:rPr>
          <w:noProof/>
          <w:position w:val="-28"/>
        </w:rPr>
        <w:drawing>
          <wp:inline distT="0" distB="0" distL="0" distR="0" wp14:anchorId="33487D04" wp14:editId="5A0E1C8F">
            <wp:extent cx="1738630" cy="419100"/>
            <wp:effectExtent l="0" t="0" r="0" b="0"/>
            <wp:docPr id="328"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738630" cy="419100"/>
                    </a:xfrm>
                    <a:prstGeom prst="rect">
                      <a:avLst/>
                    </a:prstGeom>
                    <a:noFill/>
                    <a:ln>
                      <a:noFill/>
                    </a:ln>
                  </pic:spPr>
                </pic:pic>
              </a:graphicData>
            </a:graphic>
          </wp:inline>
        </w:drawing>
      </w:r>
      <w:r w:rsidRPr="00D93DB4">
        <w:tab/>
        <w:t>(</w:t>
      </w:r>
      <w:r w:rsidR="005B1BA1" w:rsidRPr="00D93DB4">
        <w:t>61</w:t>
      </w:r>
      <w:r w:rsidRPr="00D93DB4">
        <w:t>)</w:t>
      </w:r>
      <w:bookmarkEnd w:id="90"/>
    </w:p>
    <w:p w14:paraId="55AF1116" w14:textId="3555552B" w:rsidR="00133C66" w:rsidRPr="00D93DB4" w:rsidRDefault="00133C66" w:rsidP="00133C66">
      <w:pPr>
        <w:pStyle w:val="EQ"/>
        <w:rPr>
          <w:lang w:eastAsia="zh-CN"/>
        </w:rPr>
      </w:pPr>
      <w:r w:rsidRPr="00D93DB4">
        <w:tab/>
      </w:r>
      <w:r w:rsidR="004C5B74">
        <w:rPr>
          <w:noProof/>
          <w:position w:val="-14"/>
        </w:rPr>
        <w:drawing>
          <wp:inline distT="0" distB="0" distL="0" distR="0" wp14:anchorId="7EF0DCE3" wp14:editId="7697B706">
            <wp:extent cx="1586230" cy="214630"/>
            <wp:effectExtent l="0" t="0" r="0" b="0"/>
            <wp:docPr id="329"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586230" cy="214630"/>
                    </a:xfrm>
                    <a:prstGeom prst="rect">
                      <a:avLst/>
                    </a:prstGeom>
                    <a:noFill/>
                    <a:ln>
                      <a:noFill/>
                    </a:ln>
                  </pic:spPr>
                </pic:pic>
              </a:graphicData>
            </a:graphic>
          </wp:inline>
        </w:drawing>
      </w:r>
      <w:r w:rsidRPr="00D93DB4">
        <w:tab/>
        <w:t>(</w:t>
      </w:r>
      <w:r w:rsidR="005B1BA1" w:rsidRPr="00D93DB4">
        <w:t>62</w:t>
      </w:r>
      <w:r w:rsidRPr="00D93DB4">
        <w:t>)</w:t>
      </w:r>
    </w:p>
    <w:p w14:paraId="382F4FE9" w14:textId="77777777" w:rsidR="00133C66" w:rsidRPr="00D93DB4" w:rsidRDefault="00133C66" w:rsidP="00133C66">
      <w:pPr>
        <w:rPr>
          <w:lang w:eastAsia="zh-CN"/>
        </w:rPr>
      </w:pPr>
      <w:r w:rsidRPr="00D93DB4">
        <w:rPr>
          <w:rFonts w:hint="eastAsia"/>
        </w:rPr>
        <w:t xml:space="preserve">If the above mentioned three conditions are not met, but the following three </w:t>
      </w:r>
      <w:r w:rsidRPr="00D93DB4">
        <w:t>conditions</w:t>
      </w:r>
      <w:r w:rsidRPr="00D93DB4">
        <w:rPr>
          <w:rFonts w:hint="eastAsia"/>
        </w:rPr>
        <w:t xml:space="preserve"> are met</w:t>
      </w:r>
      <w:r w:rsidRPr="00D93DB4">
        <w:rPr>
          <w:rFonts w:hint="eastAsia"/>
          <w:lang w:eastAsia="zh-CN"/>
        </w:rPr>
        <w:t>:</w:t>
      </w:r>
    </w:p>
    <w:p w14:paraId="0A196C19" w14:textId="77777777" w:rsidR="00133C66" w:rsidRPr="00D93DB4" w:rsidRDefault="00375C69" w:rsidP="001D169A">
      <w:pPr>
        <w:pStyle w:val="B1"/>
      </w:pPr>
      <w:r w:rsidRPr="00D93DB4">
        <w:t>-</w:t>
      </w:r>
      <w:r w:rsidRPr="00D93DB4">
        <w:tab/>
      </w:r>
      <w:r w:rsidR="00133C66" w:rsidRPr="00D93DB4">
        <w:t>Condition</w:t>
      </w:r>
      <w:r w:rsidR="00133C66" w:rsidRPr="00D93DB4">
        <w:rPr>
          <w:rFonts w:hint="eastAsia"/>
        </w:rPr>
        <w:t xml:space="preserve"> 4</w:t>
      </w:r>
      <w:r w:rsidR="00133C66" w:rsidRPr="00D93DB4">
        <w:t>: the</w:t>
      </w:r>
      <w:r w:rsidR="00133C66" w:rsidRPr="00D93DB4">
        <w:rPr>
          <w:rFonts w:hint="eastAsia"/>
        </w:rPr>
        <w:t xml:space="preserve"> </w:t>
      </w:r>
      <w:r w:rsidR="001D1C74" w:rsidRPr="00D93DB4">
        <w:rPr>
          <w:rFonts w:hint="eastAsia"/>
          <w:lang w:eastAsia="zh-CN"/>
        </w:rPr>
        <w:t>frame class of the current frame</w:t>
      </w:r>
      <w:r w:rsidR="00133C66" w:rsidRPr="00D93DB4">
        <w:rPr>
          <w:rFonts w:hint="eastAsia"/>
        </w:rPr>
        <w:t xml:space="preserve"> is not </w:t>
      </w:r>
      <w:r w:rsidR="00133C66" w:rsidRPr="00D93DB4">
        <w:t>UNVOICED_CLAS</w:t>
      </w:r>
      <w:r w:rsidR="00133C66" w:rsidRPr="00D93DB4">
        <w:rPr>
          <w:rFonts w:hint="eastAsia"/>
        </w:rPr>
        <w:t xml:space="preserve"> or the tilt of the previous frame is more than 8.0, </w:t>
      </w:r>
    </w:p>
    <w:p w14:paraId="0C54B561" w14:textId="709CCEB2" w:rsidR="00133C66" w:rsidRPr="00D93DB4" w:rsidRDefault="00375C69" w:rsidP="001D169A">
      <w:pPr>
        <w:pStyle w:val="B1"/>
      </w:pPr>
      <w:r w:rsidRPr="00D93DB4">
        <w:t>-</w:t>
      </w:r>
      <w:r w:rsidRPr="00D93DB4">
        <w:tab/>
      </w:r>
      <w:r w:rsidR="00133C66" w:rsidRPr="00D93DB4">
        <w:t>Condition</w:t>
      </w:r>
      <w:r w:rsidR="00133C66" w:rsidRPr="00D93DB4">
        <w:rPr>
          <w:rFonts w:hint="eastAsia"/>
        </w:rPr>
        <w:t xml:space="preserve"> 5:</w:t>
      </w:r>
      <w:r w:rsidR="00133C66" w:rsidRPr="00D93DB4">
        <w:t xml:space="preserve"> </w:t>
      </w:r>
      <w:r w:rsidR="004C5B74">
        <w:rPr>
          <w:noProof/>
          <w:position w:val="-10"/>
        </w:rPr>
        <w:drawing>
          <wp:inline distT="0" distB="0" distL="0" distR="0" wp14:anchorId="7956F9E1" wp14:editId="22F6C97F">
            <wp:extent cx="395605" cy="190500"/>
            <wp:effectExtent l="0" t="0" r="0" b="0"/>
            <wp:docPr id="330"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00133C66" w:rsidRPr="00D93DB4">
        <w:rPr>
          <w:rFonts w:hint="eastAsia"/>
        </w:rPr>
        <w:t xml:space="preserve"> is more </w:t>
      </w:r>
      <w:r w:rsidR="00133C66" w:rsidRPr="00D93DB4">
        <w:t>than</w:t>
      </w:r>
      <w:r w:rsidR="004C5B74">
        <w:rPr>
          <w:noProof/>
          <w:position w:val="-10"/>
        </w:rPr>
        <w:drawing>
          <wp:inline distT="0" distB="0" distL="0" distR="0" wp14:anchorId="18BD320A" wp14:editId="7492BE0B">
            <wp:extent cx="433705" cy="176530"/>
            <wp:effectExtent l="0" t="0" r="0" b="0"/>
            <wp:docPr id="331"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33705" cy="176530"/>
                    </a:xfrm>
                    <a:prstGeom prst="rect">
                      <a:avLst/>
                    </a:prstGeom>
                    <a:noFill/>
                    <a:ln>
                      <a:noFill/>
                    </a:ln>
                  </pic:spPr>
                </pic:pic>
              </a:graphicData>
            </a:graphic>
          </wp:inline>
        </w:drawing>
      </w:r>
      <w:r w:rsidR="00133C66" w:rsidRPr="00D93DB4">
        <w:rPr>
          <w:rFonts w:hint="eastAsia"/>
        </w:rPr>
        <w:t>,</w:t>
      </w:r>
      <w:r w:rsidR="00133C66" w:rsidRPr="00D93DB4">
        <w:t xml:space="preserve"> </w:t>
      </w:r>
    </w:p>
    <w:p w14:paraId="28BF09DB" w14:textId="36DFAEFE"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6:</w:t>
      </w:r>
      <w:r w:rsidR="00133C66" w:rsidRPr="00D93DB4">
        <w:t xml:space="preserve"> </w:t>
      </w:r>
      <w:r w:rsidR="00133C66" w:rsidRPr="00D93DB4">
        <w:rPr>
          <w:rFonts w:hint="eastAsia"/>
          <w:lang w:eastAsia="zh-CN"/>
        </w:rPr>
        <w:t>the energy of low parts</w:t>
      </w:r>
      <w:r w:rsidR="00133C66" w:rsidRPr="00D93DB4">
        <w:t xml:space="preserve"> </w:t>
      </w:r>
      <w:r w:rsidR="00133C66" w:rsidRPr="00D93DB4">
        <w:rPr>
          <w:rFonts w:hint="eastAsia"/>
          <w:lang w:eastAsia="zh-CN"/>
        </w:rPr>
        <w:t xml:space="preserve">from the </w:t>
      </w:r>
      <w:r w:rsidR="00133C66" w:rsidRPr="00D93DB4">
        <w:rPr>
          <w:lang w:eastAsia="zh-CN"/>
        </w:rPr>
        <w:t>low</w:t>
      </w:r>
      <w:r w:rsidR="00C322ED" w:rsidRPr="00D93DB4">
        <w:rPr>
          <w:lang w:eastAsia="zh-CN"/>
        </w:rPr>
        <w:t xml:space="preserve"> b</w:t>
      </w:r>
      <w:r w:rsidR="00133C66" w:rsidRPr="00D93DB4">
        <w:rPr>
          <w:lang w:eastAsia="zh-CN"/>
        </w:rPr>
        <w:t>and</w:t>
      </w:r>
      <w:r w:rsidR="00133C66" w:rsidRPr="00D93DB4">
        <w:rPr>
          <w:rFonts w:hint="eastAsia"/>
          <w:lang w:eastAsia="zh-CN"/>
        </w:rPr>
        <w:t xml:space="preserve"> of the current frame</w:t>
      </w:r>
      <w:bookmarkStart w:id="91" w:name="OLE_LINK7"/>
      <w:r w:rsidR="004C5B74">
        <w:rPr>
          <w:noProof/>
          <w:position w:val="-6"/>
        </w:rPr>
        <w:drawing>
          <wp:inline distT="0" distB="0" distL="0" distR="0" wp14:anchorId="2D356281" wp14:editId="016911E2">
            <wp:extent cx="342900" cy="152400"/>
            <wp:effectExtent l="0" t="0" r="0" b="0"/>
            <wp:docPr id="332"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133C66" w:rsidRPr="00D93DB4">
        <w:rPr>
          <w:rFonts w:hint="eastAsia"/>
          <w:lang w:eastAsia="zh-CN"/>
        </w:rPr>
        <w:t>is more than</w:t>
      </w:r>
      <w:r w:rsidR="004C5B74">
        <w:rPr>
          <w:noProof/>
          <w:position w:val="-14"/>
        </w:rPr>
        <w:drawing>
          <wp:inline distT="0" distB="0" distL="0" distR="0" wp14:anchorId="7410C388" wp14:editId="631CB0D8">
            <wp:extent cx="776605" cy="214630"/>
            <wp:effectExtent l="0" t="0" r="0" b="0"/>
            <wp:docPr id="333"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776605" cy="214630"/>
                    </a:xfrm>
                    <a:prstGeom prst="rect">
                      <a:avLst/>
                    </a:prstGeom>
                    <a:noFill/>
                    <a:ln>
                      <a:noFill/>
                    </a:ln>
                  </pic:spPr>
                </pic:pic>
              </a:graphicData>
            </a:graphic>
          </wp:inline>
        </w:drawing>
      </w:r>
      <w:r w:rsidR="00133C66" w:rsidRPr="00D93DB4">
        <w:rPr>
          <w:rFonts w:hint="eastAsia"/>
          <w:lang w:eastAsia="zh-CN"/>
        </w:rPr>
        <w:t>,</w:t>
      </w:r>
      <w:bookmarkEnd w:id="91"/>
      <w:r w:rsidR="00133C66" w:rsidRPr="00D93DB4">
        <w:rPr>
          <w:rFonts w:hint="eastAsia"/>
          <w:lang w:eastAsia="zh-CN"/>
        </w:rPr>
        <w:t xml:space="preserve"> </w:t>
      </w:r>
      <w:r w:rsidR="00133C66" w:rsidRPr="00D93DB4">
        <w:rPr>
          <w:lang w:eastAsia="zh-CN"/>
        </w:rPr>
        <w:t>or the</w:t>
      </w:r>
      <w:r w:rsidR="00133C66" w:rsidRPr="00D93DB4">
        <w:rPr>
          <w:rFonts w:hint="eastAsia"/>
          <w:lang w:eastAsia="zh-CN"/>
        </w:rPr>
        <w:t xml:space="preserve"> energy of </w:t>
      </w:r>
      <w:r w:rsidR="00133C66" w:rsidRPr="00D93DB4">
        <w:rPr>
          <w:lang w:eastAsia="zh-CN"/>
        </w:rPr>
        <w:t>high parts</w:t>
      </w:r>
      <w:r w:rsidR="00133C66" w:rsidRPr="00D93DB4">
        <w:t xml:space="preserve"> </w:t>
      </w:r>
      <w:r w:rsidR="00133C66" w:rsidRPr="00D93DB4">
        <w:rPr>
          <w:rFonts w:hint="eastAsia"/>
          <w:lang w:eastAsia="zh-CN"/>
        </w:rPr>
        <w:t xml:space="preserve">from the </w:t>
      </w:r>
      <w:r w:rsidR="00CD0ECB" w:rsidRPr="00D93DB4">
        <w:rPr>
          <w:rFonts w:hint="eastAsia"/>
          <w:lang w:eastAsia="zh-CN"/>
        </w:rPr>
        <w:t xml:space="preserve">low </w:t>
      </w:r>
      <w:r w:rsidR="00C322ED" w:rsidRPr="00D93DB4">
        <w:rPr>
          <w:lang w:eastAsia="zh-CN"/>
        </w:rPr>
        <w:t>b</w:t>
      </w:r>
      <w:r w:rsidR="00133C66" w:rsidRPr="00D93DB4">
        <w:rPr>
          <w:lang w:eastAsia="zh-CN"/>
        </w:rPr>
        <w:t>and</w:t>
      </w:r>
      <w:r w:rsidR="00133C66" w:rsidRPr="00D93DB4">
        <w:rPr>
          <w:rFonts w:hint="eastAsia"/>
          <w:lang w:eastAsia="zh-CN"/>
        </w:rPr>
        <w:t xml:space="preserve"> of the current frame</w:t>
      </w:r>
      <w:r w:rsidR="004C5B74">
        <w:rPr>
          <w:noProof/>
          <w:position w:val="-6"/>
        </w:rPr>
        <w:drawing>
          <wp:inline distT="0" distB="0" distL="0" distR="0" wp14:anchorId="422A1BFC" wp14:editId="4A0E054C">
            <wp:extent cx="395605" cy="152400"/>
            <wp:effectExtent l="0" t="0" r="0" b="0"/>
            <wp:docPr id="334"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5605" cy="152400"/>
                    </a:xfrm>
                    <a:prstGeom prst="rect">
                      <a:avLst/>
                    </a:prstGeom>
                    <a:noFill/>
                    <a:ln>
                      <a:noFill/>
                    </a:ln>
                  </pic:spPr>
                </pic:pic>
              </a:graphicData>
            </a:graphic>
          </wp:inline>
        </w:drawing>
      </w:r>
      <w:r w:rsidR="00133C66" w:rsidRPr="00D93DB4">
        <w:rPr>
          <w:rFonts w:hint="eastAsia"/>
          <w:lang w:eastAsia="zh-CN"/>
        </w:rPr>
        <w:t xml:space="preserve">is more </w:t>
      </w:r>
      <w:r w:rsidR="00133C66" w:rsidRPr="00D93DB4">
        <w:rPr>
          <w:lang w:eastAsia="zh-CN"/>
        </w:rPr>
        <w:t>than</w:t>
      </w:r>
      <w:r w:rsidR="004C5B74">
        <w:rPr>
          <w:noProof/>
          <w:position w:val="-14"/>
        </w:rPr>
        <w:drawing>
          <wp:inline distT="0" distB="0" distL="0" distR="0" wp14:anchorId="64807BD2" wp14:editId="4C5FA2EC">
            <wp:extent cx="824230" cy="214630"/>
            <wp:effectExtent l="0" t="0" r="0" b="0"/>
            <wp:docPr id="335"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824230" cy="214630"/>
                    </a:xfrm>
                    <a:prstGeom prst="rect">
                      <a:avLst/>
                    </a:prstGeom>
                    <a:noFill/>
                    <a:ln>
                      <a:noFill/>
                    </a:ln>
                  </pic:spPr>
                </pic:pic>
              </a:graphicData>
            </a:graphic>
          </wp:inline>
        </w:drawing>
      </w:r>
      <w:r w:rsidR="00133C66" w:rsidRPr="00D93DB4">
        <w:rPr>
          <w:rFonts w:hint="eastAsia"/>
          <w:lang w:eastAsia="zh-CN"/>
        </w:rPr>
        <w:t>.</w:t>
      </w:r>
      <w:r w:rsidR="00CD0ECB" w:rsidRPr="00D93DB4">
        <w:rPr>
          <w:rFonts w:hint="eastAsia"/>
          <w:lang w:eastAsia="zh-CN"/>
        </w:rPr>
        <w:t xml:space="preserve"> The </w:t>
      </w:r>
      <w:r w:rsidR="004C5B74">
        <w:rPr>
          <w:noProof/>
          <w:position w:val="-14"/>
        </w:rPr>
        <w:drawing>
          <wp:inline distT="0" distB="0" distL="0" distR="0" wp14:anchorId="301B08FF" wp14:editId="2C062C1A">
            <wp:extent cx="533400" cy="214630"/>
            <wp:effectExtent l="0" t="0" r="0" b="0"/>
            <wp:docPr id="336"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rsidR="00CD0ECB" w:rsidRPr="00D93DB4">
        <w:rPr>
          <w:rFonts w:hint="eastAsia"/>
          <w:lang w:eastAsia="zh-CN"/>
        </w:rPr>
        <w:t xml:space="preserve">is the energy of </w:t>
      </w:r>
      <w:r w:rsidR="00CD0ECB" w:rsidRPr="00D93DB4">
        <w:rPr>
          <w:rFonts w:hint="eastAsia"/>
        </w:rPr>
        <w:t>low parts</w:t>
      </w:r>
      <w:r w:rsidR="00CD0ECB" w:rsidRPr="00D93DB4">
        <w:t xml:space="preserve"> </w:t>
      </w:r>
      <w:r w:rsidR="00CD0ECB" w:rsidRPr="00D93DB4">
        <w:rPr>
          <w:rFonts w:hint="eastAsia"/>
        </w:rPr>
        <w:t>from the low band of the current frame</w:t>
      </w:r>
      <w:r w:rsidR="00CD0ECB" w:rsidRPr="00D93DB4">
        <w:rPr>
          <w:rFonts w:hint="eastAsia"/>
          <w:lang w:eastAsia="zh-CN"/>
        </w:rPr>
        <w:t xml:space="preserve"> and the </w:t>
      </w:r>
      <w:r w:rsidR="004C5B74">
        <w:rPr>
          <w:noProof/>
          <w:position w:val="-14"/>
        </w:rPr>
        <w:drawing>
          <wp:inline distT="0" distB="0" distL="0" distR="0" wp14:anchorId="1834F315" wp14:editId="64DF9671">
            <wp:extent cx="586105" cy="214630"/>
            <wp:effectExtent l="0" t="0" r="0" b="0"/>
            <wp:docPr id="337"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00CD0ECB" w:rsidRPr="00D93DB4">
        <w:rPr>
          <w:rFonts w:hint="eastAsia"/>
          <w:lang w:eastAsia="zh-CN"/>
        </w:rPr>
        <w:t xml:space="preserve"> is </w:t>
      </w:r>
      <w:r w:rsidR="00CD0ECB" w:rsidRPr="00D93DB4">
        <w:t>the</w:t>
      </w:r>
      <w:r w:rsidR="00CD0ECB" w:rsidRPr="00D93DB4">
        <w:rPr>
          <w:rFonts w:hint="eastAsia"/>
        </w:rPr>
        <w:t xml:space="preserve"> energy of </w:t>
      </w:r>
      <w:r w:rsidR="00CD0ECB" w:rsidRPr="00D93DB4">
        <w:t xml:space="preserve">high parts </w:t>
      </w:r>
      <w:r w:rsidR="00CD0ECB" w:rsidRPr="00D93DB4">
        <w:rPr>
          <w:rFonts w:hint="eastAsia"/>
        </w:rPr>
        <w:t xml:space="preserve">from the </w:t>
      </w:r>
      <w:r w:rsidR="00CD0ECB" w:rsidRPr="00D93DB4">
        <w:rPr>
          <w:rFonts w:hint="eastAsia"/>
          <w:lang w:eastAsia="zh-CN"/>
        </w:rPr>
        <w:t xml:space="preserve">low </w:t>
      </w:r>
      <w:r w:rsidR="00CD0ECB" w:rsidRPr="00D93DB4">
        <w:rPr>
          <w:rFonts w:hint="eastAsia"/>
        </w:rPr>
        <w:t xml:space="preserve">band of the </w:t>
      </w:r>
      <w:r w:rsidR="00CD0ECB" w:rsidRPr="00D93DB4">
        <w:rPr>
          <w:rFonts w:hint="eastAsia"/>
          <w:lang w:eastAsia="zh-CN"/>
        </w:rPr>
        <w:t>previous</w:t>
      </w:r>
      <w:r w:rsidR="00CD0ECB" w:rsidRPr="00D93DB4">
        <w:rPr>
          <w:rFonts w:hint="eastAsia"/>
        </w:rPr>
        <w:t xml:space="preserve"> frame</w:t>
      </w:r>
      <w:r w:rsidR="00CD0ECB" w:rsidRPr="00D93DB4">
        <w:rPr>
          <w:rFonts w:hint="eastAsia"/>
          <w:lang w:eastAsia="zh-CN"/>
        </w:rPr>
        <w:t>.</w:t>
      </w:r>
    </w:p>
    <w:p w14:paraId="43E9D234" w14:textId="77777777" w:rsidR="00133C66" w:rsidRPr="00D93DB4" w:rsidRDefault="00133C66" w:rsidP="00133C66">
      <w:pPr>
        <w:pStyle w:val="EQ"/>
        <w:rPr>
          <w:lang w:eastAsia="zh-CN"/>
        </w:rPr>
      </w:pPr>
      <w:r w:rsidRPr="00D93DB4">
        <w:rPr>
          <w:lang w:eastAsia="zh-CN"/>
        </w:rPr>
        <w:t>The</w:t>
      </w:r>
      <w:r w:rsidRPr="00D93DB4">
        <w:rPr>
          <w:rFonts w:hint="eastAsia"/>
          <w:lang w:eastAsia="zh-CN"/>
        </w:rPr>
        <w:t xml:space="preserve"> global frame gain would be:</w:t>
      </w:r>
    </w:p>
    <w:p w14:paraId="7C31DED7" w14:textId="77CA1CED" w:rsidR="00133C66" w:rsidRPr="00D93DB4" w:rsidRDefault="00133C66" w:rsidP="00133C66">
      <w:pPr>
        <w:pStyle w:val="EQ"/>
        <w:rPr>
          <w:lang w:eastAsia="zh-CN"/>
        </w:rPr>
      </w:pPr>
      <w:r w:rsidRPr="00D93DB4">
        <w:tab/>
      </w:r>
      <w:r w:rsidR="004C5B74">
        <w:rPr>
          <w:noProof/>
          <w:position w:val="-10"/>
        </w:rPr>
        <w:drawing>
          <wp:inline distT="0" distB="0" distL="0" distR="0" wp14:anchorId="425E3B4E" wp14:editId="105A6B11">
            <wp:extent cx="1424305" cy="190500"/>
            <wp:effectExtent l="0" t="0" r="0" b="0"/>
            <wp:docPr id="338"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424305" cy="190500"/>
                    </a:xfrm>
                    <a:prstGeom prst="rect">
                      <a:avLst/>
                    </a:prstGeom>
                    <a:noFill/>
                    <a:ln>
                      <a:noFill/>
                    </a:ln>
                  </pic:spPr>
                </pic:pic>
              </a:graphicData>
            </a:graphic>
          </wp:inline>
        </w:drawing>
      </w:r>
      <w:r w:rsidRPr="00D93DB4">
        <w:tab/>
        <w:t>(</w:t>
      </w:r>
      <w:r w:rsidR="005B1BA1" w:rsidRPr="00D93DB4">
        <w:t>63</w:t>
      </w:r>
      <w:r w:rsidRPr="00D93DB4">
        <w:t>)</w:t>
      </w:r>
    </w:p>
    <w:p w14:paraId="203EE906" w14:textId="77777777" w:rsidR="00133C66" w:rsidRPr="00D93DB4" w:rsidRDefault="00133C66" w:rsidP="00133C66">
      <w:bookmarkStart w:id="92" w:name="OLE_LINK1"/>
      <w:bookmarkStart w:id="93" w:name="OLE_LINK13"/>
      <w:r w:rsidRPr="00D93DB4">
        <w:rPr>
          <w:rFonts w:hint="eastAsia"/>
        </w:rPr>
        <w:t xml:space="preserve">For </w:t>
      </w:r>
      <w:r w:rsidRPr="00D93DB4">
        <w:t>multiple frame loss</w:t>
      </w:r>
      <w:r w:rsidRPr="00D93DB4">
        <w:rPr>
          <w:rFonts w:hint="eastAsia"/>
        </w:rPr>
        <w:t>es:</w:t>
      </w:r>
    </w:p>
    <w:p w14:paraId="287E5C07" w14:textId="753A059F" w:rsidR="00133C66" w:rsidRPr="00D93DB4" w:rsidRDefault="00133C66" w:rsidP="00133C66">
      <w:pPr>
        <w:rPr>
          <w:lang w:eastAsia="zh-CN"/>
        </w:rPr>
      </w:pPr>
      <w:bookmarkStart w:id="94" w:name="OLE_LINK8"/>
      <w:bookmarkEnd w:id="92"/>
      <w:bookmarkEnd w:id="93"/>
      <w:r w:rsidRPr="00D93DB4">
        <w:rPr>
          <w:rFonts w:hint="eastAsia"/>
          <w:lang w:eastAsia="zh-CN"/>
        </w:rPr>
        <w:t>For 13.2</w:t>
      </w:r>
      <w:r w:rsidR="00375C69" w:rsidRPr="00D93DB4">
        <w:rPr>
          <w:lang w:eastAsia="zh-CN"/>
        </w:rPr>
        <w:t> </w:t>
      </w:r>
      <w:r w:rsidRPr="00D93DB4">
        <w:rPr>
          <w:rFonts w:hint="eastAsia"/>
          <w:lang w:eastAsia="zh-CN"/>
        </w:rPr>
        <w:t>kbps and 32</w:t>
      </w:r>
      <w:r w:rsidR="00375C69" w:rsidRPr="00D93DB4">
        <w:rPr>
          <w:lang w:eastAsia="zh-CN"/>
        </w:rPr>
        <w:t> </w:t>
      </w:r>
      <w:r w:rsidRPr="00D93DB4">
        <w:rPr>
          <w:rFonts w:hint="eastAsia"/>
          <w:lang w:eastAsia="zh-CN"/>
        </w:rPr>
        <w:t xml:space="preserve">kbps, if </w:t>
      </w:r>
      <w:r w:rsidR="004C5B74">
        <w:rPr>
          <w:noProof/>
          <w:position w:val="-10"/>
        </w:rPr>
        <w:drawing>
          <wp:inline distT="0" distB="0" distL="0" distR="0" wp14:anchorId="3415EE89" wp14:editId="14AE13CB">
            <wp:extent cx="395605" cy="190500"/>
            <wp:effectExtent l="0" t="0" r="0" b="0"/>
            <wp:docPr id="339"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D93DB4">
        <w:rPr>
          <w:rFonts w:hint="eastAsia"/>
          <w:lang w:eastAsia="zh-CN"/>
        </w:rPr>
        <w:t xml:space="preserve"> is more </w:t>
      </w:r>
      <w:r w:rsidRPr="00D93DB4">
        <w:rPr>
          <w:lang w:eastAsia="zh-CN"/>
        </w:rPr>
        <w:t>than</w:t>
      </w:r>
      <w:r w:rsidR="004C5B74">
        <w:rPr>
          <w:noProof/>
          <w:position w:val="-10"/>
        </w:rPr>
        <w:drawing>
          <wp:inline distT="0" distB="0" distL="0" distR="0" wp14:anchorId="486CD762" wp14:editId="7EFBA9AF">
            <wp:extent cx="433705" cy="176530"/>
            <wp:effectExtent l="0" t="0" r="0" b="0"/>
            <wp:docPr id="340"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33705" cy="176530"/>
                    </a:xfrm>
                    <a:prstGeom prst="rect">
                      <a:avLst/>
                    </a:prstGeom>
                    <a:noFill/>
                    <a:ln>
                      <a:noFill/>
                    </a:ln>
                  </pic:spPr>
                </pic:pic>
              </a:graphicData>
            </a:graphic>
          </wp:inline>
        </w:drawing>
      </w:r>
      <w:r w:rsidRPr="00D93DB4">
        <w:rPr>
          <w:rFonts w:hint="eastAsia"/>
          <w:lang w:eastAsia="zh-CN"/>
        </w:rPr>
        <w:t xml:space="preserve">, </w:t>
      </w:r>
      <w:r w:rsidR="004C5B74">
        <w:rPr>
          <w:noProof/>
          <w:position w:val="-6"/>
        </w:rPr>
        <w:drawing>
          <wp:inline distT="0" distB="0" distL="0" distR="0" wp14:anchorId="128FADBC" wp14:editId="6F0BF58B">
            <wp:extent cx="342900" cy="152400"/>
            <wp:effectExtent l="0" t="0" r="0" b="0"/>
            <wp:docPr id="341"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D93DB4">
        <w:rPr>
          <w:rFonts w:hint="eastAsia"/>
          <w:lang w:eastAsia="zh-CN"/>
        </w:rPr>
        <w:t xml:space="preserve">is more than </w:t>
      </w:r>
      <w:r w:rsidR="004C5B74">
        <w:rPr>
          <w:noProof/>
          <w:position w:val="-14"/>
        </w:rPr>
        <w:drawing>
          <wp:inline distT="0" distB="0" distL="0" distR="0" wp14:anchorId="2D08C4B0" wp14:editId="4D624FBB">
            <wp:extent cx="533400" cy="214630"/>
            <wp:effectExtent l="0" t="0" r="0" b="0"/>
            <wp:docPr id="342"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rsidRPr="00D93DB4">
        <w:rPr>
          <w:rFonts w:hint="eastAsia"/>
          <w:lang w:eastAsia="zh-CN"/>
        </w:rPr>
        <w:t xml:space="preserve">and </w:t>
      </w:r>
      <w:r w:rsidR="004C5B74">
        <w:rPr>
          <w:noProof/>
          <w:position w:val="-6"/>
        </w:rPr>
        <w:drawing>
          <wp:inline distT="0" distB="0" distL="0" distR="0" wp14:anchorId="446E610A" wp14:editId="562C4DEF">
            <wp:extent cx="395605" cy="152400"/>
            <wp:effectExtent l="0" t="0" r="0" b="0"/>
            <wp:docPr id="343"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95605" cy="152400"/>
                    </a:xfrm>
                    <a:prstGeom prst="rect">
                      <a:avLst/>
                    </a:prstGeom>
                    <a:noFill/>
                    <a:ln>
                      <a:noFill/>
                    </a:ln>
                  </pic:spPr>
                </pic:pic>
              </a:graphicData>
            </a:graphic>
          </wp:inline>
        </w:drawing>
      </w:r>
      <w:r w:rsidRPr="00D93DB4">
        <w:rPr>
          <w:rFonts w:hint="eastAsia"/>
          <w:lang w:eastAsia="zh-CN"/>
        </w:rPr>
        <w:t xml:space="preserve">is more </w:t>
      </w:r>
      <w:r w:rsidRPr="00D93DB4">
        <w:rPr>
          <w:lang w:eastAsia="zh-CN"/>
        </w:rPr>
        <w:t>than</w:t>
      </w:r>
      <w:r w:rsidR="004C5B74">
        <w:rPr>
          <w:noProof/>
          <w:position w:val="-14"/>
        </w:rPr>
        <w:drawing>
          <wp:inline distT="0" distB="0" distL="0" distR="0" wp14:anchorId="598D92F3" wp14:editId="32ED6551">
            <wp:extent cx="586105" cy="214630"/>
            <wp:effectExtent l="0" t="0" r="0" b="0"/>
            <wp:docPr id="344"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Pr="00D93DB4">
        <w:rPr>
          <w:rFonts w:hint="eastAsia"/>
          <w:lang w:eastAsia="zh-CN"/>
        </w:rPr>
        <w:t>. For 16.4</w:t>
      </w:r>
      <w:r w:rsidR="00BC418B" w:rsidRPr="00D93DB4">
        <w:rPr>
          <w:lang w:eastAsia="zh-CN"/>
        </w:rPr>
        <w:t> </w:t>
      </w:r>
      <w:r w:rsidRPr="00D93DB4">
        <w:rPr>
          <w:rFonts w:hint="eastAsia"/>
          <w:lang w:eastAsia="zh-CN"/>
        </w:rPr>
        <w:t>kbps and 24.4</w:t>
      </w:r>
      <w:r w:rsidR="00BC418B" w:rsidRPr="00D93DB4">
        <w:rPr>
          <w:lang w:eastAsia="zh-CN"/>
        </w:rPr>
        <w:t xml:space="preserve"> </w:t>
      </w:r>
      <w:r w:rsidRPr="00D93DB4">
        <w:rPr>
          <w:rFonts w:hint="eastAsia"/>
          <w:lang w:eastAsia="zh-CN"/>
        </w:rPr>
        <w:t xml:space="preserve">kbps if </w:t>
      </w:r>
      <w:r w:rsidR="004C5B74">
        <w:rPr>
          <w:noProof/>
          <w:position w:val="-10"/>
        </w:rPr>
        <w:drawing>
          <wp:inline distT="0" distB="0" distL="0" distR="0" wp14:anchorId="274B57B6" wp14:editId="53CB0D6D">
            <wp:extent cx="395605" cy="190500"/>
            <wp:effectExtent l="0" t="0" r="0" b="0"/>
            <wp:docPr id="345"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D93DB4">
        <w:rPr>
          <w:rFonts w:hint="eastAsia"/>
          <w:lang w:eastAsia="zh-CN"/>
        </w:rPr>
        <w:t xml:space="preserve"> is more </w:t>
      </w:r>
      <w:r w:rsidRPr="00D93DB4">
        <w:rPr>
          <w:lang w:eastAsia="zh-CN"/>
        </w:rPr>
        <w:t>than</w:t>
      </w:r>
      <w:r w:rsidR="004C5B74">
        <w:rPr>
          <w:noProof/>
          <w:position w:val="-10"/>
        </w:rPr>
        <w:drawing>
          <wp:inline distT="0" distB="0" distL="0" distR="0" wp14:anchorId="10709605" wp14:editId="073D4E39">
            <wp:extent cx="433705" cy="176530"/>
            <wp:effectExtent l="0" t="0" r="0" b="0"/>
            <wp:docPr id="346"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33705" cy="176530"/>
                    </a:xfrm>
                    <a:prstGeom prst="rect">
                      <a:avLst/>
                    </a:prstGeom>
                    <a:noFill/>
                    <a:ln>
                      <a:noFill/>
                    </a:ln>
                  </pic:spPr>
                </pic:pic>
              </a:graphicData>
            </a:graphic>
          </wp:inline>
        </w:drawing>
      </w:r>
      <w:r w:rsidRPr="00D93DB4">
        <w:rPr>
          <w:rFonts w:hint="eastAsia"/>
          <w:lang w:eastAsia="zh-CN"/>
        </w:rPr>
        <w:t>, the global frame gain is as follows:</w:t>
      </w:r>
    </w:p>
    <w:p w14:paraId="129D5203" w14:textId="36D59270" w:rsidR="00133C66" w:rsidRPr="00D93DB4" w:rsidRDefault="00133C66" w:rsidP="00133C66">
      <w:pPr>
        <w:pStyle w:val="EQ"/>
        <w:rPr>
          <w:lang w:eastAsia="zh-CN"/>
        </w:rPr>
      </w:pPr>
      <w:bookmarkStart w:id="95" w:name="OLE_LINK9"/>
      <w:bookmarkStart w:id="96" w:name="OLE_LINK10"/>
      <w:bookmarkEnd w:id="94"/>
      <w:r w:rsidRPr="00D93DB4">
        <w:tab/>
      </w:r>
      <w:r w:rsidR="004C5B74">
        <w:rPr>
          <w:noProof/>
          <w:position w:val="-30"/>
        </w:rPr>
        <w:drawing>
          <wp:inline distT="0" distB="0" distL="0" distR="0" wp14:anchorId="4A37FA6F" wp14:editId="25653601">
            <wp:extent cx="3719830" cy="443230"/>
            <wp:effectExtent l="0" t="0" r="0" b="0"/>
            <wp:docPr id="347"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719830" cy="443230"/>
                    </a:xfrm>
                    <a:prstGeom prst="rect">
                      <a:avLst/>
                    </a:prstGeom>
                    <a:noFill/>
                    <a:ln>
                      <a:noFill/>
                    </a:ln>
                  </pic:spPr>
                </pic:pic>
              </a:graphicData>
            </a:graphic>
          </wp:inline>
        </w:drawing>
      </w:r>
      <w:r w:rsidRPr="00D93DB4">
        <w:tab/>
        <w:t>(</w:t>
      </w:r>
      <w:r w:rsidR="005B1BA1" w:rsidRPr="00D93DB4">
        <w:t>64</w:t>
      </w:r>
      <w:r w:rsidRPr="00D93DB4">
        <w:t>)</w:t>
      </w:r>
    </w:p>
    <w:bookmarkEnd w:id="95"/>
    <w:bookmarkEnd w:id="96"/>
    <w:p w14:paraId="385FEBEC" w14:textId="3576017C" w:rsidR="00133C66" w:rsidRPr="00D93DB4" w:rsidRDefault="00133C66" w:rsidP="00133C66">
      <w:pPr>
        <w:rPr>
          <w:lang w:eastAsia="zh-CN"/>
        </w:rPr>
      </w:pPr>
      <w:r w:rsidRPr="00D93DB4">
        <w:rPr>
          <w:lang w:eastAsia="zh-CN"/>
        </w:rPr>
        <w:t>O</w:t>
      </w:r>
      <w:r w:rsidRPr="00D93DB4">
        <w:rPr>
          <w:rFonts w:hint="eastAsia"/>
          <w:lang w:eastAsia="zh-CN"/>
        </w:rPr>
        <w:t xml:space="preserve">therwise, </w:t>
      </w:r>
      <w:r w:rsidRPr="00D93DB4">
        <w:rPr>
          <w:lang w:eastAsia="zh-CN"/>
        </w:rPr>
        <w:t>for</w:t>
      </w:r>
      <w:r w:rsidRPr="00D93DB4">
        <w:rPr>
          <w:rFonts w:hint="eastAsia"/>
          <w:lang w:eastAsia="zh-CN"/>
        </w:rPr>
        <w:t xml:space="preserve"> 13.2</w:t>
      </w:r>
      <w:r w:rsidR="00BC418B" w:rsidRPr="00D93DB4">
        <w:rPr>
          <w:lang w:eastAsia="zh-CN"/>
        </w:rPr>
        <w:t> </w:t>
      </w:r>
      <w:r w:rsidRPr="00D93DB4">
        <w:rPr>
          <w:rFonts w:hint="eastAsia"/>
          <w:lang w:eastAsia="zh-CN"/>
        </w:rPr>
        <w:t>kbps and 32</w:t>
      </w:r>
      <w:r w:rsidR="00BC418B" w:rsidRPr="00D93DB4">
        <w:rPr>
          <w:lang w:eastAsia="zh-CN"/>
        </w:rPr>
        <w:t> </w:t>
      </w:r>
      <w:r w:rsidRPr="00D93DB4">
        <w:rPr>
          <w:rFonts w:hint="eastAsia"/>
          <w:lang w:eastAsia="zh-CN"/>
        </w:rPr>
        <w:t xml:space="preserve">kbps, if </w:t>
      </w:r>
      <w:r w:rsidR="004C5B74">
        <w:rPr>
          <w:noProof/>
          <w:position w:val="-10"/>
        </w:rPr>
        <w:drawing>
          <wp:inline distT="0" distB="0" distL="0" distR="0" wp14:anchorId="608F4C23" wp14:editId="094EF768">
            <wp:extent cx="395605" cy="190500"/>
            <wp:effectExtent l="0" t="0" r="0" b="0"/>
            <wp:docPr id="348"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D93DB4">
        <w:rPr>
          <w:rFonts w:hint="eastAsia"/>
          <w:lang w:eastAsia="zh-CN"/>
        </w:rPr>
        <w:t xml:space="preserve"> is more </w:t>
      </w:r>
      <w:r w:rsidRPr="00D93DB4">
        <w:rPr>
          <w:lang w:eastAsia="zh-CN"/>
        </w:rPr>
        <w:t>than</w:t>
      </w:r>
      <w:r w:rsidR="004C5B74">
        <w:rPr>
          <w:noProof/>
          <w:position w:val="-10"/>
        </w:rPr>
        <w:drawing>
          <wp:inline distT="0" distB="0" distL="0" distR="0" wp14:anchorId="7468D66B" wp14:editId="058B6584">
            <wp:extent cx="176530" cy="190500"/>
            <wp:effectExtent l="0" t="0" r="0" b="0"/>
            <wp:docPr id="349"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rPr>
          <w:rFonts w:hint="eastAsia"/>
          <w:lang w:eastAsia="zh-CN"/>
        </w:rPr>
        <w:t xml:space="preserve">, </w:t>
      </w:r>
      <w:r w:rsidR="004C5B74">
        <w:rPr>
          <w:noProof/>
          <w:position w:val="-6"/>
        </w:rPr>
        <w:drawing>
          <wp:inline distT="0" distB="0" distL="0" distR="0" wp14:anchorId="74F6C2CD" wp14:editId="4796DB1B">
            <wp:extent cx="342900" cy="152400"/>
            <wp:effectExtent l="0" t="0" r="0" b="0"/>
            <wp:docPr id="350"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D93DB4">
        <w:rPr>
          <w:rFonts w:hint="eastAsia"/>
          <w:lang w:eastAsia="zh-CN"/>
        </w:rPr>
        <w:t xml:space="preserve">is more than </w:t>
      </w:r>
      <w:r w:rsidR="004C5B74">
        <w:rPr>
          <w:noProof/>
          <w:position w:val="-14"/>
        </w:rPr>
        <w:drawing>
          <wp:inline distT="0" distB="0" distL="0" distR="0" wp14:anchorId="399C1D19" wp14:editId="4D3B1C1B">
            <wp:extent cx="533400" cy="214630"/>
            <wp:effectExtent l="0" t="0" r="0" b="0"/>
            <wp:docPr id="351"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rsidRPr="00D93DB4">
        <w:rPr>
          <w:rFonts w:hint="eastAsia"/>
          <w:lang w:eastAsia="zh-CN"/>
        </w:rPr>
        <w:t xml:space="preserve">and </w:t>
      </w:r>
      <w:r w:rsidR="004C5B74">
        <w:rPr>
          <w:noProof/>
          <w:position w:val="-6"/>
        </w:rPr>
        <w:drawing>
          <wp:inline distT="0" distB="0" distL="0" distR="0" wp14:anchorId="35150DD7" wp14:editId="5400855C">
            <wp:extent cx="395605" cy="152400"/>
            <wp:effectExtent l="0" t="0" r="0" b="0"/>
            <wp:docPr id="352"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95605" cy="152400"/>
                    </a:xfrm>
                    <a:prstGeom prst="rect">
                      <a:avLst/>
                    </a:prstGeom>
                    <a:noFill/>
                    <a:ln>
                      <a:noFill/>
                    </a:ln>
                  </pic:spPr>
                </pic:pic>
              </a:graphicData>
            </a:graphic>
          </wp:inline>
        </w:drawing>
      </w:r>
      <w:r w:rsidRPr="00D93DB4">
        <w:rPr>
          <w:rFonts w:hint="eastAsia"/>
          <w:lang w:eastAsia="zh-CN"/>
        </w:rPr>
        <w:t xml:space="preserve">is more </w:t>
      </w:r>
      <w:r w:rsidRPr="00D93DB4">
        <w:rPr>
          <w:lang w:eastAsia="zh-CN"/>
        </w:rPr>
        <w:t>than</w:t>
      </w:r>
      <w:r w:rsidR="004C5B74">
        <w:rPr>
          <w:noProof/>
          <w:position w:val="-14"/>
        </w:rPr>
        <w:drawing>
          <wp:inline distT="0" distB="0" distL="0" distR="0" wp14:anchorId="03C0CF12" wp14:editId="43CC4111">
            <wp:extent cx="586105" cy="214630"/>
            <wp:effectExtent l="0" t="0" r="0" b="0"/>
            <wp:docPr id="353"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Pr="00D93DB4">
        <w:rPr>
          <w:rFonts w:hint="eastAsia"/>
          <w:lang w:eastAsia="zh-CN"/>
        </w:rPr>
        <w:t>. For 16.4</w:t>
      </w:r>
      <w:r w:rsidR="00BC418B" w:rsidRPr="00D93DB4">
        <w:rPr>
          <w:lang w:eastAsia="zh-CN"/>
        </w:rPr>
        <w:t> </w:t>
      </w:r>
      <w:r w:rsidRPr="00D93DB4">
        <w:rPr>
          <w:rFonts w:hint="eastAsia"/>
          <w:lang w:eastAsia="zh-CN"/>
        </w:rPr>
        <w:t>kbps and 24.4</w:t>
      </w:r>
      <w:r w:rsidR="00BC418B" w:rsidRPr="00D93DB4">
        <w:rPr>
          <w:lang w:eastAsia="zh-CN"/>
        </w:rPr>
        <w:t> </w:t>
      </w:r>
      <w:r w:rsidRPr="00D93DB4">
        <w:rPr>
          <w:rFonts w:hint="eastAsia"/>
          <w:lang w:eastAsia="zh-CN"/>
        </w:rPr>
        <w:t xml:space="preserve">kbps if </w:t>
      </w:r>
      <w:r w:rsidR="004C5B74">
        <w:rPr>
          <w:noProof/>
          <w:position w:val="-10"/>
        </w:rPr>
        <w:drawing>
          <wp:inline distT="0" distB="0" distL="0" distR="0" wp14:anchorId="16D4907A" wp14:editId="4CADF7BE">
            <wp:extent cx="395605" cy="190500"/>
            <wp:effectExtent l="0" t="0" r="0" b="0"/>
            <wp:docPr id="354"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D93DB4">
        <w:rPr>
          <w:rFonts w:hint="eastAsia"/>
          <w:lang w:eastAsia="zh-CN"/>
        </w:rPr>
        <w:t xml:space="preserve"> is more </w:t>
      </w:r>
      <w:r w:rsidRPr="00D93DB4">
        <w:rPr>
          <w:lang w:eastAsia="zh-CN"/>
        </w:rPr>
        <w:t>than</w:t>
      </w:r>
      <w:r w:rsidR="004C5B74">
        <w:rPr>
          <w:noProof/>
          <w:position w:val="-10"/>
        </w:rPr>
        <w:drawing>
          <wp:inline distT="0" distB="0" distL="0" distR="0" wp14:anchorId="73B74EDE" wp14:editId="1F6F33A9">
            <wp:extent cx="176530" cy="190500"/>
            <wp:effectExtent l="0" t="0" r="0" b="0"/>
            <wp:docPr id="355"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rPr>
          <w:rFonts w:hint="eastAsia"/>
          <w:lang w:eastAsia="zh-CN"/>
        </w:rPr>
        <w:t>, the global frame gain is as follows:</w:t>
      </w:r>
    </w:p>
    <w:p w14:paraId="52EA845D" w14:textId="5310501A" w:rsidR="00133C66" w:rsidRPr="00D93DB4" w:rsidRDefault="00133C66" w:rsidP="00133C66">
      <w:pPr>
        <w:pStyle w:val="EQ"/>
        <w:spacing w:line="360" w:lineRule="auto"/>
        <w:rPr>
          <w:lang w:eastAsia="zh-CN"/>
        </w:rPr>
      </w:pPr>
      <w:bookmarkStart w:id="97" w:name="OLE_LINK11"/>
      <w:r w:rsidRPr="00D93DB4">
        <w:tab/>
      </w:r>
      <w:r w:rsidR="004C5B74">
        <w:rPr>
          <w:noProof/>
          <w:position w:val="-30"/>
        </w:rPr>
        <w:drawing>
          <wp:inline distT="0" distB="0" distL="0" distR="0" wp14:anchorId="5A597D7A" wp14:editId="5A2831EE">
            <wp:extent cx="2933700" cy="443230"/>
            <wp:effectExtent l="0" t="0" r="0" b="0"/>
            <wp:docPr id="356"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933700" cy="443230"/>
                    </a:xfrm>
                    <a:prstGeom prst="rect">
                      <a:avLst/>
                    </a:prstGeom>
                    <a:noFill/>
                    <a:ln>
                      <a:noFill/>
                    </a:ln>
                  </pic:spPr>
                </pic:pic>
              </a:graphicData>
            </a:graphic>
          </wp:inline>
        </w:drawing>
      </w:r>
      <w:r w:rsidRPr="00D93DB4">
        <w:tab/>
        <w:t>(</w:t>
      </w:r>
      <w:r w:rsidR="005B1BA1" w:rsidRPr="00D93DB4">
        <w:t>65</w:t>
      </w:r>
      <w:r w:rsidRPr="00D93DB4">
        <w:t>)</w:t>
      </w:r>
    </w:p>
    <w:p w14:paraId="09E4D681" w14:textId="77777777" w:rsidR="00133C66" w:rsidRPr="00D93DB4" w:rsidRDefault="00133C66" w:rsidP="00133C66">
      <w:pPr>
        <w:pStyle w:val="Heading6"/>
        <w:rPr>
          <w:lang w:eastAsia="zh-CN"/>
        </w:rPr>
      </w:pPr>
      <w:bookmarkStart w:id="98" w:name="_Toc123562421"/>
      <w:r w:rsidRPr="00D93DB4">
        <w:t>5.3.2.</w:t>
      </w:r>
      <w:r w:rsidRPr="00D93DB4">
        <w:rPr>
          <w:rFonts w:hint="eastAsia"/>
          <w:lang w:eastAsia="zh-CN"/>
        </w:rPr>
        <w:t>1.1.2</w:t>
      </w:r>
      <w:r w:rsidRPr="00D93DB4">
        <w:rPr>
          <w:rFonts w:hint="eastAsia"/>
          <w:lang w:eastAsia="zh-CN"/>
        </w:rPr>
        <w:tab/>
      </w:r>
      <w:r w:rsidRPr="00D93DB4">
        <w:rPr>
          <w:lang w:eastAsia="zh-CN"/>
        </w:rPr>
        <w:t>The</w:t>
      </w:r>
      <w:r w:rsidRPr="00D93DB4">
        <w:rPr>
          <w:rFonts w:hint="eastAsia"/>
          <w:lang w:eastAsia="zh-CN"/>
        </w:rPr>
        <w:t xml:space="preserve"> </w:t>
      </w:r>
      <w:r w:rsidRPr="00D93DB4">
        <w:rPr>
          <w:lang w:eastAsia="zh-CN"/>
        </w:rPr>
        <w:t>reconstruction</w:t>
      </w:r>
      <w:r w:rsidRPr="00D93DB4">
        <w:rPr>
          <w:rFonts w:hint="eastAsia"/>
          <w:lang w:eastAsia="zh-CN"/>
        </w:rPr>
        <w:t xml:space="preserve"> of the g</w:t>
      </w:r>
      <w:r w:rsidRPr="00D93DB4">
        <w:rPr>
          <w:lang w:eastAsia="zh-CN"/>
        </w:rPr>
        <w:t>ain attenuation factor</w:t>
      </w:r>
      <w:bookmarkEnd w:id="98"/>
    </w:p>
    <w:p w14:paraId="2B05C9DD" w14:textId="77777777" w:rsidR="00133C66" w:rsidRPr="00D93DB4" w:rsidRDefault="00CD0ECB" w:rsidP="00133C66">
      <w:pPr>
        <w:rPr>
          <w:lang w:eastAsia="zh-CN"/>
        </w:rPr>
      </w:pPr>
      <w:r w:rsidRPr="00D93DB4">
        <w:rPr>
          <w:rFonts w:hint="eastAsia"/>
          <w:lang w:eastAsia="zh-CN"/>
        </w:rPr>
        <w:t>Reconstruct</w:t>
      </w:r>
      <w:r w:rsidR="00133C66" w:rsidRPr="00D93DB4">
        <w:rPr>
          <w:rFonts w:hint="eastAsia"/>
          <w:lang w:eastAsia="zh-CN"/>
        </w:rPr>
        <w:t xml:space="preserve"> the gain attenuation factor according to the following conditions: the coder type of the previous frame, the </w:t>
      </w:r>
      <w:r w:rsidR="001D1C74" w:rsidRPr="00D93DB4">
        <w:rPr>
          <w:rFonts w:hint="eastAsia"/>
          <w:lang w:eastAsia="zh-CN"/>
        </w:rPr>
        <w:t xml:space="preserve">frame class </w:t>
      </w:r>
      <w:r w:rsidR="00133C66" w:rsidRPr="00D93DB4">
        <w:rPr>
          <w:rFonts w:hint="eastAsia"/>
          <w:lang w:eastAsia="zh-CN"/>
        </w:rPr>
        <w:t xml:space="preserve">of the last </w:t>
      </w:r>
      <w:r w:rsidR="00133C66" w:rsidRPr="00D93DB4">
        <w:rPr>
          <w:lang w:eastAsia="zh-CN"/>
        </w:rPr>
        <w:t>good received</w:t>
      </w:r>
      <w:r w:rsidR="00133C66" w:rsidRPr="00D93DB4">
        <w:rPr>
          <w:rFonts w:hint="eastAsia"/>
          <w:lang w:eastAsia="zh-CN"/>
        </w:rPr>
        <w:t xml:space="preserve"> frame, </w:t>
      </w:r>
      <w:r w:rsidR="00133C66" w:rsidRPr="00D93DB4">
        <w:rPr>
          <w:lang w:eastAsia="zh-CN"/>
        </w:rPr>
        <w:t>and the</w:t>
      </w:r>
      <w:r w:rsidR="00133C66" w:rsidRPr="00D93DB4">
        <w:rPr>
          <w:rFonts w:hint="eastAsia"/>
          <w:lang w:eastAsia="zh-CN"/>
        </w:rPr>
        <w:t xml:space="preserve"> energies of the low</w:t>
      </w:r>
      <w:r w:rsidRPr="00D93DB4">
        <w:rPr>
          <w:rFonts w:hint="eastAsia"/>
          <w:lang w:eastAsia="zh-CN"/>
        </w:rPr>
        <w:t xml:space="preserve"> </w:t>
      </w:r>
      <w:r w:rsidR="00133C66" w:rsidRPr="00D93DB4">
        <w:rPr>
          <w:rFonts w:hint="eastAsia"/>
          <w:lang w:eastAsia="zh-CN"/>
        </w:rPr>
        <w:t xml:space="preserve">band of both the current frame and </w:t>
      </w:r>
      <w:r w:rsidR="00133C66" w:rsidRPr="00D93DB4">
        <w:rPr>
          <w:lang w:eastAsia="zh-CN"/>
        </w:rPr>
        <w:t>the</w:t>
      </w:r>
      <w:r w:rsidR="00133C66" w:rsidRPr="00D93DB4">
        <w:rPr>
          <w:rFonts w:hint="eastAsia"/>
          <w:lang w:eastAsia="zh-CN"/>
        </w:rPr>
        <w:t xml:space="preserve"> previous frame, the number of the consecutive lost frames. The detail processing is as follows:</w:t>
      </w:r>
    </w:p>
    <w:bookmarkEnd w:id="97"/>
    <w:p w14:paraId="181DE334" w14:textId="77777777" w:rsidR="00133C66" w:rsidRPr="00D93DB4" w:rsidRDefault="00133C66" w:rsidP="00133C66">
      <w:pPr>
        <w:rPr>
          <w:lang w:eastAsia="zh-CN"/>
        </w:rPr>
      </w:pPr>
      <w:r w:rsidRPr="00D93DB4">
        <w:rPr>
          <w:rFonts w:hint="eastAsia"/>
          <w:lang w:eastAsia="zh-CN"/>
        </w:rPr>
        <w:t xml:space="preserve">For single frame loss, judging the following three </w:t>
      </w:r>
      <w:r w:rsidRPr="00D93DB4">
        <w:rPr>
          <w:lang w:eastAsia="zh-CN"/>
        </w:rPr>
        <w:t>conditions</w:t>
      </w:r>
      <w:r w:rsidRPr="00D93DB4">
        <w:rPr>
          <w:rFonts w:hint="eastAsia"/>
          <w:lang w:eastAsia="zh-CN"/>
        </w:rPr>
        <w:t>:</w:t>
      </w:r>
    </w:p>
    <w:p w14:paraId="4DA1F30B" w14:textId="21FAC198"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1:</w:t>
      </w:r>
      <w:r w:rsidR="00133C66" w:rsidRPr="00D93DB4">
        <w:rPr>
          <w:lang w:eastAsia="zh-CN"/>
        </w:rPr>
        <w:t xml:space="preserve"> </w:t>
      </w:r>
      <w:r w:rsidR="00133C66" w:rsidRPr="00D93DB4">
        <w:rPr>
          <w:rFonts w:hint="eastAsia"/>
          <w:lang w:eastAsia="zh-CN"/>
        </w:rPr>
        <w:t xml:space="preserve">the energy of the </w:t>
      </w:r>
      <w:r w:rsidR="00133C66" w:rsidRPr="00D93DB4">
        <w:rPr>
          <w:lang w:eastAsia="zh-CN"/>
        </w:rPr>
        <w:t>shaped excitation</w:t>
      </w:r>
      <w:r w:rsidR="00133C66" w:rsidRPr="00D93DB4">
        <w:rPr>
          <w:rFonts w:hint="eastAsia"/>
          <w:lang w:eastAsia="zh-CN"/>
        </w:rPr>
        <w:t xml:space="preserve"> </w:t>
      </w:r>
      <w:r w:rsidR="004C5B74">
        <w:rPr>
          <w:noProof/>
          <w:position w:val="-10"/>
          <w:lang w:eastAsia="zh-CN"/>
        </w:rPr>
        <w:drawing>
          <wp:inline distT="0" distB="0" distL="0" distR="0" wp14:anchorId="362FA1A4" wp14:editId="56053CCF">
            <wp:extent cx="328930" cy="176530"/>
            <wp:effectExtent l="0" t="0" r="0" b="0"/>
            <wp:docPr id="357"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00133C66" w:rsidRPr="00D93DB4">
        <w:rPr>
          <w:rFonts w:hint="eastAsia"/>
          <w:lang w:eastAsia="zh-CN"/>
        </w:rPr>
        <w:t>of current frame</w:t>
      </w:r>
      <w:r w:rsidR="004C5B74">
        <w:rPr>
          <w:noProof/>
          <w:position w:val="-10"/>
          <w:lang w:eastAsia="zh-CN"/>
        </w:rPr>
        <w:drawing>
          <wp:inline distT="0" distB="0" distL="0" distR="0" wp14:anchorId="5C58CEC4" wp14:editId="4A0B177A">
            <wp:extent cx="290830" cy="190500"/>
            <wp:effectExtent l="0" t="0" r="0" b="0"/>
            <wp:docPr id="358"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00133C66" w:rsidRPr="00D93DB4">
        <w:rPr>
          <w:rFonts w:hint="eastAsia"/>
          <w:lang w:eastAsia="zh-CN"/>
        </w:rPr>
        <w:t xml:space="preserve">is more than the energy of the </w:t>
      </w:r>
      <w:r w:rsidR="00133C66" w:rsidRPr="00D93DB4">
        <w:rPr>
          <w:lang w:eastAsia="zh-CN"/>
        </w:rPr>
        <w:t>shaped excitation</w:t>
      </w:r>
      <w:r w:rsidR="00133C66" w:rsidRPr="00D93DB4">
        <w:rPr>
          <w:rFonts w:hint="eastAsia"/>
          <w:lang w:eastAsia="zh-CN"/>
        </w:rPr>
        <w:t xml:space="preserve"> </w:t>
      </w:r>
      <w:r w:rsidR="004C5B74">
        <w:rPr>
          <w:noProof/>
          <w:position w:val="-10"/>
          <w:lang w:eastAsia="zh-CN"/>
        </w:rPr>
        <w:drawing>
          <wp:inline distT="0" distB="0" distL="0" distR="0" wp14:anchorId="56012C43" wp14:editId="6ABE34C8">
            <wp:extent cx="328930" cy="176530"/>
            <wp:effectExtent l="0" t="0" r="0" b="0"/>
            <wp:docPr id="359"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00133C66" w:rsidRPr="00D93DB4">
        <w:rPr>
          <w:rFonts w:hint="eastAsia"/>
          <w:lang w:eastAsia="zh-CN"/>
        </w:rPr>
        <w:t>of the previous frame</w:t>
      </w:r>
      <w:r w:rsidR="004C5B74">
        <w:rPr>
          <w:noProof/>
          <w:position w:val="-14"/>
          <w:lang w:eastAsia="zh-CN"/>
        </w:rPr>
        <w:drawing>
          <wp:inline distT="0" distB="0" distL="0" distR="0" wp14:anchorId="060BF83C" wp14:editId="249CCE80">
            <wp:extent cx="586105" cy="214630"/>
            <wp:effectExtent l="0" t="0" r="0" b="0"/>
            <wp:docPr id="360"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Pr="00D93DB4">
        <w:rPr>
          <w:lang w:eastAsia="zh-CN"/>
        </w:rPr>
        <w:t>.</w:t>
      </w:r>
    </w:p>
    <w:p w14:paraId="58F5CCD4" w14:textId="77777777"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2:</w:t>
      </w:r>
      <w:r w:rsidR="00133C66" w:rsidRPr="00D93DB4">
        <w:rPr>
          <w:lang w:eastAsia="zh-CN"/>
        </w:rPr>
        <w:t xml:space="preserve"> </w:t>
      </w:r>
      <w:r w:rsidR="00133C66" w:rsidRPr="00D93DB4">
        <w:rPr>
          <w:rFonts w:hint="eastAsia"/>
          <w:lang w:eastAsia="zh-CN"/>
        </w:rPr>
        <w:t xml:space="preserve">The coder type of the previous frame is not </w:t>
      </w:r>
      <w:r w:rsidR="00133C66" w:rsidRPr="00D93DB4">
        <w:rPr>
          <w:lang w:eastAsia="zh-CN"/>
        </w:rPr>
        <w:t>UNVOICED</w:t>
      </w:r>
      <w:r w:rsidRPr="00D93DB4">
        <w:rPr>
          <w:lang w:eastAsia="zh-CN"/>
        </w:rPr>
        <w:t>.</w:t>
      </w:r>
    </w:p>
    <w:p w14:paraId="68BFC711" w14:textId="77777777"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3:</w:t>
      </w:r>
      <w:r w:rsidR="00133C66" w:rsidRPr="00D93DB4">
        <w:rPr>
          <w:lang w:eastAsia="zh-CN"/>
        </w:rPr>
        <w:t xml:space="preserve"> </w:t>
      </w:r>
      <w:r w:rsidR="00133C66" w:rsidRPr="00D93DB4">
        <w:rPr>
          <w:rFonts w:hint="eastAsia"/>
          <w:lang w:eastAsia="zh-CN"/>
        </w:rPr>
        <w:t xml:space="preserve">The </w:t>
      </w:r>
      <w:r w:rsidR="001D1C74" w:rsidRPr="00D93DB4">
        <w:rPr>
          <w:rFonts w:hint="eastAsia"/>
          <w:lang w:eastAsia="zh-CN"/>
        </w:rPr>
        <w:t xml:space="preserve">frame class </w:t>
      </w:r>
      <w:r w:rsidR="00133C66" w:rsidRPr="00D93DB4">
        <w:rPr>
          <w:rFonts w:hint="eastAsia"/>
          <w:lang w:eastAsia="zh-CN"/>
        </w:rPr>
        <w:t xml:space="preserve">of the last good received frame is not </w:t>
      </w:r>
      <w:r w:rsidR="00133C66" w:rsidRPr="00D93DB4">
        <w:rPr>
          <w:lang w:eastAsia="zh-CN"/>
        </w:rPr>
        <w:t>UNVOICED_CLAS</w:t>
      </w:r>
      <w:r w:rsidRPr="00D93DB4">
        <w:rPr>
          <w:lang w:eastAsia="zh-CN"/>
        </w:rPr>
        <w:t>.</w:t>
      </w:r>
    </w:p>
    <w:p w14:paraId="2044C027" w14:textId="77777777" w:rsidR="00133C66" w:rsidRPr="00D93DB4" w:rsidRDefault="00133C66" w:rsidP="00133C66">
      <w:pPr>
        <w:rPr>
          <w:lang w:eastAsia="zh-CN"/>
        </w:rPr>
      </w:pPr>
      <w:r w:rsidRPr="00D93DB4">
        <w:rPr>
          <w:lang w:eastAsia="zh-CN"/>
        </w:rPr>
        <w:t>I</w:t>
      </w:r>
      <w:r w:rsidRPr="00D93DB4">
        <w:rPr>
          <w:rFonts w:hint="eastAsia"/>
          <w:lang w:eastAsia="zh-CN"/>
        </w:rPr>
        <w:t>f condition1, 2 and 3 are met:</w:t>
      </w:r>
    </w:p>
    <w:p w14:paraId="088C5E01" w14:textId="016E5832" w:rsidR="00133C66" w:rsidRPr="00D93DB4" w:rsidRDefault="00133C66" w:rsidP="00133C66">
      <w:pPr>
        <w:rPr>
          <w:lang w:eastAsia="zh-CN"/>
        </w:rPr>
      </w:pPr>
      <w:r w:rsidRPr="00D93DB4">
        <w:rPr>
          <w:lang w:eastAsia="zh-CN"/>
        </w:rPr>
        <w:t>T</w:t>
      </w:r>
      <w:r w:rsidRPr="00D93DB4">
        <w:rPr>
          <w:rFonts w:hint="eastAsia"/>
          <w:lang w:eastAsia="zh-CN"/>
        </w:rPr>
        <w:t>he g</w:t>
      </w:r>
      <w:r w:rsidRPr="00D93DB4">
        <w:rPr>
          <w:lang w:eastAsia="zh-CN"/>
        </w:rPr>
        <w:t>ain attenuation factor</w:t>
      </w:r>
      <w:r w:rsidRPr="00D93DB4">
        <w:rPr>
          <w:rFonts w:hint="eastAsia"/>
          <w:lang w:eastAsia="zh-CN"/>
        </w:rPr>
        <w:t xml:space="preserve"> </w:t>
      </w:r>
      <w:r w:rsidR="004C5B74">
        <w:rPr>
          <w:noProof/>
          <w:position w:val="-10"/>
          <w:lang w:eastAsia="zh-CN"/>
        </w:rPr>
        <w:drawing>
          <wp:inline distT="0" distB="0" distL="0" distR="0" wp14:anchorId="143ECCDF" wp14:editId="596E8EEF">
            <wp:extent cx="471805" cy="190500"/>
            <wp:effectExtent l="0" t="0" r="0" b="0"/>
            <wp:docPr id="361"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rPr>
          <w:rFonts w:hint="eastAsia"/>
          <w:lang w:eastAsia="zh-CN"/>
        </w:rPr>
        <w:t xml:space="preserve"> to the </w:t>
      </w:r>
      <w:r w:rsidRPr="00D93DB4">
        <w:rPr>
          <w:lang w:eastAsia="zh-CN"/>
        </w:rPr>
        <w:t>shaped excitation</w:t>
      </w:r>
      <w:r w:rsidRPr="00D93DB4">
        <w:rPr>
          <w:rFonts w:hint="eastAsia"/>
          <w:lang w:eastAsia="zh-CN"/>
        </w:rPr>
        <w:t xml:space="preserve"> </w:t>
      </w:r>
      <w:r w:rsidR="004C5B74">
        <w:rPr>
          <w:noProof/>
          <w:position w:val="-10"/>
          <w:lang w:eastAsia="zh-CN"/>
        </w:rPr>
        <w:drawing>
          <wp:inline distT="0" distB="0" distL="0" distR="0" wp14:anchorId="48464DE5" wp14:editId="47663848">
            <wp:extent cx="328930" cy="176530"/>
            <wp:effectExtent l="0" t="0" r="0" b="0"/>
            <wp:docPr id="362"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Pr="00D93DB4">
        <w:rPr>
          <w:rFonts w:hint="eastAsia"/>
          <w:lang w:eastAsia="zh-CN"/>
        </w:rPr>
        <w:t>is as follows:</w:t>
      </w:r>
    </w:p>
    <w:p w14:paraId="0BFF0AEF" w14:textId="23A2AAEC" w:rsidR="00133C66" w:rsidRPr="00D93DB4" w:rsidRDefault="00133C66" w:rsidP="00133C66">
      <w:pPr>
        <w:pStyle w:val="EQ"/>
        <w:spacing w:line="360" w:lineRule="auto"/>
        <w:rPr>
          <w:lang w:eastAsia="zh-CN"/>
        </w:rPr>
      </w:pPr>
      <w:r w:rsidRPr="00D93DB4">
        <w:tab/>
      </w:r>
      <w:r w:rsidR="004C5B74">
        <w:rPr>
          <w:noProof/>
          <w:position w:val="-50"/>
        </w:rPr>
        <w:drawing>
          <wp:inline distT="0" distB="0" distL="0" distR="0" wp14:anchorId="4C271D96" wp14:editId="564B5903">
            <wp:extent cx="1471930" cy="890905"/>
            <wp:effectExtent l="0" t="0" r="0" b="0"/>
            <wp:docPr id="363"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471930" cy="890905"/>
                    </a:xfrm>
                    <a:prstGeom prst="rect">
                      <a:avLst/>
                    </a:prstGeom>
                    <a:noFill/>
                    <a:ln>
                      <a:noFill/>
                    </a:ln>
                  </pic:spPr>
                </pic:pic>
              </a:graphicData>
            </a:graphic>
          </wp:inline>
        </w:drawing>
      </w:r>
      <w:r w:rsidRPr="00D93DB4">
        <w:tab/>
        <w:t>(</w:t>
      </w:r>
      <w:r w:rsidR="005B1BA1" w:rsidRPr="00D93DB4">
        <w:t>66</w:t>
      </w:r>
      <w:r w:rsidRPr="00D93DB4">
        <w:t>)</w:t>
      </w:r>
    </w:p>
    <w:p w14:paraId="525319A3" w14:textId="77777777" w:rsidR="00133C66" w:rsidRPr="00D93DB4" w:rsidRDefault="00133C66" w:rsidP="00133C66">
      <w:pPr>
        <w:rPr>
          <w:lang w:eastAsia="zh-CN"/>
        </w:rPr>
      </w:pPr>
      <w:r w:rsidRPr="00D93DB4">
        <w:rPr>
          <w:lang w:eastAsia="zh-CN"/>
        </w:rPr>
        <w:t>O</w:t>
      </w:r>
      <w:r w:rsidRPr="00D93DB4">
        <w:rPr>
          <w:rFonts w:hint="eastAsia"/>
          <w:lang w:eastAsia="zh-CN"/>
        </w:rPr>
        <w:t xml:space="preserve">therwise </w:t>
      </w:r>
    </w:p>
    <w:p w14:paraId="590B5F80" w14:textId="3296C32E"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4:</w:t>
      </w:r>
      <w:r w:rsidR="00133C66" w:rsidRPr="00D93DB4">
        <w:rPr>
          <w:lang w:eastAsia="zh-CN"/>
        </w:rPr>
        <w:t xml:space="preserve"> </w:t>
      </w:r>
      <w:r w:rsidR="00133C66" w:rsidRPr="00D93DB4">
        <w:rPr>
          <w:rFonts w:hint="eastAsia"/>
          <w:lang w:eastAsia="zh-CN"/>
        </w:rPr>
        <w:t xml:space="preserve">the energy of the </w:t>
      </w:r>
      <w:r w:rsidR="00133C66" w:rsidRPr="00D93DB4">
        <w:rPr>
          <w:lang w:eastAsia="zh-CN"/>
        </w:rPr>
        <w:t>shaped excitation</w:t>
      </w:r>
      <w:r w:rsidR="00133C66" w:rsidRPr="00D93DB4">
        <w:rPr>
          <w:rFonts w:hint="eastAsia"/>
          <w:lang w:eastAsia="zh-CN"/>
        </w:rPr>
        <w:t xml:space="preserve"> </w:t>
      </w:r>
      <w:r w:rsidR="004C5B74">
        <w:rPr>
          <w:noProof/>
          <w:position w:val="-10"/>
          <w:lang w:eastAsia="zh-CN"/>
        </w:rPr>
        <w:drawing>
          <wp:inline distT="0" distB="0" distL="0" distR="0" wp14:anchorId="13A6E3B4" wp14:editId="08D6C6D6">
            <wp:extent cx="328930" cy="176530"/>
            <wp:effectExtent l="0" t="0" r="0" b="0"/>
            <wp:docPr id="364"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00133C66" w:rsidRPr="00D93DB4">
        <w:rPr>
          <w:rFonts w:hint="eastAsia"/>
          <w:lang w:eastAsia="zh-CN"/>
        </w:rPr>
        <w:t>of current frame</w:t>
      </w:r>
      <w:r w:rsidR="004C5B74">
        <w:rPr>
          <w:noProof/>
          <w:position w:val="-10"/>
          <w:lang w:eastAsia="zh-CN"/>
        </w:rPr>
        <w:drawing>
          <wp:inline distT="0" distB="0" distL="0" distR="0" wp14:anchorId="047A2C90" wp14:editId="78D101C1">
            <wp:extent cx="290830" cy="190500"/>
            <wp:effectExtent l="0" t="0" r="0" b="0"/>
            <wp:docPr id="365"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00133C66" w:rsidRPr="00D93DB4">
        <w:rPr>
          <w:rFonts w:hint="eastAsia"/>
          <w:lang w:eastAsia="zh-CN"/>
        </w:rPr>
        <w:t xml:space="preserve">is more than 0.5 times the energy of the </w:t>
      </w:r>
      <w:r w:rsidR="00133C66" w:rsidRPr="00D93DB4">
        <w:rPr>
          <w:lang w:eastAsia="zh-CN"/>
        </w:rPr>
        <w:t>shaped excitation</w:t>
      </w:r>
      <w:r w:rsidR="00133C66" w:rsidRPr="00D93DB4">
        <w:rPr>
          <w:rFonts w:hint="eastAsia"/>
          <w:lang w:eastAsia="zh-CN"/>
        </w:rPr>
        <w:t xml:space="preserve"> </w:t>
      </w:r>
      <w:r w:rsidR="004C5B74">
        <w:rPr>
          <w:noProof/>
          <w:position w:val="-10"/>
          <w:lang w:eastAsia="zh-CN"/>
        </w:rPr>
        <w:drawing>
          <wp:inline distT="0" distB="0" distL="0" distR="0" wp14:anchorId="5E0C3E51" wp14:editId="023B5830">
            <wp:extent cx="328930" cy="176530"/>
            <wp:effectExtent l="0" t="0" r="0" b="0"/>
            <wp:docPr id="366"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00133C66" w:rsidRPr="00D93DB4">
        <w:rPr>
          <w:rFonts w:hint="eastAsia"/>
          <w:lang w:eastAsia="zh-CN"/>
        </w:rPr>
        <w:t>of the previous frame</w:t>
      </w:r>
      <w:r w:rsidR="004C5B74">
        <w:rPr>
          <w:noProof/>
          <w:position w:val="-14"/>
          <w:lang w:eastAsia="zh-CN"/>
        </w:rPr>
        <w:drawing>
          <wp:inline distT="0" distB="0" distL="0" distR="0" wp14:anchorId="16BF9780" wp14:editId="18125253">
            <wp:extent cx="824230" cy="214630"/>
            <wp:effectExtent l="0" t="0" r="0" b="0"/>
            <wp:docPr id="367"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824230" cy="214630"/>
                    </a:xfrm>
                    <a:prstGeom prst="rect">
                      <a:avLst/>
                    </a:prstGeom>
                    <a:noFill/>
                    <a:ln>
                      <a:noFill/>
                    </a:ln>
                  </pic:spPr>
                </pic:pic>
              </a:graphicData>
            </a:graphic>
          </wp:inline>
        </w:drawing>
      </w:r>
      <w:r w:rsidR="00133C66" w:rsidRPr="00D93DB4">
        <w:rPr>
          <w:rFonts w:hint="eastAsia"/>
          <w:lang w:eastAsia="zh-CN"/>
        </w:rPr>
        <w:t>.</w:t>
      </w:r>
    </w:p>
    <w:p w14:paraId="245B90D0" w14:textId="763DB4C5"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5:</w:t>
      </w:r>
      <w:bookmarkStart w:id="99" w:name="OLE_LINK24"/>
      <w:bookmarkStart w:id="100" w:name="OLE_LINK25"/>
      <w:r w:rsidR="00133C66" w:rsidRPr="00D93DB4">
        <w:t xml:space="preserve"> </w:t>
      </w:r>
      <w:r w:rsidR="00133C66" w:rsidRPr="00D93DB4">
        <w:rPr>
          <w:rFonts w:hint="eastAsia"/>
          <w:lang w:eastAsia="zh-CN"/>
        </w:rPr>
        <w:t xml:space="preserve">the energy </w:t>
      </w:r>
      <w:bookmarkEnd w:id="99"/>
      <w:bookmarkEnd w:id="100"/>
      <w:r w:rsidR="00133C66" w:rsidRPr="00D93DB4">
        <w:rPr>
          <w:rFonts w:hint="eastAsia"/>
          <w:lang w:eastAsia="zh-CN"/>
        </w:rPr>
        <w:t>of low parts</w:t>
      </w:r>
      <w:r w:rsidR="00133C66" w:rsidRPr="00D93DB4">
        <w:t xml:space="preserve"> </w:t>
      </w:r>
      <w:r w:rsidR="00133C66" w:rsidRPr="00D93DB4">
        <w:rPr>
          <w:rFonts w:hint="eastAsia"/>
          <w:lang w:eastAsia="zh-CN"/>
        </w:rPr>
        <w:t>from the low band of the current frame</w:t>
      </w:r>
      <w:r w:rsidR="004C5B74">
        <w:rPr>
          <w:noProof/>
          <w:position w:val="-6"/>
        </w:rPr>
        <w:drawing>
          <wp:inline distT="0" distB="0" distL="0" distR="0" wp14:anchorId="4F23B675" wp14:editId="16D7F77A">
            <wp:extent cx="342900" cy="152400"/>
            <wp:effectExtent l="0" t="0" r="0" b="0"/>
            <wp:docPr id="368"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133C66" w:rsidRPr="00D93DB4">
        <w:rPr>
          <w:rFonts w:hint="eastAsia"/>
          <w:lang w:eastAsia="zh-CN"/>
        </w:rPr>
        <w:t>is more than</w:t>
      </w:r>
      <w:r w:rsidR="004C5B74">
        <w:rPr>
          <w:noProof/>
          <w:position w:val="-14"/>
        </w:rPr>
        <w:drawing>
          <wp:inline distT="0" distB="0" distL="0" distR="0" wp14:anchorId="281B7FBF" wp14:editId="04781EA3">
            <wp:extent cx="776605" cy="214630"/>
            <wp:effectExtent l="0" t="0" r="0" b="0"/>
            <wp:docPr id="369"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776605" cy="214630"/>
                    </a:xfrm>
                    <a:prstGeom prst="rect">
                      <a:avLst/>
                    </a:prstGeom>
                    <a:noFill/>
                    <a:ln>
                      <a:noFill/>
                    </a:ln>
                  </pic:spPr>
                </pic:pic>
              </a:graphicData>
            </a:graphic>
          </wp:inline>
        </w:drawing>
      </w:r>
      <w:r w:rsidR="00133C66" w:rsidRPr="00D93DB4">
        <w:rPr>
          <w:rFonts w:hint="eastAsia"/>
          <w:lang w:eastAsia="zh-CN"/>
        </w:rPr>
        <w:t>,</w:t>
      </w:r>
      <w:r w:rsidR="00CD0ECB" w:rsidRPr="00D93DB4">
        <w:rPr>
          <w:rFonts w:hint="eastAsia"/>
          <w:lang w:eastAsia="zh-CN"/>
        </w:rPr>
        <w:t xml:space="preserve"> </w:t>
      </w:r>
      <w:r w:rsidR="00133C66" w:rsidRPr="00D93DB4">
        <w:rPr>
          <w:rFonts w:hint="eastAsia"/>
          <w:lang w:eastAsia="zh-CN"/>
        </w:rPr>
        <w:t>or</w:t>
      </w:r>
      <w:r w:rsidR="00064C44" w:rsidRPr="00D93DB4">
        <w:rPr>
          <w:rFonts w:hint="eastAsia"/>
          <w:lang w:eastAsia="zh-CN"/>
        </w:rPr>
        <w:t xml:space="preserve"> </w:t>
      </w:r>
      <w:r w:rsidR="00133C66" w:rsidRPr="00D93DB4">
        <w:rPr>
          <w:rFonts w:hint="eastAsia"/>
          <w:lang w:eastAsia="zh-CN"/>
        </w:rPr>
        <w:t>the energy of high</w:t>
      </w:r>
      <w:r w:rsidR="00064C44" w:rsidRPr="00D93DB4">
        <w:rPr>
          <w:rFonts w:hint="eastAsia"/>
          <w:lang w:eastAsia="zh-CN"/>
        </w:rPr>
        <w:t xml:space="preserve"> </w:t>
      </w:r>
      <w:r w:rsidR="00133C66" w:rsidRPr="00D93DB4">
        <w:rPr>
          <w:rFonts w:hint="eastAsia"/>
          <w:lang w:eastAsia="zh-CN"/>
        </w:rPr>
        <w:t>parts</w:t>
      </w:r>
      <w:r w:rsidR="00133C66" w:rsidRPr="00D93DB4">
        <w:t xml:space="preserve"> </w:t>
      </w:r>
      <w:r w:rsidR="00CD0ECB" w:rsidRPr="00D93DB4">
        <w:rPr>
          <w:rFonts w:hint="eastAsia"/>
          <w:lang w:eastAsia="zh-CN"/>
        </w:rPr>
        <w:t xml:space="preserve">from the low </w:t>
      </w:r>
      <w:r w:rsidR="00133C66" w:rsidRPr="00D93DB4">
        <w:rPr>
          <w:rFonts w:hint="eastAsia"/>
          <w:lang w:eastAsia="zh-CN"/>
        </w:rPr>
        <w:t>band of the current frame</w:t>
      </w:r>
      <w:r w:rsidR="004C5B74">
        <w:rPr>
          <w:noProof/>
          <w:position w:val="-6"/>
        </w:rPr>
        <w:drawing>
          <wp:inline distT="0" distB="0" distL="0" distR="0" wp14:anchorId="420082AD" wp14:editId="00AADCE6">
            <wp:extent cx="395605" cy="152400"/>
            <wp:effectExtent l="0" t="0" r="0" b="0"/>
            <wp:docPr id="370"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5605" cy="152400"/>
                    </a:xfrm>
                    <a:prstGeom prst="rect">
                      <a:avLst/>
                    </a:prstGeom>
                    <a:noFill/>
                    <a:ln>
                      <a:noFill/>
                    </a:ln>
                  </pic:spPr>
                </pic:pic>
              </a:graphicData>
            </a:graphic>
          </wp:inline>
        </w:drawing>
      </w:r>
      <w:r w:rsidR="00133C66" w:rsidRPr="00D93DB4">
        <w:rPr>
          <w:rFonts w:hint="eastAsia"/>
          <w:lang w:eastAsia="zh-CN"/>
        </w:rPr>
        <w:t xml:space="preserve">is more than </w:t>
      </w:r>
      <w:r w:rsidR="004C5B74">
        <w:rPr>
          <w:noProof/>
          <w:position w:val="-14"/>
        </w:rPr>
        <w:drawing>
          <wp:inline distT="0" distB="0" distL="0" distR="0" wp14:anchorId="28A1FAD8" wp14:editId="556BA463">
            <wp:extent cx="824230" cy="214630"/>
            <wp:effectExtent l="0" t="0" r="0" b="0"/>
            <wp:docPr id="371"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824230" cy="214630"/>
                    </a:xfrm>
                    <a:prstGeom prst="rect">
                      <a:avLst/>
                    </a:prstGeom>
                    <a:noFill/>
                    <a:ln>
                      <a:noFill/>
                    </a:ln>
                  </pic:spPr>
                </pic:pic>
              </a:graphicData>
            </a:graphic>
          </wp:inline>
        </w:drawing>
      </w:r>
      <w:r w:rsidR="00133C66" w:rsidRPr="00D93DB4">
        <w:rPr>
          <w:rFonts w:hint="eastAsia"/>
          <w:lang w:eastAsia="zh-CN"/>
        </w:rPr>
        <w:t>.</w:t>
      </w:r>
      <w:r w:rsidR="00CD0ECB" w:rsidRPr="00D93DB4">
        <w:rPr>
          <w:rFonts w:hint="eastAsia"/>
          <w:lang w:eastAsia="zh-CN"/>
        </w:rPr>
        <w:t xml:space="preserve"> The</w:t>
      </w:r>
      <w:r w:rsidR="004C5B74">
        <w:rPr>
          <w:noProof/>
          <w:position w:val="-14"/>
        </w:rPr>
        <w:drawing>
          <wp:inline distT="0" distB="0" distL="0" distR="0" wp14:anchorId="6920FBB2" wp14:editId="0BC17CE4">
            <wp:extent cx="533400" cy="214630"/>
            <wp:effectExtent l="0" t="0" r="0" b="0"/>
            <wp:docPr id="372"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rsidR="00CD0ECB" w:rsidRPr="00D93DB4">
        <w:rPr>
          <w:rFonts w:hint="eastAsia"/>
          <w:lang w:eastAsia="zh-CN"/>
        </w:rPr>
        <w:t xml:space="preserve">is the energy of </w:t>
      </w:r>
      <w:r w:rsidR="00CD0ECB" w:rsidRPr="00D93DB4">
        <w:rPr>
          <w:rFonts w:hint="eastAsia"/>
        </w:rPr>
        <w:t>low parts</w:t>
      </w:r>
      <w:r w:rsidR="00CD0ECB" w:rsidRPr="00D93DB4">
        <w:t xml:space="preserve"> </w:t>
      </w:r>
      <w:r w:rsidR="00CD0ECB" w:rsidRPr="00D93DB4">
        <w:rPr>
          <w:rFonts w:hint="eastAsia"/>
        </w:rPr>
        <w:t>from the low band of the current frame</w:t>
      </w:r>
      <w:r w:rsidR="00CD0ECB" w:rsidRPr="00D93DB4">
        <w:rPr>
          <w:rFonts w:hint="eastAsia"/>
          <w:lang w:eastAsia="zh-CN"/>
        </w:rPr>
        <w:t xml:space="preserve"> and the </w:t>
      </w:r>
      <w:r w:rsidR="004C5B74">
        <w:rPr>
          <w:noProof/>
          <w:position w:val="-14"/>
        </w:rPr>
        <w:drawing>
          <wp:inline distT="0" distB="0" distL="0" distR="0" wp14:anchorId="3164C397" wp14:editId="29750DB5">
            <wp:extent cx="586105" cy="214630"/>
            <wp:effectExtent l="0" t="0" r="0" b="0"/>
            <wp:docPr id="373"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00CD0ECB" w:rsidRPr="00D93DB4">
        <w:rPr>
          <w:rFonts w:hint="eastAsia"/>
          <w:lang w:eastAsia="zh-CN"/>
        </w:rPr>
        <w:t xml:space="preserve"> is </w:t>
      </w:r>
      <w:r w:rsidR="00CD0ECB" w:rsidRPr="00D93DB4">
        <w:t>the</w:t>
      </w:r>
      <w:r w:rsidR="00CD0ECB" w:rsidRPr="00D93DB4">
        <w:rPr>
          <w:rFonts w:hint="eastAsia"/>
        </w:rPr>
        <w:t xml:space="preserve"> energy of </w:t>
      </w:r>
      <w:r w:rsidR="00CD0ECB" w:rsidRPr="00D93DB4">
        <w:t xml:space="preserve">high parts </w:t>
      </w:r>
      <w:r w:rsidR="00CD0ECB" w:rsidRPr="00D93DB4">
        <w:rPr>
          <w:rFonts w:hint="eastAsia"/>
        </w:rPr>
        <w:t xml:space="preserve">from the </w:t>
      </w:r>
      <w:r w:rsidR="00CD0ECB" w:rsidRPr="00D93DB4">
        <w:rPr>
          <w:rFonts w:hint="eastAsia"/>
          <w:lang w:eastAsia="zh-CN"/>
        </w:rPr>
        <w:t xml:space="preserve">low </w:t>
      </w:r>
      <w:r w:rsidR="00CD0ECB" w:rsidRPr="00D93DB4">
        <w:rPr>
          <w:rFonts w:hint="eastAsia"/>
        </w:rPr>
        <w:t xml:space="preserve">band of the </w:t>
      </w:r>
      <w:r w:rsidR="00CD0ECB" w:rsidRPr="00D93DB4">
        <w:rPr>
          <w:rFonts w:hint="eastAsia"/>
          <w:lang w:eastAsia="zh-CN"/>
        </w:rPr>
        <w:t>previous</w:t>
      </w:r>
      <w:r w:rsidR="00CD0ECB" w:rsidRPr="00D93DB4">
        <w:rPr>
          <w:rFonts w:hint="eastAsia"/>
        </w:rPr>
        <w:t xml:space="preserve"> frame</w:t>
      </w:r>
      <w:r w:rsidR="00CD0ECB" w:rsidRPr="00D93DB4">
        <w:rPr>
          <w:rFonts w:hint="eastAsia"/>
          <w:lang w:eastAsia="zh-CN"/>
        </w:rPr>
        <w:t>.</w:t>
      </w:r>
    </w:p>
    <w:p w14:paraId="67CF30D6" w14:textId="77777777" w:rsidR="00133C66" w:rsidRPr="00D93DB4" w:rsidRDefault="00375C69" w:rsidP="001D169A">
      <w:pPr>
        <w:pStyle w:val="B1"/>
        <w:rPr>
          <w:lang w:eastAsia="zh-CN"/>
        </w:rPr>
      </w:pPr>
      <w:r w:rsidRPr="00D93DB4">
        <w:rPr>
          <w:lang w:eastAsia="zh-CN"/>
        </w:rPr>
        <w:t>-</w:t>
      </w:r>
      <w:r w:rsidRPr="00D93DB4">
        <w:rPr>
          <w:lang w:eastAsia="zh-CN"/>
        </w:rPr>
        <w:tab/>
      </w:r>
      <w:r w:rsidR="00133C66" w:rsidRPr="00D93DB4">
        <w:rPr>
          <w:lang w:eastAsia="zh-CN"/>
        </w:rPr>
        <w:t>Condition</w:t>
      </w:r>
      <w:r w:rsidR="00133C66" w:rsidRPr="00D93DB4">
        <w:rPr>
          <w:rFonts w:hint="eastAsia"/>
          <w:lang w:eastAsia="zh-CN"/>
        </w:rPr>
        <w:t xml:space="preserve"> 6:</w:t>
      </w:r>
      <w:r w:rsidR="00133C66" w:rsidRPr="00D93DB4">
        <w:t xml:space="preserve"> </w:t>
      </w:r>
      <w:r w:rsidR="00133C66" w:rsidRPr="00D93DB4">
        <w:rPr>
          <w:rFonts w:hint="eastAsia"/>
          <w:lang w:eastAsia="zh-CN"/>
        </w:rPr>
        <w:t xml:space="preserve">The coder type of the previous frame is not </w:t>
      </w:r>
      <w:r w:rsidR="00133C66" w:rsidRPr="00D93DB4">
        <w:rPr>
          <w:lang w:eastAsia="zh-CN"/>
        </w:rPr>
        <w:t>UNVOICED</w:t>
      </w:r>
      <w:r w:rsidR="00133C66" w:rsidRPr="00D93DB4">
        <w:rPr>
          <w:rFonts w:hint="eastAsia"/>
          <w:lang w:eastAsia="zh-CN"/>
        </w:rPr>
        <w:t xml:space="preserve">, or </w:t>
      </w:r>
      <w:r w:rsidR="00133C66" w:rsidRPr="00D93DB4">
        <w:rPr>
          <w:lang w:eastAsia="zh-CN"/>
        </w:rPr>
        <w:t>the</w:t>
      </w:r>
      <w:r w:rsidR="00133C66" w:rsidRPr="00D93DB4">
        <w:rPr>
          <w:rFonts w:hint="eastAsia"/>
          <w:lang w:eastAsia="zh-CN"/>
        </w:rPr>
        <w:t xml:space="preserve"> type of the last good received is not </w:t>
      </w:r>
      <w:r w:rsidR="00133C66" w:rsidRPr="00D93DB4">
        <w:rPr>
          <w:lang w:eastAsia="zh-CN"/>
        </w:rPr>
        <w:t>UNVOICED_CLAS</w:t>
      </w:r>
      <w:r w:rsidR="00133C66" w:rsidRPr="00D93DB4">
        <w:rPr>
          <w:rFonts w:hint="eastAsia"/>
          <w:lang w:eastAsia="zh-CN"/>
        </w:rPr>
        <w:t xml:space="preserve"> or the tilt of the previous frame is more than 5.0.</w:t>
      </w:r>
    </w:p>
    <w:p w14:paraId="12916134" w14:textId="39B11387" w:rsidR="00133C66" w:rsidRPr="00D93DB4" w:rsidRDefault="00133C66" w:rsidP="00133C66">
      <w:pPr>
        <w:rPr>
          <w:lang w:eastAsia="zh-CN"/>
        </w:rPr>
      </w:pPr>
      <w:r w:rsidRPr="00D93DB4">
        <w:rPr>
          <w:lang w:eastAsia="zh-CN"/>
        </w:rPr>
        <w:t>I</w:t>
      </w:r>
      <w:r w:rsidRPr="00D93DB4">
        <w:rPr>
          <w:rFonts w:hint="eastAsia"/>
          <w:lang w:eastAsia="zh-CN"/>
        </w:rPr>
        <w:t>f condition 4, 5 and 6 are met, the g</w:t>
      </w:r>
      <w:r w:rsidRPr="00D93DB4">
        <w:rPr>
          <w:lang w:eastAsia="zh-CN"/>
        </w:rPr>
        <w:t>ain attenuation factor</w:t>
      </w:r>
      <w:r w:rsidRPr="00D93DB4">
        <w:rPr>
          <w:rFonts w:hint="eastAsia"/>
          <w:lang w:eastAsia="zh-CN"/>
        </w:rPr>
        <w:t xml:space="preserve"> </w:t>
      </w:r>
      <w:r w:rsidR="004C5B74">
        <w:rPr>
          <w:noProof/>
          <w:position w:val="-10"/>
          <w:lang w:eastAsia="zh-CN"/>
        </w:rPr>
        <w:drawing>
          <wp:inline distT="0" distB="0" distL="0" distR="0" wp14:anchorId="01B04F3A" wp14:editId="5DEBC9FF">
            <wp:extent cx="471805" cy="190500"/>
            <wp:effectExtent l="0" t="0" r="0" b="0"/>
            <wp:docPr id="374"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rPr>
          <w:rFonts w:hint="eastAsia"/>
          <w:lang w:eastAsia="zh-CN"/>
        </w:rPr>
        <w:t>is calculated as follows:</w:t>
      </w:r>
    </w:p>
    <w:p w14:paraId="6E4ACB19" w14:textId="59B62D42" w:rsidR="00133C66" w:rsidRPr="00D93DB4" w:rsidRDefault="00133C66" w:rsidP="00133C66">
      <w:pPr>
        <w:pStyle w:val="EQ"/>
        <w:spacing w:line="360" w:lineRule="auto"/>
        <w:rPr>
          <w:lang w:eastAsia="zh-CN"/>
        </w:rPr>
      </w:pPr>
      <w:r w:rsidRPr="00D93DB4">
        <w:tab/>
      </w:r>
      <w:r w:rsidR="004C5B74">
        <w:rPr>
          <w:noProof/>
          <w:position w:val="-50"/>
        </w:rPr>
        <w:drawing>
          <wp:inline distT="0" distB="0" distL="0" distR="0" wp14:anchorId="63DC0F9A" wp14:editId="6D11AA11">
            <wp:extent cx="1471930" cy="890905"/>
            <wp:effectExtent l="0" t="0" r="0" b="0"/>
            <wp:docPr id="375"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471930" cy="890905"/>
                    </a:xfrm>
                    <a:prstGeom prst="rect">
                      <a:avLst/>
                    </a:prstGeom>
                    <a:noFill/>
                    <a:ln>
                      <a:noFill/>
                    </a:ln>
                  </pic:spPr>
                </pic:pic>
              </a:graphicData>
            </a:graphic>
          </wp:inline>
        </w:drawing>
      </w:r>
      <w:r w:rsidRPr="00D93DB4">
        <w:tab/>
        <w:t>(</w:t>
      </w:r>
      <w:r w:rsidR="005B1BA1" w:rsidRPr="00D93DB4">
        <w:t>67</w:t>
      </w:r>
      <w:r w:rsidRPr="00D93DB4">
        <w:t>)</w:t>
      </w:r>
    </w:p>
    <w:p w14:paraId="465E7BA9" w14:textId="77777777" w:rsidR="00133C66" w:rsidRPr="00D93DB4" w:rsidRDefault="00133C66" w:rsidP="00133C66">
      <w:pPr>
        <w:rPr>
          <w:lang w:eastAsia="zh-CN"/>
        </w:rPr>
      </w:pPr>
      <w:r w:rsidRPr="00D93DB4">
        <w:rPr>
          <w:rFonts w:hint="eastAsia"/>
          <w:lang w:eastAsia="zh-CN"/>
        </w:rPr>
        <w:t xml:space="preserve">For </w:t>
      </w:r>
      <w:r w:rsidRPr="00D93DB4">
        <w:t>multiple frame loss</w:t>
      </w:r>
      <w:r w:rsidRPr="00D93DB4">
        <w:rPr>
          <w:rFonts w:hint="eastAsia"/>
          <w:lang w:eastAsia="zh-CN"/>
        </w:rPr>
        <w:t>es:</w:t>
      </w:r>
    </w:p>
    <w:p w14:paraId="31BAECB8" w14:textId="1E4261EE" w:rsidR="00133C66" w:rsidRPr="00D93DB4" w:rsidRDefault="00133C66" w:rsidP="00133C66">
      <w:pPr>
        <w:rPr>
          <w:lang w:eastAsia="zh-CN"/>
        </w:rPr>
      </w:pPr>
      <w:r w:rsidRPr="00D93DB4">
        <w:rPr>
          <w:rFonts w:hint="eastAsia"/>
          <w:lang w:eastAsia="zh-CN"/>
        </w:rPr>
        <w:t xml:space="preserve">If the energy of the </w:t>
      </w:r>
      <w:r w:rsidRPr="00D93DB4">
        <w:t>shaped excitation</w:t>
      </w:r>
      <w:r w:rsidRPr="00D93DB4">
        <w:rPr>
          <w:rFonts w:hint="eastAsia"/>
          <w:lang w:eastAsia="zh-CN"/>
        </w:rPr>
        <w:t xml:space="preserve"> </w:t>
      </w:r>
      <w:r w:rsidR="004C5B74">
        <w:rPr>
          <w:noProof/>
          <w:position w:val="-10"/>
        </w:rPr>
        <w:drawing>
          <wp:inline distT="0" distB="0" distL="0" distR="0" wp14:anchorId="0C4F753F" wp14:editId="1EE6FB46">
            <wp:extent cx="328930" cy="176530"/>
            <wp:effectExtent l="0" t="0" r="0" b="0"/>
            <wp:docPr id="376"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Pr="00D93DB4">
        <w:rPr>
          <w:rFonts w:hint="eastAsia"/>
          <w:lang w:eastAsia="zh-CN"/>
        </w:rPr>
        <w:t>of current frame</w:t>
      </w:r>
      <w:r w:rsidR="004C5B74">
        <w:rPr>
          <w:noProof/>
          <w:position w:val="-10"/>
        </w:rPr>
        <w:drawing>
          <wp:inline distT="0" distB="0" distL="0" distR="0" wp14:anchorId="5F51A463" wp14:editId="19C77B37">
            <wp:extent cx="290830" cy="190500"/>
            <wp:effectExtent l="0" t="0" r="0" b="0"/>
            <wp:docPr id="377"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rPr>
          <w:rFonts w:hint="eastAsia"/>
          <w:lang w:eastAsia="zh-CN"/>
        </w:rPr>
        <w:t xml:space="preserve">is more than the energy of the </w:t>
      </w:r>
      <w:r w:rsidRPr="00D93DB4">
        <w:t>shaped excitation</w:t>
      </w:r>
      <w:r w:rsidRPr="00D93DB4">
        <w:rPr>
          <w:rFonts w:hint="eastAsia"/>
          <w:lang w:eastAsia="zh-CN"/>
        </w:rPr>
        <w:t xml:space="preserve"> </w:t>
      </w:r>
      <w:r w:rsidR="004C5B74">
        <w:rPr>
          <w:noProof/>
          <w:position w:val="-10"/>
        </w:rPr>
        <w:drawing>
          <wp:inline distT="0" distB="0" distL="0" distR="0" wp14:anchorId="5A1C5423" wp14:editId="6B652C15">
            <wp:extent cx="328930" cy="176530"/>
            <wp:effectExtent l="0" t="0" r="0" b="0"/>
            <wp:docPr id="378"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Pr="00D93DB4">
        <w:rPr>
          <w:rFonts w:hint="eastAsia"/>
          <w:lang w:eastAsia="zh-CN"/>
        </w:rPr>
        <w:t>of the previous frame</w:t>
      </w:r>
      <w:r w:rsidR="004C5B74">
        <w:rPr>
          <w:noProof/>
          <w:position w:val="-14"/>
        </w:rPr>
        <w:drawing>
          <wp:inline distT="0" distB="0" distL="0" distR="0" wp14:anchorId="0BD4AB51" wp14:editId="21C34CC3">
            <wp:extent cx="571500" cy="214630"/>
            <wp:effectExtent l="0" t="0" r="0" b="0"/>
            <wp:docPr id="379"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71500" cy="214630"/>
                    </a:xfrm>
                    <a:prstGeom prst="rect">
                      <a:avLst/>
                    </a:prstGeom>
                    <a:noFill/>
                    <a:ln>
                      <a:noFill/>
                    </a:ln>
                  </pic:spPr>
                </pic:pic>
              </a:graphicData>
            </a:graphic>
          </wp:inline>
        </w:drawing>
      </w:r>
      <w:r w:rsidRPr="00D93DB4">
        <w:rPr>
          <w:rFonts w:hint="eastAsia"/>
          <w:lang w:eastAsia="zh-CN"/>
        </w:rPr>
        <w:t>,</w:t>
      </w:r>
      <w:r w:rsidRPr="00D93DB4">
        <w:rPr>
          <w:lang w:eastAsia="zh-CN"/>
        </w:rPr>
        <w:t xml:space="preserve"> </w:t>
      </w:r>
      <w:r w:rsidRPr="00D93DB4">
        <w:rPr>
          <w:rFonts w:hint="eastAsia"/>
          <w:lang w:eastAsia="zh-CN"/>
        </w:rPr>
        <w:t>the g</w:t>
      </w:r>
      <w:r w:rsidRPr="00D93DB4">
        <w:rPr>
          <w:lang w:eastAsia="zh-CN"/>
        </w:rPr>
        <w:t>ain attenuation factor</w:t>
      </w:r>
      <w:r w:rsidRPr="00D93DB4">
        <w:rPr>
          <w:rFonts w:hint="eastAsia"/>
          <w:lang w:eastAsia="zh-CN"/>
        </w:rPr>
        <w:t xml:space="preserve"> </w:t>
      </w:r>
      <w:r w:rsidR="004C5B74">
        <w:rPr>
          <w:noProof/>
          <w:position w:val="-10"/>
        </w:rPr>
        <w:drawing>
          <wp:inline distT="0" distB="0" distL="0" distR="0" wp14:anchorId="78BD0BC7" wp14:editId="410C819F">
            <wp:extent cx="471805" cy="190500"/>
            <wp:effectExtent l="0" t="0" r="0" b="0"/>
            <wp:docPr id="380"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rPr>
          <w:rFonts w:hint="eastAsia"/>
          <w:lang w:eastAsia="zh-CN"/>
        </w:rPr>
        <w:t>is as follows:</w:t>
      </w:r>
    </w:p>
    <w:p w14:paraId="6B181F04" w14:textId="77777777" w:rsidR="00762116" w:rsidRPr="00D93DB4" w:rsidRDefault="00762116" w:rsidP="00762116">
      <w:pPr>
        <w:pStyle w:val="EQ"/>
        <w:spacing w:line="360" w:lineRule="auto"/>
        <w:rPr>
          <w:lang w:eastAsia="zh-CN"/>
        </w:rPr>
      </w:pPr>
      <w:r w:rsidRPr="00D93DB4">
        <w:tab/>
      </w:r>
      <w:r w:rsidRPr="00D93DB4">
        <w:rPr>
          <w:position w:val="-50"/>
        </w:rPr>
        <w:object w:dxaOrig="2580" w:dyaOrig="1400" w14:anchorId="0779CAD5">
          <v:shape id="_x0000_i1405" type="#_x0000_t75" style="width:129pt;height:70.15pt" o:ole="">
            <v:imagedata r:id="rId341" o:title=""/>
          </v:shape>
          <o:OLEObject Type="Embed" ProgID="Equation.3" ShapeID="_x0000_i1405" DrawAspect="Content" ObjectID="_1783088162" r:id="rId342"/>
        </w:object>
      </w:r>
      <w:r w:rsidRPr="00D93DB4">
        <w:tab/>
        <w:t>(68)</w:t>
      </w:r>
    </w:p>
    <w:p w14:paraId="176AC3EF" w14:textId="75C311AA" w:rsidR="00133C66" w:rsidRPr="00D93DB4" w:rsidRDefault="00133C66" w:rsidP="00133C66">
      <w:pPr>
        <w:rPr>
          <w:lang w:eastAsia="zh-CN"/>
        </w:rPr>
      </w:pPr>
      <w:r w:rsidRPr="00D93DB4">
        <w:rPr>
          <w:lang w:eastAsia="zh-CN"/>
        </w:rPr>
        <w:t>O</w:t>
      </w:r>
      <w:r w:rsidRPr="00D93DB4">
        <w:rPr>
          <w:rFonts w:hint="eastAsia"/>
          <w:lang w:eastAsia="zh-CN"/>
        </w:rPr>
        <w:t>therwise if condition4, 5 and 6 are met, the g</w:t>
      </w:r>
      <w:r w:rsidRPr="00D93DB4">
        <w:rPr>
          <w:lang w:eastAsia="zh-CN"/>
        </w:rPr>
        <w:t>ain attenuation factor</w:t>
      </w:r>
      <w:r w:rsidRPr="00D93DB4">
        <w:rPr>
          <w:rFonts w:hint="eastAsia"/>
          <w:lang w:eastAsia="zh-CN"/>
        </w:rPr>
        <w:t xml:space="preserve"> </w:t>
      </w:r>
      <w:r w:rsidR="004C5B74">
        <w:rPr>
          <w:noProof/>
          <w:position w:val="-10"/>
          <w:lang w:eastAsia="zh-CN"/>
        </w:rPr>
        <w:drawing>
          <wp:inline distT="0" distB="0" distL="0" distR="0" wp14:anchorId="6666F277" wp14:editId="364E5296">
            <wp:extent cx="471805" cy="190500"/>
            <wp:effectExtent l="0" t="0" r="0" b="0"/>
            <wp:docPr id="382"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rPr>
          <w:rFonts w:hint="eastAsia"/>
          <w:lang w:eastAsia="zh-CN"/>
        </w:rPr>
        <w:t>is as follows:</w:t>
      </w:r>
    </w:p>
    <w:p w14:paraId="75EB5574" w14:textId="77777777" w:rsidR="00762116" w:rsidRPr="00D93DB4" w:rsidRDefault="00762116" w:rsidP="00762116">
      <w:pPr>
        <w:pStyle w:val="EQ"/>
        <w:spacing w:line="360" w:lineRule="auto"/>
        <w:rPr>
          <w:lang w:eastAsia="zh-CN"/>
        </w:rPr>
      </w:pPr>
      <w:r w:rsidRPr="00D93DB4">
        <w:tab/>
      </w:r>
      <w:r w:rsidRPr="00D93DB4">
        <w:rPr>
          <w:position w:val="-50"/>
        </w:rPr>
        <w:object w:dxaOrig="2880" w:dyaOrig="1460" w14:anchorId="1670BC10">
          <v:shape id="_x0000_i1407" type="#_x0000_t75" style="width:2in;height:73.15pt" o:ole="">
            <v:imagedata r:id="rId344" o:title=""/>
          </v:shape>
          <o:OLEObject Type="Embed" ProgID="Equation.3" ShapeID="_x0000_i1407" DrawAspect="Content" ObjectID="_1783088163" r:id="rId345"/>
        </w:object>
      </w:r>
      <w:r w:rsidRPr="00D93DB4">
        <w:tab/>
        <w:t>(69)</w:t>
      </w:r>
    </w:p>
    <w:p w14:paraId="603A34BB" w14:textId="06C6ABFD" w:rsidR="00182DF1" w:rsidRPr="00D93DB4" w:rsidRDefault="00182DF1" w:rsidP="00182DF1">
      <w:pPr>
        <w:rPr>
          <w:lang w:eastAsia="zh-CN"/>
        </w:rPr>
      </w:pPr>
      <w:r w:rsidRPr="00D93DB4">
        <w:rPr>
          <w:lang w:eastAsia="zh-CN"/>
        </w:rPr>
        <w:t>U</w:t>
      </w:r>
      <w:r w:rsidRPr="00D93DB4">
        <w:rPr>
          <w:rFonts w:hint="eastAsia"/>
          <w:lang w:eastAsia="zh-CN"/>
        </w:rPr>
        <w:t xml:space="preserve">se </w:t>
      </w:r>
      <w:r w:rsidRPr="00D93DB4">
        <w:rPr>
          <w:lang w:eastAsia="zh-CN"/>
        </w:rPr>
        <w:t>the</w:t>
      </w:r>
      <w:r w:rsidRPr="00D93DB4">
        <w:rPr>
          <w:rFonts w:hint="eastAsia"/>
          <w:lang w:eastAsia="zh-CN"/>
        </w:rPr>
        <w:t xml:space="preserve"> </w:t>
      </w:r>
      <w:r w:rsidR="004C5B74">
        <w:rPr>
          <w:noProof/>
          <w:position w:val="-10"/>
          <w:lang w:eastAsia="zh-CN"/>
        </w:rPr>
        <w:drawing>
          <wp:inline distT="0" distB="0" distL="0" distR="0" wp14:anchorId="7DEB7CD0" wp14:editId="11550C54">
            <wp:extent cx="471805" cy="190500"/>
            <wp:effectExtent l="0" t="0" r="0" b="0"/>
            <wp:docPr id="384"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rPr>
          <w:rFonts w:hint="eastAsia"/>
          <w:lang w:eastAsia="zh-CN"/>
        </w:rPr>
        <w:t xml:space="preserve"> and </w:t>
      </w:r>
      <w:r w:rsidR="004C5B74">
        <w:rPr>
          <w:noProof/>
          <w:position w:val="-14"/>
          <w:lang w:eastAsia="zh-CN"/>
        </w:rPr>
        <w:drawing>
          <wp:inline distT="0" distB="0" distL="0" distR="0" wp14:anchorId="4E2030F2" wp14:editId="1B8FD15D">
            <wp:extent cx="748030" cy="214630"/>
            <wp:effectExtent l="0" t="0" r="0" b="0"/>
            <wp:docPr id="385"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748030" cy="214630"/>
                    </a:xfrm>
                    <a:prstGeom prst="rect">
                      <a:avLst/>
                    </a:prstGeom>
                    <a:noFill/>
                    <a:ln>
                      <a:noFill/>
                    </a:ln>
                  </pic:spPr>
                </pic:pic>
              </a:graphicData>
            </a:graphic>
          </wp:inline>
        </w:drawing>
      </w:r>
      <w:r w:rsidRPr="00D93DB4">
        <w:rPr>
          <w:rFonts w:hint="eastAsia"/>
          <w:lang w:eastAsia="zh-CN"/>
        </w:rPr>
        <w:t xml:space="preserve">to the </w:t>
      </w:r>
      <w:r w:rsidRPr="00D93DB4">
        <w:rPr>
          <w:lang w:eastAsia="zh-CN"/>
        </w:rPr>
        <w:t>subframe gains</w:t>
      </w:r>
      <w:r w:rsidRPr="00D93DB4">
        <w:rPr>
          <w:rFonts w:hint="eastAsia"/>
          <w:lang w:eastAsia="zh-CN"/>
        </w:rPr>
        <w:t xml:space="preserve"> and the </w:t>
      </w:r>
      <w:r w:rsidRPr="00D93DB4">
        <w:rPr>
          <w:lang w:eastAsia="zh-CN"/>
        </w:rPr>
        <w:t>shaped excitation</w:t>
      </w:r>
      <w:r w:rsidRPr="00D93DB4">
        <w:rPr>
          <w:rFonts w:hint="eastAsia"/>
          <w:lang w:eastAsia="zh-CN"/>
        </w:rPr>
        <w:t xml:space="preserve"> </w:t>
      </w:r>
      <w:r w:rsidR="004C5B74">
        <w:rPr>
          <w:noProof/>
          <w:position w:val="-10"/>
          <w:lang w:eastAsia="zh-CN"/>
        </w:rPr>
        <w:drawing>
          <wp:inline distT="0" distB="0" distL="0" distR="0" wp14:anchorId="440297A5" wp14:editId="387D107E">
            <wp:extent cx="328930" cy="176530"/>
            <wp:effectExtent l="0" t="0" r="0" b="0"/>
            <wp:docPr id="386"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28930" cy="176530"/>
                    </a:xfrm>
                    <a:prstGeom prst="rect">
                      <a:avLst/>
                    </a:prstGeom>
                    <a:noFill/>
                    <a:ln>
                      <a:noFill/>
                    </a:ln>
                  </pic:spPr>
                </pic:pic>
              </a:graphicData>
            </a:graphic>
          </wp:inline>
        </w:drawing>
      </w:r>
      <w:r w:rsidRPr="00D93DB4">
        <w:rPr>
          <w:rFonts w:hint="eastAsia"/>
          <w:lang w:eastAsia="zh-CN"/>
        </w:rPr>
        <w:t>described as follows:</w:t>
      </w:r>
    </w:p>
    <w:p w14:paraId="3405D1DC" w14:textId="61DF6A5D" w:rsidR="00182DF1" w:rsidRPr="00D93DB4" w:rsidRDefault="00182DF1" w:rsidP="00182DF1">
      <w:pPr>
        <w:pStyle w:val="EQ"/>
        <w:spacing w:line="360" w:lineRule="auto"/>
        <w:rPr>
          <w:lang w:eastAsia="zh-CN"/>
        </w:rPr>
      </w:pPr>
      <w:r w:rsidRPr="00D93DB4">
        <w:tab/>
      </w:r>
      <w:r w:rsidR="004C5B74">
        <w:rPr>
          <w:noProof/>
          <w:position w:val="-58"/>
        </w:rPr>
        <w:drawing>
          <wp:inline distT="0" distB="0" distL="0" distR="0" wp14:anchorId="328065B7" wp14:editId="7D5FDE48">
            <wp:extent cx="3200400" cy="800100"/>
            <wp:effectExtent l="0" t="0" r="0" b="0"/>
            <wp:docPr id="387"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200400" cy="800100"/>
                    </a:xfrm>
                    <a:prstGeom prst="rect">
                      <a:avLst/>
                    </a:prstGeom>
                    <a:noFill/>
                    <a:ln>
                      <a:noFill/>
                    </a:ln>
                  </pic:spPr>
                </pic:pic>
              </a:graphicData>
            </a:graphic>
          </wp:inline>
        </w:drawing>
      </w:r>
      <w:r w:rsidRPr="00D93DB4">
        <w:tab/>
        <w:t>(70)</w:t>
      </w:r>
    </w:p>
    <w:p w14:paraId="5E50BC49" w14:textId="77777777" w:rsidR="00182DF1" w:rsidRPr="00D93DB4" w:rsidRDefault="00182DF1" w:rsidP="00182DF1">
      <w:pPr>
        <w:rPr>
          <w:lang w:eastAsia="zh-CN"/>
        </w:rPr>
      </w:pPr>
      <w:r w:rsidRPr="00D93DB4">
        <w:rPr>
          <w:rFonts w:hint="eastAsia"/>
          <w:lang w:eastAsia="zh-CN"/>
        </w:rPr>
        <w:t xml:space="preserve">Use the reconstructed information including </w:t>
      </w:r>
      <w:r w:rsidRPr="00D93DB4">
        <w:rPr>
          <w:lang w:eastAsia="zh-CN"/>
        </w:rPr>
        <w:t xml:space="preserve">subframe </w:t>
      </w:r>
      <w:r w:rsidRPr="00D93DB4">
        <w:rPr>
          <w:rFonts w:hint="eastAsia"/>
          <w:lang w:eastAsia="zh-CN"/>
        </w:rPr>
        <w:t>gain</w:t>
      </w:r>
      <w:r w:rsidRPr="00D93DB4">
        <w:rPr>
          <w:lang w:eastAsia="zh-CN"/>
        </w:rPr>
        <w:t>s</w:t>
      </w:r>
      <w:r w:rsidRPr="00D93DB4">
        <w:rPr>
          <w:rFonts w:hint="eastAsia"/>
          <w:lang w:eastAsia="zh-CN"/>
        </w:rPr>
        <w:t>, global frame gain and LSF</w:t>
      </w:r>
      <w:r w:rsidRPr="00D93DB4">
        <w:rPr>
          <w:lang w:eastAsia="zh-CN"/>
        </w:rPr>
        <w:t>s</w:t>
      </w:r>
      <w:r w:rsidRPr="00D93DB4">
        <w:rPr>
          <w:rFonts w:hint="eastAsia"/>
          <w:lang w:eastAsia="zh-CN"/>
        </w:rPr>
        <w:t xml:space="preserve"> to reconstruct the high band signal of the lost frame.</w:t>
      </w:r>
    </w:p>
    <w:p w14:paraId="5A5434C7" w14:textId="77777777" w:rsidR="00133C66" w:rsidRPr="00D93DB4" w:rsidRDefault="00133C66" w:rsidP="00133C66">
      <w:pPr>
        <w:pStyle w:val="Heading6"/>
      </w:pPr>
      <w:bookmarkStart w:id="101" w:name="_Toc123562422"/>
      <w:r w:rsidRPr="00D93DB4">
        <w:t>5.3.2.</w:t>
      </w:r>
      <w:r w:rsidRPr="00D93DB4">
        <w:rPr>
          <w:rFonts w:hint="eastAsia"/>
          <w:lang w:eastAsia="zh-CN"/>
        </w:rPr>
        <w:t>1.1.3</w:t>
      </w:r>
      <w:r w:rsidRPr="00D93DB4">
        <w:rPr>
          <w:rFonts w:hint="eastAsia"/>
          <w:lang w:eastAsia="zh-CN"/>
        </w:rPr>
        <w:tab/>
      </w:r>
      <w:r w:rsidRPr="00D93DB4">
        <w:t xml:space="preserve">Specifics for rates </w:t>
      </w:r>
      <w:r w:rsidRPr="00D93DB4">
        <w:rPr>
          <w:rFonts w:hint="eastAsia"/>
        </w:rPr>
        <w:t>13.2</w:t>
      </w:r>
      <w:r w:rsidR="00CF312E" w:rsidRPr="00D93DB4">
        <w:t xml:space="preserve"> and</w:t>
      </w:r>
      <w:r w:rsidRPr="00D93DB4">
        <w:rPr>
          <w:rFonts w:hint="eastAsia"/>
        </w:rPr>
        <w:t xml:space="preserve"> 32</w:t>
      </w:r>
      <w:r w:rsidR="00CF312E" w:rsidRPr="00D93DB4">
        <w:t> </w:t>
      </w:r>
      <w:r w:rsidRPr="00D93DB4">
        <w:rPr>
          <w:rFonts w:hint="eastAsia"/>
        </w:rPr>
        <w:t>kbps</w:t>
      </w:r>
      <w:bookmarkEnd w:id="101"/>
    </w:p>
    <w:p w14:paraId="6B79A496" w14:textId="77777777" w:rsidR="00DE19C2" w:rsidRPr="00D93DB4" w:rsidRDefault="00DE19C2" w:rsidP="00DE19C2">
      <w:pPr>
        <w:rPr>
          <w:lang w:eastAsia="zh-CN"/>
        </w:rPr>
      </w:pPr>
      <w:bookmarkStart w:id="102" w:name="OLE_LINK31"/>
      <w:bookmarkStart w:id="103" w:name="OLE_LINK23"/>
      <w:r w:rsidRPr="00D93DB4">
        <w:rPr>
          <w:rFonts w:hint="eastAsia"/>
          <w:lang w:eastAsia="zh-CN"/>
        </w:rPr>
        <w:t xml:space="preserve">Calculating the </w:t>
      </w:r>
      <w:r w:rsidRPr="00D93DB4">
        <w:rPr>
          <w:lang w:eastAsia="zh-CN"/>
        </w:rPr>
        <w:t xml:space="preserve">subframe </w:t>
      </w:r>
      <w:r w:rsidR="009B55B4" w:rsidRPr="00D93DB4">
        <w:rPr>
          <w:rFonts w:hint="eastAsia"/>
          <w:lang w:eastAsia="zh-CN"/>
        </w:rPr>
        <w:t xml:space="preserve">gain </w:t>
      </w:r>
      <w:r w:rsidRPr="00D93DB4">
        <w:rPr>
          <w:rFonts w:hint="eastAsia"/>
          <w:lang w:eastAsia="zh-CN"/>
        </w:rPr>
        <w:t xml:space="preserve">gradients </w:t>
      </w:r>
      <w:r w:rsidRPr="00D93DB4">
        <w:rPr>
          <w:lang w:eastAsia="zh-CN"/>
        </w:rPr>
        <w:t>of the</w:t>
      </w:r>
      <w:r w:rsidRPr="00D93DB4">
        <w:rPr>
          <w:rFonts w:hint="eastAsia"/>
          <w:lang w:eastAsia="zh-CN"/>
        </w:rPr>
        <w:t xml:space="preserve"> previous frame and the </w:t>
      </w:r>
      <w:r w:rsidRPr="00D93DB4">
        <w:rPr>
          <w:lang w:eastAsia="zh-CN"/>
        </w:rPr>
        <w:t xml:space="preserve">frame immediately prior to the </w:t>
      </w:r>
      <w:r w:rsidRPr="00D93DB4">
        <w:rPr>
          <w:rFonts w:hint="eastAsia"/>
          <w:lang w:eastAsia="zh-CN"/>
        </w:rPr>
        <w:t>previous frame are described as follows:</w:t>
      </w:r>
    </w:p>
    <w:p w14:paraId="34ABF6B8" w14:textId="52AD7D51" w:rsidR="00DE19C2" w:rsidRPr="00D93DB4" w:rsidRDefault="00DE19C2" w:rsidP="00DE19C2">
      <w:pPr>
        <w:pStyle w:val="EQ"/>
        <w:rPr>
          <w:lang w:eastAsia="zh-CN"/>
        </w:rPr>
      </w:pPr>
      <w:r w:rsidRPr="00D93DB4">
        <w:tab/>
      </w:r>
      <w:r w:rsidR="004C5B74">
        <w:rPr>
          <w:noProof/>
          <w:position w:val="-48"/>
        </w:rPr>
        <w:drawing>
          <wp:inline distT="0" distB="0" distL="0" distR="0" wp14:anchorId="02CAEFFB" wp14:editId="05741DF2">
            <wp:extent cx="3110230" cy="723900"/>
            <wp:effectExtent l="0" t="0" r="0" b="0"/>
            <wp:docPr id="388"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110230" cy="723900"/>
                    </a:xfrm>
                    <a:prstGeom prst="rect">
                      <a:avLst/>
                    </a:prstGeom>
                    <a:noFill/>
                    <a:ln>
                      <a:noFill/>
                    </a:ln>
                  </pic:spPr>
                </pic:pic>
              </a:graphicData>
            </a:graphic>
          </wp:inline>
        </w:drawing>
      </w:r>
      <w:r w:rsidR="00D93DB4">
        <w:rPr>
          <w:rFonts w:hint="eastAsia"/>
          <w:lang w:eastAsia="zh-CN"/>
        </w:rPr>
        <w:tab/>
      </w:r>
      <w:r w:rsidRPr="00D93DB4">
        <w:t>(71)</w:t>
      </w:r>
    </w:p>
    <w:bookmarkEnd w:id="102"/>
    <w:bookmarkEnd w:id="103"/>
    <w:p w14:paraId="4424BDCC" w14:textId="1FAC37B4" w:rsidR="00DE19C2" w:rsidRPr="00D93DB4" w:rsidRDefault="00DE19C2" w:rsidP="00DE19C2">
      <w:pPr>
        <w:rPr>
          <w:lang w:eastAsia="zh-CN"/>
        </w:rPr>
      </w:pPr>
      <w:r w:rsidRPr="00D93DB4">
        <w:rPr>
          <w:rFonts w:hint="eastAsia"/>
          <w:lang w:eastAsia="zh-CN"/>
        </w:rPr>
        <w:t xml:space="preserve">where </w:t>
      </w:r>
      <w:r w:rsidR="004C5B74">
        <w:rPr>
          <w:noProof/>
          <w:position w:val="-10"/>
        </w:rPr>
        <w:drawing>
          <wp:inline distT="0" distB="0" distL="0" distR="0" wp14:anchorId="3E652323" wp14:editId="447034F3">
            <wp:extent cx="929005" cy="228600"/>
            <wp:effectExtent l="0" t="0" r="0" b="0"/>
            <wp:docPr id="389"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929005" cy="228600"/>
                    </a:xfrm>
                    <a:prstGeom prst="rect">
                      <a:avLst/>
                    </a:prstGeom>
                    <a:noFill/>
                    <a:ln>
                      <a:noFill/>
                    </a:ln>
                  </pic:spPr>
                </pic:pic>
              </a:graphicData>
            </a:graphic>
          </wp:inline>
        </w:drawing>
      </w:r>
      <w:r w:rsidRPr="00D93DB4">
        <w:rPr>
          <w:rFonts w:hint="eastAsia"/>
          <w:lang w:eastAsia="zh-CN"/>
        </w:rPr>
        <w:t>are</w:t>
      </w:r>
      <w:r w:rsidRPr="00D93DB4">
        <w:rPr>
          <w:lang w:eastAsia="zh-CN"/>
        </w:rPr>
        <w:t xml:space="preserve"> the</w:t>
      </w:r>
      <w:r w:rsidRPr="00D93DB4">
        <w:rPr>
          <w:rFonts w:hint="eastAsia"/>
          <w:lang w:eastAsia="zh-CN"/>
        </w:rPr>
        <w:t xml:space="preserve"> </w:t>
      </w:r>
      <w:r w:rsidRPr="00D93DB4">
        <w:rPr>
          <w:lang w:eastAsia="zh-CN"/>
        </w:rPr>
        <w:t xml:space="preserve">subframe </w:t>
      </w:r>
      <w:r w:rsidRPr="00D93DB4">
        <w:rPr>
          <w:rFonts w:hint="eastAsia"/>
          <w:lang w:eastAsia="zh-CN"/>
        </w:rPr>
        <w:t>gain</w:t>
      </w:r>
      <w:r w:rsidRPr="00D93DB4">
        <w:rPr>
          <w:lang w:eastAsia="zh-CN"/>
        </w:rPr>
        <w:t>s</w:t>
      </w:r>
      <w:r w:rsidR="009B55B4" w:rsidRPr="00D93DB4">
        <w:rPr>
          <w:rFonts w:hint="eastAsia"/>
          <w:lang w:eastAsia="zh-CN"/>
        </w:rPr>
        <w:t xml:space="preserve"> </w:t>
      </w:r>
      <w:r w:rsidRPr="00D93DB4">
        <w:rPr>
          <w:rFonts w:hint="eastAsia"/>
          <w:lang w:eastAsia="zh-CN"/>
        </w:rPr>
        <w:t xml:space="preserve">of the previous </w:t>
      </w:r>
      <w:r w:rsidRPr="00D93DB4">
        <w:rPr>
          <w:lang w:eastAsia="zh-CN"/>
        </w:rPr>
        <w:t>frame</w:t>
      </w:r>
      <w:r w:rsidRPr="00D93DB4">
        <w:rPr>
          <w:rFonts w:hint="eastAsia"/>
          <w:lang w:eastAsia="zh-CN"/>
        </w:rPr>
        <w:t>,</w:t>
      </w:r>
      <w:r w:rsidRPr="00D93DB4">
        <w:t xml:space="preserve"> </w:t>
      </w:r>
      <w:r w:rsidR="004C5B74">
        <w:rPr>
          <w:noProof/>
          <w:position w:val="-10"/>
        </w:rPr>
        <w:drawing>
          <wp:inline distT="0" distB="0" distL="0" distR="0" wp14:anchorId="4901BCF9" wp14:editId="7FAA3ECE">
            <wp:extent cx="914400" cy="228600"/>
            <wp:effectExtent l="0" t="0" r="0" b="0"/>
            <wp:docPr id="390"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D93DB4">
        <w:rPr>
          <w:rFonts w:hint="eastAsia"/>
          <w:lang w:eastAsia="zh-CN"/>
        </w:rPr>
        <w:t>are</w:t>
      </w:r>
      <w:r w:rsidRPr="00D93DB4">
        <w:t xml:space="preserve"> the</w:t>
      </w:r>
      <w:r w:rsidRPr="00D93DB4">
        <w:rPr>
          <w:rFonts w:hint="eastAsia"/>
        </w:rPr>
        <w:t xml:space="preserve"> </w:t>
      </w:r>
      <w:r w:rsidRPr="00D93DB4">
        <w:t xml:space="preserve">subframe </w:t>
      </w:r>
      <w:r w:rsidRPr="00D93DB4">
        <w:rPr>
          <w:rFonts w:hint="eastAsia"/>
        </w:rPr>
        <w:t>gain</w:t>
      </w:r>
      <w:r w:rsidRPr="00D93DB4">
        <w:t>s</w:t>
      </w:r>
      <w:r w:rsidRPr="00D93DB4">
        <w:rPr>
          <w:rFonts w:hint="eastAsia"/>
        </w:rPr>
        <w:t xml:space="preserve"> of the </w:t>
      </w:r>
      <w:r w:rsidRPr="00D93DB4">
        <w:t>frame immediately prior to the previous frame.</w:t>
      </w:r>
      <w:r w:rsidRPr="00D93DB4">
        <w:rPr>
          <w:position w:val="-10"/>
        </w:rPr>
        <w:t xml:space="preserve"> </w:t>
      </w:r>
    </w:p>
    <w:p w14:paraId="5092037D" w14:textId="5AEE69F2" w:rsidR="00DE19C2" w:rsidRPr="00D93DB4" w:rsidRDefault="00DE19C2" w:rsidP="00DE19C2">
      <w:pPr>
        <w:pStyle w:val="EQ"/>
      </w:pPr>
      <w:r w:rsidRPr="00D93DB4">
        <w:tab/>
      </w:r>
      <w:r w:rsidR="004C5B74">
        <w:rPr>
          <w:noProof/>
          <w:position w:val="-78"/>
        </w:rPr>
        <w:drawing>
          <wp:inline distT="0" distB="0" distL="0" distR="0" wp14:anchorId="62BB8355" wp14:editId="5C80F972">
            <wp:extent cx="5715000" cy="1052830"/>
            <wp:effectExtent l="0" t="0" r="0" b="0"/>
            <wp:docPr id="391"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715000" cy="1052830"/>
                    </a:xfrm>
                    <a:prstGeom prst="rect">
                      <a:avLst/>
                    </a:prstGeom>
                    <a:noFill/>
                    <a:ln>
                      <a:noFill/>
                    </a:ln>
                  </pic:spPr>
                </pic:pic>
              </a:graphicData>
            </a:graphic>
          </wp:inline>
        </w:drawing>
      </w:r>
      <w:r w:rsidRPr="00D93DB4">
        <w:tab/>
        <w:t>(72)</w:t>
      </w:r>
    </w:p>
    <w:p w14:paraId="0C9CBE16" w14:textId="04D44E73" w:rsidR="00DE19C2" w:rsidRPr="00D93DB4" w:rsidRDefault="00DE19C2" w:rsidP="00DE19C2">
      <w:pPr>
        <w:rPr>
          <w:lang w:eastAsia="zh-CN"/>
        </w:rPr>
      </w:pPr>
      <w:r w:rsidRPr="00D93DB4">
        <w:rPr>
          <w:rFonts w:hint="eastAsia"/>
          <w:lang w:eastAsia="zh-CN"/>
        </w:rPr>
        <w:t xml:space="preserve">If the coder type of the </w:t>
      </w:r>
      <w:r w:rsidRPr="00D93DB4">
        <w:rPr>
          <w:lang w:eastAsia="zh-CN"/>
        </w:rPr>
        <w:t>previous</w:t>
      </w:r>
      <w:r w:rsidRPr="00D93DB4">
        <w:rPr>
          <w:rFonts w:hint="eastAsia"/>
          <w:lang w:eastAsia="zh-CN"/>
        </w:rPr>
        <w:t xml:space="preserve"> frame is UNVOICED, or the frame class of the last good received frame is UNVOICED_CLASS, and the</w:t>
      </w:r>
      <w:r w:rsidR="004C5B74">
        <w:rPr>
          <w:noProof/>
          <w:position w:val="-14"/>
        </w:rPr>
        <w:drawing>
          <wp:inline distT="0" distB="0" distL="0" distR="0" wp14:anchorId="4EAA3CC7" wp14:editId="4FEAFC0D">
            <wp:extent cx="662305" cy="214630"/>
            <wp:effectExtent l="0" t="0" r="0" b="0"/>
            <wp:docPr id="392"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rsidRPr="00D93DB4">
        <w:rPr>
          <w:rFonts w:hint="eastAsia"/>
          <w:lang w:eastAsia="zh-CN"/>
        </w:rPr>
        <w:t>is positive. Then t</w:t>
      </w:r>
      <w:r w:rsidRPr="00D93DB4">
        <w:rPr>
          <w:lang w:eastAsia="zh-CN"/>
        </w:rPr>
        <w:t>he</w:t>
      </w:r>
      <w:r w:rsidRPr="00D93DB4">
        <w:rPr>
          <w:rFonts w:hint="eastAsia"/>
          <w:lang w:eastAsia="zh-CN"/>
        </w:rPr>
        <w:t xml:space="preserve"> first </w:t>
      </w:r>
      <w:r w:rsidRPr="00D93DB4">
        <w:rPr>
          <w:lang w:eastAsia="zh-CN"/>
        </w:rPr>
        <w:t xml:space="preserve">subframe </w:t>
      </w:r>
      <w:r w:rsidRPr="00D93DB4">
        <w:rPr>
          <w:rFonts w:hint="eastAsia"/>
          <w:lang w:eastAsia="zh-CN"/>
        </w:rPr>
        <w:t xml:space="preserve">gain template </w:t>
      </w:r>
      <w:r w:rsidR="004C5B74">
        <w:rPr>
          <w:noProof/>
          <w:position w:val="-14"/>
        </w:rPr>
        <w:drawing>
          <wp:inline distT="0" distB="0" distL="0" distR="0" wp14:anchorId="73EA8385" wp14:editId="4D5548D5">
            <wp:extent cx="685800" cy="214630"/>
            <wp:effectExtent l="0" t="0" r="0" b="0"/>
            <wp:docPr id="393"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685800" cy="214630"/>
                    </a:xfrm>
                    <a:prstGeom prst="rect">
                      <a:avLst/>
                    </a:prstGeom>
                    <a:noFill/>
                    <a:ln>
                      <a:noFill/>
                    </a:ln>
                  </pic:spPr>
                </pic:pic>
              </a:graphicData>
            </a:graphic>
          </wp:inline>
        </w:drawing>
      </w:r>
      <w:r w:rsidRPr="00D93DB4">
        <w:rPr>
          <w:rFonts w:hint="eastAsia"/>
          <w:lang w:eastAsia="zh-CN"/>
        </w:rPr>
        <w:t>would be:</w:t>
      </w:r>
    </w:p>
    <w:p w14:paraId="74350624" w14:textId="77777777" w:rsidR="00DE19C2" w:rsidRPr="00D93DB4" w:rsidRDefault="00DE19C2" w:rsidP="00DE19C2">
      <w:pPr>
        <w:pStyle w:val="EQ"/>
        <w:rPr>
          <w:lang w:eastAsia="zh-CN"/>
        </w:rPr>
      </w:pPr>
      <w:r w:rsidRPr="00D93DB4">
        <w:tab/>
      </w:r>
      <w:r w:rsidRPr="00D93DB4">
        <w:rPr>
          <w:position w:val="-14"/>
        </w:rPr>
        <w:object w:dxaOrig="2920" w:dyaOrig="340" w14:anchorId="06C46E5F">
          <v:shape id="_x0000_i1418" type="#_x0000_t75" style="width:145.9pt;height:16.9pt" o:ole="">
            <v:imagedata r:id="rId356" o:title=""/>
          </v:shape>
          <o:OLEObject Type="Embed" ProgID="Equation.3" ShapeID="_x0000_i1418" DrawAspect="Content" ObjectID="_1783088164" r:id="rId357"/>
        </w:object>
      </w:r>
      <w:r w:rsidRPr="00D93DB4">
        <w:tab/>
        <w:t>(73)</w:t>
      </w:r>
    </w:p>
    <w:p w14:paraId="31397D1A" w14:textId="2292FC61" w:rsidR="00DE19C2" w:rsidRPr="00D93DB4" w:rsidRDefault="00DE19C2" w:rsidP="00DE19C2">
      <w:pPr>
        <w:rPr>
          <w:lang w:eastAsia="zh-CN"/>
        </w:rPr>
      </w:pPr>
      <w:r w:rsidRPr="00D93DB4">
        <w:rPr>
          <w:lang w:eastAsia="zh-CN"/>
        </w:rPr>
        <w:t>Otherwise, if</w:t>
      </w:r>
      <w:r w:rsidRPr="00D93DB4">
        <w:rPr>
          <w:rFonts w:hint="eastAsia"/>
          <w:lang w:eastAsia="zh-CN"/>
        </w:rPr>
        <w:t xml:space="preserve"> </w:t>
      </w:r>
      <w:r w:rsidR="004C5B74">
        <w:rPr>
          <w:noProof/>
          <w:position w:val="-14"/>
          <w:lang w:eastAsia="zh-CN"/>
        </w:rPr>
        <w:drawing>
          <wp:inline distT="0" distB="0" distL="0" distR="0" wp14:anchorId="38CAD91A" wp14:editId="632521EA">
            <wp:extent cx="671830" cy="243205"/>
            <wp:effectExtent l="0" t="0" r="0" b="0"/>
            <wp:docPr id="395"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671830" cy="243205"/>
                    </a:xfrm>
                    <a:prstGeom prst="rect">
                      <a:avLst/>
                    </a:prstGeom>
                    <a:noFill/>
                    <a:ln>
                      <a:noFill/>
                    </a:ln>
                  </pic:spPr>
                </pic:pic>
              </a:graphicData>
            </a:graphic>
          </wp:inline>
        </w:drawing>
      </w:r>
      <w:r w:rsidRPr="00D93DB4">
        <w:rPr>
          <w:rFonts w:hint="eastAsia"/>
          <w:lang w:eastAsia="zh-CN"/>
        </w:rPr>
        <w:t xml:space="preserve"> is positive, </w:t>
      </w:r>
      <w:bookmarkStart w:id="104" w:name="OLE_LINK32"/>
      <w:r w:rsidRPr="00D93DB4">
        <w:rPr>
          <w:rFonts w:hint="eastAsia"/>
          <w:lang w:eastAsia="zh-CN"/>
        </w:rPr>
        <w:t xml:space="preserve">the </w:t>
      </w:r>
      <w:r w:rsidRPr="00D93DB4">
        <w:rPr>
          <w:lang w:eastAsia="zh-CN"/>
        </w:rPr>
        <w:t xml:space="preserve">subframe </w:t>
      </w:r>
      <w:r w:rsidRPr="00D93DB4">
        <w:rPr>
          <w:rFonts w:hint="eastAsia"/>
          <w:lang w:eastAsia="zh-CN"/>
        </w:rPr>
        <w:t xml:space="preserve">gain  template </w:t>
      </w:r>
      <w:r w:rsidR="004C5B74">
        <w:rPr>
          <w:noProof/>
          <w:position w:val="-14"/>
          <w:lang w:eastAsia="zh-CN"/>
        </w:rPr>
        <w:drawing>
          <wp:inline distT="0" distB="0" distL="0" distR="0" wp14:anchorId="58F782D3" wp14:editId="0B780EBE">
            <wp:extent cx="700405" cy="243205"/>
            <wp:effectExtent l="0" t="0" r="0" b="0"/>
            <wp:docPr id="396"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700405" cy="243205"/>
                    </a:xfrm>
                    <a:prstGeom prst="rect">
                      <a:avLst/>
                    </a:prstGeom>
                    <a:noFill/>
                    <a:ln>
                      <a:noFill/>
                    </a:ln>
                  </pic:spPr>
                </pic:pic>
              </a:graphicData>
            </a:graphic>
          </wp:inline>
        </w:drawing>
      </w:r>
      <w:r w:rsidRPr="00D93DB4">
        <w:rPr>
          <w:rFonts w:hint="eastAsia"/>
          <w:lang w:eastAsia="zh-CN"/>
        </w:rPr>
        <w:t>would be:</w:t>
      </w:r>
    </w:p>
    <w:bookmarkEnd w:id="104"/>
    <w:p w14:paraId="05812930" w14:textId="77777777" w:rsidR="00DE19C2" w:rsidRPr="00D93DB4" w:rsidRDefault="00DE19C2" w:rsidP="00DE19C2">
      <w:pPr>
        <w:pStyle w:val="EQ"/>
        <w:rPr>
          <w:lang w:eastAsia="zh-CN"/>
        </w:rPr>
      </w:pPr>
      <w:r w:rsidRPr="00D93DB4">
        <w:tab/>
      </w:r>
      <w:r w:rsidRPr="00D93DB4">
        <w:rPr>
          <w:position w:val="-14"/>
        </w:rPr>
        <w:object w:dxaOrig="3320" w:dyaOrig="340" w14:anchorId="2A62C453">
          <v:shape id="_x0000_i1421" type="#_x0000_t75" style="width:166.15pt;height:16.9pt" o:ole="">
            <v:imagedata r:id="rId360" o:title=""/>
          </v:shape>
          <o:OLEObject Type="Embed" ProgID="Equation.3" ShapeID="_x0000_i1421" DrawAspect="Content" ObjectID="_1783088165" r:id="rId361"/>
        </w:object>
      </w:r>
      <w:r w:rsidRPr="00D93DB4">
        <w:tab/>
        <w:t>(74)</w:t>
      </w:r>
    </w:p>
    <w:p w14:paraId="4715C8A4" w14:textId="0886D76E" w:rsidR="00DE19C2" w:rsidRPr="00D93DB4" w:rsidRDefault="00DE19C2" w:rsidP="00DE19C2">
      <w:pPr>
        <w:rPr>
          <w:lang w:eastAsia="zh-CN"/>
        </w:rPr>
      </w:pPr>
      <w:r w:rsidRPr="00D93DB4">
        <w:rPr>
          <w:lang w:eastAsia="zh-CN"/>
        </w:rPr>
        <w:t>O</w:t>
      </w:r>
      <w:r w:rsidRPr="00D93DB4">
        <w:rPr>
          <w:rFonts w:hint="eastAsia"/>
          <w:lang w:eastAsia="zh-CN"/>
        </w:rPr>
        <w:t xml:space="preserve">therwise, the </w:t>
      </w:r>
      <w:r w:rsidRPr="00D93DB4">
        <w:rPr>
          <w:lang w:eastAsia="zh-CN"/>
        </w:rPr>
        <w:t xml:space="preserve">subframe </w:t>
      </w:r>
      <w:r w:rsidR="009B55B4" w:rsidRPr="00D93DB4">
        <w:rPr>
          <w:rFonts w:hint="eastAsia"/>
          <w:lang w:eastAsia="zh-CN"/>
        </w:rPr>
        <w:t xml:space="preserve">gain </w:t>
      </w:r>
      <w:r w:rsidRPr="00D93DB4">
        <w:rPr>
          <w:rFonts w:hint="eastAsia"/>
          <w:lang w:eastAsia="zh-CN"/>
        </w:rPr>
        <w:t xml:space="preserve">template </w:t>
      </w:r>
      <w:r w:rsidR="004C5B74">
        <w:rPr>
          <w:noProof/>
          <w:position w:val="-14"/>
          <w:lang w:eastAsia="zh-CN"/>
        </w:rPr>
        <w:drawing>
          <wp:inline distT="0" distB="0" distL="0" distR="0" wp14:anchorId="2A127EAB" wp14:editId="18517875">
            <wp:extent cx="685800" cy="214630"/>
            <wp:effectExtent l="0" t="0" r="0" b="0"/>
            <wp:docPr id="398"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85800" cy="214630"/>
                    </a:xfrm>
                    <a:prstGeom prst="rect">
                      <a:avLst/>
                    </a:prstGeom>
                    <a:noFill/>
                    <a:ln>
                      <a:noFill/>
                    </a:ln>
                  </pic:spPr>
                </pic:pic>
              </a:graphicData>
            </a:graphic>
          </wp:inline>
        </w:drawing>
      </w:r>
      <w:r w:rsidRPr="00D93DB4">
        <w:rPr>
          <w:rFonts w:hint="eastAsia"/>
          <w:lang w:eastAsia="zh-CN"/>
        </w:rPr>
        <w:t>would be:</w:t>
      </w:r>
    </w:p>
    <w:p w14:paraId="29BF09E1" w14:textId="77777777" w:rsidR="00DE19C2" w:rsidRPr="00D93DB4" w:rsidRDefault="00DE19C2" w:rsidP="00DE19C2">
      <w:pPr>
        <w:pStyle w:val="EQ"/>
        <w:rPr>
          <w:lang w:eastAsia="zh-CN"/>
        </w:rPr>
      </w:pPr>
      <w:bookmarkStart w:id="105" w:name="OLE_LINK34"/>
      <w:bookmarkStart w:id="106" w:name="OLE_LINK35"/>
      <w:r w:rsidRPr="00D93DB4">
        <w:tab/>
      </w:r>
      <w:r w:rsidRPr="00D93DB4">
        <w:rPr>
          <w:position w:val="-14"/>
        </w:rPr>
        <w:object w:dxaOrig="1780" w:dyaOrig="340" w14:anchorId="229229C9">
          <v:shape id="_x0000_i1423" type="#_x0000_t75" style="width:88.9pt;height:16.9pt" o:ole="">
            <v:imagedata r:id="rId363" o:title=""/>
          </v:shape>
          <o:OLEObject Type="Embed" ProgID="Equation.3" ShapeID="_x0000_i1423" DrawAspect="Content" ObjectID="_1783088166" r:id="rId364"/>
        </w:object>
      </w:r>
      <w:r w:rsidRPr="00D93DB4">
        <w:tab/>
        <w:t>(75)</w:t>
      </w:r>
    </w:p>
    <w:bookmarkEnd w:id="105"/>
    <w:bookmarkEnd w:id="106"/>
    <w:p w14:paraId="20EACF76" w14:textId="1F7F809D" w:rsidR="00DE19C2" w:rsidRPr="00D93DB4" w:rsidRDefault="00DE19C2" w:rsidP="00DE19C2">
      <w:pPr>
        <w:rPr>
          <w:lang w:eastAsia="zh-CN"/>
        </w:rPr>
      </w:pPr>
      <w:r w:rsidRPr="00D93DB4">
        <w:rPr>
          <w:rFonts w:hint="eastAsia"/>
          <w:lang w:eastAsia="zh-CN"/>
        </w:rPr>
        <w:t xml:space="preserve">The other gain </w:t>
      </w:r>
      <w:r w:rsidRPr="00D93DB4">
        <w:rPr>
          <w:lang w:eastAsia="zh-CN"/>
        </w:rPr>
        <w:t>subframe gain</w:t>
      </w:r>
      <w:r w:rsidRPr="00D93DB4">
        <w:rPr>
          <w:rFonts w:hint="eastAsia"/>
          <w:lang w:eastAsia="zh-CN"/>
        </w:rPr>
        <w:t xml:space="preserve"> templates </w:t>
      </w:r>
      <w:r w:rsidR="004C5B74">
        <w:rPr>
          <w:noProof/>
          <w:position w:val="-14"/>
          <w:lang w:eastAsia="zh-CN"/>
        </w:rPr>
        <w:drawing>
          <wp:inline distT="0" distB="0" distL="0" distR="0" wp14:anchorId="5C59B851" wp14:editId="46F77CE7">
            <wp:extent cx="1257300" cy="243205"/>
            <wp:effectExtent l="0" t="0" r="0" b="0"/>
            <wp:docPr id="40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257300" cy="243205"/>
                    </a:xfrm>
                    <a:prstGeom prst="rect">
                      <a:avLst/>
                    </a:prstGeom>
                    <a:noFill/>
                    <a:ln>
                      <a:noFill/>
                    </a:ln>
                  </pic:spPr>
                </pic:pic>
              </a:graphicData>
            </a:graphic>
          </wp:inline>
        </w:drawing>
      </w:r>
      <w:r w:rsidRPr="00D93DB4">
        <w:rPr>
          <w:rFonts w:hint="eastAsia"/>
          <w:lang w:eastAsia="zh-CN"/>
        </w:rPr>
        <w:t xml:space="preserve"> are determined as follows:</w:t>
      </w:r>
    </w:p>
    <w:p w14:paraId="6B25A9B9" w14:textId="613EB921" w:rsidR="00133C66" w:rsidRPr="00D93DB4" w:rsidRDefault="00133C66" w:rsidP="00762116">
      <w:pPr>
        <w:rPr>
          <w:lang w:eastAsia="zh-CN"/>
        </w:rPr>
      </w:pPr>
      <w:r w:rsidRPr="00D93DB4">
        <w:rPr>
          <w:lang w:eastAsia="zh-CN"/>
        </w:rPr>
        <w:t>I</w:t>
      </w:r>
      <w:r w:rsidRPr="00D93DB4">
        <w:rPr>
          <w:rFonts w:hint="eastAsia"/>
          <w:lang w:eastAsia="zh-CN"/>
        </w:rPr>
        <w:t xml:space="preserve">f </w:t>
      </w:r>
      <w:r w:rsidR="004C5B74">
        <w:rPr>
          <w:noProof/>
          <w:position w:val="-14"/>
          <w:lang w:eastAsia="zh-CN"/>
        </w:rPr>
        <w:drawing>
          <wp:inline distT="0" distB="0" distL="0" distR="0" wp14:anchorId="7900F362" wp14:editId="0617FC82">
            <wp:extent cx="586105" cy="214630"/>
            <wp:effectExtent l="0" t="0" r="0" b="0"/>
            <wp:docPr id="401"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Pr="00D93DB4">
        <w:rPr>
          <w:rFonts w:hint="eastAsia"/>
          <w:lang w:eastAsia="zh-CN"/>
        </w:rPr>
        <w:t>is more than 10*</w:t>
      </w:r>
      <w:r w:rsidR="004C5B74">
        <w:rPr>
          <w:noProof/>
          <w:position w:val="-14"/>
          <w:lang w:eastAsia="zh-CN"/>
        </w:rPr>
        <w:drawing>
          <wp:inline distT="0" distB="0" distL="0" distR="0" wp14:anchorId="3485EF63" wp14:editId="5DD97F8E">
            <wp:extent cx="557530" cy="214630"/>
            <wp:effectExtent l="0" t="0" r="0" b="0"/>
            <wp:docPr id="402"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57530" cy="214630"/>
                    </a:xfrm>
                    <a:prstGeom prst="rect">
                      <a:avLst/>
                    </a:prstGeom>
                    <a:noFill/>
                    <a:ln>
                      <a:noFill/>
                    </a:ln>
                  </pic:spPr>
                </pic:pic>
              </a:graphicData>
            </a:graphic>
          </wp:inline>
        </w:drawing>
      </w:r>
      <w:r w:rsidRPr="00D93DB4">
        <w:rPr>
          <w:rFonts w:hint="eastAsia"/>
          <w:lang w:eastAsia="zh-CN"/>
        </w:rPr>
        <w:t>and the</w:t>
      </w:r>
      <w:r w:rsidR="004C5B74">
        <w:rPr>
          <w:noProof/>
          <w:position w:val="-14"/>
          <w:lang w:eastAsia="zh-CN"/>
        </w:rPr>
        <w:drawing>
          <wp:inline distT="0" distB="0" distL="0" distR="0" wp14:anchorId="113D7B50" wp14:editId="326EA4B2">
            <wp:extent cx="557530" cy="214630"/>
            <wp:effectExtent l="0" t="0" r="0" b="0"/>
            <wp:docPr id="403"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57530" cy="214630"/>
                    </a:xfrm>
                    <a:prstGeom prst="rect">
                      <a:avLst/>
                    </a:prstGeom>
                    <a:noFill/>
                    <a:ln>
                      <a:noFill/>
                    </a:ln>
                  </pic:spPr>
                </pic:pic>
              </a:graphicData>
            </a:graphic>
          </wp:inline>
        </w:drawing>
      </w:r>
      <w:r w:rsidRPr="00D93DB4">
        <w:rPr>
          <w:rFonts w:hint="eastAsia"/>
          <w:lang w:eastAsia="zh-CN"/>
        </w:rPr>
        <w:t xml:space="preserve"> is positive. </w:t>
      </w:r>
      <w:r w:rsidRPr="00D93DB4">
        <w:rPr>
          <w:lang w:eastAsia="zh-CN"/>
        </w:rPr>
        <w:t>T</w:t>
      </w:r>
      <w:r w:rsidRPr="00D93DB4">
        <w:rPr>
          <w:rFonts w:hint="eastAsia"/>
          <w:lang w:eastAsia="zh-CN"/>
        </w:rPr>
        <w:t>hen:</w:t>
      </w:r>
    </w:p>
    <w:p w14:paraId="1EECFF77" w14:textId="3DE21DE2" w:rsidR="00133C66" w:rsidRPr="00D93DB4" w:rsidRDefault="00133C66" w:rsidP="00133C66">
      <w:pPr>
        <w:pStyle w:val="EQ"/>
        <w:rPr>
          <w:lang w:eastAsia="zh-CN"/>
        </w:rPr>
      </w:pPr>
      <w:r w:rsidRPr="00D93DB4">
        <w:tab/>
      </w:r>
      <w:r w:rsidR="004C5B74">
        <w:rPr>
          <w:noProof/>
          <w:position w:val="-14"/>
        </w:rPr>
        <w:drawing>
          <wp:inline distT="0" distB="0" distL="0" distR="0" wp14:anchorId="7EB07770" wp14:editId="044DF5FA">
            <wp:extent cx="3110230" cy="214630"/>
            <wp:effectExtent l="0" t="0" r="0" b="0"/>
            <wp:docPr id="404"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110230" cy="214630"/>
                    </a:xfrm>
                    <a:prstGeom prst="rect">
                      <a:avLst/>
                    </a:prstGeom>
                    <a:noFill/>
                    <a:ln>
                      <a:noFill/>
                    </a:ln>
                  </pic:spPr>
                </pic:pic>
              </a:graphicData>
            </a:graphic>
          </wp:inline>
        </w:drawing>
      </w:r>
      <w:r w:rsidRPr="00D93DB4">
        <w:tab/>
        <w:t>(</w:t>
      </w:r>
      <w:r w:rsidR="005B1BA1" w:rsidRPr="00D93DB4">
        <w:t>76</w:t>
      </w:r>
      <w:r w:rsidRPr="00D93DB4">
        <w:t>)</w:t>
      </w:r>
    </w:p>
    <w:p w14:paraId="05114962" w14:textId="678B3459" w:rsidR="00133C66" w:rsidRPr="00D93DB4" w:rsidRDefault="00133C66" w:rsidP="00133C66">
      <w:pPr>
        <w:rPr>
          <w:lang w:eastAsia="zh-CN"/>
        </w:rPr>
      </w:pPr>
      <w:r w:rsidRPr="00D93DB4">
        <w:rPr>
          <w:lang w:eastAsia="zh-CN"/>
        </w:rPr>
        <w:t>O</w:t>
      </w:r>
      <w:r w:rsidRPr="00D93DB4">
        <w:rPr>
          <w:rFonts w:hint="eastAsia"/>
          <w:lang w:eastAsia="zh-CN"/>
        </w:rPr>
        <w:t xml:space="preserve">therwise, if </w:t>
      </w:r>
      <w:r w:rsidR="004C5B74">
        <w:rPr>
          <w:noProof/>
          <w:position w:val="-14"/>
          <w:lang w:eastAsia="zh-CN"/>
        </w:rPr>
        <w:drawing>
          <wp:inline distT="0" distB="0" distL="0" distR="0" wp14:anchorId="52E2F98D" wp14:editId="5D7B8ADD">
            <wp:extent cx="586105" cy="214630"/>
            <wp:effectExtent l="0" t="0" r="0" b="0"/>
            <wp:docPr id="40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86105" cy="214630"/>
                    </a:xfrm>
                    <a:prstGeom prst="rect">
                      <a:avLst/>
                    </a:prstGeom>
                    <a:noFill/>
                    <a:ln>
                      <a:noFill/>
                    </a:ln>
                  </pic:spPr>
                </pic:pic>
              </a:graphicData>
            </a:graphic>
          </wp:inline>
        </w:drawing>
      </w:r>
      <w:r w:rsidRPr="00D93DB4">
        <w:rPr>
          <w:rFonts w:hint="eastAsia"/>
          <w:lang w:eastAsia="zh-CN"/>
        </w:rPr>
        <w:t xml:space="preserve">is more than </w:t>
      </w:r>
      <w:r w:rsidR="004C5B74">
        <w:rPr>
          <w:noProof/>
          <w:position w:val="-14"/>
          <w:lang w:eastAsia="zh-CN"/>
        </w:rPr>
        <w:drawing>
          <wp:inline distT="0" distB="0" distL="0" distR="0" wp14:anchorId="688C656B" wp14:editId="6D2B9FA7">
            <wp:extent cx="762000" cy="214630"/>
            <wp:effectExtent l="0" t="0" r="0" b="0"/>
            <wp:docPr id="406"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762000" cy="214630"/>
                    </a:xfrm>
                    <a:prstGeom prst="rect">
                      <a:avLst/>
                    </a:prstGeom>
                    <a:noFill/>
                    <a:ln>
                      <a:noFill/>
                    </a:ln>
                  </pic:spPr>
                </pic:pic>
              </a:graphicData>
            </a:graphic>
          </wp:inline>
        </w:drawing>
      </w:r>
      <w:r w:rsidRPr="00D93DB4">
        <w:rPr>
          <w:rFonts w:hint="eastAsia"/>
          <w:lang w:eastAsia="zh-CN"/>
        </w:rPr>
        <w:t xml:space="preserve">and </w:t>
      </w:r>
      <w:r w:rsidR="004C5B74">
        <w:rPr>
          <w:noProof/>
          <w:position w:val="-14"/>
          <w:lang w:eastAsia="zh-CN"/>
        </w:rPr>
        <w:drawing>
          <wp:inline distT="0" distB="0" distL="0" distR="0" wp14:anchorId="6D1BB9D9" wp14:editId="73EF252E">
            <wp:extent cx="557530" cy="214630"/>
            <wp:effectExtent l="0" t="0" r="0" b="0"/>
            <wp:docPr id="407"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57530" cy="214630"/>
                    </a:xfrm>
                    <a:prstGeom prst="rect">
                      <a:avLst/>
                    </a:prstGeom>
                    <a:noFill/>
                    <a:ln>
                      <a:noFill/>
                    </a:ln>
                  </pic:spPr>
                </pic:pic>
              </a:graphicData>
            </a:graphic>
          </wp:inline>
        </w:drawing>
      </w:r>
      <w:r w:rsidRPr="00D93DB4">
        <w:rPr>
          <w:rFonts w:hint="eastAsia"/>
          <w:lang w:eastAsia="zh-CN"/>
        </w:rPr>
        <w:t xml:space="preserve"> is negative. </w:t>
      </w:r>
      <w:r w:rsidRPr="00D93DB4">
        <w:rPr>
          <w:lang w:eastAsia="zh-CN"/>
        </w:rPr>
        <w:t>T</w:t>
      </w:r>
      <w:r w:rsidRPr="00D93DB4">
        <w:rPr>
          <w:rFonts w:hint="eastAsia"/>
          <w:lang w:eastAsia="zh-CN"/>
        </w:rPr>
        <w:t>hen:</w:t>
      </w:r>
    </w:p>
    <w:p w14:paraId="0338DD37" w14:textId="4BBEBD8B" w:rsidR="00133C66" w:rsidRPr="00D93DB4" w:rsidRDefault="00133C66" w:rsidP="00133C66">
      <w:pPr>
        <w:pStyle w:val="EQ"/>
        <w:rPr>
          <w:lang w:eastAsia="zh-CN"/>
        </w:rPr>
      </w:pPr>
      <w:r w:rsidRPr="00D93DB4">
        <w:tab/>
      </w:r>
      <w:r w:rsidR="004C5B74">
        <w:rPr>
          <w:noProof/>
          <w:position w:val="-14"/>
        </w:rPr>
        <w:drawing>
          <wp:inline distT="0" distB="0" distL="0" distR="0" wp14:anchorId="5BB59CF6" wp14:editId="21B22EEB">
            <wp:extent cx="3110230" cy="214630"/>
            <wp:effectExtent l="0" t="0" r="0" b="0"/>
            <wp:docPr id="408"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110230" cy="214630"/>
                    </a:xfrm>
                    <a:prstGeom prst="rect">
                      <a:avLst/>
                    </a:prstGeom>
                    <a:noFill/>
                    <a:ln>
                      <a:noFill/>
                    </a:ln>
                  </pic:spPr>
                </pic:pic>
              </a:graphicData>
            </a:graphic>
          </wp:inline>
        </w:drawing>
      </w:r>
      <w:r w:rsidRPr="00D93DB4">
        <w:tab/>
        <w:t>(</w:t>
      </w:r>
      <w:r w:rsidR="005B1BA1" w:rsidRPr="00D93DB4">
        <w:t>77</w:t>
      </w:r>
      <w:r w:rsidRPr="00D93DB4">
        <w:t>)</w:t>
      </w:r>
    </w:p>
    <w:p w14:paraId="378B4BB1" w14:textId="77777777" w:rsidR="00133C66" w:rsidRPr="00D93DB4" w:rsidRDefault="00133C66" w:rsidP="00133C66">
      <w:pPr>
        <w:rPr>
          <w:lang w:eastAsia="zh-CN"/>
        </w:rPr>
      </w:pPr>
      <w:r w:rsidRPr="00D93DB4">
        <w:rPr>
          <w:lang w:eastAsia="zh-CN"/>
        </w:rPr>
        <w:t>O</w:t>
      </w:r>
      <w:r w:rsidRPr="00D93DB4">
        <w:rPr>
          <w:rFonts w:hint="eastAsia"/>
          <w:lang w:eastAsia="zh-CN"/>
        </w:rPr>
        <w:t>therwise</w:t>
      </w:r>
    </w:p>
    <w:p w14:paraId="75E38E6E" w14:textId="0BADFF9A" w:rsidR="00133C66" w:rsidRPr="00D93DB4" w:rsidRDefault="00133C66" w:rsidP="00133C66">
      <w:pPr>
        <w:pStyle w:val="EQ"/>
        <w:rPr>
          <w:lang w:eastAsia="zh-CN"/>
        </w:rPr>
      </w:pPr>
      <w:bookmarkStart w:id="107" w:name="OLE_LINK36"/>
      <w:r w:rsidRPr="00D93DB4">
        <w:tab/>
      </w:r>
      <w:r w:rsidR="004C5B74">
        <w:rPr>
          <w:noProof/>
          <w:position w:val="-14"/>
        </w:rPr>
        <w:drawing>
          <wp:inline distT="0" distB="0" distL="0" distR="0" wp14:anchorId="61536F31" wp14:editId="4378C86E">
            <wp:extent cx="2872105" cy="214630"/>
            <wp:effectExtent l="0" t="0" r="0" b="0"/>
            <wp:docPr id="409"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872105" cy="214630"/>
                    </a:xfrm>
                    <a:prstGeom prst="rect">
                      <a:avLst/>
                    </a:prstGeom>
                    <a:noFill/>
                    <a:ln>
                      <a:noFill/>
                    </a:ln>
                  </pic:spPr>
                </pic:pic>
              </a:graphicData>
            </a:graphic>
          </wp:inline>
        </w:drawing>
      </w:r>
      <w:r w:rsidRPr="00D93DB4">
        <w:tab/>
        <w:t>(</w:t>
      </w:r>
      <w:r w:rsidR="005B1BA1" w:rsidRPr="00D93DB4">
        <w:t>78</w:t>
      </w:r>
      <w:r w:rsidRPr="00D93DB4">
        <w:t>)</w:t>
      </w:r>
    </w:p>
    <w:bookmarkEnd w:id="107"/>
    <w:p w14:paraId="35DC0D98" w14:textId="6936C4F8" w:rsidR="00CD0ECB" w:rsidRPr="00D93DB4" w:rsidRDefault="00133C66" w:rsidP="00133C66">
      <w:pPr>
        <w:rPr>
          <w:lang w:eastAsia="zh-CN"/>
        </w:rPr>
      </w:pPr>
      <w:r w:rsidRPr="00D93DB4">
        <w:rPr>
          <w:rFonts w:hint="eastAsia"/>
          <w:lang w:eastAsia="zh-CN"/>
        </w:rPr>
        <w:t xml:space="preserve">Reconstruct the </w:t>
      </w:r>
      <w:r w:rsidR="004C5B74">
        <w:rPr>
          <w:noProof/>
          <w:position w:val="-10"/>
        </w:rPr>
        <w:drawing>
          <wp:inline distT="0" distB="0" distL="0" distR="0" wp14:anchorId="58DDA53B" wp14:editId="5B44607F">
            <wp:extent cx="876300" cy="176530"/>
            <wp:effectExtent l="0" t="0" r="0" b="0"/>
            <wp:docPr id="41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876300" cy="176530"/>
                    </a:xfrm>
                    <a:prstGeom prst="rect">
                      <a:avLst/>
                    </a:prstGeom>
                    <a:noFill/>
                    <a:ln>
                      <a:noFill/>
                    </a:ln>
                  </pic:spPr>
                </pic:pic>
              </a:graphicData>
            </a:graphic>
          </wp:inline>
        </w:drawing>
      </w:r>
      <w:r w:rsidRPr="00D93DB4">
        <w:rPr>
          <w:rFonts w:hint="eastAsia"/>
          <w:lang w:eastAsia="zh-CN"/>
        </w:rPr>
        <w:t xml:space="preserve">use the </w:t>
      </w:r>
      <w:r w:rsidR="004C5B74">
        <w:rPr>
          <w:noProof/>
          <w:position w:val="-14"/>
        </w:rPr>
        <w:drawing>
          <wp:inline distT="0" distB="0" distL="0" distR="0" wp14:anchorId="4A18C0FE" wp14:editId="7C99309D">
            <wp:extent cx="1243330" cy="214630"/>
            <wp:effectExtent l="0" t="0" r="0" b="0"/>
            <wp:docPr id="411"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243330" cy="214630"/>
                    </a:xfrm>
                    <a:prstGeom prst="rect">
                      <a:avLst/>
                    </a:prstGeom>
                    <a:noFill/>
                    <a:ln>
                      <a:noFill/>
                    </a:ln>
                  </pic:spPr>
                </pic:pic>
              </a:graphicData>
            </a:graphic>
          </wp:inline>
        </w:drawing>
      </w:r>
      <w:r w:rsidRPr="00D93DB4">
        <w:rPr>
          <w:rFonts w:hint="eastAsia"/>
          <w:lang w:eastAsia="zh-CN"/>
        </w:rPr>
        <w:t xml:space="preserve">according to the coder type of the previous frame, </w:t>
      </w:r>
      <w:r w:rsidR="001D1C74" w:rsidRPr="00D93DB4">
        <w:rPr>
          <w:rFonts w:hint="eastAsia"/>
          <w:lang w:eastAsia="zh-CN"/>
        </w:rPr>
        <w:t xml:space="preserve">the frame class of </w:t>
      </w:r>
      <w:r w:rsidRPr="00D93DB4">
        <w:rPr>
          <w:rFonts w:hint="eastAsia"/>
          <w:lang w:eastAsia="zh-CN"/>
        </w:rPr>
        <w:t xml:space="preserve">the last good received frame and the </w:t>
      </w:r>
      <w:r w:rsidRPr="00D93DB4">
        <w:rPr>
          <w:lang w:eastAsia="zh-CN"/>
        </w:rPr>
        <w:t>number of consecutive lost frame</w:t>
      </w:r>
      <w:r w:rsidRPr="00D93DB4">
        <w:rPr>
          <w:rFonts w:hint="eastAsia"/>
          <w:lang w:eastAsia="zh-CN"/>
        </w:rPr>
        <w:t xml:space="preserve">. </w:t>
      </w:r>
      <w:r w:rsidR="00CD0ECB" w:rsidRPr="00D93DB4">
        <w:rPr>
          <w:lang w:eastAsia="zh-CN"/>
        </w:rPr>
        <w:t>T</w:t>
      </w:r>
      <w:r w:rsidR="00CD0ECB" w:rsidRPr="00D93DB4">
        <w:rPr>
          <w:rFonts w:hint="eastAsia"/>
          <w:lang w:eastAsia="zh-CN"/>
        </w:rPr>
        <w:t xml:space="preserve">he global frame gain </w:t>
      </w:r>
      <w:r w:rsidR="00496594" w:rsidRPr="00D93DB4">
        <w:rPr>
          <w:lang w:eastAsia="zh-CN"/>
        </w:rPr>
        <w:t>g</w:t>
      </w:r>
      <w:r w:rsidR="00CD0ECB" w:rsidRPr="00D93DB4">
        <w:rPr>
          <w:rFonts w:hint="eastAsia"/>
          <w:u w:val="single"/>
          <w:lang w:eastAsia="zh-CN"/>
        </w:rPr>
        <w:t>radient</w:t>
      </w:r>
      <w:r w:rsidR="004C5B74">
        <w:rPr>
          <w:noProof/>
          <w:position w:val="-10"/>
        </w:rPr>
        <w:drawing>
          <wp:inline distT="0" distB="0" distL="0" distR="0" wp14:anchorId="32B0B414" wp14:editId="113EAC74">
            <wp:extent cx="290830" cy="190500"/>
            <wp:effectExtent l="0" t="0" r="0" b="0"/>
            <wp:docPr id="412"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00CD0ECB" w:rsidRPr="00D93DB4">
        <w:rPr>
          <w:rFonts w:hint="eastAsia"/>
          <w:lang w:eastAsia="zh-CN"/>
        </w:rPr>
        <w:t xml:space="preserve"> is also determined by the upper three </w:t>
      </w:r>
      <w:r w:rsidR="00CD0ECB" w:rsidRPr="00D93DB4">
        <w:rPr>
          <w:lang w:eastAsia="zh-CN"/>
        </w:rPr>
        <w:t>conditions</w:t>
      </w:r>
      <w:r w:rsidR="00CD0ECB" w:rsidRPr="00D93DB4">
        <w:rPr>
          <w:rFonts w:hint="eastAsia"/>
          <w:lang w:eastAsia="zh-CN"/>
        </w:rPr>
        <w:t>, it is initialized to 1.0</w:t>
      </w:r>
      <w:r w:rsidR="00CD0ECB" w:rsidRPr="00D93DB4">
        <w:rPr>
          <w:lang w:eastAsia="zh-CN"/>
        </w:rPr>
        <w:t>:</w:t>
      </w:r>
      <w:r w:rsidR="00CD0ECB" w:rsidRPr="00D93DB4">
        <w:rPr>
          <w:rFonts w:hint="eastAsia"/>
          <w:lang w:eastAsia="zh-CN"/>
        </w:rPr>
        <w:t xml:space="preserve"> </w:t>
      </w:r>
    </w:p>
    <w:p w14:paraId="56024EF8" w14:textId="77777777" w:rsidR="00133C66" w:rsidRPr="00D93DB4" w:rsidRDefault="00133C66" w:rsidP="00133C66">
      <w:pPr>
        <w:rPr>
          <w:lang w:eastAsia="zh-CN"/>
        </w:rPr>
      </w:pPr>
      <w:r w:rsidRPr="00D93DB4">
        <w:rPr>
          <w:lang w:eastAsia="zh-CN"/>
        </w:rPr>
        <w:t>I</w:t>
      </w:r>
      <w:r w:rsidRPr="00D93DB4">
        <w:rPr>
          <w:rFonts w:hint="eastAsia"/>
          <w:lang w:eastAsia="zh-CN"/>
        </w:rPr>
        <w:t>f the coder type of the previous frame</w:t>
      </w:r>
      <w:r w:rsidRPr="00D93DB4">
        <w:t xml:space="preserve"> </w:t>
      </w:r>
      <w:r w:rsidRPr="00D93DB4">
        <w:rPr>
          <w:rFonts w:hint="eastAsia"/>
          <w:lang w:eastAsia="zh-CN"/>
        </w:rPr>
        <w:t xml:space="preserve">is </w:t>
      </w:r>
      <w:r w:rsidRPr="00D93DB4">
        <w:rPr>
          <w:lang w:eastAsia="zh-CN"/>
        </w:rPr>
        <w:t xml:space="preserve">UNVOICED </w:t>
      </w:r>
      <w:r w:rsidRPr="00D93DB4">
        <w:rPr>
          <w:rFonts w:hint="eastAsia"/>
          <w:lang w:eastAsia="zh-CN"/>
        </w:rPr>
        <w:t xml:space="preserve">or </w:t>
      </w:r>
      <w:r w:rsidR="001D1C74" w:rsidRPr="00D93DB4">
        <w:rPr>
          <w:rFonts w:hint="eastAsia"/>
          <w:lang w:eastAsia="zh-CN"/>
        </w:rPr>
        <w:t xml:space="preserve">the frame class of </w:t>
      </w:r>
      <w:r w:rsidRPr="00D93DB4">
        <w:rPr>
          <w:rFonts w:hint="eastAsia"/>
          <w:lang w:eastAsia="zh-CN"/>
        </w:rPr>
        <w:t xml:space="preserve">the last good received frame is </w:t>
      </w:r>
      <w:r w:rsidRPr="00D93DB4">
        <w:rPr>
          <w:lang w:eastAsia="zh-CN"/>
        </w:rPr>
        <w:t>UNVOICED_CLAS</w:t>
      </w:r>
      <w:r w:rsidRPr="00D93DB4">
        <w:rPr>
          <w:rFonts w:hint="eastAsia"/>
          <w:lang w:eastAsia="zh-CN"/>
        </w:rPr>
        <w:t>, and there is single</w:t>
      </w:r>
      <w:r w:rsidR="009B0178" w:rsidRPr="00D93DB4">
        <w:rPr>
          <w:lang w:eastAsia="zh-CN"/>
        </w:rPr>
        <w:t xml:space="preserve"> frame</w:t>
      </w:r>
      <w:r w:rsidRPr="00D93DB4">
        <w:rPr>
          <w:rFonts w:hint="eastAsia"/>
          <w:lang w:eastAsia="zh-CN"/>
        </w:rPr>
        <w:t xml:space="preserve"> loss, then:</w:t>
      </w:r>
    </w:p>
    <w:p w14:paraId="319C5643" w14:textId="69BEBE26" w:rsidR="00133C66" w:rsidRPr="00D93DB4" w:rsidRDefault="00133C66" w:rsidP="00133C66">
      <w:pPr>
        <w:pStyle w:val="EQ"/>
        <w:rPr>
          <w:lang w:eastAsia="zh-CN"/>
        </w:rPr>
      </w:pPr>
      <w:r w:rsidRPr="00D93DB4">
        <w:tab/>
      </w:r>
      <w:r w:rsidR="004C5B74">
        <w:rPr>
          <w:noProof/>
          <w:position w:val="-14"/>
        </w:rPr>
        <w:drawing>
          <wp:inline distT="0" distB="0" distL="0" distR="0" wp14:anchorId="3FF93B02" wp14:editId="651174E7">
            <wp:extent cx="2757805" cy="214630"/>
            <wp:effectExtent l="0" t="0" r="0" b="0"/>
            <wp:docPr id="413"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757805" cy="214630"/>
                    </a:xfrm>
                    <a:prstGeom prst="rect">
                      <a:avLst/>
                    </a:prstGeom>
                    <a:noFill/>
                    <a:ln>
                      <a:noFill/>
                    </a:ln>
                  </pic:spPr>
                </pic:pic>
              </a:graphicData>
            </a:graphic>
          </wp:inline>
        </w:drawing>
      </w:r>
      <w:r w:rsidRPr="00D93DB4">
        <w:tab/>
        <w:t>(</w:t>
      </w:r>
      <w:r w:rsidR="005B1BA1" w:rsidRPr="00D93DB4">
        <w:t>79</w:t>
      </w:r>
      <w:r w:rsidRPr="00D93DB4">
        <w:t>)</w:t>
      </w:r>
    </w:p>
    <w:p w14:paraId="55A61DD5" w14:textId="1B2CF014" w:rsidR="00133C66" w:rsidRPr="00D93DB4" w:rsidRDefault="00133C66" w:rsidP="00133C66">
      <w:pPr>
        <w:pStyle w:val="EQ"/>
        <w:rPr>
          <w:lang w:eastAsia="zh-CN"/>
        </w:rPr>
      </w:pPr>
      <w:r w:rsidRPr="00D93DB4">
        <w:tab/>
      </w:r>
      <w:r w:rsidR="004C5B74">
        <w:rPr>
          <w:noProof/>
          <w:position w:val="-10"/>
        </w:rPr>
        <w:drawing>
          <wp:inline distT="0" distB="0" distL="0" distR="0" wp14:anchorId="57598A1A" wp14:editId="51B801E1">
            <wp:extent cx="1066800" cy="228600"/>
            <wp:effectExtent l="0" t="0" r="0" b="0"/>
            <wp:docPr id="414"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rsidRPr="00D93DB4">
        <w:tab/>
        <w:t>(</w:t>
      </w:r>
      <w:r w:rsidR="005B1BA1" w:rsidRPr="00D93DB4">
        <w:t>80</w:t>
      </w:r>
      <w:r w:rsidRPr="00D93DB4">
        <w:t>)</w:t>
      </w:r>
    </w:p>
    <w:p w14:paraId="60D357E2" w14:textId="77777777" w:rsidR="00133C66" w:rsidRPr="00D93DB4" w:rsidRDefault="00133C66" w:rsidP="00133C66">
      <w:pPr>
        <w:rPr>
          <w:lang w:eastAsia="zh-CN"/>
        </w:rPr>
      </w:pPr>
      <w:r w:rsidRPr="00D93DB4">
        <w:rPr>
          <w:lang w:eastAsia="zh-CN"/>
        </w:rPr>
        <w:t>O</w:t>
      </w:r>
      <w:r w:rsidRPr="00D93DB4">
        <w:rPr>
          <w:rFonts w:hint="eastAsia"/>
          <w:lang w:eastAsia="zh-CN"/>
        </w:rPr>
        <w:t>therwise if the coder type of the previous frame</w:t>
      </w:r>
      <w:r w:rsidRPr="00D93DB4">
        <w:t xml:space="preserve"> </w:t>
      </w:r>
      <w:r w:rsidRPr="00D93DB4">
        <w:rPr>
          <w:rFonts w:hint="eastAsia"/>
          <w:lang w:eastAsia="zh-CN"/>
        </w:rPr>
        <w:t xml:space="preserve">is </w:t>
      </w:r>
      <w:r w:rsidRPr="00D93DB4">
        <w:rPr>
          <w:lang w:eastAsia="zh-CN"/>
        </w:rPr>
        <w:t xml:space="preserve">UNVOICED </w:t>
      </w:r>
      <w:r w:rsidRPr="00D93DB4">
        <w:rPr>
          <w:rFonts w:hint="eastAsia"/>
          <w:lang w:eastAsia="zh-CN"/>
        </w:rPr>
        <w:t xml:space="preserve">or </w:t>
      </w:r>
      <w:r w:rsidR="001D1C74" w:rsidRPr="00D93DB4">
        <w:rPr>
          <w:rFonts w:hint="eastAsia"/>
          <w:lang w:eastAsia="zh-CN"/>
        </w:rPr>
        <w:t xml:space="preserve">the frame class of </w:t>
      </w:r>
      <w:r w:rsidRPr="00D93DB4">
        <w:rPr>
          <w:rFonts w:hint="eastAsia"/>
          <w:lang w:eastAsia="zh-CN"/>
        </w:rPr>
        <w:t xml:space="preserve">the last good received frame is </w:t>
      </w:r>
      <w:r w:rsidRPr="00D93DB4">
        <w:rPr>
          <w:lang w:eastAsia="zh-CN"/>
        </w:rPr>
        <w:t>UNVOICED_CLAS</w:t>
      </w:r>
      <w:r w:rsidRPr="00D93DB4">
        <w:t xml:space="preserve"> </w:t>
      </w:r>
      <w:r w:rsidRPr="00D93DB4">
        <w:rPr>
          <w:lang w:eastAsia="zh-CN"/>
        </w:rPr>
        <w:t>T</w:t>
      </w:r>
      <w:r w:rsidRPr="00D93DB4">
        <w:rPr>
          <w:rFonts w:hint="eastAsia"/>
          <w:lang w:eastAsia="zh-CN"/>
        </w:rPr>
        <w:t>hen:</w:t>
      </w:r>
    </w:p>
    <w:p w14:paraId="26DF5B56" w14:textId="5137AA7F" w:rsidR="00133C66" w:rsidRPr="00D93DB4" w:rsidRDefault="00133C66" w:rsidP="00133C66">
      <w:pPr>
        <w:pStyle w:val="EQ"/>
        <w:rPr>
          <w:lang w:eastAsia="zh-CN"/>
        </w:rPr>
      </w:pPr>
      <w:r w:rsidRPr="00D93DB4">
        <w:tab/>
      </w:r>
      <w:r w:rsidR="004C5B74">
        <w:rPr>
          <w:noProof/>
          <w:position w:val="-14"/>
        </w:rPr>
        <w:drawing>
          <wp:inline distT="0" distB="0" distL="0" distR="0" wp14:anchorId="2113E123" wp14:editId="7088F54E">
            <wp:extent cx="2514600" cy="214630"/>
            <wp:effectExtent l="0" t="0" r="0" b="0"/>
            <wp:docPr id="41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514600" cy="214630"/>
                    </a:xfrm>
                    <a:prstGeom prst="rect">
                      <a:avLst/>
                    </a:prstGeom>
                    <a:noFill/>
                    <a:ln>
                      <a:noFill/>
                    </a:ln>
                  </pic:spPr>
                </pic:pic>
              </a:graphicData>
            </a:graphic>
          </wp:inline>
        </w:drawing>
      </w:r>
      <w:r w:rsidRPr="00D93DB4">
        <w:tab/>
        <w:t>(</w:t>
      </w:r>
      <w:r w:rsidR="005B1BA1" w:rsidRPr="00D93DB4">
        <w:t>81</w:t>
      </w:r>
      <w:r w:rsidRPr="00D93DB4">
        <w:t>)</w:t>
      </w:r>
    </w:p>
    <w:p w14:paraId="61BFAABD" w14:textId="7178F343" w:rsidR="00133C66" w:rsidRPr="00D93DB4" w:rsidRDefault="00133C66" w:rsidP="00133C66">
      <w:pPr>
        <w:pStyle w:val="EQ"/>
        <w:rPr>
          <w:lang w:eastAsia="zh-CN"/>
        </w:rPr>
      </w:pPr>
      <w:r w:rsidRPr="00D93DB4">
        <w:tab/>
      </w:r>
      <w:r w:rsidR="004C5B74">
        <w:rPr>
          <w:noProof/>
          <w:position w:val="-10"/>
        </w:rPr>
        <w:drawing>
          <wp:inline distT="0" distB="0" distL="0" distR="0" wp14:anchorId="12B0BF74" wp14:editId="0A5ECA06">
            <wp:extent cx="1014730" cy="190500"/>
            <wp:effectExtent l="0" t="0" r="0" b="0"/>
            <wp:docPr id="416"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014730" cy="190500"/>
                    </a:xfrm>
                    <a:prstGeom prst="rect">
                      <a:avLst/>
                    </a:prstGeom>
                    <a:noFill/>
                    <a:ln>
                      <a:noFill/>
                    </a:ln>
                  </pic:spPr>
                </pic:pic>
              </a:graphicData>
            </a:graphic>
          </wp:inline>
        </w:drawing>
      </w:r>
      <w:r w:rsidRPr="00D93DB4">
        <w:tab/>
        <w:t>(</w:t>
      </w:r>
      <w:r w:rsidR="005B1BA1" w:rsidRPr="00D93DB4">
        <w:t>82</w:t>
      </w:r>
      <w:r w:rsidRPr="00D93DB4">
        <w:t>)</w:t>
      </w:r>
    </w:p>
    <w:p w14:paraId="1105ECDB" w14:textId="77777777" w:rsidR="00133C66" w:rsidRPr="00D93DB4" w:rsidRDefault="00133C66" w:rsidP="00133C66">
      <w:pPr>
        <w:rPr>
          <w:lang w:eastAsia="zh-CN"/>
        </w:rPr>
      </w:pPr>
      <w:r w:rsidRPr="00D93DB4">
        <w:rPr>
          <w:lang w:eastAsia="zh-CN"/>
        </w:rPr>
        <w:t>O</w:t>
      </w:r>
      <w:r w:rsidRPr="00D93DB4">
        <w:rPr>
          <w:rFonts w:hint="eastAsia"/>
          <w:lang w:eastAsia="zh-CN"/>
        </w:rPr>
        <w:t xml:space="preserve">therwise, if there are </w:t>
      </w:r>
      <w:r w:rsidRPr="00D93DB4">
        <w:t>multiple frame loss</w:t>
      </w:r>
      <w:r w:rsidRPr="00D93DB4">
        <w:rPr>
          <w:rFonts w:hint="eastAsia"/>
          <w:lang w:eastAsia="zh-CN"/>
        </w:rPr>
        <w:t>es, then:</w:t>
      </w:r>
    </w:p>
    <w:p w14:paraId="2B5C3905" w14:textId="51A185C5" w:rsidR="00133C66" w:rsidRPr="00D93DB4" w:rsidRDefault="00133C66" w:rsidP="00133C66">
      <w:pPr>
        <w:pStyle w:val="EQ"/>
        <w:rPr>
          <w:lang w:eastAsia="zh-CN"/>
        </w:rPr>
      </w:pPr>
      <w:r w:rsidRPr="00D93DB4">
        <w:tab/>
      </w:r>
      <w:r w:rsidR="004C5B74">
        <w:rPr>
          <w:noProof/>
          <w:position w:val="-14"/>
        </w:rPr>
        <w:drawing>
          <wp:inline distT="0" distB="0" distL="0" distR="0" wp14:anchorId="21AD8069" wp14:editId="0EAE5939">
            <wp:extent cx="2757805" cy="214630"/>
            <wp:effectExtent l="0" t="0" r="0" b="0"/>
            <wp:docPr id="417"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757805" cy="214630"/>
                    </a:xfrm>
                    <a:prstGeom prst="rect">
                      <a:avLst/>
                    </a:prstGeom>
                    <a:noFill/>
                    <a:ln>
                      <a:noFill/>
                    </a:ln>
                  </pic:spPr>
                </pic:pic>
              </a:graphicData>
            </a:graphic>
          </wp:inline>
        </w:drawing>
      </w:r>
      <w:r w:rsidRPr="00D93DB4">
        <w:tab/>
        <w:t>(</w:t>
      </w:r>
      <w:r w:rsidR="005B1BA1" w:rsidRPr="00D93DB4">
        <w:t>83</w:t>
      </w:r>
      <w:r w:rsidRPr="00D93DB4">
        <w:t>)</w:t>
      </w:r>
    </w:p>
    <w:p w14:paraId="0C0435C8" w14:textId="4C222268" w:rsidR="00133C66" w:rsidRPr="00D93DB4" w:rsidRDefault="00133C66" w:rsidP="00133C66">
      <w:pPr>
        <w:pStyle w:val="EQ"/>
        <w:rPr>
          <w:lang w:eastAsia="zh-CN"/>
        </w:rPr>
      </w:pPr>
      <w:r w:rsidRPr="00D93DB4">
        <w:tab/>
      </w:r>
      <w:r w:rsidR="004C5B74">
        <w:rPr>
          <w:noProof/>
          <w:position w:val="-10"/>
        </w:rPr>
        <w:drawing>
          <wp:inline distT="0" distB="0" distL="0" distR="0" wp14:anchorId="182409A0" wp14:editId="059F523A">
            <wp:extent cx="929005" cy="190500"/>
            <wp:effectExtent l="0" t="0" r="0" b="0"/>
            <wp:docPr id="418"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929005" cy="190500"/>
                    </a:xfrm>
                    <a:prstGeom prst="rect">
                      <a:avLst/>
                    </a:prstGeom>
                    <a:noFill/>
                    <a:ln>
                      <a:noFill/>
                    </a:ln>
                  </pic:spPr>
                </pic:pic>
              </a:graphicData>
            </a:graphic>
          </wp:inline>
        </w:drawing>
      </w:r>
      <w:r w:rsidRPr="00D93DB4">
        <w:tab/>
        <w:t>(</w:t>
      </w:r>
      <w:r w:rsidR="005B1BA1" w:rsidRPr="00D93DB4">
        <w:t>84</w:t>
      </w:r>
      <w:r w:rsidRPr="00D93DB4">
        <w:t>)</w:t>
      </w:r>
    </w:p>
    <w:p w14:paraId="188FFFA4" w14:textId="77777777" w:rsidR="00133C66" w:rsidRPr="00D93DB4" w:rsidRDefault="00133C66" w:rsidP="00133C66">
      <w:pPr>
        <w:rPr>
          <w:lang w:eastAsia="zh-CN"/>
        </w:rPr>
      </w:pPr>
      <w:r w:rsidRPr="00D93DB4">
        <w:rPr>
          <w:lang w:eastAsia="zh-CN"/>
        </w:rPr>
        <w:t>O</w:t>
      </w:r>
      <w:r w:rsidRPr="00D93DB4">
        <w:rPr>
          <w:rFonts w:hint="eastAsia"/>
          <w:lang w:eastAsia="zh-CN"/>
        </w:rPr>
        <w:t>therwise then:</w:t>
      </w:r>
    </w:p>
    <w:p w14:paraId="674F0314" w14:textId="16C93B09" w:rsidR="00133C66" w:rsidRPr="00D93DB4" w:rsidRDefault="00133C66" w:rsidP="00133C66">
      <w:pPr>
        <w:pStyle w:val="EQ"/>
        <w:rPr>
          <w:lang w:eastAsia="zh-CN"/>
        </w:rPr>
      </w:pPr>
      <w:bookmarkStart w:id="108" w:name="OLE_LINK37"/>
      <w:r w:rsidRPr="00D93DB4">
        <w:tab/>
      </w:r>
      <w:r w:rsidR="004C5B74">
        <w:rPr>
          <w:noProof/>
          <w:position w:val="-14"/>
        </w:rPr>
        <w:drawing>
          <wp:inline distT="0" distB="0" distL="0" distR="0" wp14:anchorId="3991EB8F" wp14:editId="231C7BE1">
            <wp:extent cx="2514600" cy="214630"/>
            <wp:effectExtent l="0" t="0" r="0" b="0"/>
            <wp:docPr id="419"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514600" cy="214630"/>
                    </a:xfrm>
                    <a:prstGeom prst="rect">
                      <a:avLst/>
                    </a:prstGeom>
                    <a:noFill/>
                    <a:ln>
                      <a:noFill/>
                    </a:ln>
                  </pic:spPr>
                </pic:pic>
              </a:graphicData>
            </a:graphic>
          </wp:inline>
        </w:drawing>
      </w:r>
      <w:r w:rsidRPr="00D93DB4">
        <w:tab/>
        <w:t>(</w:t>
      </w:r>
      <w:r w:rsidR="005B1BA1" w:rsidRPr="00D93DB4">
        <w:t>85</w:t>
      </w:r>
      <w:r w:rsidRPr="00D93DB4">
        <w:t>)</w:t>
      </w:r>
    </w:p>
    <w:bookmarkEnd w:id="108"/>
    <w:p w14:paraId="5D360190" w14:textId="1FDE6BE8" w:rsidR="00133C66" w:rsidRPr="00D93DB4" w:rsidRDefault="00133C66" w:rsidP="00133C66">
      <w:pPr>
        <w:pStyle w:val="EQ"/>
        <w:rPr>
          <w:lang w:eastAsia="zh-CN"/>
        </w:rPr>
      </w:pPr>
      <w:r w:rsidRPr="00D93DB4">
        <w:tab/>
      </w:r>
      <w:r w:rsidR="004C5B74">
        <w:rPr>
          <w:noProof/>
          <w:position w:val="-10"/>
        </w:rPr>
        <w:drawing>
          <wp:inline distT="0" distB="0" distL="0" distR="0" wp14:anchorId="2E069BC6" wp14:editId="12ECC215">
            <wp:extent cx="1014730" cy="190500"/>
            <wp:effectExtent l="0" t="0" r="0" b="0"/>
            <wp:docPr id="42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014730" cy="190500"/>
                    </a:xfrm>
                    <a:prstGeom prst="rect">
                      <a:avLst/>
                    </a:prstGeom>
                    <a:noFill/>
                    <a:ln>
                      <a:noFill/>
                    </a:ln>
                  </pic:spPr>
                </pic:pic>
              </a:graphicData>
            </a:graphic>
          </wp:inline>
        </w:drawing>
      </w:r>
      <w:r w:rsidRPr="00D93DB4">
        <w:tab/>
        <w:t>(</w:t>
      </w:r>
      <w:r w:rsidR="005B1BA1" w:rsidRPr="00D93DB4">
        <w:t>86</w:t>
      </w:r>
      <w:r w:rsidRPr="00D93DB4">
        <w:t>)</w:t>
      </w:r>
    </w:p>
    <w:p w14:paraId="7BE6CF58" w14:textId="76AE2D74" w:rsidR="00B44222" w:rsidRPr="00D93DB4" w:rsidRDefault="00E62370" w:rsidP="00B44222">
      <w:pPr>
        <w:rPr>
          <w:lang w:eastAsia="zh-CN"/>
        </w:rPr>
      </w:pPr>
      <w:r w:rsidRPr="00D93DB4">
        <w:rPr>
          <w:rFonts w:hint="eastAsia"/>
          <w:lang w:eastAsia="zh-CN"/>
        </w:rPr>
        <w:t xml:space="preserve">where </w:t>
      </w:r>
      <w:r w:rsidR="004C5B74">
        <w:rPr>
          <w:noProof/>
          <w:position w:val="-10"/>
        </w:rPr>
        <w:drawing>
          <wp:inline distT="0" distB="0" distL="0" distR="0" wp14:anchorId="4E92D811" wp14:editId="1D5C3D73">
            <wp:extent cx="1714500" cy="190500"/>
            <wp:effectExtent l="0" t="0" r="0" b="0"/>
            <wp:docPr id="421"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714500" cy="190500"/>
                    </a:xfrm>
                    <a:prstGeom prst="rect">
                      <a:avLst/>
                    </a:prstGeom>
                    <a:noFill/>
                    <a:ln>
                      <a:noFill/>
                    </a:ln>
                  </pic:spPr>
                </pic:pic>
              </a:graphicData>
            </a:graphic>
          </wp:inline>
        </w:drawing>
      </w:r>
      <w:r w:rsidRPr="00D93DB4">
        <w:rPr>
          <w:rFonts w:hint="eastAsia"/>
          <w:lang w:eastAsia="zh-CN"/>
        </w:rPr>
        <w:t>are the subframe gain</w:t>
      </w:r>
      <w:r w:rsidR="009B55B4" w:rsidRPr="00D93DB4">
        <w:rPr>
          <w:lang w:eastAsia="zh-CN"/>
        </w:rPr>
        <w:t>s</w:t>
      </w:r>
      <w:r w:rsidRPr="00D93DB4">
        <w:rPr>
          <w:rFonts w:hint="eastAsia"/>
          <w:lang w:eastAsia="zh-CN"/>
        </w:rPr>
        <w:t xml:space="preserve"> of the current frame.</w:t>
      </w:r>
    </w:p>
    <w:p w14:paraId="60AD6199" w14:textId="573929C5" w:rsidR="00133C66" w:rsidRPr="00D93DB4" w:rsidRDefault="00133C66" w:rsidP="00133C66">
      <w:pPr>
        <w:rPr>
          <w:lang w:eastAsia="zh-CN"/>
        </w:rPr>
      </w:pPr>
      <w:r w:rsidRPr="00D93DB4">
        <w:rPr>
          <w:rFonts w:hint="eastAsia"/>
          <w:lang w:eastAsia="zh-CN"/>
        </w:rPr>
        <w:t xml:space="preserve">The global frame gain </w:t>
      </w:r>
      <w:r w:rsidR="009D71FF" w:rsidRPr="00D93DB4">
        <w:rPr>
          <w:rFonts w:hint="eastAsia"/>
          <w:lang w:eastAsia="zh-CN"/>
        </w:rPr>
        <w:t xml:space="preserve">of the current frame </w:t>
      </w:r>
      <w:r w:rsidRPr="00D93DB4">
        <w:rPr>
          <w:rFonts w:hint="eastAsia"/>
          <w:lang w:eastAsia="zh-CN"/>
        </w:rPr>
        <w:t xml:space="preserve">is calculated with </w:t>
      </w:r>
      <w:r w:rsidR="004C5B74">
        <w:rPr>
          <w:noProof/>
          <w:position w:val="-10"/>
          <w:lang w:eastAsia="zh-CN"/>
        </w:rPr>
        <w:drawing>
          <wp:inline distT="0" distB="0" distL="0" distR="0" wp14:anchorId="7277D58C" wp14:editId="3FC72DE9">
            <wp:extent cx="290830" cy="190500"/>
            <wp:effectExtent l="0" t="0" r="0" b="0"/>
            <wp:docPr id="422"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rPr>
          <w:rFonts w:hint="eastAsia"/>
          <w:lang w:eastAsia="zh-CN"/>
        </w:rPr>
        <w:t xml:space="preserve"> and </w:t>
      </w:r>
      <w:r w:rsidR="004C5B74">
        <w:rPr>
          <w:noProof/>
          <w:position w:val="-14"/>
          <w:lang w:eastAsia="zh-CN"/>
        </w:rPr>
        <w:drawing>
          <wp:inline distT="0" distB="0" distL="0" distR="0" wp14:anchorId="7A483FBC" wp14:editId="707B40B7">
            <wp:extent cx="357505" cy="214630"/>
            <wp:effectExtent l="0" t="0" r="0" b="0"/>
            <wp:docPr id="423"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rsidRPr="00D93DB4">
        <w:rPr>
          <w:rFonts w:hint="eastAsia"/>
          <w:lang w:eastAsia="zh-CN"/>
        </w:rPr>
        <w:t xml:space="preserve"> described as follows:</w:t>
      </w:r>
    </w:p>
    <w:p w14:paraId="76860385" w14:textId="3E2B06AE" w:rsidR="00133C66" w:rsidRPr="00D93DB4" w:rsidRDefault="00133C66" w:rsidP="00133C66">
      <w:pPr>
        <w:pStyle w:val="EQ"/>
        <w:rPr>
          <w:lang w:eastAsia="zh-CN"/>
        </w:rPr>
      </w:pPr>
      <w:r w:rsidRPr="00D93DB4">
        <w:tab/>
      </w:r>
      <w:r w:rsidR="004C5B74">
        <w:rPr>
          <w:noProof/>
          <w:position w:val="-14"/>
        </w:rPr>
        <w:drawing>
          <wp:inline distT="0" distB="0" distL="0" distR="0" wp14:anchorId="40C21472" wp14:editId="61380BD6">
            <wp:extent cx="990600" cy="214630"/>
            <wp:effectExtent l="0" t="0" r="0" b="0"/>
            <wp:docPr id="424"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990600" cy="214630"/>
                    </a:xfrm>
                    <a:prstGeom prst="rect">
                      <a:avLst/>
                    </a:prstGeom>
                    <a:noFill/>
                    <a:ln>
                      <a:noFill/>
                    </a:ln>
                  </pic:spPr>
                </pic:pic>
              </a:graphicData>
            </a:graphic>
          </wp:inline>
        </w:drawing>
      </w:r>
      <w:r w:rsidRPr="00D93DB4">
        <w:tab/>
        <w:t>(</w:t>
      </w:r>
      <w:r w:rsidR="005B1BA1" w:rsidRPr="00D93DB4">
        <w:t>87</w:t>
      </w:r>
      <w:r w:rsidRPr="00D93DB4">
        <w:t>)</w:t>
      </w:r>
    </w:p>
    <w:p w14:paraId="0E41F676" w14:textId="6BC3C3DD" w:rsidR="001B74DF" w:rsidRPr="00D93DB4" w:rsidRDefault="00CD0ECB" w:rsidP="003E7306">
      <w:pPr>
        <w:rPr>
          <w:lang w:eastAsia="zh-CN"/>
        </w:rPr>
      </w:pPr>
      <w:r w:rsidRPr="00D93DB4">
        <w:rPr>
          <w:rFonts w:hint="eastAsia"/>
          <w:lang w:eastAsia="zh-CN"/>
        </w:rPr>
        <w:t xml:space="preserve">where the </w:t>
      </w:r>
      <w:r w:rsidR="004C5B74">
        <w:rPr>
          <w:noProof/>
          <w:position w:val="-14"/>
          <w:lang w:eastAsia="zh-CN"/>
        </w:rPr>
        <w:drawing>
          <wp:inline distT="0" distB="0" distL="0" distR="0" wp14:anchorId="70972AB5" wp14:editId="1279F54A">
            <wp:extent cx="357505" cy="214630"/>
            <wp:effectExtent l="0" t="0" r="0" b="0"/>
            <wp:docPr id="42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rsidRPr="00D93DB4">
        <w:rPr>
          <w:rFonts w:hint="eastAsia"/>
          <w:lang w:eastAsia="zh-CN"/>
        </w:rPr>
        <w:t xml:space="preserve"> is the global frame gain of the previous frame.</w:t>
      </w:r>
    </w:p>
    <w:p w14:paraId="1398CB23" w14:textId="77777777" w:rsidR="000B346A" w:rsidRPr="00D93DB4" w:rsidRDefault="001B74DF" w:rsidP="006F6427">
      <w:pPr>
        <w:pStyle w:val="Heading3"/>
      </w:pPr>
      <w:bookmarkStart w:id="109" w:name="_Toc123562423"/>
      <w:r w:rsidRPr="00D93DB4">
        <w:t>5.3.3</w:t>
      </w:r>
      <w:r w:rsidR="004A2193" w:rsidRPr="00D93DB4">
        <w:tab/>
        <w:t>Guided concealment</w:t>
      </w:r>
      <w:r w:rsidR="00BB7F59" w:rsidRPr="00D93DB4">
        <w:t xml:space="preserve"> and recovery</w:t>
      </w:r>
      <w:bookmarkEnd w:id="109"/>
    </w:p>
    <w:p w14:paraId="67B5AF04" w14:textId="77777777" w:rsidR="0069740D" w:rsidRPr="00D93DB4" w:rsidRDefault="0069740D" w:rsidP="0069740D">
      <w:pPr>
        <w:pStyle w:val="Heading4"/>
        <w:rPr>
          <w:rFonts w:eastAsia="MS Mincho"/>
          <w:lang w:eastAsia="ja-JP"/>
        </w:rPr>
      </w:pPr>
      <w:bookmarkStart w:id="110" w:name="_Toc123562424"/>
      <w:r w:rsidRPr="00D93DB4">
        <w:t>5.3.3.1</w:t>
      </w:r>
      <w:r w:rsidRPr="00D93DB4">
        <w:tab/>
        <w:t>Specifics for rate 24</w:t>
      </w:r>
      <w:r w:rsidR="00D24AB6" w:rsidRPr="00D93DB4">
        <w:t>.4</w:t>
      </w:r>
      <w:r w:rsidRPr="00D93DB4">
        <w:t xml:space="preserve"> kbps</w:t>
      </w:r>
      <w:bookmarkEnd w:id="110"/>
    </w:p>
    <w:p w14:paraId="40081A39" w14:textId="77777777" w:rsidR="00D24AB6" w:rsidRPr="00D93DB4" w:rsidRDefault="00D24AB6" w:rsidP="00D24AB6">
      <w:pPr>
        <w:rPr>
          <w:rFonts w:eastAsia="MS Mincho"/>
          <w:lang w:eastAsia="ja-JP"/>
        </w:rPr>
      </w:pPr>
      <w:r w:rsidRPr="00D93DB4">
        <w:rPr>
          <w:rFonts w:eastAsia="MS Mincho" w:hint="eastAsia"/>
          <w:lang w:eastAsia="ja-JP"/>
        </w:rPr>
        <w:t>As described in subclause</w:t>
      </w:r>
      <w:r w:rsidRPr="00D93DB4">
        <w:t xml:space="preserve"> </w:t>
      </w:r>
      <w:r w:rsidRPr="00D93DB4">
        <w:rPr>
          <w:rFonts w:eastAsia="MS Mincho" w:hint="eastAsia"/>
          <w:lang w:eastAsia="ja-JP"/>
        </w:rPr>
        <w:t>5.5.4</w:t>
      </w:r>
      <w:r w:rsidRPr="00D93DB4">
        <w:t xml:space="preserve"> of</w:t>
      </w:r>
      <w:r w:rsidRPr="00D93DB4">
        <w:rPr>
          <w:lang w:eastAsia="en-CA"/>
        </w:rPr>
        <w:t xml:space="preserve"> </w:t>
      </w:r>
      <w:r w:rsidRPr="00D93DB4">
        <w:t>[5]</w:t>
      </w:r>
      <w:r w:rsidRPr="00D93DB4">
        <w:rPr>
          <w:rFonts w:eastAsia="MS Mincho" w:hint="eastAsia"/>
          <w:lang w:eastAsia="ja-JP"/>
        </w:rPr>
        <w:t xml:space="preserve">, the activation flag and differential pitch lag are transmitted as side information to obtain better pitch lag estimates and excitation signal for the </w:t>
      </w:r>
      <w:r w:rsidRPr="00D93DB4">
        <w:rPr>
          <w:rFonts w:eastAsia="MS Mincho"/>
          <w:lang w:eastAsia="ja-JP"/>
        </w:rPr>
        <w:t xml:space="preserve">future </w:t>
      </w:r>
      <w:r w:rsidRPr="00D93DB4">
        <w:rPr>
          <w:rFonts w:eastAsia="MS Mincho" w:hint="eastAsia"/>
          <w:lang w:eastAsia="ja-JP"/>
        </w:rPr>
        <w:t xml:space="preserve">frame to be concealed. </w:t>
      </w:r>
    </w:p>
    <w:p w14:paraId="11E2DA85" w14:textId="535765B0" w:rsidR="00D24AB6" w:rsidRPr="00D93DB4" w:rsidRDefault="00D24AB6" w:rsidP="00D24AB6">
      <w:pPr>
        <w:rPr>
          <w:rFonts w:eastAsia="MS Mincho"/>
          <w:lang w:eastAsia="ja-JP"/>
        </w:rPr>
      </w:pPr>
      <w:r w:rsidRPr="00D93DB4">
        <w:rPr>
          <w:rFonts w:eastAsia="MS Mincho"/>
          <w:lang w:eastAsia="ja-JP"/>
        </w:rPr>
        <w:t xml:space="preserve">The first 1 bit </w:t>
      </w:r>
      <w:r w:rsidRPr="00D93DB4">
        <w:rPr>
          <w:rFonts w:eastAsia="MS Mincho" w:hint="eastAsia"/>
          <w:lang w:eastAsia="ja-JP"/>
        </w:rPr>
        <w:t xml:space="preserve">of the side information </w:t>
      </w:r>
      <w:r w:rsidRPr="00D93DB4">
        <w:rPr>
          <w:rFonts w:eastAsia="MS Mincho"/>
          <w:lang w:eastAsia="ja-JP"/>
        </w:rPr>
        <w:t>is read from the bit-stream yielding the activation flag. In case the activation flag equals 0, no further decod</w:t>
      </w:r>
      <w:r w:rsidRPr="00D93DB4">
        <w:rPr>
          <w:rFonts w:eastAsia="MS Mincho" w:hint="eastAsia"/>
          <w:lang w:eastAsia="ja-JP"/>
        </w:rPr>
        <w:t>ing</w:t>
      </w:r>
      <w:r w:rsidRPr="00D93DB4">
        <w:rPr>
          <w:rFonts w:eastAsia="MS Mincho"/>
          <w:lang w:eastAsia="ja-JP"/>
        </w:rPr>
        <w:t xml:space="preserve"> is performed. If the flag equals 1, additional 4 bits are decoded yielding the differential pitch lag.</w:t>
      </w:r>
      <w:r w:rsidRPr="00D93DB4">
        <w:rPr>
          <w:rFonts w:eastAsia="MS Mincho" w:hint="eastAsia"/>
          <w:lang w:eastAsia="ja-JP"/>
        </w:rPr>
        <w:t xml:space="preserve"> </w:t>
      </w:r>
      <w:r w:rsidRPr="00D93DB4">
        <w:rPr>
          <w:rFonts w:eastAsia="MS Mincho"/>
          <w:lang w:eastAsia="ja-JP"/>
        </w:rPr>
        <w:t>With 4bits 16 different states are signalled. 15 states are used to represent the differential pitch lag, ranging from -7 to 7. The remaining signalling state is used to signal, that the pitch lag difference was outside the +-7 range on encoder side.</w:t>
      </w:r>
      <w:r w:rsidRPr="00D93DB4">
        <w:rPr>
          <w:rFonts w:eastAsia="MS Mincho"/>
          <w:lang w:eastAsia="ja-JP"/>
        </w:rPr>
        <w:br/>
      </w:r>
      <w:r w:rsidRPr="00D93DB4">
        <w:rPr>
          <w:rFonts w:eastAsia="MS Mincho" w:hint="eastAsia"/>
          <w:lang w:eastAsia="ja-JP"/>
        </w:rPr>
        <w:t xml:space="preserve">In case </w:t>
      </w:r>
      <w:r w:rsidRPr="00D93DB4">
        <w:rPr>
          <w:rFonts w:eastAsia="MS Mincho"/>
          <w:lang w:eastAsia="ja-JP"/>
        </w:rPr>
        <w:t>the pitch lag difference is inside the signalled valid rage of +-7</w:t>
      </w:r>
      <w:r w:rsidRPr="00D93DB4">
        <w:rPr>
          <w:rFonts w:eastAsia="MS Mincho" w:hint="eastAsia"/>
          <w:lang w:eastAsia="ja-JP"/>
        </w:rPr>
        <w:t xml:space="preserve">, the differential pitch lag is added to </w:t>
      </w:r>
      <w:r w:rsidRPr="00D93DB4">
        <w:rPr>
          <w:rFonts w:eastAsia="MS Mincho"/>
          <w:lang w:eastAsia="ja-JP"/>
        </w:rPr>
        <w:t>the</w:t>
      </w:r>
      <w:r w:rsidRPr="00D93DB4">
        <w:rPr>
          <w:rFonts w:eastAsia="MS Mincho" w:hint="eastAsia"/>
          <w:lang w:eastAsia="ja-JP"/>
        </w:rPr>
        <w:t xml:space="preserve"> pitch lag of the last sub-frame. The result is used as an initial pitch lag estimate of the future 1</w:t>
      </w:r>
      <w:r w:rsidRPr="00D93DB4">
        <w:rPr>
          <w:rFonts w:eastAsia="MS Mincho" w:hint="eastAsia"/>
          <w:vertAlign w:val="superscript"/>
          <w:lang w:eastAsia="ja-JP"/>
        </w:rPr>
        <w:t>st</w:t>
      </w:r>
      <w:r w:rsidRPr="00D93DB4">
        <w:rPr>
          <w:rFonts w:eastAsia="MS Mincho" w:hint="eastAsia"/>
          <w:lang w:eastAsia="ja-JP"/>
        </w:rPr>
        <w:t xml:space="preserve"> and 2</w:t>
      </w:r>
      <w:r w:rsidRPr="00D93DB4">
        <w:rPr>
          <w:rFonts w:eastAsia="MS Mincho" w:hint="eastAsia"/>
          <w:vertAlign w:val="superscript"/>
          <w:lang w:eastAsia="ja-JP"/>
        </w:rPr>
        <w:t>nd</w:t>
      </w:r>
      <w:r w:rsidRPr="00D93DB4">
        <w:rPr>
          <w:rFonts w:eastAsia="MS Mincho" w:hint="eastAsia"/>
          <w:lang w:eastAsia="ja-JP"/>
        </w:rPr>
        <w:t xml:space="preserve"> sub-frame. </w:t>
      </w:r>
      <w:r w:rsidRPr="00D93DB4">
        <w:rPr>
          <w:rFonts w:eastAsia="MS Mincho"/>
          <w:lang w:eastAsia="ja-JP"/>
        </w:rPr>
        <w:t xml:space="preserve">The </w:t>
      </w:r>
      <w:r w:rsidRPr="00D93DB4">
        <w:rPr>
          <w:rFonts w:eastAsia="MS Mincho" w:hint="eastAsia"/>
          <w:lang w:eastAsia="ja-JP"/>
        </w:rPr>
        <w:t xml:space="preserve">initial pitch lag estimates are used as an input to </w:t>
      </w:r>
      <w:r w:rsidRPr="00D93DB4">
        <w:rPr>
          <w:rFonts w:eastAsia="MS Mincho"/>
          <w:lang w:eastAsia="ja-JP"/>
        </w:rPr>
        <w:t xml:space="preserve">the </w:t>
      </w:r>
      <w:r w:rsidRPr="00D93DB4">
        <w:rPr>
          <w:rFonts w:eastAsia="MS Mincho" w:hint="eastAsia"/>
          <w:lang w:eastAsia="ja-JP"/>
        </w:rPr>
        <w:t xml:space="preserve">pitch lag extrapolation procedure described in subclause 5.3.1.1. </w:t>
      </w:r>
      <w:r w:rsidRPr="00D93DB4">
        <w:rPr>
          <w:rFonts w:eastAsia="MS Mincho"/>
          <w:lang w:eastAsia="ja-JP"/>
        </w:rPr>
        <w:t>If the</w:t>
      </w:r>
      <w:r w:rsidRPr="00D93DB4">
        <w:rPr>
          <w:rFonts w:eastAsia="MS Mincho" w:hint="eastAsia"/>
          <w:lang w:eastAsia="ja-JP"/>
        </w:rPr>
        <w:t xml:space="preserve"> initial pitch lag estimates are available, t</w:t>
      </w:r>
      <w:r w:rsidRPr="00D93DB4">
        <w:rPr>
          <w:rFonts w:eastAsia="MS Mincho"/>
          <w:lang w:eastAsia="ja-JP"/>
        </w:rPr>
        <w:t xml:space="preserve">he history of pitch lags used </w:t>
      </w:r>
      <w:r w:rsidRPr="00D93DB4">
        <w:rPr>
          <w:rFonts w:eastAsia="MS Mincho" w:hint="eastAsia"/>
          <w:lang w:eastAsia="ja-JP"/>
        </w:rPr>
        <w:t xml:space="preserve">for the pitch extrapolation is </w:t>
      </w:r>
      <w:r w:rsidRPr="00D93DB4">
        <w:rPr>
          <w:rFonts w:eastAsia="MS Mincho"/>
          <w:lang w:eastAsia="ja-JP"/>
        </w:rPr>
        <w:t>update</w:t>
      </w:r>
      <w:r w:rsidRPr="00D93DB4">
        <w:rPr>
          <w:rFonts w:eastAsia="MS Mincho" w:hint="eastAsia"/>
          <w:lang w:eastAsia="ja-JP"/>
        </w:rPr>
        <w:t>d with th</w:t>
      </w:r>
      <w:r w:rsidRPr="00D93DB4">
        <w:rPr>
          <w:rFonts w:eastAsia="MS Mincho"/>
          <w:lang w:eastAsia="ja-JP"/>
        </w:rPr>
        <w:t>e</w:t>
      </w:r>
      <w:r w:rsidRPr="00D93DB4">
        <w:rPr>
          <w:rFonts w:eastAsia="MS Mincho" w:hint="eastAsia"/>
          <w:lang w:eastAsia="ja-JP"/>
        </w:rPr>
        <w:t xml:space="preserve"> initial pitch lag estimates.</w:t>
      </w:r>
      <w:r w:rsidRPr="00D93DB4">
        <w:rPr>
          <w:rFonts w:hint="eastAsia"/>
          <w:lang w:eastAsia="ja-JP"/>
        </w:rPr>
        <w:t xml:space="preserve"> In case the criteria in clause 5.3.1.1 is not met, instead of </w:t>
      </w:r>
      <w:r w:rsidR="004C5B74">
        <w:rPr>
          <w:noProof/>
          <w:position w:val="-12"/>
          <w:lang w:val="de-DE" w:eastAsia="de-DE"/>
        </w:rPr>
        <w:drawing>
          <wp:inline distT="0" distB="0" distL="0" distR="0" wp14:anchorId="724E6507" wp14:editId="7FE01A21">
            <wp:extent cx="485775" cy="228600"/>
            <wp:effectExtent l="0" t="0" r="0" b="0"/>
            <wp:docPr id="426" name="Bild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D93DB4">
        <w:rPr>
          <w:rFonts w:eastAsia="MS Mincho"/>
          <w:lang w:eastAsia="ja-JP"/>
        </w:rPr>
        <w:t xml:space="preserve">, </w:t>
      </w:r>
      <w:r w:rsidRPr="00D93DB4">
        <w:rPr>
          <w:rFonts w:hint="eastAsia"/>
          <w:lang w:eastAsia="ja-JP"/>
        </w:rPr>
        <w:t xml:space="preserve">the initial pitch lag estimate is </w:t>
      </w:r>
      <w:r w:rsidRPr="00D93DB4">
        <w:rPr>
          <w:lang w:eastAsia="ja-JP"/>
        </w:rPr>
        <w:t>used</w:t>
      </w:r>
      <w:r w:rsidRPr="00D93DB4">
        <w:rPr>
          <w:rFonts w:hint="eastAsia"/>
          <w:lang w:eastAsia="ja-JP"/>
        </w:rPr>
        <w:t xml:space="preserve"> </w:t>
      </w:r>
      <w:r w:rsidRPr="00D93DB4">
        <w:rPr>
          <w:lang w:eastAsia="ja-JP"/>
        </w:rPr>
        <w:t>for building the first and second subframe of the adaptive codebook during concealment</w:t>
      </w:r>
      <w:r w:rsidRPr="00D93DB4">
        <w:rPr>
          <w:rFonts w:hint="eastAsia"/>
          <w:lang w:eastAsia="ja-JP"/>
        </w:rPr>
        <w:t xml:space="preserve"> </w:t>
      </w:r>
      <w:r w:rsidRPr="00D93DB4">
        <w:rPr>
          <w:rFonts w:eastAsia="MS Mincho"/>
          <w:lang w:eastAsia="ja-JP"/>
        </w:rPr>
        <w:t>.</w:t>
      </w:r>
    </w:p>
    <w:p w14:paraId="46E5E3AD" w14:textId="77777777" w:rsidR="0069740D" w:rsidRPr="00D93DB4" w:rsidRDefault="00D24AB6" w:rsidP="00D24AB6">
      <w:pPr>
        <w:rPr>
          <w:position w:val="-12"/>
          <w:lang w:eastAsia="ja-JP"/>
        </w:rPr>
      </w:pPr>
      <w:r w:rsidRPr="00D93DB4">
        <w:rPr>
          <w:rFonts w:eastAsia="MS Mincho"/>
          <w:lang w:eastAsia="ja-JP"/>
        </w:rPr>
        <w:t>In case the pitch lag difference indicates that the difference is outside the valid range of +-7 the pitch extrapolation is performed like there is no future pitch lag information available in the bitstream.</w:t>
      </w:r>
    </w:p>
    <w:p w14:paraId="7C5C48FF" w14:textId="77777777" w:rsidR="0069740D" w:rsidRPr="00D93DB4" w:rsidRDefault="0069740D" w:rsidP="0069740D">
      <w:pPr>
        <w:pStyle w:val="Heading4"/>
        <w:rPr>
          <w:rFonts w:eastAsia="MS Mincho"/>
          <w:lang w:eastAsia="ja-JP"/>
        </w:rPr>
      </w:pPr>
      <w:bookmarkStart w:id="111" w:name="_Toc123562425"/>
      <w:r w:rsidRPr="00D93DB4">
        <w:t>5.3.3.2</w:t>
      </w:r>
      <w:r w:rsidRPr="00D93DB4">
        <w:tab/>
        <w:t>Specifics for rates 9.6</w:t>
      </w:r>
      <w:r w:rsidR="00CF312E" w:rsidRPr="00D93DB4">
        <w:t>,</w:t>
      </w:r>
      <w:r w:rsidRPr="00D93DB4">
        <w:t xml:space="preserve"> 16.4</w:t>
      </w:r>
      <w:r w:rsidR="00CF312E" w:rsidRPr="00D93DB4">
        <w:t xml:space="preserve"> and</w:t>
      </w:r>
      <w:r w:rsidRPr="00D93DB4">
        <w:t xml:space="preserve"> 24.4 kbps</w:t>
      </w:r>
      <w:bookmarkEnd w:id="111"/>
    </w:p>
    <w:p w14:paraId="7B696714" w14:textId="77777777" w:rsidR="0069740D" w:rsidRPr="00D93DB4" w:rsidRDefault="0069740D" w:rsidP="0069740D">
      <w:pPr>
        <w:rPr>
          <w:rFonts w:eastAsia="MS Mincho"/>
          <w:lang w:eastAsia="ja-JP"/>
        </w:rPr>
      </w:pPr>
      <w:r w:rsidRPr="00D93DB4">
        <w:rPr>
          <w:rFonts w:eastAsia="MS Mincho" w:hint="eastAsia"/>
          <w:lang w:eastAsia="ja-JP"/>
        </w:rPr>
        <w:t xml:space="preserve">As described in </w:t>
      </w:r>
      <w:r w:rsidR="001453B7" w:rsidRPr="00D93DB4">
        <w:rPr>
          <w:rFonts w:eastAsia="MS Mincho"/>
          <w:lang w:eastAsia="ja-JP"/>
        </w:rPr>
        <w:t>subclause</w:t>
      </w:r>
      <w:r w:rsidR="00522DAE" w:rsidRPr="00D93DB4">
        <w:rPr>
          <w:rFonts w:eastAsia="MS Mincho"/>
          <w:lang w:eastAsia="ja-JP"/>
        </w:rPr>
        <w:t xml:space="preserve"> 5.5.</w:t>
      </w:r>
      <w:r w:rsidR="00522DAE" w:rsidRPr="00D93DB4">
        <w:rPr>
          <w:rFonts w:eastAsia="MS Mincho" w:hint="eastAsia"/>
          <w:lang w:eastAsia="ja-JP"/>
        </w:rPr>
        <w:t>5</w:t>
      </w:r>
      <w:r w:rsidR="00522DAE" w:rsidRPr="00D93DB4">
        <w:rPr>
          <w:rFonts w:eastAsia="MS Mincho"/>
          <w:lang w:eastAsia="ja-JP"/>
        </w:rPr>
        <w:t xml:space="preserve"> of </w:t>
      </w:r>
      <w:r w:rsidR="00314012" w:rsidRPr="00D93DB4">
        <w:rPr>
          <w:rFonts w:eastAsia="MS Mincho"/>
          <w:lang w:eastAsia="ja-JP"/>
        </w:rPr>
        <w:t>[5]</w:t>
      </w:r>
      <w:r w:rsidRPr="00D93DB4">
        <w:rPr>
          <w:rFonts w:eastAsia="MS Mincho" w:hint="eastAsia"/>
          <w:lang w:eastAsia="ja-JP"/>
        </w:rPr>
        <w:t>, side information on the activation of spectral envelope diffuser is transmitted to suppress too sharp peak at LP spectrum a</w:t>
      </w:r>
      <w:r w:rsidRPr="00D93DB4">
        <w:rPr>
          <w:rFonts w:eastAsia="MS Mincho"/>
          <w:lang w:eastAsia="ja-JP"/>
        </w:rPr>
        <w:t>t the decoder side, 1 bit is decoded</w:t>
      </w:r>
      <w:r w:rsidRPr="00D93DB4">
        <w:rPr>
          <w:rFonts w:eastAsia="MS Mincho" w:hint="eastAsia"/>
          <w:lang w:eastAsia="ja-JP"/>
        </w:rPr>
        <w:t xml:space="preserve"> </w:t>
      </w:r>
      <w:r w:rsidRPr="00D93DB4">
        <w:rPr>
          <w:rFonts w:eastAsia="MS Mincho"/>
          <w:lang w:eastAsia="ja-JP"/>
        </w:rPr>
        <w:t xml:space="preserve">to obtain the activation flag. In case the value </w:t>
      </w:r>
      <w:r w:rsidRPr="00D93DB4">
        <w:rPr>
          <w:rFonts w:eastAsia="MS Mincho" w:hint="eastAsia"/>
          <w:lang w:eastAsia="ja-JP"/>
        </w:rPr>
        <w:t>equals to</w:t>
      </w:r>
      <w:r w:rsidRPr="00D93DB4">
        <w:rPr>
          <w:rFonts w:eastAsia="MS Mincho"/>
          <w:lang w:eastAsia="ja-JP"/>
        </w:rPr>
        <w:t xml:space="preserve"> </w:t>
      </w:r>
      <w:r w:rsidRPr="00D93DB4">
        <w:rPr>
          <w:rFonts w:eastAsia="MS Mincho" w:hint="eastAsia"/>
          <w:lang w:eastAsia="ja-JP"/>
        </w:rPr>
        <w:t>1</w:t>
      </w:r>
      <w:r w:rsidRPr="00D93DB4">
        <w:rPr>
          <w:rFonts w:eastAsia="MS Mincho"/>
          <w:lang w:eastAsia="ja-JP"/>
        </w:rPr>
        <w:t xml:space="preserve">, spectral envelope diffuser is activated, otherwise de-activated. When spectral envelope diffuser is active, the following procedure is performed at </w:t>
      </w:r>
      <w:r w:rsidRPr="00D93DB4">
        <w:rPr>
          <w:rFonts w:eastAsia="MS Mincho" w:hint="eastAsia"/>
          <w:lang w:eastAsia="ja-JP"/>
        </w:rPr>
        <w:t xml:space="preserve">the </w:t>
      </w:r>
      <w:r w:rsidRPr="00D93DB4">
        <w:rPr>
          <w:rFonts w:eastAsia="MS Mincho"/>
          <w:lang w:eastAsia="ja-JP"/>
        </w:rPr>
        <w:t>recovery frame.</w:t>
      </w:r>
    </w:p>
    <w:p w14:paraId="15A461A1" w14:textId="3954E341" w:rsidR="00BD2A73" w:rsidRPr="00D93DB4" w:rsidRDefault="00BD2A73" w:rsidP="00BD2A73">
      <w:pPr>
        <w:keepLines/>
        <w:tabs>
          <w:tab w:val="center" w:pos="4536"/>
          <w:tab w:val="right" w:pos="9072"/>
        </w:tabs>
        <w:rPr>
          <w:rFonts w:eastAsia="MS Mincho"/>
          <w:lang w:eastAsia="ja-JP"/>
        </w:rPr>
      </w:pPr>
      <w:r w:rsidRPr="00D93DB4">
        <w:rPr>
          <w:rFonts w:eastAsia="MS Mincho"/>
          <w:lang w:eastAsia="ja-JP"/>
        </w:rPr>
        <w:t xml:space="preserve">A modified LSF parameter </w:t>
      </w:r>
      <w:r w:rsidR="004C5B74">
        <w:rPr>
          <w:rFonts w:eastAsia="MS Mincho"/>
          <w:noProof/>
          <w:position w:val="-14"/>
          <w:lang w:eastAsia="ja-JP"/>
        </w:rPr>
        <w:drawing>
          <wp:inline distT="0" distB="0" distL="0" distR="0" wp14:anchorId="4486A060" wp14:editId="3039ED64">
            <wp:extent cx="319405" cy="252730"/>
            <wp:effectExtent l="0" t="0" r="0" b="0"/>
            <wp:docPr id="427"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19405" cy="252730"/>
                    </a:xfrm>
                    <a:prstGeom prst="rect">
                      <a:avLst/>
                    </a:prstGeom>
                    <a:noFill/>
                    <a:ln>
                      <a:noFill/>
                    </a:ln>
                  </pic:spPr>
                </pic:pic>
              </a:graphicData>
            </a:graphic>
          </wp:inline>
        </w:drawing>
      </w:r>
      <w:r w:rsidRPr="00D93DB4">
        <w:rPr>
          <w:rFonts w:eastAsia="MS Mincho"/>
          <w:lang w:eastAsia="ja-JP"/>
        </w:rPr>
        <w:tab/>
      </w:r>
      <w:r w:rsidRPr="00D93DB4">
        <w:rPr>
          <w:rFonts w:eastAsia="MS Mincho" w:hint="eastAsia"/>
          <w:lang w:eastAsia="ja-JP"/>
        </w:rPr>
        <w:t xml:space="preserve">for the previous frame </w:t>
      </w:r>
      <w:r w:rsidRPr="00D93DB4">
        <w:rPr>
          <w:rFonts w:eastAsia="MS Mincho"/>
          <w:lang w:eastAsia="ja-JP"/>
        </w:rPr>
        <w:t xml:space="preserve">is calculated </w:t>
      </w:r>
      <w:r w:rsidRPr="00D93DB4">
        <w:rPr>
          <w:rFonts w:eastAsia="MS Mincho" w:hint="eastAsia"/>
          <w:lang w:eastAsia="ja-JP"/>
        </w:rPr>
        <w:t xml:space="preserve">by placing the low-order coefficients of </w:t>
      </w:r>
      <w:r w:rsidRPr="00D93DB4">
        <w:rPr>
          <w:rFonts w:eastAsia="MS Mincho"/>
          <w:lang w:eastAsia="ja-JP"/>
        </w:rPr>
        <w:t xml:space="preserve">the LSF parameter of the </w:t>
      </w:r>
      <w:r w:rsidRPr="00D93DB4">
        <w:rPr>
          <w:rFonts w:eastAsia="MS Mincho" w:hint="eastAsia"/>
          <w:lang w:eastAsia="ja-JP"/>
        </w:rPr>
        <w:t>concealed</w:t>
      </w:r>
      <w:r w:rsidRPr="00D93DB4">
        <w:rPr>
          <w:rFonts w:eastAsia="MS Mincho"/>
          <w:lang w:eastAsia="ja-JP"/>
        </w:rPr>
        <w:t xml:space="preserve"> frame</w:t>
      </w:r>
      <w:r w:rsidRPr="00D93DB4">
        <w:rPr>
          <w:rFonts w:eastAsia="MS Mincho" w:hint="eastAsia"/>
          <w:lang w:eastAsia="ja-JP"/>
        </w:rPr>
        <w:t xml:space="preserve"> </w:t>
      </w:r>
      <w:r w:rsidR="004C5B74">
        <w:rPr>
          <w:rFonts w:eastAsia="MS Mincho"/>
          <w:noProof/>
          <w:position w:val="-14"/>
          <w:lang w:eastAsia="ja-JP"/>
        </w:rPr>
        <w:drawing>
          <wp:inline distT="0" distB="0" distL="0" distR="0" wp14:anchorId="7BC34CD3" wp14:editId="14E22F9E">
            <wp:extent cx="319405" cy="252730"/>
            <wp:effectExtent l="0" t="0" r="0" b="0"/>
            <wp:docPr id="428"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19405" cy="252730"/>
                    </a:xfrm>
                    <a:prstGeom prst="rect">
                      <a:avLst/>
                    </a:prstGeom>
                    <a:noFill/>
                    <a:ln>
                      <a:noFill/>
                    </a:ln>
                  </pic:spPr>
                </pic:pic>
              </a:graphicData>
            </a:graphic>
          </wp:inline>
        </w:drawing>
      </w:r>
      <w:r w:rsidRPr="00D93DB4">
        <w:rPr>
          <w:rFonts w:eastAsia="MS Mincho" w:hint="eastAsia"/>
          <w:lang w:eastAsia="ja-JP"/>
        </w:rPr>
        <w:t xml:space="preserve"> at equal space</w:t>
      </w:r>
      <w:r w:rsidRPr="00D93DB4">
        <w:rPr>
          <w:rFonts w:eastAsia="MS Mincho"/>
          <w:lang w:eastAsia="ja-JP"/>
        </w:rPr>
        <w:t>.</w:t>
      </w:r>
    </w:p>
    <w:p w14:paraId="5E421E99" w14:textId="2290DFB0" w:rsidR="00BD2A73" w:rsidRPr="00D93DB4" w:rsidRDefault="00BD2A73" w:rsidP="006208D1">
      <w:pPr>
        <w:pStyle w:val="EQ"/>
        <w:rPr>
          <w:lang w:eastAsia="ja-JP"/>
        </w:rPr>
      </w:pPr>
      <w:r w:rsidRPr="00D93DB4">
        <w:rPr>
          <w:rFonts w:hint="eastAsia"/>
          <w:lang w:eastAsia="ja-JP"/>
        </w:rPr>
        <w:tab/>
      </w:r>
      <w:r w:rsidR="004C5B74">
        <w:rPr>
          <w:noProof/>
          <w:position w:val="-30"/>
          <w:lang w:eastAsia="ja-JP"/>
        </w:rPr>
        <w:drawing>
          <wp:inline distT="0" distB="0" distL="0" distR="0" wp14:anchorId="0E674593" wp14:editId="2BEC47F2">
            <wp:extent cx="1638300" cy="443230"/>
            <wp:effectExtent l="0" t="0" r="0" b="0"/>
            <wp:docPr id="429"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638300" cy="443230"/>
                    </a:xfrm>
                    <a:prstGeom prst="rect">
                      <a:avLst/>
                    </a:prstGeom>
                    <a:noFill/>
                    <a:ln>
                      <a:noFill/>
                    </a:ln>
                  </pic:spPr>
                </pic:pic>
              </a:graphicData>
            </a:graphic>
          </wp:inline>
        </w:drawing>
      </w:r>
      <w:r w:rsidR="00D93DB4">
        <w:rPr>
          <w:lang w:eastAsia="ja-JP"/>
        </w:rPr>
        <w:tab/>
      </w:r>
      <w:r w:rsidRPr="00D93DB4">
        <w:rPr>
          <w:rFonts w:hint="eastAsia"/>
          <w:lang w:eastAsia="ja-JP"/>
        </w:rPr>
        <w:t>(</w:t>
      </w:r>
      <w:r w:rsidR="005B1BA1" w:rsidRPr="00D93DB4">
        <w:rPr>
          <w:lang w:eastAsia="ja-JP"/>
        </w:rPr>
        <w:t>88</w:t>
      </w:r>
      <w:r w:rsidRPr="00D93DB4">
        <w:rPr>
          <w:rFonts w:hint="eastAsia"/>
          <w:lang w:eastAsia="ja-JP"/>
        </w:rPr>
        <w:t>)</w:t>
      </w:r>
    </w:p>
    <w:p w14:paraId="299CCDDE" w14:textId="77777777" w:rsidR="00BD2A73" w:rsidRPr="00D93DB4" w:rsidRDefault="00BD2A73" w:rsidP="00BD2A73">
      <w:pPr>
        <w:rPr>
          <w:rFonts w:eastAsia="MS Mincho"/>
          <w:lang w:eastAsia="ja-JP"/>
        </w:rPr>
      </w:pPr>
      <w:r w:rsidRPr="00D93DB4">
        <w:rPr>
          <w:rFonts w:eastAsia="MS Mincho"/>
          <w:lang w:eastAsia="ja-JP"/>
        </w:rPr>
        <w:t xml:space="preserve">Then the LSF parameter for the current frame is replaced by the sum of mean vector of the </w:t>
      </w:r>
      <w:r w:rsidRPr="00D93DB4">
        <w:rPr>
          <w:rFonts w:eastAsia="MS Mincho" w:hint="eastAsia"/>
          <w:lang w:eastAsia="ja-JP"/>
        </w:rPr>
        <w:t xml:space="preserve">current </w:t>
      </w:r>
      <w:r w:rsidRPr="00D93DB4">
        <w:rPr>
          <w:rFonts w:eastAsia="MS Mincho"/>
          <w:lang w:eastAsia="ja-JP"/>
        </w:rPr>
        <w:t xml:space="preserve">coder type and </w:t>
      </w:r>
      <w:r w:rsidR="00853425" w:rsidRPr="00D93DB4">
        <w:rPr>
          <w:rFonts w:eastAsia="MS Mincho"/>
          <w:lang w:eastAsia="ja-JP"/>
        </w:rPr>
        <w:t xml:space="preserve">the </w:t>
      </w:r>
      <w:r w:rsidR="00853425" w:rsidRPr="00D93DB4">
        <w:rPr>
          <w:rFonts w:eastAsia="MS Mincho" w:hint="eastAsia"/>
          <w:lang w:eastAsia="ja-JP"/>
        </w:rPr>
        <w:t>residual</w:t>
      </w:r>
      <w:r w:rsidR="0002072E" w:rsidRPr="00D93DB4">
        <w:rPr>
          <w:rFonts w:eastAsia="MS Mincho"/>
          <w:lang w:eastAsia="ja-JP"/>
        </w:rPr>
        <w:t xml:space="preserve"> LSF </w:t>
      </w:r>
      <w:r w:rsidR="00853425" w:rsidRPr="00D93DB4">
        <w:rPr>
          <w:rFonts w:eastAsia="MS Mincho" w:hint="eastAsia"/>
          <w:lang w:eastAsia="ja-JP"/>
        </w:rPr>
        <w:t xml:space="preserve">vector </w:t>
      </w:r>
      <w:r w:rsidR="003B2A1B" w:rsidRPr="00D93DB4">
        <w:rPr>
          <w:rFonts w:eastAsia="MS Mincho" w:hint="eastAsia"/>
          <w:lang w:eastAsia="ja-JP"/>
        </w:rPr>
        <w:t xml:space="preserve">obtained in the decoding </w:t>
      </w:r>
      <w:r w:rsidR="0002072E" w:rsidRPr="00D93DB4">
        <w:rPr>
          <w:rFonts w:eastAsia="MS Mincho"/>
          <w:lang w:eastAsia="ja-JP"/>
        </w:rPr>
        <w:t xml:space="preserve">of the </w:t>
      </w:r>
      <w:r w:rsidR="0002072E" w:rsidRPr="00D93DB4">
        <w:rPr>
          <w:rFonts w:eastAsia="MS Mincho" w:hint="eastAsia"/>
          <w:lang w:eastAsia="ja-JP"/>
        </w:rPr>
        <w:t>current</w:t>
      </w:r>
      <w:r w:rsidR="0002072E" w:rsidRPr="00D93DB4">
        <w:rPr>
          <w:rFonts w:eastAsia="MS Mincho"/>
          <w:lang w:eastAsia="ja-JP"/>
        </w:rPr>
        <w:t xml:space="preserve"> frame</w:t>
      </w:r>
      <w:r w:rsidRPr="00D93DB4">
        <w:rPr>
          <w:rFonts w:eastAsia="MS Mincho" w:hint="eastAsia"/>
          <w:lang w:eastAsia="ja-JP"/>
        </w:rPr>
        <w:t xml:space="preserve">, </w:t>
      </w:r>
      <w:r w:rsidRPr="00D93DB4">
        <w:rPr>
          <w:rFonts w:eastAsia="MS Mincho"/>
          <w:lang w:eastAsia="ja-JP"/>
        </w:rPr>
        <w:t>and bandwidth separation is app</w:t>
      </w:r>
      <w:r w:rsidRPr="00D93DB4">
        <w:rPr>
          <w:rFonts w:eastAsia="MS Mincho" w:hint="eastAsia"/>
          <w:lang w:eastAsia="ja-JP"/>
        </w:rPr>
        <w:t>lied</w:t>
      </w:r>
      <w:r w:rsidRPr="00D93DB4">
        <w:rPr>
          <w:rFonts w:eastAsia="MS Mincho"/>
          <w:lang w:eastAsia="ja-JP"/>
        </w:rPr>
        <w:t xml:space="preserve">. </w:t>
      </w:r>
    </w:p>
    <w:p w14:paraId="7F9281E8" w14:textId="77777777" w:rsidR="00BD2A73" w:rsidRPr="00D93DB4" w:rsidRDefault="00BD2A73" w:rsidP="00BD2A73">
      <w:pPr>
        <w:rPr>
          <w:rFonts w:eastAsia="MS Mincho"/>
          <w:lang w:eastAsia="ja-JP"/>
        </w:rPr>
      </w:pPr>
      <w:r w:rsidRPr="00D93DB4">
        <w:rPr>
          <w:rFonts w:eastAsia="MS Mincho" w:hint="eastAsia"/>
          <w:lang w:eastAsia="ja-JP"/>
        </w:rPr>
        <w:t>This b</w:t>
      </w:r>
      <w:r w:rsidRPr="00D93DB4">
        <w:rPr>
          <w:rFonts w:eastAsia="MS Mincho"/>
          <w:lang w:eastAsia="ja-JP"/>
        </w:rPr>
        <w:t xml:space="preserve">andwidth separation is </w:t>
      </w:r>
      <w:r w:rsidRPr="00D93DB4">
        <w:rPr>
          <w:rFonts w:eastAsia="MS Mincho" w:hint="eastAsia"/>
          <w:lang w:eastAsia="ja-JP"/>
        </w:rPr>
        <w:t>applied to ensure stability and suppress too sharp peak in LP spectrum. The distances are wider than the distance used in the</w:t>
      </w:r>
      <w:r w:rsidRPr="00D93DB4">
        <w:rPr>
          <w:rFonts w:eastAsia="MS Mincho"/>
          <w:lang w:eastAsia="ja-JP"/>
        </w:rPr>
        <w:t xml:space="preserve"> normal LSF decoding process. </w:t>
      </w:r>
      <w:r w:rsidRPr="00D93DB4">
        <w:rPr>
          <w:rFonts w:eastAsia="MS Mincho" w:hint="eastAsia"/>
          <w:lang w:eastAsia="ja-JP"/>
        </w:rPr>
        <w:t>In case the internal sampling frequency is 12.8 kHz, t</w:t>
      </w:r>
      <w:r w:rsidRPr="00D93DB4">
        <w:rPr>
          <w:rFonts w:eastAsia="MS Mincho"/>
          <w:lang w:eastAsia="ja-JP"/>
        </w:rPr>
        <w:t xml:space="preserve">he distances </w:t>
      </w:r>
      <w:r w:rsidRPr="00D93DB4">
        <w:rPr>
          <w:rFonts w:eastAsia="MS Mincho" w:hint="eastAsia"/>
          <w:lang w:eastAsia="ja-JP"/>
        </w:rPr>
        <w:t>are</w:t>
      </w:r>
      <w:r w:rsidRPr="00D93DB4">
        <w:rPr>
          <w:rFonts w:eastAsia="MS Mincho"/>
          <w:lang w:eastAsia="ja-JP"/>
        </w:rPr>
        <w:t xml:space="preserve"> as follows:</w:t>
      </w:r>
    </w:p>
    <w:p w14:paraId="328E8D54" w14:textId="18D10E36" w:rsidR="00BD2A73" w:rsidRPr="00D93DB4" w:rsidRDefault="00BD2A73" w:rsidP="006208D1">
      <w:pPr>
        <w:pStyle w:val="EQ"/>
        <w:rPr>
          <w:lang w:eastAsia="ja-JP"/>
        </w:rPr>
      </w:pPr>
      <w:r w:rsidRPr="00D93DB4">
        <w:rPr>
          <w:rFonts w:hint="eastAsia"/>
          <w:lang w:eastAsia="ja-JP"/>
        </w:rPr>
        <w:tab/>
      </w:r>
      <w:r w:rsidR="004C5B74">
        <w:rPr>
          <w:noProof/>
          <w:position w:val="-46"/>
          <w:lang w:eastAsia="ja-JP"/>
        </w:rPr>
        <w:drawing>
          <wp:inline distT="0" distB="0" distL="0" distR="0" wp14:anchorId="2AE4C2E3" wp14:editId="09157FB6">
            <wp:extent cx="2019300" cy="647700"/>
            <wp:effectExtent l="0" t="0" r="0" b="0"/>
            <wp:docPr id="430"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019300" cy="647700"/>
                    </a:xfrm>
                    <a:prstGeom prst="rect">
                      <a:avLst/>
                    </a:prstGeom>
                    <a:noFill/>
                    <a:ln>
                      <a:noFill/>
                    </a:ln>
                  </pic:spPr>
                </pic:pic>
              </a:graphicData>
            </a:graphic>
          </wp:inline>
        </w:drawing>
      </w:r>
      <w:r w:rsidR="00D93DB4">
        <w:rPr>
          <w:lang w:eastAsia="ja-JP"/>
        </w:rPr>
        <w:tab/>
      </w:r>
      <w:r w:rsidRPr="00D93DB4">
        <w:rPr>
          <w:rFonts w:hint="eastAsia"/>
          <w:lang w:eastAsia="ja-JP"/>
        </w:rPr>
        <w:t>(</w:t>
      </w:r>
      <w:r w:rsidR="005B1BA1" w:rsidRPr="00D93DB4">
        <w:rPr>
          <w:lang w:eastAsia="ja-JP"/>
        </w:rPr>
        <w:t>89</w:t>
      </w:r>
      <w:r w:rsidRPr="00D93DB4">
        <w:rPr>
          <w:rFonts w:hint="eastAsia"/>
          <w:lang w:eastAsia="ja-JP"/>
        </w:rPr>
        <w:t>)</w:t>
      </w:r>
    </w:p>
    <w:p w14:paraId="21D0A6A9" w14:textId="77777777" w:rsidR="0069740D" w:rsidRPr="00D93DB4" w:rsidRDefault="0069740D" w:rsidP="0069740D">
      <w:pPr>
        <w:rPr>
          <w:rFonts w:eastAsia="MS Mincho"/>
          <w:lang w:eastAsia="ja-JP"/>
        </w:rPr>
      </w:pPr>
      <w:r w:rsidRPr="00D93DB4">
        <w:rPr>
          <w:rFonts w:eastAsia="MS Mincho" w:hint="eastAsia"/>
          <w:lang w:eastAsia="ja-JP"/>
        </w:rPr>
        <w:t xml:space="preserve">Then, </w:t>
      </w:r>
      <w:r w:rsidRPr="00D93DB4">
        <w:rPr>
          <w:rFonts w:eastAsia="MS Mincho"/>
          <w:lang w:eastAsia="ja-JP"/>
        </w:rPr>
        <w:t>LP coefficients are calculated based on those modified LSF parameters</w:t>
      </w:r>
      <w:r w:rsidRPr="00D93DB4">
        <w:rPr>
          <w:rFonts w:eastAsia="MS Mincho" w:hint="eastAsia"/>
          <w:lang w:eastAsia="ja-JP"/>
        </w:rPr>
        <w:t xml:space="preserve">, </w:t>
      </w:r>
      <w:r w:rsidRPr="00D93DB4">
        <w:rPr>
          <w:rFonts w:eastAsia="MS Mincho"/>
          <w:lang w:eastAsia="ja-JP"/>
        </w:rPr>
        <w:t xml:space="preserve">and used instead of LP coefficients obtained in the ordinary decoding process. </w:t>
      </w:r>
      <w:r w:rsidRPr="00D93DB4">
        <w:rPr>
          <w:rFonts w:eastAsia="MS Mincho" w:hint="eastAsia"/>
          <w:lang w:eastAsia="ja-JP"/>
        </w:rPr>
        <w:t>The procedure for conversion from LSF to LPC is the same as normal decoding process.</w:t>
      </w:r>
    </w:p>
    <w:p w14:paraId="5C965E62" w14:textId="77777777" w:rsidR="000B346A" w:rsidRPr="00D93DB4" w:rsidRDefault="000B346A" w:rsidP="000B346A">
      <w:pPr>
        <w:pStyle w:val="Heading4"/>
      </w:pPr>
      <w:bookmarkStart w:id="112" w:name="_Toc123562426"/>
      <w:r w:rsidRPr="00D93DB4">
        <w:t>5.3.3.</w:t>
      </w:r>
      <w:r w:rsidR="00B10724" w:rsidRPr="00D93DB4">
        <w:t>3</w:t>
      </w:r>
      <w:r w:rsidRPr="00D93DB4">
        <w:tab/>
        <w:t>Energy control during recovery</w:t>
      </w:r>
      <w:bookmarkEnd w:id="112"/>
    </w:p>
    <w:p w14:paraId="0FAFD043" w14:textId="77777777" w:rsidR="00D531DF" w:rsidRPr="00D93DB4" w:rsidRDefault="00D531DF" w:rsidP="00D531DF">
      <w:r w:rsidRPr="00D93DB4">
        <w:t>Precise control of the speech energy is very important in frame erasure concealment. The importance of the energy control becomes more evident when a normal operation is resumed after an erased block of frames. Since VC and GC modes are heavily dependent on prediction, the actual energy cannot be properly estimated at the decoder. In voiced speech segments, the incorrect energy can persist for several consecutive frames, which can be very annoying, especially when this incorrect-valued energy increases.</w:t>
      </w:r>
    </w:p>
    <w:p w14:paraId="66D55B13" w14:textId="77777777" w:rsidR="00D531DF" w:rsidRPr="00D93DB4" w:rsidRDefault="00D531DF" w:rsidP="00D531DF">
      <w:r w:rsidRPr="00D93DB4">
        <w:t xml:space="preserve">The goal of the energy control is to minimize energy discontinuities by scaling the synthesized signal to render the energy of the signal at the beginning of the recovery frame (a first </w:t>
      </w:r>
      <w:r w:rsidR="002227EE" w:rsidRPr="00D93DB4">
        <w:t>non-erased</w:t>
      </w:r>
      <w:r w:rsidRPr="00D93DB4">
        <w:t xml:space="preserve"> frame received following frame erasure) to be similar to the energy of the synthesized signal at the end of the last frame erased during the frame erasure. The energy of the synthesized signal in the received first </w:t>
      </w:r>
      <w:r w:rsidR="002227EE" w:rsidRPr="00D93DB4">
        <w:t>non-erased</w:t>
      </w:r>
      <w:r w:rsidRPr="00D93DB4">
        <w:t xml:space="preserve"> frame is further made converging to the energy corresponding to the received energy parameter toward the end of that frame while limiting an increase in energy.</w:t>
      </w:r>
    </w:p>
    <w:p w14:paraId="2213E5B6" w14:textId="77777777" w:rsidR="00D531DF" w:rsidRPr="00D93DB4" w:rsidRDefault="00D531DF" w:rsidP="00D531DF">
      <w:r w:rsidRPr="00D93DB4">
        <w:t xml:space="preserve">If the available bitrate is sufficiently high, the synthesized speech energy information can be estimated in the encoder and transmitted as a side information to the decoder. In EVS, the energy information is transmitted only at 32 and 64 kb/s, using 5 bits. Further, it is transmitted only in the GC mode. In the TC mode, the energy control is not needed as the TC mode does not make use of the adaptive codebook, and memory-less LSF quantization is used. At lower bitrates, the correct energy is estimated at the decoder. </w:t>
      </w:r>
    </w:p>
    <w:p w14:paraId="7060299E" w14:textId="77777777" w:rsidR="00B919CC" w:rsidRPr="00D93DB4" w:rsidRDefault="00D531DF" w:rsidP="00D531DF">
      <w:r w:rsidRPr="00D93DB4">
        <w:t xml:space="preserve">The energy control for LP-based decoding is triggered in the first </w:t>
      </w:r>
      <w:r w:rsidR="002227EE" w:rsidRPr="00D93DB4">
        <w:t>non-erased</w:t>
      </w:r>
      <w:r w:rsidRPr="00D93DB4">
        <w:t xml:space="preserve"> frame following frame erasure for other than TC modes. </w:t>
      </w:r>
      <w:r w:rsidR="00B919CC" w:rsidRPr="00D93DB4">
        <w:t>At frames coded at 7.2 and 8 kb/s, in case that this first non-erased frame is using the Autoregressive (AR) prediction for the LP filter quantization, the energy control is continued in all subsequent frames using the AR prediction. The energy control is then maintained in yet another frame as the synthesis filter can still be affected by the filter coefficients interpolation.</w:t>
      </w:r>
    </w:p>
    <w:p w14:paraId="34297C93" w14:textId="77777777" w:rsidR="00D531DF" w:rsidRPr="00D93DB4" w:rsidRDefault="00D531DF" w:rsidP="00D531DF">
      <w:r w:rsidRPr="00D93DB4">
        <w:t xml:space="preserve">The energy control is done in the synthesized speech signal domain. Even if the energy is controlled in the speech domain, it is the LP excitation signal that is scaled. The synthesis is then repeated to smooth the transitions. </w:t>
      </w:r>
    </w:p>
    <w:p w14:paraId="369CD5B7" w14:textId="4AFE77C6" w:rsidR="00D531DF" w:rsidRPr="00D93DB4" w:rsidRDefault="00D531DF" w:rsidP="00D531DF">
      <w:r w:rsidRPr="00D93DB4">
        <w:t xml:space="preserve">The energy control </w:t>
      </w:r>
      <w:r w:rsidR="00B919CC" w:rsidRPr="00D93DB4">
        <w:t xml:space="preserve">in a recovery frame </w:t>
      </w:r>
      <w:r w:rsidRPr="00D93DB4">
        <w:t xml:space="preserve">is done as follows. Let </w:t>
      </w:r>
      <w:r w:rsidR="004C5B74">
        <w:rPr>
          <w:rFonts w:eastAsia="MS Mincho"/>
          <w:noProof/>
          <w:position w:val="-10"/>
          <w:lang w:eastAsia="ja-JP"/>
        </w:rPr>
        <w:drawing>
          <wp:inline distT="0" distB="0" distL="0" distR="0" wp14:anchorId="251557EE" wp14:editId="50619784">
            <wp:extent cx="176530" cy="190500"/>
            <wp:effectExtent l="0" t="0" r="0" b="0"/>
            <wp:docPr id="431"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denote the gain used to scale the 1st sample in the current frame and </w:t>
      </w:r>
      <w:r w:rsidR="004C5B74">
        <w:rPr>
          <w:rFonts w:eastAsia="MS Mincho"/>
          <w:noProof/>
          <w:position w:val="-10"/>
          <w:lang w:eastAsia="ja-JP"/>
        </w:rPr>
        <w:drawing>
          <wp:inline distT="0" distB="0" distL="0" distR="0" wp14:anchorId="3EDB1AA8" wp14:editId="6B172601">
            <wp:extent cx="167005" cy="190500"/>
            <wp:effectExtent l="0" t="0" r="0" b="0"/>
            <wp:docPr id="432"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 xml:space="preserve"> the gain used at the end of the frame. The excitation signal is then scaled as follows</w:t>
      </w:r>
    </w:p>
    <w:p w14:paraId="39BF9DCE" w14:textId="5643F2C7" w:rsidR="00D531DF" w:rsidRPr="00D93DB4" w:rsidRDefault="00D531DF" w:rsidP="00D531DF">
      <w:pPr>
        <w:pStyle w:val="EQ"/>
      </w:pPr>
      <w:r w:rsidRPr="00D93DB4">
        <w:tab/>
      </w:r>
      <w:r w:rsidR="004C5B74">
        <w:rPr>
          <w:noProof/>
          <w:position w:val="-10"/>
        </w:rPr>
        <w:drawing>
          <wp:inline distT="0" distB="0" distL="0" distR="0" wp14:anchorId="769A66A9" wp14:editId="0D9CDFD7">
            <wp:extent cx="2110105" cy="190500"/>
            <wp:effectExtent l="0" t="0" r="0" b="0"/>
            <wp:docPr id="433"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110105" cy="190500"/>
                    </a:xfrm>
                    <a:prstGeom prst="rect">
                      <a:avLst/>
                    </a:prstGeom>
                    <a:noFill/>
                    <a:ln>
                      <a:noFill/>
                    </a:ln>
                  </pic:spPr>
                </pic:pic>
              </a:graphicData>
            </a:graphic>
          </wp:inline>
        </w:drawing>
      </w:r>
      <w:r w:rsidRPr="00D93DB4">
        <w:tab/>
        <w:t>(</w:t>
      </w:r>
      <w:r w:rsidR="005B1BA1" w:rsidRPr="00D93DB4">
        <w:t>90</w:t>
      </w:r>
      <w:r w:rsidRPr="00D93DB4">
        <w:t>)</w:t>
      </w:r>
    </w:p>
    <w:p w14:paraId="0715B6E4" w14:textId="5C32EA6A" w:rsidR="00D531DF" w:rsidRPr="00D93DB4" w:rsidRDefault="00B919CC" w:rsidP="00D531DF">
      <w:r w:rsidRPr="00D93DB4">
        <w:t>w</w:t>
      </w:r>
      <w:r w:rsidR="00D531DF" w:rsidRPr="00D93DB4">
        <w:t xml:space="preserve">here </w:t>
      </w:r>
      <w:r w:rsidR="004C5B74">
        <w:rPr>
          <w:noProof/>
          <w:position w:val="-10"/>
        </w:rPr>
        <w:drawing>
          <wp:inline distT="0" distB="0" distL="0" distR="0" wp14:anchorId="1C61541D" wp14:editId="2248C178">
            <wp:extent cx="328930" cy="190500"/>
            <wp:effectExtent l="0" t="0" r="0" b="0"/>
            <wp:docPr id="434"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00D531DF" w:rsidRPr="00D93DB4">
        <w:t xml:space="preserve"> is the scaled excitation, </w:t>
      </w:r>
      <w:r w:rsidR="004C5B74">
        <w:rPr>
          <w:noProof/>
          <w:position w:val="-10"/>
        </w:rPr>
        <w:drawing>
          <wp:inline distT="0" distB="0" distL="0" distR="0" wp14:anchorId="5CE4939B" wp14:editId="12DA879A">
            <wp:extent cx="266700" cy="176530"/>
            <wp:effectExtent l="0" t="0" r="0" b="0"/>
            <wp:docPr id="435"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66700" cy="176530"/>
                    </a:xfrm>
                    <a:prstGeom prst="rect">
                      <a:avLst/>
                    </a:prstGeom>
                    <a:noFill/>
                    <a:ln>
                      <a:noFill/>
                    </a:ln>
                  </pic:spPr>
                </pic:pic>
              </a:graphicData>
            </a:graphic>
          </wp:inline>
        </w:drawing>
      </w:r>
      <w:r w:rsidR="00D531DF" w:rsidRPr="00D93DB4">
        <w:t xml:space="preserve"> is the excitation before the scaling, </w:t>
      </w:r>
      <w:r w:rsidR="004C5B74">
        <w:rPr>
          <w:noProof/>
          <w:position w:val="-4"/>
        </w:rPr>
        <w:drawing>
          <wp:inline distT="0" distB="0" distL="0" distR="0" wp14:anchorId="47FF8E8E" wp14:editId="54A7E5B4">
            <wp:extent cx="128905" cy="138430"/>
            <wp:effectExtent l="0" t="0" r="0" b="0"/>
            <wp:docPr id="436"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00D531DF" w:rsidRPr="00D93DB4">
        <w:t xml:space="preserve"> is the frame length and </w:t>
      </w:r>
      <w:r w:rsidR="004C5B74">
        <w:rPr>
          <w:noProof/>
          <w:position w:val="-10"/>
        </w:rPr>
        <w:drawing>
          <wp:inline distT="0" distB="0" distL="0" distR="0" wp14:anchorId="320CB0FB" wp14:editId="009E614D">
            <wp:extent cx="509905" cy="190500"/>
            <wp:effectExtent l="0" t="0" r="0" b="0"/>
            <wp:docPr id="437"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00D531DF" w:rsidRPr="00D93DB4">
        <w:t xml:space="preserve"> is the gain starting from </w:t>
      </w:r>
      <w:r w:rsidR="004C5B74">
        <w:rPr>
          <w:rFonts w:eastAsia="MS Mincho"/>
          <w:noProof/>
          <w:position w:val="-10"/>
          <w:lang w:eastAsia="ja-JP"/>
        </w:rPr>
        <w:drawing>
          <wp:inline distT="0" distB="0" distL="0" distR="0" wp14:anchorId="2BEE6D65" wp14:editId="2D9306A0">
            <wp:extent cx="176530" cy="190500"/>
            <wp:effectExtent l="0" t="0" r="0" b="0"/>
            <wp:docPr id="438"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00D531DF" w:rsidRPr="00D93DB4">
        <w:t xml:space="preserve"> and converging exponentially to </w:t>
      </w:r>
      <w:r w:rsidR="004C5B74">
        <w:rPr>
          <w:rFonts w:eastAsia="MS Mincho"/>
          <w:noProof/>
          <w:position w:val="-10"/>
          <w:lang w:eastAsia="ja-JP"/>
        </w:rPr>
        <w:drawing>
          <wp:inline distT="0" distB="0" distL="0" distR="0" wp14:anchorId="74E777DB" wp14:editId="4435FDA9">
            <wp:extent cx="167005" cy="190500"/>
            <wp:effectExtent l="0" t="0" r="0" b="0"/>
            <wp:docPr id="439"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00D531DF" w:rsidRPr="00D93DB4">
        <w:t>. That is</w:t>
      </w:r>
    </w:p>
    <w:p w14:paraId="6715EE24" w14:textId="2E863010" w:rsidR="00D531DF" w:rsidRPr="00D93DB4" w:rsidRDefault="00D531DF" w:rsidP="00D531DF">
      <w:pPr>
        <w:pStyle w:val="EQ"/>
      </w:pPr>
      <w:r w:rsidRPr="00D93DB4">
        <w:tab/>
      </w:r>
      <w:r w:rsidR="004C5B74">
        <w:rPr>
          <w:noProof/>
          <w:position w:val="-10"/>
        </w:rPr>
        <w:drawing>
          <wp:inline distT="0" distB="0" distL="0" distR="0" wp14:anchorId="6EEE074A" wp14:editId="054B22E4">
            <wp:extent cx="3367405" cy="190500"/>
            <wp:effectExtent l="0" t="0" r="0" b="0"/>
            <wp:docPr id="440"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3367405" cy="190500"/>
                    </a:xfrm>
                    <a:prstGeom prst="rect">
                      <a:avLst/>
                    </a:prstGeom>
                    <a:noFill/>
                    <a:ln>
                      <a:noFill/>
                    </a:ln>
                  </pic:spPr>
                </pic:pic>
              </a:graphicData>
            </a:graphic>
          </wp:inline>
        </w:drawing>
      </w:r>
      <w:r w:rsidRPr="00D93DB4">
        <w:tab/>
        <w:t>(</w:t>
      </w:r>
      <w:r w:rsidR="005B1BA1" w:rsidRPr="00D93DB4">
        <w:t>91</w:t>
      </w:r>
      <w:r w:rsidRPr="00D93DB4">
        <w:t>)</w:t>
      </w:r>
    </w:p>
    <w:p w14:paraId="4F5DC673" w14:textId="6297C994" w:rsidR="00D531DF" w:rsidRPr="00D93DB4" w:rsidRDefault="00D531DF" w:rsidP="00D531DF">
      <w:pPr>
        <w:rPr>
          <w:iCs/>
        </w:rPr>
      </w:pPr>
      <w:r w:rsidRPr="00D93DB4">
        <w:t xml:space="preserve">with the initialization </w:t>
      </w:r>
      <w:r w:rsidR="004C5B74">
        <w:rPr>
          <w:noProof/>
          <w:position w:val="-10"/>
        </w:rPr>
        <w:drawing>
          <wp:inline distT="0" distB="0" distL="0" distR="0" wp14:anchorId="3C9A901A" wp14:editId="0EE42CCF">
            <wp:extent cx="824230" cy="190500"/>
            <wp:effectExtent l="0" t="0" r="0" b="0"/>
            <wp:docPr id="441"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824230" cy="190500"/>
                    </a:xfrm>
                    <a:prstGeom prst="rect">
                      <a:avLst/>
                    </a:prstGeom>
                    <a:noFill/>
                    <a:ln>
                      <a:noFill/>
                    </a:ln>
                  </pic:spPr>
                </pic:pic>
              </a:graphicData>
            </a:graphic>
          </wp:inline>
        </w:drawing>
      </w:r>
      <w:r w:rsidRPr="00D93DB4">
        <w:t xml:space="preserve">. The factor </w:t>
      </w:r>
      <w:r w:rsidR="004C5B74">
        <w:rPr>
          <w:noProof/>
          <w:position w:val="-10"/>
        </w:rPr>
        <w:drawing>
          <wp:inline distT="0" distB="0" distL="0" distR="0" wp14:anchorId="109716C8" wp14:editId="15C3A134">
            <wp:extent cx="328930" cy="190500"/>
            <wp:effectExtent l="0" t="0" r="0" b="0"/>
            <wp:docPr id="442"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Pr="00D93DB4">
        <w:t xml:space="preserve"> is the attenuation factor set to the value of 0.98. This value has been found experimentally as a compromise of having a smooth transition from the previous (erased) frame on one side, and scaling the last pitch period of the current frame as much as possible to the correct (transmitted) value on the other side. The gains </w:t>
      </w:r>
      <w:r w:rsidR="004C5B74">
        <w:rPr>
          <w:rFonts w:eastAsia="MS Mincho"/>
          <w:noProof/>
          <w:position w:val="-10"/>
          <w:lang w:eastAsia="ja-JP"/>
        </w:rPr>
        <w:drawing>
          <wp:inline distT="0" distB="0" distL="0" distR="0" wp14:anchorId="0F51A843" wp14:editId="763EA51A">
            <wp:extent cx="176530" cy="190500"/>
            <wp:effectExtent l="0" t="0" r="0" b="0"/>
            <wp:docPr id="443"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and </w:t>
      </w:r>
      <w:r w:rsidR="004C5B74">
        <w:rPr>
          <w:rFonts w:eastAsia="MS Mincho"/>
          <w:noProof/>
          <w:position w:val="-10"/>
          <w:lang w:eastAsia="ja-JP"/>
        </w:rPr>
        <w:drawing>
          <wp:inline distT="0" distB="0" distL="0" distR="0" wp14:anchorId="4AB0CF42" wp14:editId="2FD87293">
            <wp:extent cx="167005" cy="190500"/>
            <wp:effectExtent l="0" t="0" r="0" b="0"/>
            <wp:docPr id="444"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rPr>
          <w:iCs/>
        </w:rPr>
        <w:t xml:space="preserve"> are defined as</w:t>
      </w:r>
    </w:p>
    <w:p w14:paraId="5B930EC8" w14:textId="71EC3459" w:rsidR="00D531DF" w:rsidRPr="00D93DB4" w:rsidRDefault="00D531DF" w:rsidP="00D531DF">
      <w:pPr>
        <w:pStyle w:val="EQ"/>
      </w:pPr>
      <w:r w:rsidRPr="00D93DB4">
        <w:tab/>
      </w:r>
      <w:r w:rsidR="004C5B74">
        <w:rPr>
          <w:noProof/>
          <w:position w:val="-28"/>
        </w:rPr>
        <w:drawing>
          <wp:inline distT="0" distB="0" distL="0" distR="0" wp14:anchorId="7C0BE44D" wp14:editId="3A372DFE">
            <wp:extent cx="647700" cy="419100"/>
            <wp:effectExtent l="0" t="0" r="0" b="0"/>
            <wp:docPr id="445"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47700" cy="419100"/>
                    </a:xfrm>
                    <a:prstGeom prst="rect">
                      <a:avLst/>
                    </a:prstGeom>
                    <a:noFill/>
                    <a:ln>
                      <a:noFill/>
                    </a:ln>
                  </pic:spPr>
                </pic:pic>
              </a:graphicData>
            </a:graphic>
          </wp:inline>
        </w:drawing>
      </w:r>
      <w:r w:rsidRPr="00D93DB4">
        <w:tab/>
        <w:t>(</w:t>
      </w:r>
      <w:r w:rsidR="005B1BA1" w:rsidRPr="00D93DB4">
        <w:t>92</w:t>
      </w:r>
      <w:r w:rsidRPr="00D93DB4">
        <w:t>)</w:t>
      </w:r>
    </w:p>
    <w:p w14:paraId="33AAE2CD" w14:textId="6CC47384" w:rsidR="00D531DF" w:rsidRPr="00D93DB4" w:rsidRDefault="00D531DF" w:rsidP="00D531DF">
      <w:pPr>
        <w:pStyle w:val="EQ"/>
      </w:pPr>
      <w:r w:rsidRPr="00D93DB4">
        <w:tab/>
      </w:r>
      <w:r w:rsidR="004C5B74">
        <w:rPr>
          <w:noProof/>
          <w:position w:val="-28"/>
        </w:rPr>
        <w:drawing>
          <wp:inline distT="0" distB="0" distL="0" distR="0" wp14:anchorId="6F424931" wp14:editId="42A91CD8">
            <wp:extent cx="586105" cy="443230"/>
            <wp:effectExtent l="0" t="0" r="0" b="0"/>
            <wp:docPr id="446"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86105" cy="443230"/>
                    </a:xfrm>
                    <a:prstGeom prst="rect">
                      <a:avLst/>
                    </a:prstGeom>
                    <a:noFill/>
                    <a:ln>
                      <a:noFill/>
                    </a:ln>
                  </pic:spPr>
                </pic:pic>
              </a:graphicData>
            </a:graphic>
          </wp:inline>
        </w:drawing>
      </w:r>
      <w:r w:rsidRPr="00D93DB4">
        <w:tab/>
        <w:t>(</w:t>
      </w:r>
      <w:r w:rsidR="005B1BA1" w:rsidRPr="00D93DB4">
        <w:t>93</w:t>
      </w:r>
      <w:r w:rsidRPr="00D93DB4">
        <w:t>)</w:t>
      </w:r>
    </w:p>
    <w:p w14:paraId="3DCBABA3" w14:textId="69A8AD9B" w:rsidR="00D531DF" w:rsidRPr="00D93DB4" w:rsidRDefault="00D531DF" w:rsidP="00D531DF">
      <w:r w:rsidRPr="00D93DB4">
        <w:t xml:space="preserve">where </w:t>
      </w:r>
      <w:r w:rsidR="004C5B74">
        <w:rPr>
          <w:noProof/>
          <w:position w:val="-10"/>
        </w:rPr>
        <w:drawing>
          <wp:inline distT="0" distB="0" distL="0" distR="0" wp14:anchorId="5CFEDA4E" wp14:editId="173BBC04">
            <wp:extent cx="243205" cy="190500"/>
            <wp:effectExtent l="0" t="0" r="0" b="0"/>
            <wp:docPr id="447"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43205" cy="190500"/>
                    </a:xfrm>
                    <a:prstGeom prst="rect">
                      <a:avLst/>
                    </a:prstGeom>
                    <a:noFill/>
                    <a:ln>
                      <a:noFill/>
                    </a:ln>
                  </pic:spPr>
                </pic:pic>
              </a:graphicData>
            </a:graphic>
          </wp:inline>
        </w:drawing>
      </w:r>
      <w:r w:rsidRPr="00D93DB4">
        <w:t xml:space="preserve"> is the energy computed at the end of the previous (erased) frame, </w:t>
      </w:r>
      <w:r w:rsidR="004C5B74">
        <w:rPr>
          <w:noProof/>
          <w:position w:val="-10"/>
        </w:rPr>
        <w:drawing>
          <wp:inline distT="0" distB="0" distL="0" distR="0" wp14:anchorId="3809C5C4" wp14:editId="41FCE71A">
            <wp:extent cx="176530" cy="190500"/>
            <wp:effectExtent l="0" t="0" r="0" b="0"/>
            <wp:docPr id="448"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is the energy at the beginning of the current (recovered) frame, </w:t>
      </w:r>
      <w:r w:rsidR="004C5B74">
        <w:rPr>
          <w:noProof/>
          <w:position w:val="-10"/>
        </w:rPr>
        <w:drawing>
          <wp:inline distT="0" distB="0" distL="0" distR="0" wp14:anchorId="69F4CB77" wp14:editId="629DFF6D">
            <wp:extent cx="167005" cy="190500"/>
            <wp:effectExtent l="0" t="0" r="0" b="0"/>
            <wp:docPr id="449"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 xml:space="preserve"> is the energy at the end of the current frame, and </w:t>
      </w:r>
      <w:r w:rsidR="004C5B74">
        <w:rPr>
          <w:noProof/>
          <w:position w:val="-14"/>
        </w:rPr>
        <w:drawing>
          <wp:inline distT="0" distB="0" distL="0" distR="0" wp14:anchorId="6F2E7735" wp14:editId="281E3663">
            <wp:extent cx="190500" cy="214630"/>
            <wp:effectExtent l="0" t="0" r="0" b="0"/>
            <wp:docPr id="450"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is the target energy at the end of the current frame.</w:t>
      </w:r>
      <w:r w:rsidR="00064C44" w:rsidRPr="00D93DB4">
        <w:t xml:space="preserve"> </w:t>
      </w:r>
      <w:r w:rsidRPr="00D93DB4">
        <w:t>At higher bitrates,</w:t>
      </w:r>
      <w:r w:rsidR="004C5B74">
        <w:rPr>
          <w:noProof/>
          <w:position w:val="-14"/>
        </w:rPr>
        <w:drawing>
          <wp:inline distT="0" distB="0" distL="0" distR="0" wp14:anchorId="64A02A6E" wp14:editId="4A16739F">
            <wp:extent cx="190500" cy="214630"/>
            <wp:effectExtent l="0" t="0" r="0" b="0"/>
            <wp:docPr id="451"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is computed at the encoder, quantized and transmitted. The energy information is quantized using a 5-bit linear quantizer in the range of 0 dB to 96 dB with a step of 3 dB. The quantization index is given by</w:t>
      </w:r>
    </w:p>
    <w:p w14:paraId="49846BE6" w14:textId="1BC66C1D" w:rsidR="00D531DF" w:rsidRPr="00D93DB4" w:rsidRDefault="00D531DF" w:rsidP="00D531DF">
      <w:pPr>
        <w:pStyle w:val="EQ"/>
      </w:pPr>
      <w:r w:rsidRPr="00D93DB4">
        <w:tab/>
      </w:r>
      <w:r w:rsidR="004C5B74">
        <w:rPr>
          <w:noProof/>
          <w:position w:val="-28"/>
        </w:rPr>
        <w:drawing>
          <wp:inline distT="0" distB="0" distL="0" distR="0" wp14:anchorId="6F88B9AA" wp14:editId="6E430291">
            <wp:extent cx="1357630" cy="419100"/>
            <wp:effectExtent l="0" t="0" r="0" b="0"/>
            <wp:docPr id="452"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357630" cy="419100"/>
                    </a:xfrm>
                    <a:prstGeom prst="rect">
                      <a:avLst/>
                    </a:prstGeom>
                    <a:noFill/>
                    <a:ln>
                      <a:noFill/>
                    </a:ln>
                  </pic:spPr>
                </pic:pic>
              </a:graphicData>
            </a:graphic>
          </wp:inline>
        </w:drawing>
      </w:r>
      <w:r w:rsidRPr="00D93DB4">
        <w:tab/>
        <w:t>(</w:t>
      </w:r>
      <w:r w:rsidR="005B1BA1" w:rsidRPr="00D93DB4">
        <w:t>94</w:t>
      </w:r>
      <w:r w:rsidRPr="00D93DB4">
        <w:t>)</w:t>
      </w:r>
    </w:p>
    <w:p w14:paraId="782C2EAB" w14:textId="3E596D77" w:rsidR="00D531DF" w:rsidRPr="00D93DB4" w:rsidRDefault="00D531DF" w:rsidP="00D531DF">
      <w:r w:rsidRPr="00D93DB4">
        <w:t xml:space="preserve">The index is limited to the range [0, 31]. At lower bitrates, </w:t>
      </w:r>
      <w:r w:rsidR="004C5B74">
        <w:rPr>
          <w:noProof/>
          <w:position w:val="-14"/>
        </w:rPr>
        <w:drawing>
          <wp:inline distT="0" distB="0" distL="0" distR="0" wp14:anchorId="6B47AAB0" wp14:editId="39F31AD7">
            <wp:extent cx="190500" cy="214630"/>
            <wp:effectExtent l="0" t="0" r="0" b="0"/>
            <wp:docPr id="453"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is estimated at the decoder. </w:t>
      </w:r>
    </w:p>
    <w:p w14:paraId="52074756" w14:textId="17AD34D7" w:rsidR="00D531DF" w:rsidRPr="00D93DB4" w:rsidRDefault="00D531DF" w:rsidP="00D531DF">
      <w:r w:rsidRPr="00D93DB4">
        <w:t xml:space="preserve">The energy </w:t>
      </w:r>
      <w:r w:rsidR="004C5B74">
        <w:rPr>
          <w:noProof/>
          <w:position w:val="-10"/>
        </w:rPr>
        <w:drawing>
          <wp:inline distT="0" distB="0" distL="0" distR="0" wp14:anchorId="376C0C90" wp14:editId="258919BD">
            <wp:extent cx="167005" cy="190500"/>
            <wp:effectExtent l="0" t="0" r="0" b="0"/>
            <wp:docPr id="454"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 xml:space="preserve"> of the synthesized speech </w:t>
      </w:r>
      <w:r w:rsidR="004C5B74">
        <w:rPr>
          <w:noProof/>
          <w:position w:val="-14"/>
        </w:rPr>
        <w:drawing>
          <wp:inline distT="0" distB="0" distL="0" distR="0" wp14:anchorId="472AB612" wp14:editId="3CDC3236">
            <wp:extent cx="405130" cy="252730"/>
            <wp:effectExtent l="0" t="0" r="0" b="0"/>
            <wp:docPr id="455"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05130" cy="252730"/>
                    </a:xfrm>
                    <a:prstGeom prst="rect">
                      <a:avLst/>
                    </a:prstGeom>
                    <a:noFill/>
                    <a:ln>
                      <a:noFill/>
                    </a:ln>
                  </pic:spPr>
                </pic:pic>
              </a:graphicData>
            </a:graphic>
          </wp:inline>
        </w:drawing>
      </w:r>
      <w:r w:rsidRPr="00D93DB4">
        <w:t xml:space="preserve"> at the end of the first non erased frame is first computed as follows. The energy is the maximum of the signal energy for frames classified as VOICED</w:t>
      </w:r>
      <w:r w:rsidR="00BC4EC7" w:rsidRPr="00D93DB4">
        <w:t>_CLAS</w:t>
      </w:r>
      <w:r w:rsidRPr="00D93DB4">
        <w:t xml:space="preserve"> or ONSET, or the average energy per sample for all other frames. For VOICED</w:t>
      </w:r>
      <w:r w:rsidR="00BC4EC7" w:rsidRPr="00D93DB4">
        <w:t>_CLAS</w:t>
      </w:r>
      <w:r w:rsidRPr="00D93DB4">
        <w:t xml:space="preserve"> or ONSET frames, the maximum signal energy is computed pitch-synchronously at the end of the current frame as follows:</w:t>
      </w:r>
    </w:p>
    <w:p w14:paraId="7C4899C3" w14:textId="61F93E21" w:rsidR="00D531DF" w:rsidRPr="00D93DB4" w:rsidRDefault="00D531DF" w:rsidP="00D531DF">
      <w:pPr>
        <w:pStyle w:val="EQ"/>
      </w:pPr>
      <w:r w:rsidRPr="00D93DB4">
        <w:tab/>
      </w:r>
      <w:r w:rsidR="004C5B74">
        <w:rPr>
          <w:noProof/>
          <w:position w:val="-14"/>
        </w:rPr>
        <w:drawing>
          <wp:inline distT="0" distB="0" distL="0" distR="0" wp14:anchorId="4C97AE80" wp14:editId="2AE9AF5D">
            <wp:extent cx="2338705" cy="252730"/>
            <wp:effectExtent l="0" t="0" r="0" b="0"/>
            <wp:docPr id="456"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338705" cy="252730"/>
                    </a:xfrm>
                    <a:prstGeom prst="rect">
                      <a:avLst/>
                    </a:prstGeom>
                    <a:noFill/>
                    <a:ln>
                      <a:noFill/>
                    </a:ln>
                  </pic:spPr>
                </pic:pic>
              </a:graphicData>
            </a:graphic>
          </wp:inline>
        </w:drawing>
      </w:r>
      <w:r w:rsidRPr="00D93DB4">
        <w:tab/>
        <w:t>(</w:t>
      </w:r>
      <w:r w:rsidR="005B1BA1" w:rsidRPr="00D93DB4">
        <w:t>95</w:t>
      </w:r>
      <w:r w:rsidRPr="00D93DB4">
        <w:t>)</w:t>
      </w:r>
    </w:p>
    <w:p w14:paraId="083FC0C9" w14:textId="7EBADA55" w:rsidR="00D24AB6" w:rsidRPr="00D93DB4" w:rsidRDefault="00D24AB6" w:rsidP="00D24AB6">
      <w:r w:rsidRPr="00D93DB4">
        <w:t xml:space="preserve">where </w:t>
      </w:r>
      <w:r w:rsidRPr="00D93DB4">
        <w:rPr>
          <w:i/>
        </w:rPr>
        <w:t>L</w:t>
      </w:r>
      <w:r w:rsidRPr="00D93DB4">
        <w:t xml:space="preserve"> is the frame length at internal sampling rate. Signal </w:t>
      </w:r>
      <w:r w:rsidR="004C5B74">
        <w:rPr>
          <w:noProof/>
          <w:position w:val="-14"/>
          <w:lang w:val="de-DE" w:eastAsia="de-DE"/>
        </w:rPr>
        <w:drawing>
          <wp:inline distT="0" distB="0" distL="0" distR="0" wp14:anchorId="720E35CB" wp14:editId="69EE86EB">
            <wp:extent cx="409575" cy="257175"/>
            <wp:effectExtent l="0" t="0" r="0" b="0"/>
            <wp:docPr id="457" name="Bild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5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09575" cy="257175"/>
                    </a:xfrm>
                    <a:prstGeom prst="rect">
                      <a:avLst/>
                    </a:prstGeom>
                    <a:noFill/>
                    <a:ln>
                      <a:noFill/>
                    </a:ln>
                  </pic:spPr>
                </pic:pic>
              </a:graphicData>
            </a:graphic>
          </wp:inline>
        </w:drawing>
      </w:r>
      <w:r w:rsidRPr="00D93DB4">
        <w:t xml:space="preserve"> is the local synthesis signal sampled at the internal sampling rate. The integer pitch period length </w:t>
      </w:r>
      <w:r w:rsidR="004C5B74">
        <w:rPr>
          <w:noProof/>
          <w:position w:val="-4"/>
          <w:lang w:val="de-DE" w:eastAsia="de-DE"/>
        </w:rPr>
        <w:drawing>
          <wp:inline distT="0" distB="0" distL="0" distR="0" wp14:anchorId="2632B006" wp14:editId="11E8DA4A">
            <wp:extent cx="295275" cy="190500"/>
            <wp:effectExtent l="0" t="0" r="0" b="0"/>
            <wp:docPr id="458" name="Bild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5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D93DB4">
        <w:t xml:space="preserve">is the rounded pitch period of the last subframe, i.e. </w:t>
      </w:r>
      <w:r w:rsidRPr="00D93DB4">
        <w:rPr>
          <w:position w:val="-18"/>
        </w:rPr>
        <w:object w:dxaOrig="1680" w:dyaOrig="460" w14:anchorId="019792A7">
          <v:shape id="_x0000_i1483" type="#_x0000_t75" style="width:84pt;height:22.9pt" o:ole="">
            <v:imagedata r:id="rId414" o:title=""/>
          </v:shape>
          <o:OLEObject Type="Embed" ProgID="Equation.3" ShapeID="_x0000_i1483" DrawAspect="Content" ObjectID="_1783088167" r:id="rId415"/>
        </w:object>
      </w:r>
      <w:r w:rsidRPr="00D93DB4">
        <w:t>.</w:t>
      </w:r>
    </w:p>
    <w:p w14:paraId="10D384B6" w14:textId="5FEE0EB2" w:rsidR="00D24AB6" w:rsidRPr="00D93DB4" w:rsidRDefault="00D24AB6" w:rsidP="00D24AB6">
      <w:r w:rsidRPr="00D93DB4">
        <w:t xml:space="preserve">For all other classes, </w:t>
      </w:r>
      <w:r w:rsidR="004C5B74">
        <w:rPr>
          <w:noProof/>
          <w:position w:val="-10"/>
          <w:lang w:val="de-DE" w:eastAsia="de-DE"/>
        </w:rPr>
        <w:drawing>
          <wp:inline distT="0" distB="0" distL="0" distR="0" wp14:anchorId="2EE1B42F" wp14:editId="50E0ECED">
            <wp:extent cx="161925" cy="190500"/>
            <wp:effectExtent l="0" t="0" r="0" b="0"/>
            <wp:docPr id="460" name="Bild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56"/>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D93DB4">
        <w:t xml:space="preserve"> is the average energy per sample of the last half of the current frame, i.e.</w:t>
      </w:r>
    </w:p>
    <w:p w14:paraId="1D96FB9B" w14:textId="77777777" w:rsidR="00D24AB6" w:rsidRPr="00D93DB4" w:rsidRDefault="00D24AB6" w:rsidP="00D24AB6">
      <w:pPr>
        <w:pStyle w:val="EQ"/>
      </w:pPr>
      <w:r w:rsidRPr="00D93DB4">
        <w:tab/>
      </w:r>
      <w:r w:rsidRPr="00D93DB4">
        <w:rPr>
          <w:position w:val="-34"/>
        </w:rPr>
        <w:object w:dxaOrig="1640" w:dyaOrig="760" w14:anchorId="23CA4CAA">
          <v:shape id="_x0000_i1485" type="#_x0000_t75" style="width:82.15pt;height:37.9pt" o:ole="">
            <v:imagedata r:id="rId416" o:title=""/>
          </v:shape>
          <o:OLEObject Type="Embed" ProgID="Equation.3" ShapeID="_x0000_i1485" DrawAspect="Content" ObjectID="_1783088168" r:id="rId417"/>
        </w:object>
      </w:r>
      <w:r w:rsidRPr="00D93DB4">
        <w:t>.</w:t>
      </w:r>
      <w:r w:rsidRPr="00D93DB4">
        <w:tab/>
        <w:t>(96)</w:t>
      </w:r>
    </w:p>
    <w:p w14:paraId="443F39B5" w14:textId="333A5D27" w:rsidR="00D531DF" w:rsidRPr="00D93DB4" w:rsidRDefault="004C5B74" w:rsidP="00D531DF">
      <w:r>
        <w:rPr>
          <w:noProof/>
          <w:position w:val="-10"/>
        </w:rPr>
        <w:drawing>
          <wp:inline distT="0" distB="0" distL="0" distR="0" wp14:anchorId="22EBCFB8" wp14:editId="339D43AF">
            <wp:extent cx="243205" cy="190500"/>
            <wp:effectExtent l="0" t="0" r="0" b="0"/>
            <wp:docPr id="462"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43205" cy="190500"/>
                    </a:xfrm>
                    <a:prstGeom prst="rect">
                      <a:avLst/>
                    </a:prstGeom>
                    <a:noFill/>
                    <a:ln>
                      <a:noFill/>
                    </a:ln>
                  </pic:spPr>
                </pic:pic>
              </a:graphicData>
            </a:graphic>
          </wp:inline>
        </w:drawing>
      </w:r>
      <w:r w:rsidR="00D531DF" w:rsidRPr="00D93DB4">
        <w:t xml:space="preserve"> is computed similarly using the synthesized speech signal of the previous (last erased) frame. When </w:t>
      </w:r>
      <w:r>
        <w:rPr>
          <w:noProof/>
          <w:position w:val="-10"/>
        </w:rPr>
        <w:drawing>
          <wp:inline distT="0" distB="0" distL="0" distR="0" wp14:anchorId="4B8C7948" wp14:editId="65EE63AC">
            <wp:extent cx="243205" cy="190500"/>
            <wp:effectExtent l="0" t="0" r="0" b="0"/>
            <wp:docPr id="46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43205" cy="190500"/>
                    </a:xfrm>
                    <a:prstGeom prst="rect">
                      <a:avLst/>
                    </a:prstGeom>
                    <a:noFill/>
                    <a:ln>
                      <a:noFill/>
                    </a:ln>
                  </pic:spPr>
                </pic:pic>
              </a:graphicData>
            </a:graphic>
          </wp:inline>
        </w:drawing>
      </w:r>
      <w:r w:rsidR="00D531DF" w:rsidRPr="00D93DB4">
        <w:t xml:space="preserve"> is computed pitch synchronously (</w:t>
      </w:r>
      <w:r w:rsidR="005B1611" w:rsidRPr="00D93DB4">
        <w:t>i.e.</w:t>
      </w:r>
      <w:r w:rsidR="00D531DF" w:rsidRPr="00D93DB4">
        <w:t xml:space="preserve"> if the class of the previous frame was VOICED</w:t>
      </w:r>
      <w:r w:rsidR="00BC4EC7" w:rsidRPr="00D93DB4">
        <w:t>_CLAS</w:t>
      </w:r>
      <w:r w:rsidR="00D531DF" w:rsidRPr="00D93DB4">
        <w:t xml:space="preserve"> or ONSET), it uses the concealment pitch period </w:t>
      </w:r>
      <w:r>
        <w:rPr>
          <w:noProof/>
          <w:position w:val="-10"/>
        </w:rPr>
        <w:drawing>
          <wp:inline distT="0" distB="0" distL="0" distR="0" wp14:anchorId="6715A086" wp14:editId="7F9F9761">
            <wp:extent cx="152400" cy="190500"/>
            <wp:effectExtent l="0" t="0" r="0" b="0"/>
            <wp:docPr id="464"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00D531DF" w:rsidRPr="00D93DB4">
        <w:t xml:space="preserve">. </w:t>
      </w:r>
    </w:p>
    <w:p w14:paraId="4895AAC5" w14:textId="64EA1083" w:rsidR="00D531DF" w:rsidRPr="00D93DB4" w:rsidRDefault="00D531DF" w:rsidP="00D531DF">
      <w:r w:rsidRPr="00D93DB4">
        <w:t xml:space="preserve">When </w:t>
      </w:r>
      <w:r w:rsidR="004C5B74">
        <w:rPr>
          <w:noProof/>
          <w:position w:val="-10"/>
        </w:rPr>
        <w:drawing>
          <wp:inline distT="0" distB="0" distL="0" distR="0" wp14:anchorId="43BC2346" wp14:editId="2F0B7090">
            <wp:extent cx="176530" cy="190500"/>
            <wp:effectExtent l="0" t="0" r="0" b="0"/>
            <wp:docPr id="465"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is computed pitch synchronously (the class of the current frame is VOICED</w:t>
      </w:r>
      <w:r w:rsidR="00BC4EC7" w:rsidRPr="00D93DB4">
        <w:t>_CLAS</w:t>
      </w:r>
      <w:r w:rsidRPr="00D93DB4">
        <w:t xml:space="preserve"> or ONSET), it is done similarly using the rounded pitch value </w:t>
      </w:r>
      <w:r w:rsidR="004C5B74">
        <w:rPr>
          <w:noProof/>
          <w:position w:val="-4"/>
        </w:rPr>
        <w:drawing>
          <wp:inline distT="0" distB="0" distL="0" distR="0" wp14:anchorId="23A2122B" wp14:editId="5CE60AA2">
            <wp:extent cx="243205" cy="190500"/>
            <wp:effectExtent l="0" t="0" r="0" b="0"/>
            <wp:docPr id="466"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43205" cy="190500"/>
                    </a:xfrm>
                    <a:prstGeom prst="rect">
                      <a:avLst/>
                    </a:prstGeom>
                    <a:noFill/>
                    <a:ln>
                      <a:noFill/>
                    </a:ln>
                  </pic:spPr>
                </pic:pic>
              </a:graphicData>
            </a:graphic>
          </wp:inline>
        </w:drawing>
      </w:r>
      <w:r w:rsidRPr="00D93DB4">
        <w:t xml:space="preserve"> of the first subframe:</w:t>
      </w:r>
    </w:p>
    <w:p w14:paraId="30C5357D" w14:textId="0E11361A" w:rsidR="00D531DF" w:rsidRPr="00D93DB4" w:rsidRDefault="00D531DF" w:rsidP="00D531DF">
      <w:pPr>
        <w:pStyle w:val="EQ"/>
      </w:pPr>
      <w:r w:rsidRPr="00D93DB4">
        <w:tab/>
      </w:r>
      <w:r w:rsidR="004C5B74">
        <w:rPr>
          <w:noProof/>
          <w:position w:val="-14"/>
        </w:rPr>
        <w:drawing>
          <wp:inline distT="0" distB="0" distL="0" distR="0" wp14:anchorId="1B9FB804" wp14:editId="52BBEA1D">
            <wp:extent cx="1919605" cy="252730"/>
            <wp:effectExtent l="0" t="0" r="0" b="0"/>
            <wp:docPr id="467"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919605" cy="252730"/>
                    </a:xfrm>
                    <a:prstGeom prst="rect">
                      <a:avLst/>
                    </a:prstGeom>
                    <a:noFill/>
                    <a:ln>
                      <a:noFill/>
                    </a:ln>
                  </pic:spPr>
                </pic:pic>
              </a:graphicData>
            </a:graphic>
          </wp:inline>
        </w:drawing>
      </w:r>
      <w:r w:rsidRPr="00D93DB4">
        <w:tab/>
        <w:t>(</w:t>
      </w:r>
      <w:r w:rsidR="005B1BA1" w:rsidRPr="00D93DB4">
        <w:t>97</w:t>
      </w:r>
      <w:r w:rsidRPr="00D93DB4">
        <w:t>)</w:t>
      </w:r>
    </w:p>
    <w:p w14:paraId="18A1C1CC" w14:textId="77777777" w:rsidR="00D531DF" w:rsidRPr="00D93DB4" w:rsidRDefault="00D531DF" w:rsidP="00D531DF">
      <w:r w:rsidRPr="00D93DB4">
        <w:t>For other frame classes:</w:t>
      </w:r>
    </w:p>
    <w:p w14:paraId="10946A3B" w14:textId="77777777" w:rsidR="00E5120D" w:rsidRPr="00D93DB4" w:rsidRDefault="00E5120D" w:rsidP="00E5120D">
      <w:pPr>
        <w:pStyle w:val="EQ"/>
      </w:pPr>
      <w:r w:rsidRPr="00D93DB4">
        <w:tab/>
      </w:r>
      <w:r w:rsidRPr="00D93DB4">
        <w:rPr>
          <w:position w:val="-34"/>
        </w:rPr>
        <w:object w:dxaOrig="1860" w:dyaOrig="780" w14:anchorId="5963345D">
          <v:shape id="_x0000_i1492" type="#_x0000_t75" style="width:93pt;height:39pt" o:ole="">
            <v:imagedata r:id="rId421" o:title=""/>
          </v:shape>
          <o:OLEObject Type="Embed" ProgID="Equation.3" ShapeID="_x0000_i1492" DrawAspect="Content" ObjectID="_1783088169" r:id="rId422"/>
        </w:object>
      </w:r>
      <w:r w:rsidRPr="00D93DB4">
        <w:t>.</w:t>
      </w:r>
      <w:r w:rsidRPr="00D93DB4">
        <w:tab/>
        <w:t>(98)</w:t>
      </w:r>
    </w:p>
    <w:p w14:paraId="28BC18F9" w14:textId="52A8A245" w:rsidR="00D531DF" w:rsidRPr="00D93DB4" w:rsidRDefault="00D531DF" w:rsidP="00D531DF">
      <w:r w:rsidRPr="00D93DB4">
        <w:t xml:space="preserve">As mentioned previously, </w:t>
      </w:r>
      <w:r w:rsidR="004C5B74">
        <w:rPr>
          <w:noProof/>
          <w:position w:val="-14"/>
        </w:rPr>
        <w:drawing>
          <wp:inline distT="0" distB="0" distL="0" distR="0" wp14:anchorId="4DDCB57E" wp14:editId="42D0786C">
            <wp:extent cx="190500" cy="214630"/>
            <wp:effectExtent l="0" t="0" r="0" b="0"/>
            <wp:docPr id="469"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is transmitted from the encoder, but only at </w:t>
      </w:r>
      <w:r w:rsidR="00C74AAD" w:rsidRPr="00D93DB4">
        <w:t>high</w:t>
      </w:r>
      <w:r w:rsidRPr="00D93DB4">
        <w:t xml:space="preserve"> bitrates. If </w:t>
      </w:r>
      <w:r w:rsidR="004C5B74">
        <w:rPr>
          <w:noProof/>
          <w:position w:val="-14"/>
        </w:rPr>
        <w:drawing>
          <wp:inline distT="0" distB="0" distL="0" distR="0" wp14:anchorId="272B7738" wp14:editId="7F53B9B5">
            <wp:extent cx="190500" cy="214630"/>
            <wp:effectExtent l="0" t="0" r="0" b="0"/>
            <wp:docPr id="470"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is not available, </w:t>
      </w:r>
      <w:r w:rsidR="008B165B" w:rsidRPr="00D93DB4">
        <w:t xml:space="preserve">it is initialized to </w:t>
      </w:r>
      <w:r w:rsidR="004C5B74">
        <w:rPr>
          <w:noProof/>
          <w:position w:val="-10"/>
        </w:rPr>
        <w:drawing>
          <wp:inline distT="0" distB="0" distL="0" distR="0" wp14:anchorId="49896E05" wp14:editId="0C598A33">
            <wp:extent cx="167005" cy="190500"/>
            <wp:effectExtent l="0" t="0" r="0" b="0"/>
            <wp:docPr id="471"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008B165B" w:rsidRPr="00D93DB4">
        <w:t xml:space="preserve"> a</w:t>
      </w:r>
      <w:r w:rsidRPr="00D93DB4">
        <w:t>nd further limited as described below.</w:t>
      </w:r>
    </w:p>
    <w:p w14:paraId="5316E37E" w14:textId="44F384C0" w:rsidR="0070068F" w:rsidRPr="00D93DB4" w:rsidRDefault="00D531DF" w:rsidP="0070068F">
      <w:r w:rsidRPr="00D93DB4">
        <w:t xml:space="preserve">The gains </w:t>
      </w:r>
      <w:r w:rsidR="004C5B74">
        <w:rPr>
          <w:rFonts w:eastAsia="MS Mincho"/>
          <w:noProof/>
          <w:position w:val="-10"/>
          <w:lang w:eastAsia="ja-JP"/>
        </w:rPr>
        <w:drawing>
          <wp:inline distT="0" distB="0" distL="0" distR="0" wp14:anchorId="384E8504" wp14:editId="44C49777">
            <wp:extent cx="176530" cy="190500"/>
            <wp:effectExtent l="0" t="0" r="0" b="0"/>
            <wp:docPr id="472"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and </w:t>
      </w:r>
      <w:r w:rsidR="004C5B74">
        <w:rPr>
          <w:rFonts w:eastAsia="MS Mincho"/>
          <w:noProof/>
          <w:position w:val="-10"/>
          <w:lang w:eastAsia="ja-JP"/>
        </w:rPr>
        <w:drawing>
          <wp:inline distT="0" distB="0" distL="0" distR="0" wp14:anchorId="3751C411" wp14:editId="58B9EEC4">
            <wp:extent cx="167005" cy="190500"/>
            <wp:effectExtent l="0" t="0" r="0" b="0"/>
            <wp:docPr id="473"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are further limited to a maximum allowed value to prevent too strong energy. This value has been set to 1.2 with the exception of very low energy frames (</w:t>
      </w:r>
      <w:r w:rsidR="004C5B74">
        <w:rPr>
          <w:noProof/>
          <w:position w:val="-14"/>
        </w:rPr>
        <w:drawing>
          <wp:inline distT="0" distB="0" distL="0" distR="0" wp14:anchorId="56DBA34E" wp14:editId="6A4561C1">
            <wp:extent cx="190500" cy="214630"/>
            <wp:effectExtent l="0" t="0" r="0" b="0"/>
            <wp:docPr id="474"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&lt; 1.1). In this case, </w:t>
      </w:r>
      <w:r w:rsidR="004C5B74">
        <w:rPr>
          <w:rFonts w:eastAsia="MS Mincho"/>
          <w:noProof/>
          <w:position w:val="-10"/>
          <w:lang w:eastAsia="ja-JP"/>
        </w:rPr>
        <w:drawing>
          <wp:inline distT="0" distB="0" distL="0" distR="0" wp14:anchorId="4314CD17" wp14:editId="0CAEA0B7">
            <wp:extent cx="167005" cy="190500"/>
            <wp:effectExtent l="0" t="0" r="0" b="0"/>
            <wp:docPr id="475"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 xml:space="preserve"> is limited to 1.</w:t>
      </w:r>
      <w:r w:rsidR="0070068F" w:rsidRPr="00D93DB4">
        <w:t xml:space="preserve"> If </w:t>
      </w:r>
      <w:r w:rsidR="004C5B74">
        <w:rPr>
          <w:noProof/>
          <w:position w:val="-14"/>
        </w:rPr>
        <w:drawing>
          <wp:inline distT="0" distB="0" distL="0" distR="0" wp14:anchorId="100CB876" wp14:editId="62BE8232">
            <wp:extent cx="190500" cy="214630"/>
            <wp:effectExtent l="0" t="0" r="0" b="0"/>
            <wp:docPr id="476"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0070068F" w:rsidRPr="00D93DB4">
        <w:t xml:space="preserve"> is not transmitted, further precautions shall be taken because of the possible mismatch between the excitation signal energy and the LP filter gain. </w:t>
      </w:r>
    </w:p>
    <w:p w14:paraId="30224D37" w14:textId="2E4366EB" w:rsidR="0070068F" w:rsidRPr="00D93DB4" w:rsidRDefault="0070068F" w:rsidP="0070068F">
      <w:r w:rsidRPr="00D93DB4">
        <w:t xml:space="preserve">At 7.2 or 8 kb/s, this is done by upper-limiting the energy </w:t>
      </w:r>
      <w:r w:rsidR="004C5B74">
        <w:rPr>
          <w:noProof/>
          <w:position w:val="-14"/>
        </w:rPr>
        <w:drawing>
          <wp:inline distT="0" distB="0" distL="0" distR="0" wp14:anchorId="530D36D2" wp14:editId="4E585861">
            <wp:extent cx="190500" cy="214630"/>
            <wp:effectExtent l="0" t="0" r="0" b="0"/>
            <wp:docPr id="477"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 by a value </w:t>
      </w:r>
      <w:r w:rsidRPr="00D93DB4">
        <w:rPr>
          <w:position w:val="-10"/>
        </w:rPr>
        <w:object w:dxaOrig="560" w:dyaOrig="300" w14:anchorId="3CFCF9B8">
          <v:shape id="_x0000_i1502" type="#_x0000_t75" style="width:28.15pt;height:15pt" o:ole="">
            <v:imagedata r:id="rId423" o:title=""/>
          </v:shape>
          <o:OLEObject Type="Embed" ProgID="Equation.3" ShapeID="_x0000_i1502" DrawAspect="Content" ObjectID="_1783088170" r:id="rId424"/>
        </w:object>
      </w:r>
      <w:r w:rsidRPr="00D93DB4">
        <w:t xml:space="preserve">, scaled by a factor </w:t>
      </w:r>
      <w:r w:rsidRPr="00D93DB4">
        <w:rPr>
          <w:position w:val="-14"/>
        </w:rPr>
        <w:object w:dxaOrig="380" w:dyaOrig="340" w14:anchorId="5004E31B">
          <v:shape id="_x0000_i1503" type="#_x0000_t75" style="width:19.15pt;height:16.9pt" o:ole="">
            <v:imagedata r:id="rId425" o:title=""/>
          </v:shape>
          <o:OLEObject Type="Embed" ProgID="Equation.3" ShapeID="_x0000_i1503" DrawAspect="Content" ObjectID="_1783088171" r:id="rId426"/>
        </w:object>
      </w:r>
      <w:r w:rsidRPr="00D93DB4">
        <w:t>.</w:t>
      </w:r>
      <w:r w:rsidRPr="00D93DB4" w:rsidDel="006E13B0">
        <w:t xml:space="preserve"> </w:t>
      </w:r>
    </w:p>
    <w:p w14:paraId="2EF8F4CC" w14:textId="77777777" w:rsidR="00D531DF" w:rsidRPr="00D93DB4" w:rsidRDefault="0070068F" w:rsidP="0070068F">
      <w:r w:rsidRPr="00D93DB4">
        <w:t xml:space="preserve">In the recovery frame or in the scaled frames following the recovery frame coded by the GC mode using AR prediction, </w:t>
      </w:r>
      <w:r w:rsidRPr="00D93DB4">
        <w:rPr>
          <w:position w:val="-14"/>
        </w:rPr>
        <w:object w:dxaOrig="820" w:dyaOrig="340" w14:anchorId="668965C9">
          <v:shape id="_x0000_i1504" type="#_x0000_t75" style="width:40.9pt;height:16.9pt" o:ole="">
            <v:imagedata r:id="rId427" o:title=""/>
          </v:shape>
          <o:OLEObject Type="Embed" ProgID="Equation.3" ShapeID="_x0000_i1504" DrawAspect="Content" ObjectID="_1783088172" r:id="rId428"/>
        </w:object>
      </w:r>
      <w:r w:rsidRPr="00D93DB4">
        <w:t xml:space="preserve"> and </w:t>
      </w:r>
      <w:r w:rsidRPr="00D93DB4">
        <w:rPr>
          <w:position w:val="-10"/>
        </w:rPr>
        <w:object w:dxaOrig="1080" w:dyaOrig="300" w14:anchorId="4012CE33">
          <v:shape id="_x0000_i1505" type="#_x0000_t75" style="width:54pt;height:15pt" o:ole="">
            <v:imagedata r:id="rId429" o:title=""/>
          </v:shape>
          <o:OLEObject Type="Embed" ProgID="Equation.3" ShapeID="_x0000_i1505" DrawAspect="Content" ObjectID="_1783088173" r:id="rId430"/>
        </w:object>
      </w:r>
      <w:r w:rsidRPr="00D93DB4">
        <w:t xml:space="preserve">if the following conditions are met: 1) the end-frame LP filter is resonant in low frequencies (measured by means of the filter tilt), and 2) the evolution of the transmitted pitch is stable within the frame or the mean of the pitch value over all subframes is lower than 34 samples. In the remaining scaled frames following the recovery frame, the scaling factor </w:t>
      </w:r>
      <w:r w:rsidRPr="00D93DB4">
        <w:rPr>
          <w:position w:val="-14"/>
        </w:rPr>
        <w:object w:dxaOrig="700" w:dyaOrig="340" w14:anchorId="2C7D4FDF">
          <v:shape id="_x0000_i1506" type="#_x0000_t75" style="width:34.9pt;height:16.9pt" o:ole="">
            <v:imagedata r:id="rId431" o:title=""/>
          </v:shape>
          <o:OLEObject Type="Embed" ProgID="Equation.3" ShapeID="_x0000_i1506" DrawAspect="Content" ObjectID="_1783088174" r:id="rId432"/>
        </w:object>
      </w:r>
      <w:r w:rsidRPr="00D93DB4">
        <w:t xml:space="preserve"> and </w:t>
      </w:r>
      <w:r w:rsidRPr="00D93DB4">
        <w:rPr>
          <w:position w:val="-10"/>
        </w:rPr>
        <w:object w:dxaOrig="560" w:dyaOrig="300" w14:anchorId="5E6DF394">
          <v:shape id="_x0000_i1507" type="#_x0000_t75" style="width:28.15pt;height:15pt" o:ole="">
            <v:imagedata r:id="rId433" o:title=""/>
          </v:shape>
          <o:OLEObject Type="Embed" ProgID="Equation.3" ShapeID="_x0000_i1507" DrawAspect="Content" ObjectID="_1783088175" r:id="rId434"/>
        </w:object>
      </w:r>
      <w:r w:rsidRPr="00D93DB4">
        <w:t xml:space="preserve"> equals to the larger value between </w:t>
      </w:r>
      <w:r w:rsidRPr="00D93DB4">
        <w:rPr>
          <w:position w:val="-10"/>
        </w:rPr>
        <w:object w:dxaOrig="360" w:dyaOrig="300" w14:anchorId="3B265F3D">
          <v:shape id="_x0000_i1508" type="#_x0000_t75" style="width:18pt;height:15pt" o:ole="">
            <v:imagedata r:id="rId435" o:title=""/>
          </v:shape>
          <o:OLEObject Type="Embed" ProgID="Equation.3" ShapeID="_x0000_i1508" DrawAspect="Content" ObjectID="_1783088176" r:id="rId436"/>
        </w:object>
      </w:r>
      <w:r w:rsidRPr="00D93DB4">
        <w:t xml:space="preserve"> and an average energy of recent voiced frames </w:t>
      </w:r>
      <w:r w:rsidRPr="00D93DB4">
        <w:rPr>
          <w:position w:val="-10"/>
        </w:rPr>
        <w:object w:dxaOrig="260" w:dyaOrig="340" w14:anchorId="4A208545">
          <v:shape id="_x0000_i1509" type="#_x0000_t75" style="width:13.15pt;height:16.9pt" o:ole="">
            <v:imagedata r:id="rId437" o:title=""/>
          </v:shape>
          <o:OLEObject Type="Embed" ProgID="Equation.3" ShapeID="_x0000_i1509" DrawAspect="Content" ObjectID="_1783088177" r:id="rId438"/>
        </w:object>
      </w:r>
      <w:r w:rsidRPr="00D93DB4">
        <w:t xml:space="preserve">. If </w:t>
      </w:r>
      <w:r w:rsidRPr="00D93DB4">
        <w:rPr>
          <w:position w:val="-10"/>
        </w:rPr>
        <w:object w:dxaOrig="260" w:dyaOrig="300" w14:anchorId="5CA5874D">
          <v:shape id="_x0000_i1510" type="#_x0000_t75" style="width:13.15pt;height:15pt" o:ole="">
            <v:imagedata r:id="rId439" o:title=""/>
          </v:shape>
          <o:OLEObject Type="Embed" ProgID="Equation.3" ShapeID="_x0000_i1510" DrawAspect="Content" ObjectID="_1783088178" r:id="rId440"/>
        </w:object>
      </w:r>
      <w:r w:rsidRPr="00D93DB4">
        <w:t xml:space="preserve"> is computed pitch synchronously, </w:t>
      </w:r>
      <w:r w:rsidRPr="00D93DB4">
        <w:rPr>
          <w:position w:val="-10"/>
        </w:rPr>
        <w:object w:dxaOrig="260" w:dyaOrig="340" w14:anchorId="554469A4">
          <v:shape id="_x0000_i1511" type="#_x0000_t75" style="width:13.15pt;height:16.9pt" o:ole="">
            <v:imagedata r:id="rId441" o:title=""/>
          </v:shape>
          <o:OLEObject Type="Embed" ProgID="Equation.3" ShapeID="_x0000_i1511" DrawAspect="Content" ObjectID="_1783088179" r:id="rId442"/>
        </w:object>
      </w:r>
      <w:r w:rsidRPr="00D93DB4">
        <w:t xml:space="preserve">is the running average of pitch-synchronous energy of previous frames. If </w:t>
      </w:r>
      <w:r w:rsidRPr="00D93DB4">
        <w:rPr>
          <w:position w:val="-10"/>
        </w:rPr>
        <w:object w:dxaOrig="260" w:dyaOrig="300" w14:anchorId="3C959C29">
          <v:shape id="_x0000_i1512" type="#_x0000_t75" style="width:13.15pt;height:15pt" o:ole="">
            <v:imagedata r:id="rId439" o:title=""/>
          </v:shape>
          <o:OLEObject Type="Embed" ProgID="Equation.3" ShapeID="_x0000_i1512" DrawAspect="Content" ObjectID="_1783088180" r:id="rId443"/>
        </w:object>
      </w:r>
      <w:r w:rsidRPr="00D93DB4">
        <w:t xml:space="preserve"> is computed as average energy per sample, </w:t>
      </w:r>
      <w:r w:rsidRPr="00D93DB4">
        <w:rPr>
          <w:position w:val="-10"/>
        </w:rPr>
        <w:object w:dxaOrig="260" w:dyaOrig="340" w14:anchorId="529493BB">
          <v:shape id="_x0000_i1513" type="#_x0000_t75" style="width:13.15pt;height:16.9pt" o:ole="">
            <v:imagedata r:id="rId441" o:title=""/>
          </v:shape>
          <o:OLEObject Type="Embed" ProgID="Equation.3" ShapeID="_x0000_i1513" DrawAspect="Content" ObjectID="_1783088181" r:id="rId444"/>
        </w:object>
      </w:r>
      <w:r w:rsidRPr="00D93DB4">
        <w:t xml:space="preserve"> is the running average of average energy per sample of of previous frames. For other bitrates, when the erasure occurs during a voiced speech segment (i.e. the last good frame before the erasure and the first good frame after the erasure are classified as VOICED TRANSITION, VOICED_CLAS or ONSET) and the LP filter impulse response energy of the first frame after an erasure is twice as high as the LP filter impulse response energy of the last frame before the erasure, the energy of the excitation is adjusted to the gain of the new LP filter as follows</w:t>
      </w:r>
      <w:r w:rsidR="00D531DF" w:rsidRPr="00D93DB4">
        <w:t>:</w:t>
      </w:r>
    </w:p>
    <w:p w14:paraId="1FD40A55" w14:textId="10468646" w:rsidR="00521BAA" w:rsidRPr="00D93DB4" w:rsidRDefault="00521BAA" w:rsidP="00521BAA">
      <w:pPr>
        <w:pStyle w:val="EQ"/>
      </w:pPr>
      <w:r w:rsidRPr="00D93DB4">
        <w:tab/>
      </w:r>
      <w:r w:rsidR="004C5B74">
        <w:rPr>
          <w:noProof/>
          <w:position w:val="-26"/>
        </w:rPr>
        <w:drawing>
          <wp:inline distT="0" distB="0" distL="0" distR="0" wp14:anchorId="28F447AC" wp14:editId="37534338">
            <wp:extent cx="862330" cy="381000"/>
            <wp:effectExtent l="0" t="0" r="0" b="0"/>
            <wp:docPr id="490"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862330" cy="381000"/>
                    </a:xfrm>
                    <a:prstGeom prst="rect">
                      <a:avLst/>
                    </a:prstGeom>
                    <a:noFill/>
                    <a:ln>
                      <a:noFill/>
                    </a:ln>
                  </pic:spPr>
                </pic:pic>
              </a:graphicData>
            </a:graphic>
          </wp:inline>
        </w:drawing>
      </w:r>
      <w:r w:rsidRPr="00D93DB4">
        <w:t>.</w:t>
      </w:r>
      <w:r w:rsidRPr="00D93DB4">
        <w:tab/>
        <w:t>(</w:t>
      </w:r>
      <w:r w:rsidR="005B1BA1" w:rsidRPr="00D93DB4">
        <w:t>99</w:t>
      </w:r>
      <w:r w:rsidRPr="00D93DB4">
        <w:t>)</w:t>
      </w:r>
    </w:p>
    <w:p w14:paraId="249D18A7" w14:textId="07C4AA5B" w:rsidR="00D531DF" w:rsidRPr="00D93DB4" w:rsidRDefault="00D531DF" w:rsidP="00D531DF">
      <w:r w:rsidRPr="00D93DB4">
        <w:t>Here</w:t>
      </w:r>
      <w:r w:rsidR="004C5B74">
        <w:rPr>
          <w:noProof/>
          <w:position w:val="-10"/>
        </w:rPr>
        <w:drawing>
          <wp:inline distT="0" distB="0" distL="0" distR="0" wp14:anchorId="3E6E6A0D" wp14:editId="7584EEA8">
            <wp:extent cx="304800" cy="190500"/>
            <wp:effectExtent l="0" t="0" r="0" b="0"/>
            <wp:docPr id="491"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D93DB4">
        <w:rPr>
          <w:i/>
        </w:rPr>
        <w:t xml:space="preserve"> </w:t>
      </w:r>
      <w:r w:rsidRPr="00D93DB4">
        <w:t xml:space="preserve">is the energy of the LP filter impulse response of the last good frame before the erasure and </w:t>
      </w:r>
      <w:r w:rsidR="004C5B74">
        <w:rPr>
          <w:noProof/>
          <w:position w:val="-10"/>
        </w:rPr>
        <w:drawing>
          <wp:inline distT="0" distB="0" distL="0" distR="0" wp14:anchorId="2CE74306" wp14:editId="39F97DC8">
            <wp:extent cx="290830" cy="190500"/>
            <wp:effectExtent l="0" t="0" r="0" b="0"/>
            <wp:docPr id="492"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 xml:space="preserve"> is the energy of the LP filter of the first good frame after the erasure. The LP filters of the last subframes are used. Further, if </w:t>
      </w:r>
      <w:r w:rsidR="004C5B74">
        <w:rPr>
          <w:noProof/>
          <w:position w:val="-14"/>
        </w:rPr>
        <w:drawing>
          <wp:inline distT="0" distB="0" distL="0" distR="0" wp14:anchorId="3F030FE7" wp14:editId="347C808E">
            <wp:extent cx="519430" cy="214630"/>
            <wp:effectExtent l="0" t="0" r="0" b="0"/>
            <wp:docPr id="493"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19430" cy="214630"/>
                    </a:xfrm>
                    <a:prstGeom prst="rect">
                      <a:avLst/>
                    </a:prstGeom>
                    <a:noFill/>
                    <a:ln>
                      <a:noFill/>
                    </a:ln>
                  </pic:spPr>
                </pic:pic>
              </a:graphicData>
            </a:graphic>
          </wp:inline>
        </w:drawing>
      </w:r>
      <w:r w:rsidRPr="00D93DB4">
        <w:t xml:space="preserve"> (</w:t>
      </w:r>
      <w:r w:rsidR="004C5B74">
        <w:rPr>
          <w:noProof/>
          <w:position w:val="-14"/>
        </w:rPr>
        <w:drawing>
          <wp:inline distT="0" distB="0" distL="0" distR="0" wp14:anchorId="7385D8C5" wp14:editId="783BB011">
            <wp:extent cx="190500" cy="214630"/>
            <wp:effectExtent l="0" t="0" r="0" b="0"/>
            <wp:docPr id="494"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 cy="214630"/>
                    </a:xfrm>
                    <a:prstGeom prst="rect">
                      <a:avLst/>
                    </a:prstGeom>
                    <a:noFill/>
                    <a:ln>
                      <a:noFill/>
                    </a:ln>
                  </pic:spPr>
                </pic:pic>
              </a:graphicData>
            </a:graphic>
          </wp:inline>
        </w:drawing>
      </w:r>
      <w:r w:rsidRPr="00D93DB4">
        <w:t xml:space="preserve">already initialized to </w:t>
      </w:r>
      <w:r w:rsidR="004C5B74">
        <w:rPr>
          <w:noProof/>
          <w:position w:val="-10"/>
        </w:rPr>
        <w:drawing>
          <wp:inline distT="0" distB="0" distL="0" distR="0" wp14:anchorId="70DA052F" wp14:editId="5A0A5A36">
            <wp:extent cx="167005" cy="190500"/>
            <wp:effectExtent l="0" t="0" r="0" b="0"/>
            <wp:docPr id="495"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 it is further limited as follows:</w:t>
      </w:r>
    </w:p>
    <w:p w14:paraId="39C773DE" w14:textId="6E9358AC" w:rsidR="00D531DF" w:rsidRPr="00D93DB4" w:rsidRDefault="00D531DF" w:rsidP="00D531DF">
      <w:pPr>
        <w:pStyle w:val="EQ"/>
      </w:pPr>
      <w:r w:rsidRPr="00D93DB4">
        <w:tab/>
      </w:r>
      <w:r w:rsidR="004C5B74">
        <w:rPr>
          <w:noProof/>
          <w:position w:val="-14"/>
        </w:rPr>
        <w:drawing>
          <wp:inline distT="0" distB="0" distL="0" distR="0" wp14:anchorId="7705D395" wp14:editId="14392028">
            <wp:extent cx="1104900" cy="214630"/>
            <wp:effectExtent l="0" t="0" r="0" b="0"/>
            <wp:docPr id="496"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104900" cy="214630"/>
                    </a:xfrm>
                    <a:prstGeom prst="rect">
                      <a:avLst/>
                    </a:prstGeom>
                    <a:noFill/>
                    <a:ln>
                      <a:noFill/>
                    </a:ln>
                  </pic:spPr>
                </pic:pic>
              </a:graphicData>
            </a:graphic>
          </wp:inline>
        </w:drawing>
      </w:r>
      <w:r w:rsidRPr="00D93DB4">
        <w:tab/>
        <w:t>(</w:t>
      </w:r>
      <w:r w:rsidR="005B1BA1" w:rsidRPr="00D93DB4">
        <w:t>100</w:t>
      </w:r>
      <w:r w:rsidRPr="00D93DB4">
        <w:t>)</w:t>
      </w:r>
    </w:p>
    <w:p w14:paraId="33B4E424" w14:textId="77777777" w:rsidR="0070068F" w:rsidRPr="00D93DB4" w:rsidRDefault="0070068F" w:rsidP="00D531DF">
      <w:r w:rsidRPr="00D93DB4">
        <w:t>At 9.6 and 13.2 kb/s, there is however one exception to this energy scaling strategy if the LP filter is found resonant in low frequencies and the frame is classified as UNVOICED_CLAS or INACTIVE_CLAS. This situation indicates a possible error in the classification and the energy is scaled as in the case of the 7.2 or 8 kb/s recovery frame.</w:t>
      </w:r>
    </w:p>
    <w:p w14:paraId="3DA10069" w14:textId="210A70C5" w:rsidR="00D531DF" w:rsidRPr="00D93DB4" w:rsidRDefault="00D531DF" w:rsidP="00D531DF">
      <w:pPr>
        <w:rPr>
          <w:iCs/>
        </w:rPr>
      </w:pPr>
      <w:r w:rsidRPr="00D93DB4">
        <w:t>The following exceptions, all related to transitions in speech signal</w:t>
      </w:r>
      <w:r w:rsidR="008B165B" w:rsidRPr="00D93DB4">
        <w:t xml:space="preserve"> of good frames following an erasure</w:t>
      </w:r>
      <w:r w:rsidRPr="00D93DB4">
        <w:t xml:space="preserve">, further overwrite the computation of </w:t>
      </w:r>
      <w:r w:rsidR="004C5B74">
        <w:rPr>
          <w:rFonts w:eastAsia="MS Mincho"/>
          <w:noProof/>
          <w:position w:val="-10"/>
          <w:lang w:eastAsia="ja-JP"/>
        </w:rPr>
        <w:drawing>
          <wp:inline distT="0" distB="0" distL="0" distR="0" wp14:anchorId="3592F08B" wp14:editId="784242D2">
            <wp:extent cx="176530" cy="190500"/>
            <wp:effectExtent l="0" t="0" r="0" b="0"/>
            <wp:docPr id="497"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If artificial onset is used in the current frame, </w:t>
      </w:r>
      <w:r w:rsidR="004C5B74">
        <w:rPr>
          <w:rFonts w:eastAsia="MS Mincho"/>
          <w:noProof/>
          <w:position w:val="-10"/>
          <w:lang w:eastAsia="ja-JP"/>
        </w:rPr>
        <w:drawing>
          <wp:inline distT="0" distB="0" distL="0" distR="0" wp14:anchorId="6122D03F" wp14:editId="66D11538">
            <wp:extent cx="176530" cy="190500"/>
            <wp:effectExtent l="0" t="0" r="0" b="0"/>
            <wp:docPr id="498"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is set to</w:t>
      </w:r>
      <w:r w:rsidR="00064C44" w:rsidRPr="00D93DB4">
        <w:t xml:space="preserve"> </w:t>
      </w:r>
      <w:r w:rsidR="004C5B74">
        <w:rPr>
          <w:rFonts w:eastAsia="MS Mincho"/>
          <w:noProof/>
          <w:position w:val="-10"/>
          <w:lang w:eastAsia="ja-JP"/>
        </w:rPr>
        <w:drawing>
          <wp:inline distT="0" distB="0" distL="0" distR="0" wp14:anchorId="0F9BF33B" wp14:editId="01EE3E21">
            <wp:extent cx="319405" cy="190500"/>
            <wp:effectExtent l="0" t="0" r="0" b="0"/>
            <wp:docPr id="499"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sidRPr="00D93DB4">
        <w:t xml:space="preserve">, to make the onset energy increase gradually. In the case of a first good frame after an erasure is classified as ONSET, the gain </w:t>
      </w:r>
      <w:r w:rsidR="004C5B74">
        <w:rPr>
          <w:rFonts w:eastAsia="MS Mincho"/>
          <w:noProof/>
          <w:position w:val="-10"/>
          <w:lang w:eastAsia="ja-JP"/>
        </w:rPr>
        <w:drawing>
          <wp:inline distT="0" distB="0" distL="0" distR="0" wp14:anchorId="6CCED8F3" wp14:editId="5403C3B8">
            <wp:extent cx="176530" cy="190500"/>
            <wp:effectExtent l="0" t="0" r="0" b="0"/>
            <wp:docPr id="500"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is prevented from being higher than </w:t>
      </w:r>
      <w:r w:rsidR="004C5B74">
        <w:rPr>
          <w:rFonts w:eastAsia="MS Mincho"/>
          <w:noProof/>
          <w:position w:val="-10"/>
          <w:lang w:eastAsia="ja-JP"/>
        </w:rPr>
        <w:drawing>
          <wp:inline distT="0" distB="0" distL="0" distR="0" wp14:anchorId="5665DD29" wp14:editId="37D10F4D">
            <wp:extent cx="167005" cy="190500"/>
            <wp:effectExtent l="0" t="0" r="0" b="0"/>
            <wp:docPr id="501"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t xml:space="preserve">. This precaution is taken to prevent a positive gain adjustment at the beginning of the frame from amplifying the voiced onset at the end of the frame. </w:t>
      </w:r>
      <w:r w:rsidRPr="00D93DB4">
        <w:rPr>
          <w:iCs/>
        </w:rPr>
        <w:t>Finally, during a transition from voiced to unvoiced (</w:t>
      </w:r>
      <w:r w:rsidR="005B1611" w:rsidRPr="00D93DB4">
        <w:rPr>
          <w:iCs/>
        </w:rPr>
        <w:t>i.e.</w:t>
      </w:r>
      <w:r w:rsidRPr="00D93DB4">
        <w:rPr>
          <w:iCs/>
        </w:rPr>
        <w:t xml:space="preserve"> the last good frame being classified as VOICED TRANSITION, VOICED</w:t>
      </w:r>
      <w:r w:rsidR="00BC4EC7" w:rsidRPr="00D93DB4">
        <w:t>_CLAS</w:t>
      </w:r>
      <w:r w:rsidRPr="00D93DB4">
        <w:rPr>
          <w:iCs/>
        </w:rPr>
        <w:t xml:space="preserve"> or ONSET and the current frame being classified UNVOICED</w:t>
      </w:r>
      <w:r w:rsidR="00BC4EC7" w:rsidRPr="00D93DB4">
        <w:t>_CLAS</w:t>
      </w:r>
      <w:r w:rsidRPr="00D93DB4">
        <w:rPr>
          <w:iCs/>
        </w:rPr>
        <w:t xml:space="preserve">) or during a transition from a non-active speech period to an active speech period, the value of </w:t>
      </w:r>
      <w:r w:rsidR="004C5B74">
        <w:rPr>
          <w:rFonts w:eastAsia="MS Mincho"/>
          <w:noProof/>
          <w:position w:val="-10"/>
          <w:lang w:eastAsia="ja-JP"/>
        </w:rPr>
        <w:drawing>
          <wp:inline distT="0" distB="0" distL="0" distR="0" wp14:anchorId="1CE2438A" wp14:editId="5A664E7D">
            <wp:extent cx="176530" cy="190500"/>
            <wp:effectExtent l="0" t="0" r="0" b="0"/>
            <wp:docPr id="502"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rPr>
          <w:iCs/>
        </w:rPr>
        <w:t xml:space="preserve"> is set to </w:t>
      </w:r>
      <w:r w:rsidR="004C5B74">
        <w:rPr>
          <w:rFonts w:eastAsia="MS Mincho"/>
          <w:noProof/>
          <w:position w:val="-10"/>
          <w:lang w:eastAsia="ja-JP"/>
        </w:rPr>
        <w:drawing>
          <wp:inline distT="0" distB="0" distL="0" distR="0" wp14:anchorId="2F45D036" wp14:editId="2EF13CB3">
            <wp:extent cx="167005" cy="190500"/>
            <wp:effectExtent l="0" t="0" r="0" b="0"/>
            <wp:docPr id="503"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rPr>
          <w:iCs/>
        </w:rPr>
        <w:t>.</w:t>
      </w:r>
    </w:p>
    <w:p w14:paraId="649992FC" w14:textId="2C2B1FAA" w:rsidR="008B165B" w:rsidRPr="00D93DB4" w:rsidRDefault="008B165B" w:rsidP="00D531DF">
      <w:pPr>
        <w:rPr>
          <w:szCs w:val="24"/>
        </w:rPr>
      </w:pPr>
      <w:r w:rsidRPr="00D93DB4">
        <w:t>Additionally, the synthesis energy control is performed also in the erased frames following frames coded at 7.2 or 8 kb/s</w:t>
      </w:r>
      <w:r w:rsidR="0070068F" w:rsidRPr="00D93DB4">
        <w:t xml:space="preserve"> or using the AMR-WB IO mode</w:t>
      </w:r>
      <w:r w:rsidRPr="00D93DB4">
        <w:t>. Here t</w:t>
      </w:r>
      <w:r w:rsidRPr="00D93DB4">
        <w:rPr>
          <w:szCs w:val="24"/>
        </w:rPr>
        <w:t xml:space="preserve">he energy control is simpler in the sense that it is just verified that the gain is not increasing. Energies </w:t>
      </w:r>
      <w:r w:rsidRPr="00D93DB4">
        <w:rPr>
          <w:position w:val="-10"/>
        </w:rPr>
        <w:object w:dxaOrig="360" w:dyaOrig="300" w14:anchorId="2451819C">
          <v:shape id="_x0000_i1528" type="#_x0000_t75" style="width:18pt;height:15pt" o:ole="">
            <v:imagedata r:id="rId435" o:title=""/>
          </v:shape>
          <o:OLEObject Type="Embed" ProgID="Equation.3" ShapeID="_x0000_i1528" DrawAspect="Content" ObjectID="_1783088182" r:id="rId452"/>
        </w:object>
      </w:r>
      <w:r w:rsidRPr="00D93DB4">
        <w:t xml:space="preserve">, </w:t>
      </w:r>
      <w:r w:rsidRPr="00D93DB4">
        <w:rPr>
          <w:position w:val="-10"/>
        </w:rPr>
        <w:object w:dxaOrig="279" w:dyaOrig="300" w14:anchorId="65E5F6EA">
          <v:shape id="_x0000_i1529" type="#_x0000_t75" style="width:13.9pt;height:15pt" o:ole="">
            <v:imagedata r:id="rId453" o:title=""/>
          </v:shape>
          <o:OLEObject Type="Embed" ProgID="Equation.3" ShapeID="_x0000_i1529" DrawAspect="Content" ObjectID="_1783088183" r:id="rId454"/>
        </w:object>
      </w:r>
      <w:r w:rsidRPr="00D93DB4">
        <w:t xml:space="preserve"> and </w:t>
      </w:r>
      <w:r w:rsidRPr="00D93DB4">
        <w:rPr>
          <w:position w:val="-10"/>
        </w:rPr>
        <w:object w:dxaOrig="260" w:dyaOrig="300" w14:anchorId="423E6685">
          <v:shape id="_x0000_i1530" type="#_x0000_t75" style="width:13.15pt;height:15pt" o:ole="">
            <v:imagedata r:id="rId455" o:title=""/>
          </v:shape>
          <o:OLEObject Type="Embed" ProgID="Equation.3" ShapeID="_x0000_i1530" DrawAspect="Content" ObjectID="_1783088184" r:id="rId456"/>
        </w:object>
      </w:r>
      <w:r w:rsidRPr="00D93DB4">
        <w:t xml:space="preserve"> are computed similarly as in the recovery frames, but </w:t>
      </w:r>
      <w:r w:rsidRPr="00D93DB4">
        <w:rPr>
          <w:position w:val="-10"/>
        </w:rPr>
        <w:object w:dxaOrig="360" w:dyaOrig="300" w14:anchorId="6EEFCB4A">
          <v:shape id="_x0000_i1531" type="#_x0000_t75" style="width:18pt;height:15pt" o:ole="">
            <v:imagedata r:id="rId435" o:title=""/>
          </v:shape>
          <o:OLEObject Type="Embed" ProgID="Equation.3" ShapeID="_x0000_i1531" DrawAspect="Content" ObjectID="_1783088185" r:id="rId457"/>
        </w:object>
      </w:r>
      <w:r w:rsidRPr="00D93DB4">
        <w:t xml:space="preserve"> is used instead of </w:t>
      </w:r>
      <w:r w:rsidRPr="00D93DB4">
        <w:rPr>
          <w:position w:val="-14"/>
        </w:rPr>
        <w:object w:dxaOrig="300" w:dyaOrig="340" w14:anchorId="0056C0F6">
          <v:shape id="_x0000_i1532" type="#_x0000_t75" style="width:15pt;height:16.9pt" o:ole="">
            <v:imagedata r:id="rId458" o:title=""/>
          </v:shape>
          <o:OLEObject Type="Embed" ProgID="Equation.3" ShapeID="_x0000_i1532" DrawAspect="Content" ObjectID="_1783088186" r:id="rId459"/>
        </w:object>
      </w:r>
      <w:r w:rsidRPr="00D93DB4">
        <w:t xml:space="preserve">, and the gains </w:t>
      </w:r>
      <w:r w:rsidR="004C5B74">
        <w:rPr>
          <w:noProof/>
          <w:position w:val="-10"/>
          <w:lang w:eastAsia="ja-JP"/>
        </w:rPr>
        <w:drawing>
          <wp:inline distT="0" distB="0" distL="0" distR="0" wp14:anchorId="1B354036" wp14:editId="431C3507">
            <wp:extent cx="176530" cy="190500"/>
            <wp:effectExtent l="0" t="0" r="0" b="0"/>
            <wp:docPr id="509"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and </w:t>
      </w:r>
      <w:r w:rsidR="004C5B74">
        <w:rPr>
          <w:noProof/>
          <w:position w:val="-10"/>
          <w:lang w:eastAsia="ja-JP"/>
        </w:rPr>
        <w:drawing>
          <wp:inline distT="0" distB="0" distL="0" distR="0" wp14:anchorId="64ED1CDA" wp14:editId="70240EDC">
            <wp:extent cx="167005" cy="190500"/>
            <wp:effectExtent l="0" t="0" r="0" b="0"/>
            <wp:docPr id="510"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D93DB4">
        <w:rPr>
          <w:iCs/>
        </w:rPr>
        <w:t xml:space="preserve"> are limited to 1.</w:t>
      </w:r>
    </w:p>
    <w:p w14:paraId="72A8BB64" w14:textId="77777777" w:rsidR="00D531DF" w:rsidRPr="00D93DB4" w:rsidRDefault="0070068F" w:rsidP="00D531DF">
      <w:r w:rsidRPr="00D93DB4">
        <w:rPr>
          <w:szCs w:val="24"/>
        </w:rPr>
        <w:t xml:space="preserve">After the energy control, the speech signal is resynthesized by filtering the scaled excitation signal through the LP synthesis filter. The running energy average </w:t>
      </w:r>
      <w:r w:rsidRPr="00D93DB4">
        <w:rPr>
          <w:position w:val="-10"/>
        </w:rPr>
        <w:object w:dxaOrig="260" w:dyaOrig="340" w14:anchorId="7778B920">
          <v:shape id="_x0000_i1535" type="#_x0000_t75" style="width:13.15pt;height:16.9pt" o:ole="">
            <v:imagedata r:id="rId437" o:title=""/>
          </v:shape>
          <o:OLEObject Type="Embed" ProgID="Equation.3" ShapeID="_x0000_i1535" DrawAspect="Content" ObjectID="_1783088187" r:id="rId460"/>
        </w:object>
      </w:r>
      <w:r w:rsidRPr="00D93DB4">
        <w:t xml:space="preserve"> is finally updated in good voiced frames as </w:t>
      </w:r>
      <w:r w:rsidRPr="00D93DB4">
        <w:rPr>
          <w:position w:val="-14"/>
        </w:rPr>
        <w:object w:dxaOrig="1359" w:dyaOrig="360" w14:anchorId="6D62E9F9">
          <v:shape id="_x0000_i1536" type="#_x0000_t75" style="width:67.9pt;height:18pt" o:ole="">
            <v:imagedata r:id="rId461" o:title=""/>
          </v:shape>
          <o:OLEObject Type="Embed" ProgID="Equation.3" ShapeID="_x0000_i1536" DrawAspect="Content" ObjectID="_1783088188" r:id="rId462"/>
        </w:object>
      </w:r>
      <w:r w:rsidRPr="00D93DB4">
        <w:t xml:space="preserve"> with initializion to </w:t>
      </w:r>
      <w:r w:rsidRPr="00D93DB4">
        <w:rPr>
          <w:position w:val="-14"/>
        </w:rPr>
        <w:object w:dxaOrig="300" w:dyaOrig="340" w14:anchorId="06B6DE49">
          <v:shape id="_x0000_i1537" type="#_x0000_t75" style="width:15pt;height:16.9pt" o:ole="">
            <v:imagedata r:id="rId458" o:title=""/>
          </v:shape>
          <o:OLEObject Type="Embed" ProgID="Equation.3" ShapeID="_x0000_i1537" DrawAspect="Content" ObjectID="_1783088189" r:id="rId463"/>
        </w:object>
      </w:r>
      <w:r w:rsidR="008B165B" w:rsidRPr="00D93DB4">
        <w:t>.</w:t>
      </w:r>
    </w:p>
    <w:p w14:paraId="4E29D01B" w14:textId="77777777" w:rsidR="00F91AE3" w:rsidRPr="00D93DB4" w:rsidRDefault="00F91AE3" w:rsidP="00F91AE3">
      <w:pPr>
        <w:pStyle w:val="Heading4"/>
      </w:pPr>
      <w:bookmarkStart w:id="113" w:name="_Toc123562427"/>
      <w:r w:rsidRPr="00D93DB4">
        <w:t>5.3.3.</w:t>
      </w:r>
      <w:r w:rsidR="00B10724" w:rsidRPr="00D93DB4">
        <w:t>4</w:t>
      </w:r>
      <w:r w:rsidRPr="00D93DB4">
        <w:tab/>
        <w:t xml:space="preserve">Specifics for rates </w:t>
      </w:r>
      <w:r w:rsidR="00630B65" w:rsidRPr="00D93DB4">
        <w:t>32 and 64 kbps</w:t>
      </w:r>
      <w:bookmarkEnd w:id="113"/>
    </w:p>
    <w:p w14:paraId="3521817D" w14:textId="77777777" w:rsidR="00647F0F" w:rsidRPr="00D93DB4" w:rsidRDefault="00647F0F" w:rsidP="00647F0F">
      <w:pPr>
        <w:pStyle w:val="Heading5"/>
      </w:pPr>
      <w:bookmarkStart w:id="114" w:name="_Toc123562428"/>
      <w:r w:rsidRPr="00D93DB4">
        <w:t>5.3.3.4.1</w:t>
      </w:r>
      <w:r w:rsidRPr="00D93DB4">
        <w:tab/>
        <w:t xml:space="preserve">Adaptive codebook resynchronization </w:t>
      </w:r>
      <w:r w:rsidR="007F2529" w:rsidRPr="00D93DB4">
        <w:t>and fast recovery (WB)</w:t>
      </w:r>
      <w:bookmarkEnd w:id="114"/>
    </w:p>
    <w:p w14:paraId="61715E8B" w14:textId="77777777" w:rsidR="007F2529" w:rsidRPr="00D93DB4" w:rsidRDefault="007F2529" w:rsidP="007F2529">
      <w:pPr>
        <w:rPr>
          <w:lang w:eastAsia="en-CA"/>
        </w:rPr>
      </w:pPr>
      <w:r w:rsidRPr="00D93DB4">
        <w:rPr>
          <w:lang w:eastAsia="en-CA"/>
        </w:rPr>
        <w:t>Fast recovery is an approach where side information with some bit rate overhead is transmitted to arrest error propagation into future frames, thereby improving performance under frame erasures. Side information includes parameters like energy, frame classification information and phase information. Specifically, the phase side information is used to align the glottal pulse position at the decoder to that of the encoder thereby synchronizing the adaptive codebook content. The information on the lost frame which becomes available on receiving the future frame is used to correct the excitation (pitch) memory before synthesizing the correctly received future frame. This helps to significantly contain the error propagation into future frames and improves decoder convergence when good frames are received after the erased frame. The waveform interpolation technique (</w:t>
      </w:r>
      <w:r w:rsidR="00314012" w:rsidRPr="00D93DB4">
        <w:t>[5]</w:t>
      </w:r>
      <w:r w:rsidR="003E2393" w:rsidRPr="00D93DB4">
        <w:t>, clause 5.2.3</w:t>
      </w:r>
      <w:r w:rsidRPr="00D93DB4">
        <w:rPr>
          <w:lang w:eastAsia="en-CA"/>
        </w:rPr>
        <w:t>) is used to avoid abrupt changes in the pitch contour between the error concealed lost frame and the memory corrected future frame.</w:t>
      </w:r>
    </w:p>
    <w:p w14:paraId="5544D4EF" w14:textId="77777777" w:rsidR="00647F0F" w:rsidRPr="00D93DB4" w:rsidRDefault="00647F0F" w:rsidP="006F6427">
      <w:pPr>
        <w:pStyle w:val="Heading6"/>
      </w:pPr>
      <w:bookmarkStart w:id="115" w:name="_Toc123562429"/>
      <w:r w:rsidRPr="00D93DB4">
        <w:t>5.3.3.4.1.1</w:t>
      </w:r>
      <w:r w:rsidRPr="00D93DB4">
        <w:tab/>
        <w:t>Decoding glottal pulse position</w:t>
      </w:r>
      <w:bookmarkEnd w:id="115"/>
    </w:p>
    <w:p w14:paraId="4CA9B7E1" w14:textId="702DA702" w:rsidR="00647F0F" w:rsidRPr="00D93DB4" w:rsidRDefault="00647F0F" w:rsidP="00647F0F">
      <w:r w:rsidRPr="00D93DB4">
        <w:t xml:space="preserve">The glottal pulse position information consists of the position in the past, </w:t>
      </w:r>
      <w:r w:rsidR="004C5B74">
        <w:rPr>
          <w:noProof/>
          <w:position w:val="-6"/>
        </w:rPr>
        <w:drawing>
          <wp:inline distT="0" distB="0" distL="0" distR="0" wp14:anchorId="307A4E7E" wp14:editId="4DA93A47">
            <wp:extent cx="114300" cy="128905"/>
            <wp:effectExtent l="0" t="0" r="0" b="0"/>
            <wp:docPr id="514"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t>, of the absolute maximum pulse from the beginning of the current frame and its sign. If the first decoded pitch of the current frame is smaller then 128, the received quantized position</w:t>
      </w:r>
      <w:r w:rsidR="004C5B74">
        <w:rPr>
          <w:noProof/>
          <w:position w:val="-6"/>
        </w:rPr>
        <w:drawing>
          <wp:inline distT="0" distB="0" distL="0" distR="0" wp14:anchorId="5F22058C" wp14:editId="530528FF">
            <wp:extent cx="114300" cy="128905"/>
            <wp:effectExtent l="0" t="0" r="0" b="0"/>
            <wp:docPr id="515"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t xml:space="preserve"> is used as is, else the received quantized position </w:t>
      </w:r>
      <w:r w:rsidR="004C5B74">
        <w:rPr>
          <w:noProof/>
          <w:position w:val="-6"/>
        </w:rPr>
        <w:drawing>
          <wp:inline distT="0" distB="0" distL="0" distR="0" wp14:anchorId="373BBA88" wp14:editId="2160A3CF">
            <wp:extent cx="114300" cy="128905"/>
            <wp:effectExtent l="0" t="0" r="0" b="0"/>
            <wp:docPr id="516"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t>is multiplied by 2.</w:t>
      </w:r>
    </w:p>
    <w:p w14:paraId="26001186" w14:textId="77777777" w:rsidR="00647F0F" w:rsidRPr="00D93DB4" w:rsidRDefault="00647F0F" w:rsidP="006F6427">
      <w:pPr>
        <w:pStyle w:val="Heading6"/>
      </w:pPr>
      <w:bookmarkStart w:id="116" w:name="_Toc123562430"/>
      <w:r w:rsidRPr="00D93DB4">
        <w:t>5.3.3.4.1.2</w:t>
      </w:r>
      <w:r w:rsidRPr="00D93DB4">
        <w:tab/>
        <w:t>Performing glottal pulse resynchronization</w:t>
      </w:r>
      <w:bookmarkEnd w:id="116"/>
    </w:p>
    <w:p w14:paraId="6BAD12E6" w14:textId="77777777" w:rsidR="00647F0F" w:rsidRPr="00D93DB4" w:rsidRDefault="00647F0F" w:rsidP="00647F0F">
      <w:r w:rsidRPr="00D93DB4">
        <w:t xml:space="preserve">The goal of the resynchronization is to correct the difference between the target transmitted position of the last glottal pulse in the adaptive codebook of the current frame, and its actual position in the concealed adaptive codebook excitation signal. The position T(0) of the maximum pulse in the concealed adaptive excitation, </w:t>
      </w:r>
      <w:r w:rsidRPr="00D93DB4">
        <w:rPr>
          <w:i/>
        </w:rPr>
        <w:t>u(n)</w:t>
      </w:r>
      <w:r w:rsidRPr="00D93DB4">
        <w:t>, from the beginning of the frame is determined as described in the previous</w:t>
      </w:r>
      <w:r w:rsidR="00BF146D" w:rsidRPr="00D93DB4">
        <w:t xml:space="preserve"> subclause</w:t>
      </w:r>
      <w:r w:rsidRPr="00D93DB4">
        <w:t xml:space="preserve">. If the decoded maximum pulse position is positive, then the maximum positive pulse in the concealed adaptive codebook excitation from the beginning of the frame is determined. If the decoded maximum pulse position is negative, the maximum negative pulse is determined. </w:t>
      </w:r>
    </w:p>
    <w:p w14:paraId="69BAFDDC" w14:textId="77777777" w:rsidR="00647F0F" w:rsidRPr="00D93DB4" w:rsidRDefault="00647F0F" w:rsidP="00647F0F">
      <w:r w:rsidRPr="00D93DB4">
        <w:t>The target position of the absolute maximum pulse with respect to the beginning of the current frame is given by:</w:t>
      </w:r>
    </w:p>
    <w:p w14:paraId="45A9C7F3" w14:textId="707942F0" w:rsidR="002227EE" w:rsidRPr="00D93DB4" w:rsidRDefault="002227EE" w:rsidP="002227EE">
      <w:pPr>
        <w:pStyle w:val="EQ"/>
      </w:pPr>
      <w:r w:rsidRPr="00D93DB4">
        <w:tab/>
      </w:r>
      <w:r w:rsidR="004C5B74">
        <w:rPr>
          <w:noProof/>
          <w:position w:val="-10"/>
        </w:rPr>
        <w:drawing>
          <wp:inline distT="0" distB="0" distL="0" distR="0" wp14:anchorId="096FB1C0" wp14:editId="607480AC">
            <wp:extent cx="762000" cy="190500"/>
            <wp:effectExtent l="0" t="0" r="0" b="0"/>
            <wp:docPr id="517"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sidRPr="00D93DB4">
        <w:tab/>
        <w:t>(</w:t>
      </w:r>
      <w:r w:rsidR="005B1BA1" w:rsidRPr="00D93DB4">
        <w:t>101</w:t>
      </w:r>
      <w:r w:rsidRPr="00D93DB4">
        <w:t>)</w:t>
      </w:r>
    </w:p>
    <w:p w14:paraId="1D6885C1" w14:textId="3DAC0AC2" w:rsidR="00647F0F" w:rsidRPr="00D93DB4" w:rsidRDefault="00647F0F" w:rsidP="00647F0F">
      <w:r w:rsidRPr="00D93DB4">
        <w:t xml:space="preserve">where </w:t>
      </w:r>
      <w:r w:rsidR="004C5B74">
        <w:rPr>
          <w:noProof/>
          <w:position w:val="-6"/>
        </w:rPr>
        <w:drawing>
          <wp:inline distT="0" distB="0" distL="0" distR="0" wp14:anchorId="1D02CB06" wp14:editId="4759089B">
            <wp:extent cx="114300" cy="128905"/>
            <wp:effectExtent l="0" t="0" r="0" b="0"/>
            <wp:docPr id="518"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t xml:space="preserve"> has been defined as a decoded pulse</w:t>
      </w:r>
      <w:r w:rsidR="00F742AD" w:rsidRPr="00D93DB4">
        <w:t xml:space="preserve"> </w:t>
      </w:r>
      <w:r w:rsidRPr="00D93DB4">
        <w:t>or estimated as done in</w:t>
      </w:r>
      <w:r w:rsidR="00BF146D" w:rsidRPr="00D93DB4">
        <w:t xml:space="preserve"> subclause</w:t>
      </w:r>
      <w:r w:rsidRPr="00D93DB4">
        <w:t xml:space="preserve"> 7.11.2.5.2. The error in the pulse position of the last concealed pulse in the frame is found by searching for the pulse </w:t>
      </w:r>
      <w:r w:rsidR="004C5B74">
        <w:rPr>
          <w:noProof/>
          <w:position w:val="-10"/>
        </w:rPr>
        <w:drawing>
          <wp:inline distT="0" distB="0" distL="0" distR="0" wp14:anchorId="0F336878" wp14:editId="785CDAD7">
            <wp:extent cx="252730" cy="190500"/>
            <wp:effectExtent l="0" t="0" r="0" b="0"/>
            <wp:docPr id="519"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closest to the actual pulse, </w:t>
      </w:r>
      <w:r w:rsidR="004C5B74">
        <w:rPr>
          <w:noProof/>
          <w:position w:val="-10"/>
        </w:rPr>
        <w:drawing>
          <wp:inline distT="0" distB="0" distL="0" distR="0" wp14:anchorId="423B7B6A" wp14:editId="6E813D54">
            <wp:extent cx="266700" cy="190500"/>
            <wp:effectExtent l="0" t="0" r="0" b="0"/>
            <wp:docPr id="520"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 The error is given by:</w:t>
      </w:r>
    </w:p>
    <w:p w14:paraId="4DDFF3BC" w14:textId="462290F0" w:rsidR="002227EE" w:rsidRPr="00D93DB4" w:rsidRDefault="002227EE" w:rsidP="002227EE">
      <w:pPr>
        <w:pStyle w:val="EQ"/>
      </w:pPr>
      <w:r w:rsidRPr="00D93DB4">
        <w:tab/>
      </w:r>
      <w:r w:rsidR="004C5B74">
        <w:rPr>
          <w:noProof/>
          <w:position w:val="-10"/>
        </w:rPr>
        <w:drawing>
          <wp:inline distT="0" distB="0" distL="0" distR="0" wp14:anchorId="7EFA77B5" wp14:editId="33F12B9A">
            <wp:extent cx="900430" cy="190500"/>
            <wp:effectExtent l="0" t="0" r="0" b="0"/>
            <wp:docPr id="521"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900430" cy="190500"/>
                    </a:xfrm>
                    <a:prstGeom prst="rect">
                      <a:avLst/>
                    </a:prstGeom>
                    <a:noFill/>
                    <a:ln>
                      <a:noFill/>
                    </a:ln>
                  </pic:spPr>
                </pic:pic>
              </a:graphicData>
            </a:graphic>
          </wp:inline>
        </w:drawing>
      </w:r>
      <w:r w:rsidRPr="00D93DB4">
        <w:tab/>
        <w:t>(</w:t>
      </w:r>
      <w:r w:rsidR="005B1BA1" w:rsidRPr="00D93DB4">
        <w:t>102</w:t>
      </w:r>
      <w:r w:rsidRPr="00D93DB4">
        <w:t>)</w:t>
      </w:r>
    </w:p>
    <w:p w14:paraId="23965D19" w14:textId="404C6F83" w:rsidR="00647F0F" w:rsidRPr="00D93DB4" w:rsidRDefault="00647F0F" w:rsidP="00647F0F">
      <w:r w:rsidRPr="00D93DB4">
        <w:t xml:space="preserve">where </w:t>
      </w:r>
      <w:r w:rsidR="004C5B74">
        <w:rPr>
          <w:noProof/>
          <w:position w:val="-6"/>
        </w:rPr>
        <w:drawing>
          <wp:inline distT="0" distB="0" distL="0" distR="0" wp14:anchorId="69CF51AA" wp14:editId="7D7D0597">
            <wp:extent cx="114300" cy="167005"/>
            <wp:effectExtent l="0" t="0" r="0" b="0"/>
            <wp:docPr id="522"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D93DB4">
        <w:t xml:space="preserve"> is the index of the pulse closest to </w:t>
      </w:r>
      <w:r w:rsidR="004C5B74">
        <w:rPr>
          <w:noProof/>
          <w:position w:val="-10"/>
        </w:rPr>
        <w:drawing>
          <wp:inline distT="0" distB="0" distL="0" distR="0" wp14:anchorId="517CCAC9" wp14:editId="46A196DA">
            <wp:extent cx="266700" cy="190500"/>
            <wp:effectExtent l="0" t="0" r="0" b="0"/>
            <wp:docPr id="523"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3B7C6DAB" wp14:editId="21B1D309">
            <wp:extent cx="152400" cy="190500"/>
            <wp:effectExtent l="0" t="0" r="0" b="0"/>
            <wp:docPr id="524"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the difference between the actual pulse and the closest one. If </w:t>
      </w:r>
      <w:r w:rsidR="004C5B74">
        <w:rPr>
          <w:noProof/>
          <w:position w:val="-10"/>
        </w:rPr>
        <w:drawing>
          <wp:inline distT="0" distB="0" distL="0" distR="0" wp14:anchorId="2F87FB22" wp14:editId="4F7E17C3">
            <wp:extent cx="367030" cy="190500"/>
            <wp:effectExtent l="0" t="0" r="0" b="0"/>
            <wp:docPr id="525"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sidRPr="00D93DB4">
        <w:t xml:space="preserve">, then no resynchronization is required. If </w:t>
      </w:r>
      <w:r w:rsidR="004C5B74">
        <w:rPr>
          <w:noProof/>
          <w:position w:val="-10"/>
        </w:rPr>
        <w:drawing>
          <wp:inline distT="0" distB="0" distL="0" distR="0" wp14:anchorId="0EBA222B" wp14:editId="4EB86A9C">
            <wp:extent cx="357505" cy="190500"/>
            <wp:effectExtent l="0" t="0" r="0" b="0"/>
            <wp:docPr id="526"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D93DB4">
        <w:t xml:space="preserve"> then </w:t>
      </w:r>
      <w:r w:rsidR="004C5B74">
        <w:rPr>
          <w:noProof/>
          <w:position w:val="-10"/>
        </w:rPr>
        <w:drawing>
          <wp:inline distT="0" distB="0" distL="0" distR="0" wp14:anchorId="15BD84CB" wp14:editId="36A631AC">
            <wp:extent cx="152400" cy="190500"/>
            <wp:effectExtent l="0" t="0" r="0" b="0"/>
            <wp:docPr id="527"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 samples need to be inserted. If </w:t>
      </w:r>
      <w:r w:rsidR="004C5B74">
        <w:rPr>
          <w:noProof/>
          <w:position w:val="-10"/>
        </w:rPr>
        <w:drawing>
          <wp:inline distT="0" distB="0" distL="0" distR="0" wp14:anchorId="229C29ED" wp14:editId="05A824E6">
            <wp:extent cx="357505" cy="190500"/>
            <wp:effectExtent l="0" t="0" r="0" b="0"/>
            <wp:docPr id="528"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D93DB4">
        <w:t xml:space="preserve">, then </w:t>
      </w:r>
      <w:r w:rsidR="004C5B74">
        <w:rPr>
          <w:noProof/>
          <w:position w:val="-10"/>
        </w:rPr>
        <w:drawing>
          <wp:inline distT="0" distB="0" distL="0" distR="0" wp14:anchorId="5C013C31" wp14:editId="46CA34DD">
            <wp:extent cx="152400" cy="190500"/>
            <wp:effectExtent l="0" t="0" r="0" b="0"/>
            <wp:docPr id="529"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 samples need to be removed. Further, the resynchronization is performed only if </w:t>
      </w:r>
      <w:r w:rsidR="004C5B74">
        <w:rPr>
          <w:noProof/>
          <w:position w:val="-10"/>
        </w:rPr>
        <w:drawing>
          <wp:inline distT="0" distB="0" distL="0" distR="0" wp14:anchorId="366F0E80" wp14:editId="2444D7EA">
            <wp:extent cx="405130" cy="190500"/>
            <wp:effectExtent l="0" t="0" r="0" b="0"/>
            <wp:docPr id="530"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D93DB4">
        <w:t xml:space="preserve"> and </w:t>
      </w:r>
      <w:r w:rsidR="004C5B74">
        <w:rPr>
          <w:noProof/>
          <w:position w:val="-14"/>
        </w:rPr>
        <w:drawing>
          <wp:inline distT="0" distB="0" distL="0" distR="0" wp14:anchorId="5D8C1126" wp14:editId="71E22091">
            <wp:extent cx="838200" cy="214630"/>
            <wp:effectExtent l="0" t="0" r="0" b="0"/>
            <wp:docPr id="531"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838200" cy="214630"/>
                    </a:xfrm>
                    <a:prstGeom prst="rect">
                      <a:avLst/>
                    </a:prstGeom>
                    <a:noFill/>
                    <a:ln>
                      <a:noFill/>
                    </a:ln>
                  </pic:spPr>
                </pic:pic>
              </a:graphicData>
            </a:graphic>
          </wp:inline>
        </w:drawing>
      </w:r>
      <w:r w:rsidRPr="00D93DB4">
        <w:t xml:space="preserve">, where </w:t>
      </w:r>
      <w:r w:rsidR="004C5B74">
        <w:rPr>
          <w:noProof/>
          <w:position w:val="-14"/>
        </w:rPr>
        <w:drawing>
          <wp:inline distT="0" distB="0" distL="0" distR="0" wp14:anchorId="617AD809" wp14:editId="5360F8C1">
            <wp:extent cx="281305" cy="214630"/>
            <wp:effectExtent l="0" t="0" r="0" b="0"/>
            <wp:docPr id="532"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81305" cy="214630"/>
                    </a:xfrm>
                    <a:prstGeom prst="rect">
                      <a:avLst/>
                    </a:prstGeom>
                    <a:noFill/>
                    <a:ln>
                      <a:noFill/>
                    </a:ln>
                  </pic:spPr>
                </pic:pic>
              </a:graphicData>
            </a:graphic>
          </wp:inline>
        </w:drawing>
      </w:r>
      <w:r w:rsidRPr="00D93DB4">
        <w:t xml:space="preserve"> is the absolute difference between </w:t>
      </w:r>
      <w:r w:rsidR="004C5B74">
        <w:rPr>
          <w:noProof/>
          <w:position w:val="-10"/>
        </w:rPr>
        <w:drawing>
          <wp:inline distT="0" distB="0" distL="0" distR="0" wp14:anchorId="40BECD6D" wp14:editId="7C3A2899">
            <wp:extent cx="152400" cy="190500"/>
            <wp:effectExtent l="0" t="0" r="0" b="0"/>
            <wp:docPr id="533"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 and the pitch lag of the first subframe in the future frame, or its extrapolated value if it is not available.</w:t>
      </w:r>
    </w:p>
    <w:p w14:paraId="5A7E4DD7" w14:textId="54658949" w:rsidR="00647F0F" w:rsidRPr="00D93DB4" w:rsidRDefault="00647F0F" w:rsidP="00647F0F">
      <w:r w:rsidRPr="00D93DB4">
        <w:t xml:space="preserve">The samples that need to be added or deleted are distributed across the pitch cycles in the frame. The minimum energy regions in the different pitch cycles are determined and the sample deletion or insertion is performed in those regions. The number of pitch pulses in the frame is </w:t>
      </w:r>
      <w:r w:rsidR="004C5B74">
        <w:rPr>
          <w:noProof/>
          <w:position w:val="-14"/>
        </w:rPr>
        <w:drawing>
          <wp:inline distT="0" distB="0" distL="0" distR="0" wp14:anchorId="72DBA79C" wp14:editId="2136F519">
            <wp:extent cx="214630" cy="214630"/>
            <wp:effectExtent l="0" t="0" r="0" b="0"/>
            <wp:docPr id="534"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rsidRPr="00D93DB4">
        <w:t xml:space="preserve"> at positions</w:t>
      </w:r>
      <w:r w:rsidR="004C5B74">
        <w:rPr>
          <w:noProof/>
          <w:position w:val="-14"/>
        </w:rPr>
        <w:drawing>
          <wp:inline distT="0" distB="0" distL="0" distR="0" wp14:anchorId="6FBA03C8" wp14:editId="7C3AF604">
            <wp:extent cx="1119505" cy="214630"/>
            <wp:effectExtent l="0" t="0" r="0" b="0"/>
            <wp:docPr id="535"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119505" cy="214630"/>
                    </a:xfrm>
                    <a:prstGeom prst="rect">
                      <a:avLst/>
                    </a:prstGeom>
                    <a:noFill/>
                    <a:ln>
                      <a:noFill/>
                    </a:ln>
                  </pic:spPr>
                </pic:pic>
              </a:graphicData>
            </a:graphic>
          </wp:inline>
        </w:drawing>
      </w:r>
      <w:r w:rsidRPr="00D93DB4">
        <w:t xml:space="preserve">. The number of minimum energy regions is </w:t>
      </w:r>
      <w:r w:rsidR="004C5B74">
        <w:rPr>
          <w:noProof/>
          <w:position w:val="-14"/>
        </w:rPr>
        <w:drawing>
          <wp:inline distT="0" distB="0" distL="0" distR="0" wp14:anchorId="4E2FF017" wp14:editId="35DCA743">
            <wp:extent cx="395605" cy="214630"/>
            <wp:effectExtent l="0" t="0" r="0" b="0"/>
            <wp:docPr id="536"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95605" cy="214630"/>
                    </a:xfrm>
                    <a:prstGeom prst="rect">
                      <a:avLst/>
                    </a:prstGeom>
                    <a:noFill/>
                    <a:ln>
                      <a:noFill/>
                    </a:ln>
                  </pic:spPr>
                </pic:pic>
              </a:graphicData>
            </a:graphic>
          </wp:inline>
        </w:drawing>
      </w:r>
      <w:r w:rsidRPr="00D93DB4">
        <w:t xml:space="preserve">. If Tc ≤ 128, there </w:t>
      </w:r>
      <w:r w:rsidR="001D169A" w:rsidRPr="00D93DB4">
        <w:t>shall</w:t>
      </w:r>
      <w:r w:rsidRPr="00D93DB4">
        <w:t xml:space="preserve"> be at least 2 minimum energy regions in the current frame. The minimum energy regions are determined by computing the energy using a sliding 5-sample window. The minimum energy position is set at the middle of the window at which the energy is at a minimum. The search performed between two pitch pulses at position </w:t>
      </w:r>
      <w:r w:rsidR="004C5B74">
        <w:rPr>
          <w:noProof/>
          <w:position w:val="-10"/>
        </w:rPr>
        <w:drawing>
          <wp:inline distT="0" distB="0" distL="0" distR="0" wp14:anchorId="201A7381" wp14:editId="123E6F5C">
            <wp:extent cx="252730" cy="190500"/>
            <wp:effectExtent l="0" t="0" r="0" b="0"/>
            <wp:docPr id="53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31CDEAD7" wp14:editId="08F28550">
            <wp:extent cx="419100" cy="190500"/>
            <wp:effectExtent l="0" t="0" r="0" b="0"/>
            <wp:docPr id="538"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93DB4">
        <w:t xml:space="preserve"> is restricted between </w:t>
      </w:r>
      <w:r w:rsidR="004C5B74">
        <w:rPr>
          <w:noProof/>
          <w:position w:val="-10"/>
        </w:rPr>
        <w:drawing>
          <wp:inline distT="0" distB="0" distL="0" distR="0" wp14:anchorId="43B6FED1" wp14:editId="6D614541">
            <wp:extent cx="633730" cy="190500"/>
            <wp:effectExtent l="0" t="0" r="0" b="0"/>
            <wp:docPr id="539"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5E5A610E" wp14:editId="471ED021">
            <wp:extent cx="800100" cy="190500"/>
            <wp:effectExtent l="0" t="0" r="0" b="0"/>
            <wp:docPr id="540"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800100" cy="190500"/>
                    </a:xfrm>
                    <a:prstGeom prst="rect">
                      <a:avLst/>
                    </a:prstGeom>
                    <a:noFill/>
                    <a:ln>
                      <a:noFill/>
                    </a:ln>
                  </pic:spPr>
                </pic:pic>
              </a:graphicData>
            </a:graphic>
          </wp:inline>
        </w:drawing>
      </w:r>
      <w:r w:rsidRPr="00D93DB4">
        <w:t>.</w:t>
      </w:r>
    </w:p>
    <w:p w14:paraId="3A7D0F11" w14:textId="0635408D" w:rsidR="00647F0F" w:rsidRPr="00D93DB4" w:rsidRDefault="00647F0F" w:rsidP="00647F0F">
      <w:r w:rsidRPr="00D93DB4">
        <w:t xml:space="preserve">The sample deletion or insertion is performed around </w:t>
      </w:r>
      <w:r w:rsidR="004C5B74">
        <w:rPr>
          <w:noProof/>
          <w:position w:val="-10"/>
        </w:rPr>
        <w:drawing>
          <wp:inline distT="0" distB="0" distL="0" distR="0" wp14:anchorId="4C4A3AB7" wp14:editId="167AF5D2">
            <wp:extent cx="419100" cy="190500"/>
            <wp:effectExtent l="0" t="0" r="0" b="0"/>
            <wp:docPr id="541"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93DB4">
        <w:t xml:space="preserve">, where </w:t>
      </w:r>
      <w:r w:rsidR="004C5B74">
        <w:rPr>
          <w:noProof/>
          <w:position w:val="-10"/>
        </w:rPr>
        <w:drawing>
          <wp:inline distT="0" distB="0" distL="0" distR="0" wp14:anchorId="56BB5625" wp14:editId="6296C152">
            <wp:extent cx="1357630" cy="190500"/>
            <wp:effectExtent l="0" t="0" r="0" b="0"/>
            <wp:docPr id="542"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357630" cy="190500"/>
                    </a:xfrm>
                    <a:prstGeom prst="rect">
                      <a:avLst/>
                    </a:prstGeom>
                    <a:noFill/>
                    <a:ln>
                      <a:noFill/>
                    </a:ln>
                  </pic:spPr>
                </pic:pic>
              </a:graphicData>
            </a:graphic>
          </wp:inline>
        </w:drawing>
      </w:r>
      <w:r w:rsidRPr="00D93DB4">
        <w:t xml:space="preserve"> are the minimum positions described above and </w:t>
      </w:r>
      <w:r w:rsidR="004C5B74">
        <w:rPr>
          <w:noProof/>
          <w:position w:val="-14"/>
        </w:rPr>
        <w:drawing>
          <wp:inline distT="0" distB="0" distL="0" distR="0" wp14:anchorId="6BE4B736" wp14:editId="3E4BE890">
            <wp:extent cx="814705" cy="214630"/>
            <wp:effectExtent l="0" t="0" r="0" b="0"/>
            <wp:docPr id="543"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814705" cy="214630"/>
                    </a:xfrm>
                    <a:prstGeom prst="rect">
                      <a:avLst/>
                    </a:prstGeom>
                    <a:noFill/>
                    <a:ln>
                      <a:noFill/>
                    </a:ln>
                  </pic:spPr>
                </pic:pic>
              </a:graphicData>
            </a:graphic>
          </wp:inline>
        </w:drawing>
      </w:r>
      <w:r w:rsidRPr="00D93DB4">
        <w:t xml:space="preserve"> is the number of minimum energy regions. The samples to be added or deleted are distributed across the different pitch cycles as follows.</w:t>
      </w:r>
    </w:p>
    <w:p w14:paraId="6AB7D078" w14:textId="62BBBC4F" w:rsidR="00647F0F" w:rsidRPr="00D93DB4" w:rsidRDefault="00647F0F" w:rsidP="00647F0F">
      <w:r w:rsidRPr="00D93DB4">
        <w:t xml:space="preserve">If </w:t>
      </w:r>
      <w:r w:rsidR="004C5B74">
        <w:rPr>
          <w:noProof/>
          <w:position w:val="-10"/>
        </w:rPr>
        <w:drawing>
          <wp:inline distT="0" distB="0" distL="0" distR="0" wp14:anchorId="4055706D" wp14:editId="057132EF">
            <wp:extent cx="495300" cy="190500"/>
            <wp:effectExtent l="0" t="0" r="0" b="0"/>
            <wp:docPr id="544"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D93DB4">
        <w:t xml:space="preserve">, then there is only one minimum energy region and all samples </w:t>
      </w:r>
      <w:r w:rsidR="004C5B74">
        <w:rPr>
          <w:noProof/>
          <w:position w:val="-10"/>
        </w:rPr>
        <w:drawing>
          <wp:inline distT="0" distB="0" distL="0" distR="0" wp14:anchorId="28C6EF53" wp14:editId="677E44E2">
            <wp:extent cx="152400" cy="190500"/>
            <wp:effectExtent l="0" t="0" r="0" b="0"/>
            <wp:docPr id="545"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 are inserted or deleted at </w:t>
      </w:r>
      <w:r w:rsidR="004C5B74">
        <w:rPr>
          <w:noProof/>
          <w:position w:val="-10"/>
        </w:rPr>
        <w:drawing>
          <wp:inline distT="0" distB="0" distL="0" distR="0" wp14:anchorId="72D801F1" wp14:editId="07960876">
            <wp:extent cx="443230" cy="190500"/>
            <wp:effectExtent l="0" t="0" r="0" b="0"/>
            <wp:docPr id="546"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93DB4">
        <w:t>.</w:t>
      </w:r>
    </w:p>
    <w:p w14:paraId="28C58EDF" w14:textId="7C91999C" w:rsidR="00647F0F" w:rsidRPr="00D93DB4" w:rsidRDefault="00647F0F" w:rsidP="00647F0F">
      <w:r w:rsidRPr="00D93DB4">
        <w:t xml:space="preserve">For </w:t>
      </w:r>
      <w:r w:rsidR="004C5B74">
        <w:rPr>
          <w:noProof/>
          <w:position w:val="-10"/>
        </w:rPr>
        <w:drawing>
          <wp:inline distT="0" distB="0" distL="0" distR="0" wp14:anchorId="63CF5CA1" wp14:editId="39188420">
            <wp:extent cx="495300" cy="190500"/>
            <wp:effectExtent l="0" t="0" r="0" b="0"/>
            <wp:docPr id="547"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D93DB4">
        <w:t xml:space="preserve">, a simple algorithm is used to determine the number of samples to be added or removed at each pitch cycle whereby less samples are added/removed at the beginning and more towards the end of the frame. If the total number of pulses to be removed/added is </w:t>
      </w:r>
      <w:r w:rsidR="004C5B74">
        <w:rPr>
          <w:noProof/>
          <w:position w:val="-10"/>
        </w:rPr>
        <w:drawing>
          <wp:inline distT="0" distB="0" distL="0" distR="0" wp14:anchorId="252183DA" wp14:editId="2F4FC092">
            <wp:extent cx="152400" cy="190500"/>
            <wp:effectExtent l="0" t="0" r="0" b="0"/>
            <wp:docPr id="548"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 and the number of minimum energy regions is </w:t>
      </w:r>
      <w:r w:rsidR="004C5B74">
        <w:rPr>
          <w:noProof/>
          <w:position w:val="-10"/>
        </w:rPr>
        <w:drawing>
          <wp:inline distT="0" distB="0" distL="0" distR="0" wp14:anchorId="11CC033C" wp14:editId="1137242E">
            <wp:extent cx="319405" cy="1905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sidRPr="00D93DB4">
        <w:t xml:space="preserve">, the number of samples to be removed/added per pitch cycle, </w:t>
      </w:r>
      <w:r w:rsidR="004C5B74">
        <w:rPr>
          <w:noProof/>
          <w:position w:val="-10"/>
        </w:rPr>
        <w:drawing>
          <wp:inline distT="0" distB="0" distL="0" distR="0" wp14:anchorId="5AA4E1BF" wp14:editId="2B05EC33">
            <wp:extent cx="1205230" cy="190500"/>
            <wp:effectExtent l="0" t="0" r="0" b="0"/>
            <wp:docPr id="550"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205230" cy="190500"/>
                    </a:xfrm>
                    <a:prstGeom prst="rect">
                      <a:avLst/>
                    </a:prstGeom>
                    <a:noFill/>
                    <a:ln>
                      <a:noFill/>
                    </a:ln>
                  </pic:spPr>
                </pic:pic>
              </a:graphicData>
            </a:graphic>
          </wp:inline>
        </w:drawing>
      </w:r>
      <w:r w:rsidRPr="00D93DB4">
        <w:t>, is found using the following recursive relation:</w:t>
      </w:r>
    </w:p>
    <w:p w14:paraId="3E06BD7B" w14:textId="1754A581" w:rsidR="00D02857" w:rsidRPr="00D93DB4" w:rsidRDefault="00D02857" w:rsidP="00D02857">
      <w:pPr>
        <w:pStyle w:val="EQ"/>
      </w:pPr>
      <w:r w:rsidRPr="00D93DB4">
        <w:tab/>
      </w:r>
      <w:r w:rsidR="004C5B74">
        <w:rPr>
          <w:noProof/>
          <w:position w:val="-34"/>
        </w:rPr>
        <w:drawing>
          <wp:inline distT="0" distB="0" distL="0" distR="0" wp14:anchorId="02754B23" wp14:editId="360FCDBD">
            <wp:extent cx="1881505" cy="495300"/>
            <wp:effectExtent l="0" t="0" r="0" b="0"/>
            <wp:docPr id="551"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881505" cy="495300"/>
                    </a:xfrm>
                    <a:prstGeom prst="rect">
                      <a:avLst/>
                    </a:prstGeom>
                    <a:noFill/>
                    <a:ln>
                      <a:noFill/>
                    </a:ln>
                  </pic:spPr>
                </pic:pic>
              </a:graphicData>
            </a:graphic>
          </wp:inline>
        </w:drawing>
      </w:r>
      <w:r w:rsidRPr="00D93DB4">
        <w:tab/>
        <w:t>(103)</w:t>
      </w:r>
    </w:p>
    <w:p w14:paraId="239FE191" w14:textId="4DF5B091" w:rsidR="00647F0F" w:rsidRPr="00D93DB4" w:rsidRDefault="00647F0F" w:rsidP="00647F0F">
      <w:r w:rsidRPr="00D93DB4">
        <w:t xml:space="preserve">where </w:t>
      </w:r>
      <w:r w:rsidR="004C5B74">
        <w:rPr>
          <w:noProof/>
          <w:position w:val="-30"/>
        </w:rPr>
        <w:drawing>
          <wp:inline distT="0" distB="0" distL="0" distR="0" wp14:anchorId="68D01CA8" wp14:editId="0EE04CF9">
            <wp:extent cx="624205" cy="405130"/>
            <wp:effectExtent l="0" t="0" r="0" b="0"/>
            <wp:docPr id="552"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24205" cy="405130"/>
                    </a:xfrm>
                    <a:prstGeom prst="rect">
                      <a:avLst/>
                    </a:prstGeom>
                    <a:noFill/>
                    <a:ln>
                      <a:noFill/>
                    </a:ln>
                  </pic:spPr>
                </pic:pic>
              </a:graphicData>
            </a:graphic>
          </wp:inline>
        </w:drawing>
      </w:r>
      <w:r w:rsidRPr="00D93DB4">
        <w:t>.</w:t>
      </w:r>
    </w:p>
    <w:p w14:paraId="479D2EE6" w14:textId="345CA340" w:rsidR="00647F0F" w:rsidRPr="00D93DB4" w:rsidRDefault="00647F0F" w:rsidP="00647F0F">
      <w:r w:rsidRPr="00D93DB4">
        <w:t xml:space="preserve">Note that at each stage, if </w:t>
      </w:r>
      <w:r w:rsidR="004C5B74">
        <w:rPr>
          <w:noProof/>
          <w:position w:val="-10"/>
        </w:rPr>
        <w:drawing>
          <wp:inline distT="0" distB="0" distL="0" distR="0" wp14:anchorId="12E859EA" wp14:editId="6E50FF3C">
            <wp:extent cx="776605" cy="190500"/>
            <wp:effectExtent l="0" t="0" r="0" b="0"/>
            <wp:docPr id="553"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776605" cy="190500"/>
                    </a:xfrm>
                    <a:prstGeom prst="rect">
                      <a:avLst/>
                    </a:prstGeom>
                    <a:noFill/>
                    <a:ln>
                      <a:noFill/>
                    </a:ln>
                  </pic:spPr>
                </pic:pic>
              </a:graphicData>
            </a:graphic>
          </wp:inline>
        </w:drawing>
      </w:r>
      <w:r w:rsidRPr="00D93DB4">
        <w:t xml:space="preserve"> then the values of </w:t>
      </w:r>
      <w:r w:rsidR="004C5B74">
        <w:rPr>
          <w:noProof/>
          <w:position w:val="-10"/>
        </w:rPr>
        <w:drawing>
          <wp:inline distT="0" distB="0" distL="0" distR="0" wp14:anchorId="76CE1A4E" wp14:editId="7B69969F">
            <wp:extent cx="252730" cy="190500"/>
            <wp:effectExtent l="0" t="0" r="0" b="0"/>
            <wp:docPr id="55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5BD41A4B" wp14:editId="4CB0A4A4">
            <wp:extent cx="419100" cy="190500"/>
            <wp:effectExtent l="0" t="0" r="0" b="0"/>
            <wp:docPr id="555"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93DB4">
        <w:t xml:space="preserve"> are interchanged. The values </w:t>
      </w:r>
      <w:r w:rsidR="004C5B74">
        <w:rPr>
          <w:noProof/>
          <w:position w:val="-10"/>
        </w:rPr>
        <w:drawing>
          <wp:inline distT="0" distB="0" distL="0" distR="0" wp14:anchorId="7301A81A" wp14:editId="6AED0BFC">
            <wp:extent cx="252730" cy="190500"/>
            <wp:effectExtent l="0" t="0" r="0" b="0"/>
            <wp:docPr id="556"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correspond to pitch cycles starting from the beginning of the frame. </w:t>
      </w:r>
      <w:r w:rsidR="004C5B74">
        <w:rPr>
          <w:noProof/>
          <w:position w:val="-10"/>
        </w:rPr>
        <w:drawing>
          <wp:inline distT="0" distB="0" distL="0" distR="0" wp14:anchorId="219AED20" wp14:editId="6631A63A">
            <wp:extent cx="281305" cy="176530"/>
            <wp:effectExtent l="0" t="0" r="0" b="0"/>
            <wp:docPr id="557"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81305" cy="176530"/>
                    </a:xfrm>
                    <a:prstGeom prst="rect">
                      <a:avLst/>
                    </a:prstGeom>
                    <a:noFill/>
                    <a:ln>
                      <a:noFill/>
                    </a:ln>
                  </pic:spPr>
                </pic:pic>
              </a:graphicData>
            </a:graphic>
          </wp:inline>
        </w:drawing>
      </w:r>
      <w:r w:rsidRPr="00D93DB4">
        <w:t xml:space="preserve"> corresponds to </w:t>
      </w:r>
      <w:r w:rsidR="004C5B74">
        <w:rPr>
          <w:noProof/>
          <w:position w:val="-10"/>
        </w:rPr>
        <w:drawing>
          <wp:inline distT="0" distB="0" distL="0" distR="0" wp14:anchorId="4F87ABE2" wp14:editId="1DDFDA06">
            <wp:extent cx="443230" cy="190500"/>
            <wp:effectExtent l="0" t="0" r="0" b="0"/>
            <wp:docPr id="558"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22D9CCFA" wp14:editId="7471CF34">
            <wp:extent cx="266700" cy="190500"/>
            <wp:effectExtent l="0" t="0" r="0" b="0"/>
            <wp:docPr id="55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 xml:space="preserve"> corresponds to </w:t>
      </w:r>
      <w:r w:rsidR="004C5B74">
        <w:rPr>
          <w:noProof/>
          <w:position w:val="-10"/>
        </w:rPr>
        <w:drawing>
          <wp:inline distT="0" distB="0" distL="0" distR="0" wp14:anchorId="18995E6D" wp14:editId="7AA8AB90">
            <wp:extent cx="419100" cy="190500"/>
            <wp:effectExtent l="0" t="0" r="0" b="0"/>
            <wp:docPr id="560"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93DB4">
        <w:t xml:space="preserve">, …, </w:t>
      </w:r>
      <w:r w:rsidR="004C5B74">
        <w:rPr>
          <w:noProof/>
          <w:position w:val="-10"/>
        </w:rPr>
        <w:drawing>
          <wp:inline distT="0" distB="0" distL="0" distR="0" wp14:anchorId="4EC839A3" wp14:editId="5F768F9B">
            <wp:extent cx="671830" cy="190500"/>
            <wp:effectExtent l="0" t="0" r="0" b="0"/>
            <wp:docPr id="561"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671830" cy="190500"/>
                    </a:xfrm>
                    <a:prstGeom prst="rect">
                      <a:avLst/>
                    </a:prstGeom>
                    <a:noFill/>
                    <a:ln>
                      <a:noFill/>
                    </a:ln>
                  </pic:spPr>
                </pic:pic>
              </a:graphicData>
            </a:graphic>
          </wp:inline>
        </w:drawing>
      </w:r>
      <w:r w:rsidRPr="00D93DB4">
        <w:t xml:space="preserve"> corresponds to </w:t>
      </w:r>
      <w:r w:rsidR="004C5B74">
        <w:rPr>
          <w:noProof/>
          <w:position w:val="-10"/>
        </w:rPr>
        <w:drawing>
          <wp:inline distT="0" distB="0" distL="0" distR="0" wp14:anchorId="72580B56" wp14:editId="79FDA6EB">
            <wp:extent cx="838200" cy="190500"/>
            <wp:effectExtent l="0" t="0" r="0" b="0"/>
            <wp:docPr id="562"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838200" cy="190500"/>
                    </a:xfrm>
                    <a:prstGeom prst="rect">
                      <a:avLst/>
                    </a:prstGeom>
                    <a:noFill/>
                    <a:ln>
                      <a:noFill/>
                    </a:ln>
                  </pic:spPr>
                </pic:pic>
              </a:graphicData>
            </a:graphic>
          </wp:inline>
        </w:drawing>
      </w:r>
      <w:r w:rsidRPr="00D93DB4">
        <w:t xml:space="preserve">. Since </w:t>
      </w:r>
      <w:r w:rsidR="004C5B74">
        <w:rPr>
          <w:noProof/>
          <w:position w:val="-10"/>
        </w:rPr>
        <w:drawing>
          <wp:inline distT="0" distB="0" distL="0" distR="0" wp14:anchorId="36B7DC60" wp14:editId="79BDA916">
            <wp:extent cx="252730" cy="190500"/>
            <wp:effectExtent l="0" t="0" r="0" b="0"/>
            <wp:docPr id="563"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are in increasing order, more samples are added/removed towards the cycles at the end of the frame.</w:t>
      </w:r>
    </w:p>
    <w:p w14:paraId="741D025F" w14:textId="144F28F5" w:rsidR="00647F0F" w:rsidRPr="00D93DB4" w:rsidRDefault="00647F0F" w:rsidP="00647F0F">
      <w:r w:rsidRPr="00D93DB4">
        <w:t xml:space="preserve">Removing samples is straightforward. Adding samples is performed by copying the last </w:t>
      </w:r>
      <w:r w:rsidR="004C5B74">
        <w:rPr>
          <w:noProof/>
          <w:position w:val="-10"/>
        </w:rPr>
        <w:drawing>
          <wp:inline distT="0" distB="0" distL="0" distR="0" wp14:anchorId="468E2BB6" wp14:editId="2D96FC05">
            <wp:extent cx="252730" cy="190500"/>
            <wp:effectExtent l="0" t="0" r="0" b="0"/>
            <wp:docPr id="56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52730" cy="190500"/>
                    </a:xfrm>
                    <a:prstGeom prst="rect">
                      <a:avLst/>
                    </a:prstGeom>
                    <a:noFill/>
                    <a:ln>
                      <a:noFill/>
                    </a:ln>
                  </pic:spPr>
                </pic:pic>
              </a:graphicData>
            </a:graphic>
          </wp:inline>
        </w:drawing>
      </w:r>
      <w:r w:rsidRPr="00D93DB4">
        <w:t xml:space="preserve"> samples after dividing by 20 and inverting the sign. For example, if 5 samples need to be inserted at </w:t>
      </w:r>
      <w:r w:rsidR="00D67A88" w:rsidRPr="00D93DB4">
        <w:t>position</w:t>
      </w:r>
      <w:r w:rsidR="004C5B74">
        <w:rPr>
          <w:noProof/>
          <w:position w:val="-10"/>
        </w:rPr>
        <w:drawing>
          <wp:inline distT="0" distB="0" distL="0" distR="0" wp14:anchorId="572FC0FA" wp14:editId="7AFB088E">
            <wp:extent cx="443230" cy="190500"/>
            <wp:effectExtent l="0" t="0" r="0" b="0"/>
            <wp:docPr id="565"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93DB4">
        <w:t>, the following is performed:</w:t>
      </w:r>
    </w:p>
    <w:p w14:paraId="17F0E808" w14:textId="463D477B" w:rsidR="002227EE" w:rsidRPr="00D93DB4" w:rsidRDefault="002227EE" w:rsidP="002227EE">
      <w:pPr>
        <w:pStyle w:val="EQ"/>
      </w:pPr>
      <w:r w:rsidRPr="00D93DB4">
        <w:tab/>
      </w:r>
      <w:r w:rsidR="004C5B74">
        <w:rPr>
          <w:noProof/>
          <w:position w:val="-10"/>
        </w:rPr>
        <w:drawing>
          <wp:inline distT="0" distB="0" distL="0" distR="0" wp14:anchorId="5E0B2B2F" wp14:editId="67E48E8B">
            <wp:extent cx="2209800" cy="190500"/>
            <wp:effectExtent l="0" t="0" r="0" b="0"/>
            <wp:docPr id="566"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209800" cy="190500"/>
                    </a:xfrm>
                    <a:prstGeom prst="rect">
                      <a:avLst/>
                    </a:prstGeom>
                    <a:noFill/>
                    <a:ln>
                      <a:noFill/>
                    </a:ln>
                  </pic:spPr>
                </pic:pic>
              </a:graphicData>
            </a:graphic>
          </wp:inline>
        </w:drawing>
      </w:r>
      <w:r w:rsidRPr="00D93DB4">
        <w:tab/>
        <w:t>(</w:t>
      </w:r>
      <w:r w:rsidR="005B1BA1" w:rsidRPr="00D93DB4">
        <w:t>104</w:t>
      </w:r>
      <w:r w:rsidRPr="00D93DB4">
        <w:t>)</w:t>
      </w:r>
    </w:p>
    <w:p w14:paraId="10023594" w14:textId="77777777" w:rsidR="00006D23" w:rsidRPr="00D93DB4" w:rsidRDefault="00647F0F" w:rsidP="00006D23">
      <w:r w:rsidRPr="00D93DB4">
        <w:t>Using the above procedure, the last maximum pulse in the concealed adaptive codebook excitation is forced to be aligned with the actual maximum pulse position at the end of the adaptive codebook frame which is transmitted in the current frame.</w:t>
      </w:r>
    </w:p>
    <w:p w14:paraId="3FCE2ADC" w14:textId="77777777" w:rsidR="003B119C" w:rsidRPr="00D93DB4" w:rsidRDefault="003B119C" w:rsidP="003B119C">
      <w:pPr>
        <w:pStyle w:val="Heading5"/>
      </w:pPr>
      <w:bookmarkStart w:id="117" w:name="_Toc123562431"/>
      <w:r w:rsidRPr="00D93DB4">
        <w:t>5.3.3.4.2</w:t>
      </w:r>
      <w:r w:rsidRPr="00D93DB4">
        <w:tab/>
        <w:t>Artificial onset reconstruction</w:t>
      </w:r>
      <w:bookmarkEnd w:id="117"/>
    </w:p>
    <w:p w14:paraId="634F0752" w14:textId="77777777" w:rsidR="003B119C" w:rsidRPr="00D93DB4" w:rsidRDefault="003B119C" w:rsidP="003B119C">
      <w:r w:rsidRPr="00D93DB4">
        <w:t>If the frame is classified as ARTIFICIAL ONSET, it means that the lost frame probably contained a voice onset, and the transition mode has not taken care of it (e.g., several consecutive frames were erased, containing the voiced onset frame, but also the following frame usually coded with TC mode). If the position of the glottal pulse of the previous frame is in the bitstream of the first good frame (i.e. 32 and 64 kbps), the onset is reconstructed artificially inside the adaptive codebook.</w:t>
      </w:r>
    </w:p>
    <w:p w14:paraId="69D8C6FA" w14:textId="77777777" w:rsidR="003B119C" w:rsidRPr="00D93DB4" w:rsidRDefault="003B119C" w:rsidP="003B119C">
      <w:pPr>
        <w:rPr>
          <w:szCs w:val="24"/>
        </w:rPr>
      </w:pPr>
      <w:r w:rsidRPr="00D93DB4">
        <w:rPr>
          <w:szCs w:val="24"/>
        </w:rPr>
        <w:t>The lost onset case is the most complicated situation related to the use of the long-term prediction in CELP decoding. The lost onset means that the voiced speech onset happened somewhere during the erased block. In this case, the last good received frame was unvoiced and thus no periodic excitation is found in the excitation buffer. The first good frame after the erased block is however voiced, the excitation buffer at the encoder is highly periodic and the adaptive excitation has been encoded using this periodic past excitation. As this periodic part of the excitation is completely missing at the decoder, it can several frames to recover from this loss. It is worth emphasizing that this problem does not occur in the EVS codec for single frame erasures, as the frames following frames with voiced onsets are generally coded with TC mode and, TC mode does not make use of inter-frame long-term prediction.</w:t>
      </w:r>
    </w:p>
    <w:p w14:paraId="3C565E21" w14:textId="244A88D8" w:rsidR="003B119C" w:rsidRPr="00D93DB4" w:rsidRDefault="003B119C" w:rsidP="003B119C">
      <w:pPr>
        <w:rPr>
          <w:szCs w:val="24"/>
        </w:rPr>
      </w:pPr>
      <w:r w:rsidRPr="00D93DB4">
        <w:rPr>
          <w:szCs w:val="24"/>
        </w:rPr>
        <w:t>If an ONSET frame is lost (</w:t>
      </w:r>
      <w:r w:rsidR="005B1611" w:rsidRPr="00D93DB4">
        <w:rPr>
          <w:szCs w:val="24"/>
        </w:rPr>
        <w:t>i.e.</w:t>
      </w:r>
      <w:r w:rsidRPr="00D93DB4">
        <w:rPr>
          <w:szCs w:val="24"/>
        </w:rPr>
        <w:t xml:space="preserve"> a VOICED</w:t>
      </w:r>
      <w:r w:rsidR="00BC4EC7" w:rsidRPr="00D93DB4">
        <w:t>_CLAS</w:t>
      </w:r>
      <w:r w:rsidRPr="00D93DB4">
        <w:rPr>
          <w:szCs w:val="24"/>
        </w:rPr>
        <w:t xml:space="preserve"> good frame arrives after an erasure), but the last good frame before the erasure was UNVOICED</w:t>
      </w:r>
      <w:r w:rsidR="00BC4EC7" w:rsidRPr="00D93DB4">
        <w:t>_CLAS</w:t>
      </w:r>
      <w:r w:rsidRPr="00D93DB4">
        <w:rPr>
          <w:szCs w:val="24"/>
        </w:rPr>
        <w:t xml:space="preserve">, a special technique is used to artificially reconstruct the lost onset and to trigger the voiced synthesis. The position of the last glottal pulse in the concealed frame can be available from the first good </w:t>
      </w:r>
      <w:r w:rsidR="00D8409F" w:rsidRPr="00D93DB4">
        <w:rPr>
          <w:szCs w:val="24"/>
        </w:rPr>
        <w:t>frame after</w:t>
      </w:r>
      <w:r w:rsidRPr="00D93DB4">
        <w:rPr>
          <w:szCs w:val="24"/>
        </w:rPr>
        <w:t xml:space="preserve"> the erase (in case the phase information related to the previous frame is transmitted in the bitstream). The artificial onset reconstruction does not affect the concealment of the erased </w:t>
      </w:r>
      <w:r w:rsidR="002227EE" w:rsidRPr="00D93DB4">
        <w:rPr>
          <w:szCs w:val="24"/>
        </w:rPr>
        <w:t>frame;</w:t>
      </w:r>
      <w:r w:rsidRPr="00D93DB4">
        <w:rPr>
          <w:szCs w:val="24"/>
        </w:rPr>
        <w:t xml:space="preserve"> it is only matter of recovery. However, the last pulse of the erased frame is artificially reconstructed based on the position and sign information available in the first good frame after the erasure. This information consists of the position, </w:t>
      </w:r>
      <w:r w:rsidR="004C5B74">
        <w:rPr>
          <w:noProof/>
          <w:position w:val="-10"/>
        </w:rPr>
        <w:drawing>
          <wp:inline distT="0" distB="0" distL="0" distR="0" wp14:anchorId="6D848748" wp14:editId="6A283A1E">
            <wp:extent cx="266700" cy="190500"/>
            <wp:effectExtent l="0" t="0" r="0" b="0"/>
            <wp:docPr id="567"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 xml:space="preserve">, </w:t>
      </w:r>
      <w:r w:rsidRPr="00D93DB4">
        <w:rPr>
          <w:szCs w:val="24"/>
        </w:rPr>
        <w:t>of the maximum pulse from the end of the frame and its sign. The last glottal pulse in the erased frame is thus constructed as a low-pass filtered pulse placed in the memory of the adaptive excitation buffer (previously initialized to zero), and centred at the decoded position,</w:t>
      </w:r>
      <w:r w:rsidR="000D1BA4" w:rsidRPr="00D93DB4">
        <w:t xml:space="preserve"> </w:t>
      </w:r>
      <w:r w:rsidR="004C5B74">
        <w:rPr>
          <w:noProof/>
          <w:position w:val="-10"/>
        </w:rPr>
        <w:drawing>
          <wp:inline distT="0" distB="0" distL="0" distR="0" wp14:anchorId="1046D3DD" wp14:editId="176FCF23">
            <wp:extent cx="266700" cy="190500"/>
            <wp:effectExtent l="0" t="0" r="0" b="0"/>
            <wp:docPr id="56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rPr>
          <w:szCs w:val="24"/>
        </w:rPr>
        <w:t xml:space="preserve">. If the pulse sign is positive, the low-pass filter used is a simple linear phase FIR filter with the impulse </w:t>
      </w:r>
      <w:r w:rsidR="004D1D40" w:rsidRPr="00D93DB4">
        <w:rPr>
          <w:szCs w:val="24"/>
        </w:rPr>
        <w:t>response</w:t>
      </w:r>
      <w:r w:rsidR="004C5B74">
        <w:rPr>
          <w:noProof/>
          <w:position w:val="-10"/>
        </w:rPr>
        <w:drawing>
          <wp:inline distT="0" distB="0" distL="0" distR="0" wp14:anchorId="083A7EC2" wp14:editId="200E727F">
            <wp:extent cx="2367280" cy="195580"/>
            <wp:effectExtent l="0" t="0" r="0" b="0"/>
            <wp:docPr id="56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367280" cy="195580"/>
                    </a:xfrm>
                    <a:prstGeom prst="rect">
                      <a:avLst/>
                    </a:prstGeom>
                    <a:noFill/>
                    <a:ln>
                      <a:noFill/>
                    </a:ln>
                  </pic:spPr>
                </pic:pic>
              </a:graphicData>
            </a:graphic>
          </wp:inline>
        </w:drawing>
      </w:r>
      <w:r w:rsidRPr="00D93DB4">
        <w:rPr>
          <w:szCs w:val="24"/>
        </w:rPr>
        <w:t xml:space="preserve">. If the pulse sign is negative, the low-pass filter used is a linear phase FIR filter with the impulse </w:t>
      </w:r>
      <w:r w:rsidR="004D1D40" w:rsidRPr="00D93DB4">
        <w:rPr>
          <w:szCs w:val="24"/>
        </w:rPr>
        <w:t>response</w:t>
      </w:r>
      <w:r w:rsidR="004C5B74">
        <w:rPr>
          <w:noProof/>
          <w:position w:val="-10"/>
          <w:szCs w:val="24"/>
        </w:rPr>
        <w:drawing>
          <wp:inline distT="0" distB="0" distL="0" distR="0" wp14:anchorId="471D982A" wp14:editId="33012FF3">
            <wp:extent cx="333375" cy="195580"/>
            <wp:effectExtent l="0" t="0" r="0" b="0"/>
            <wp:docPr id="570"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333375" cy="195580"/>
                    </a:xfrm>
                    <a:prstGeom prst="rect">
                      <a:avLst/>
                    </a:prstGeom>
                    <a:noFill/>
                    <a:ln>
                      <a:noFill/>
                    </a:ln>
                  </pic:spPr>
                </pic:pic>
              </a:graphicData>
            </a:graphic>
          </wp:inline>
        </w:drawing>
      </w:r>
      <w:r w:rsidRPr="00D93DB4">
        <w:rPr>
          <w:szCs w:val="24"/>
        </w:rPr>
        <w:t>.</w:t>
      </w:r>
    </w:p>
    <w:p w14:paraId="5865F4C0" w14:textId="77777777" w:rsidR="003B119C" w:rsidRPr="00D93DB4" w:rsidRDefault="003B119C" w:rsidP="003B119C">
      <w:pPr>
        <w:rPr>
          <w:szCs w:val="24"/>
        </w:rPr>
      </w:pPr>
      <w:r w:rsidRPr="00D93DB4">
        <w:rPr>
          <w:szCs w:val="24"/>
        </w:rPr>
        <w:t>Placing the low-pass filtered glottal pulse at the proper position at the end of the concealed frame significantly improves the performance of the consecutive good frames and accelerates the decoder convergence to actual decoder states.</w:t>
      </w:r>
    </w:p>
    <w:p w14:paraId="5A6B3EA4" w14:textId="77777777" w:rsidR="003B119C" w:rsidRPr="00D93DB4" w:rsidRDefault="003B119C" w:rsidP="003B119C">
      <w:r w:rsidRPr="00D93DB4">
        <w:rPr>
          <w:szCs w:val="24"/>
        </w:rPr>
        <w:t xml:space="preserve">The energy of the periodic part of the artificial onset excitation is then scaled by the gain corresponding to the quantized and transmitted energy </w:t>
      </w:r>
      <w:r w:rsidRPr="00D93DB4">
        <w:rPr>
          <w:i/>
          <w:szCs w:val="24"/>
        </w:rPr>
        <w:t>E</w:t>
      </w:r>
      <w:r w:rsidRPr="00D93DB4">
        <w:rPr>
          <w:i/>
          <w:szCs w:val="24"/>
          <w:vertAlign w:val="subscript"/>
        </w:rPr>
        <w:t>q</w:t>
      </w:r>
      <w:r w:rsidRPr="00D93DB4">
        <w:t>,</w:t>
      </w:r>
      <w:r w:rsidR="004D1D40" w:rsidRPr="00D93DB4">
        <w:t xml:space="preserve"> as described in </w:t>
      </w:r>
      <w:r w:rsidR="001453B7" w:rsidRPr="00D93DB4">
        <w:t>subclause</w:t>
      </w:r>
      <w:r w:rsidRPr="00D93DB4">
        <w:t xml:space="preserve"> </w:t>
      </w:r>
      <w:r w:rsidR="004D1D40" w:rsidRPr="00D93DB4">
        <w:t>5.3.3.3, for</w:t>
      </w:r>
      <w:r w:rsidRPr="00D93DB4">
        <w:rPr>
          <w:szCs w:val="24"/>
        </w:rPr>
        <w:t xml:space="preserve"> frame erasure concealment and divided by the gain of the LP synthesis filter.</w:t>
      </w:r>
    </w:p>
    <w:p w14:paraId="5F4F1210" w14:textId="52379331" w:rsidR="002227EE" w:rsidRPr="00D93DB4" w:rsidRDefault="002227EE" w:rsidP="00B2315F">
      <w:pPr>
        <w:pStyle w:val="EQ"/>
        <w:tabs>
          <w:tab w:val="clear" w:pos="9072"/>
          <w:tab w:val="right" w:pos="8715"/>
        </w:tabs>
      </w:pPr>
      <w:r w:rsidRPr="00D93DB4">
        <w:tab/>
      </w:r>
      <w:r w:rsidR="004C5B74">
        <w:rPr>
          <w:noProof/>
          <w:position w:val="-28"/>
        </w:rPr>
        <w:drawing>
          <wp:inline distT="0" distB="0" distL="0" distR="0" wp14:anchorId="55636C3B" wp14:editId="452C5EA4">
            <wp:extent cx="976630" cy="443230"/>
            <wp:effectExtent l="0" t="0" r="0" b="0"/>
            <wp:docPr id="571"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976630" cy="443230"/>
                    </a:xfrm>
                    <a:prstGeom prst="rect">
                      <a:avLst/>
                    </a:prstGeom>
                    <a:noFill/>
                    <a:ln>
                      <a:noFill/>
                    </a:ln>
                  </pic:spPr>
                </pic:pic>
              </a:graphicData>
            </a:graphic>
          </wp:inline>
        </w:drawing>
      </w:r>
      <w:r w:rsidRPr="00D93DB4">
        <w:tab/>
        <w:t>(</w:t>
      </w:r>
      <w:r w:rsidR="005B1BA1" w:rsidRPr="00D93DB4">
        <w:t>105</w:t>
      </w:r>
      <w:r w:rsidRPr="00D93DB4">
        <w:t>)</w:t>
      </w:r>
    </w:p>
    <w:p w14:paraId="7774CCA5" w14:textId="77777777" w:rsidR="002227EE" w:rsidRPr="00D93DB4" w:rsidRDefault="002227EE" w:rsidP="004D1D40">
      <w:pPr>
        <w:numPr>
          <w:ilvl w:val="12"/>
          <w:numId w:val="0"/>
        </w:numPr>
        <w:rPr>
          <w:szCs w:val="24"/>
        </w:rPr>
      </w:pPr>
      <w:r w:rsidRPr="00D93DB4">
        <w:rPr>
          <w:szCs w:val="24"/>
        </w:rPr>
        <w:t>The LP synthesis filter gain being computed as:</w:t>
      </w:r>
    </w:p>
    <w:p w14:paraId="56DBD82A" w14:textId="2E957BFE" w:rsidR="002227EE" w:rsidRPr="00D93DB4" w:rsidRDefault="002227EE" w:rsidP="002227EE">
      <w:pPr>
        <w:pStyle w:val="EQ"/>
        <w:tabs>
          <w:tab w:val="clear" w:pos="9072"/>
          <w:tab w:val="right" w:pos="8715"/>
        </w:tabs>
      </w:pPr>
      <w:r w:rsidRPr="00D93DB4">
        <w:tab/>
      </w:r>
      <w:r w:rsidR="004C5B74">
        <w:rPr>
          <w:noProof/>
          <w:position w:val="-34"/>
        </w:rPr>
        <w:drawing>
          <wp:inline distT="0" distB="0" distL="0" distR="0" wp14:anchorId="623BFFA1" wp14:editId="60336423">
            <wp:extent cx="967105" cy="519430"/>
            <wp:effectExtent l="0" t="0" r="0" b="0"/>
            <wp:docPr id="572"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967105" cy="519430"/>
                    </a:xfrm>
                    <a:prstGeom prst="rect">
                      <a:avLst/>
                    </a:prstGeom>
                    <a:noFill/>
                    <a:ln>
                      <a:noFill/>
                    </a:ln>
                  </pic:spPr>
                </pic:pic>
              </a:graphicData>
            </a:graphic>
          </wp:inline>
        </w:drawing>
      </w:r>
      <w:r w:rsidRPr="00D93DB4">
        <w:tab/>
        <w:t>(</w:t>
      </w:r>
      <w:r w:rsidR="005B1BA1" w:rsidRPr="00D93DB4">
        <w:t>106</w:t>
      </w:r>
      <w:r w:rsidRPr="00D93DB4">
        <w:t>)</w:t>
      </w:r>
      <w:r w:rsidRPr="00D93DB4">
        <w:tab/>
      </w:r>
    </w:p>
    <w:p w14:paraId="4B00B7C5" w14:textId="7C84148B" w:rsidR="004D1D40" w:rsidRPr="00D93DB4" w:rsidRDefault="004D1D40" w:rsidP="004D1D40">
      <w:pPr>
        <w:numPr>
          <w:ilvl w:val="12"/>
          <w:numId w:val="0"/>
        </w:numPr>
        <w:rPr>
          <w:szCs w:val="24"/>
        </w:rPr>
      </w:pPr>
      <w:r w:rsidRPr="00D93DB4">
        <w:rPr>
          <w:szCs w:val="24"/>
        </w:rPr>
        <w:t xml:space="preserve">where </w:t>
      </w:r>
      <w:r w:rsidR="004C5B74">
        <w:rPr>
          <w:noProof/>
          <w:position w:val="-10"/>
          <w:szCs w:val="24"/>
        </w:rPr>
        <w:drawing>
          <wp:inline distT="0" distB="0" distL="0" distR="0" wp14:anchorId="32CAA86B" wp14:editId="3F215343">
            <wp:extent cx="266700" cy="195580"/>
            <wp:effectExtent l="0" t="0" r="0" b="0"/>
            <wp:docPr id="573"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66700" cy="195580"/>
                    </a:xfrm>
                    <a:prstGeom prst="rect">
                      <a:avLst/>
                    </a:prstGeom>
                    <a:noFill/>
                    <a:ln>
                      <a:noFill/>
                    </a:ln>
                  </pic:spPr>
                </pic:pic>
              </a:graphicData>
            </a:graphic>
          </wp:inline>
        </w:drawing>
      </w:r>
      <w:r w:rsidRPr="00D93DB4">
        <w:rPr>
          <w:szCs w:val="24"/>
        </w:rPr>
        <w:t xml:space="preserve"> is the LP synthesis filter impulse response. Finally, the artificial onset gain is reduced by multiplying the periodic part by 0.96.</w:t>
      </w:r>
    </w:p>
    <w:p w14:paraId="7596EBB6" w14:textId="77777777" w:rsidR="003B119C" w:rsidRPr="00D93DB4" w:rsidRDefault="004D1D40" w:rsidP="003E2393">
      <w:pPr>
        <w:numPr>
          <w:ilvl w:val="12"/>
          <w:numId w:val="0"/>
        </w:numPr>
        <w:rPr>
          <w:szCs w:val="24"/>
        </w:rPr>
      </w:pPr>
      <w:r w:rsidRPr="00D93DB4">
        <w:rPr>
          <w:szCs w:val="24"/>
        </w:rPr>
        <w:t>The LP filter for the output speech synthesis is not interpolated in the case of an artificial onset construction. Instead, the received LP parameters are used for the synthesis of the whole frame.</w:t>
      </w:r>
    </w:p>
    <w:p w14:paraId="39DD9B94" w14:textId="77777777" w:rsidR="001D4F97" w:rsidRPr="00D93DB4" w:rsidRDefault="001B74DF" w:rsidP="006F6427">
      <w:pPr>
        <w:pStyle w:val="Heading3"/>
      </w:pPr>
      <w:bookmarkStart w:id="118" w:name="_Toc123562432"/>
      <w:r w:rsidRPr="00D93DB4">
        <w:t>5.3.4</w:t>
      </w:r>
      <w:r w:rsidR="001D4F97" w:rsidRPr="00D93DB4">
        <w:tab/>
        <w:t>Handling of multiple frame losses and muting</w:t>
      </w:r>
      <w:bookmarkEnd w:id="118"/>
    </w:p>
    <w:p w14:paraId="05A65D5A" w14:textId="77777777" w:rsidR="000D7D49" w:rsidRPr="00D93DB4" w:rsidRDefault="000D7D49" w:rsidP="000D7D49">
      <w:pPr>
        <w:pStyle w:val="Heading4"/>
      </w:pPr>
      <w:bookmarkStart w:id="119" w:name="_Toc123562433"/>
      <w:r w:rsidRPr="00D93DB4">
        <w:t>5.</w:t>
      </w:r>
      <w:r w:rsidR="00D57FC3" w:rsidRPr="00D93DB4">
        <w:t>3</w:t>
      </w:r>
      <w:r w:rsidRPr="00D93DB4">
        <w:t>.</w:t>
      </w:r>
      <w:r w:rsidR="00D57FC3" w:rsidRPr="00D93DB4">
        <w:t>4</w:t>
      </w:r>
      <w:r w:rsidRPr="00D93DB4">
        <w:t>.1</w:t>
      </w:r>
      <w:r w:rsidRPr="00D93DB4">
        <w:tab/>
        <w:t>Specifics for rates 5.9, 6.8, 8.0</w:t>
      </w:r>
      <w:r w:rsidR="002D0BE9" w:rsidRPr="00D93DB4">
        <w:t>,</w:t>
      </w:r>
      <w:r w:rsidRPr="00D93DB4">
        <w:t xml:space="preserve"> 13.</w:t>
      </w:r>
      <w:r w:rsidR="00A75F7E" w:rsidRPr="00D93DB4">
        <w:t>2</w:t>
      </w:r>
      <w:r w:rsidR="002D0BE9" w:rsidRPr="00D93DB4">
        <w:t xml:space="preserve">, 32 and 64 </w:t>
      </w:r>
      <w:r w:rsidRPr="00D93DB4">
        <w:t>kbps</w:t>
      </w:r>
      <w:bookmarkEnd w:id="119"/>
    </w:p>
    <w:p w14:paraId="5A57FE57" w14:textId="77777777" w:rsidR="002D0BE9" w:rsidRPr="00D93DB4" w:rsidRDefault="002D0BE9" w:rsidP="002D0BE9">
      <w:r w:rsidRPr="00D93DB4">
        <w:t xml:space="preserve">The principal of attenuation in case of packet lost has been introduced in </w:t>
      </w:r>
      <w:r w:rsidR="001453B7" w:rsidRPr="00D93DB4">
        <w:t>subclause</w:t>
      </w:r>
      <w:r w:rsidRPr="00D93DB4">
        <w:t xml:space="preserve"> </w:t>
      </w:r>
      <w:r w:rsidR="00916DC4" w:rsidRPr="00D93DB4">
        <w:t xml:space="preserve">5.3.1. </w:t>
      </w:r>
      <w:r w:rsidRPr="00D93DB4">
        <w:t xml:space="preserve">However, there are </w:t>
      </w:r>
      <w:r w:rsidR="00916DC4" w:rsidRPr="00D93DB4">
        <w:t>exceptions to the general case. T</w:t>
      </w:r>
      <w:r w:rsidRPr="00D93DB4">
        <w:t xml:space="preserve">he following </w:t>
      </w:r>
      <w:r w:rsidR="0049620C" w:rsidRPr="00D93DB4">
        <w:t>three</w:t>
      </w:r>
      <w:r w:rsidRPr="00D93DB4">
        <w:t xml:space="preserve"> exceptions based on the last good frame coding mode that take precedence over </w:t>
      </w:r>
      <w:r w:rsidR="00905F5B" w:rsidRPr="00D93DB4">
        <w:t>t</w:t>
      </w:r>
      <w:r w:rsidRPr="00D93DB4">
        <w:t xml:space="preserve">able </w:t>
      </w:r>
      <w:r w:rsidR="00905F5B" w:rsidRPr="00D93DB4">
        <w:t>below</w:t>
      </w:r>
      <w:r w:rsidRPr="00D93DB4">
        <w:t xml:space="preserve">. </w:t>
      </w:r>
      <w:r w:rsidR="0049620C" w:rsidRPr="00D93DB4">
        <w:t>All</w:t>
      </w:r>
      <w:r w:rsidRPr="00D93DB4">
        <w:t xml:space="preserve"> apply only up to 3 consecutive lost frames. First, if the last good received frame is coded with UC mode, </w:t>
      </w:r>
      <w:r w:rsidRPr="00D93DB4">
        <w:sym w:font="Symbol" w:char="F061"/>
      </w:r>
      <w:r w:rsidRPr="00D93DB4">
        <w:t xml:space="preserve"> is set to 1. Second, if the last good received frame is coded with </w:t>
      </w:r>
      <w:r w:rsidR="00867180" w:rsidRPr="00D93DB4">
        <w:t>V</w:t>
      </w:r>
      <w:r w:rsidRPr="00D93DB4">
        <w:t xml:space="preserve">C or is </w:t>
      </w:r>
      <w:r w:rsidR="00867180" w:rsidRPr="00D93DB4">
        <w:t xml:space="preserve">an </w:t>
      </w:r>
      <w:r w:rsidRPr="00D93DB4">
        <w:t xml:space="preserve">ONSET, </w:t>
      </w:r>
      <w:r w:rsidRPr="00D93DB4">
        <w:sym w:font="Symbol" w:char="F061"/>
      </w:r>
      <w:r w:rsidRPr="00D93DB4">
        <w:t xml:space="preserve"> is set to </w:t>
      </w:r>
      <w:r w:rsidR="00867180" w:rsidRPr="00D93DB4">
        <w:t>1</w:t>
      </w:r>
      <w:r w:rsidRPr="00D93DB4">
        <w:t>.</w:t>
      </w:r>
      <w:r w:rsidR="00867180" w:rsidRPr="00D93DB4">
        <w:t>0</w:t>
      </w:r>
      <w:r w:rsidRPr="00D93DB4">
        <w:t xml:space="preserve">. </w:t>
      </w:r>
      <w:r w:rsidR="00867180" w:rsidRPr="00D93DB4">
        <w:t xml:space="preserve">Finally, </w:t>
      </w:r>
      <w:r w:rsidRPr="00D93DB4">
        <w:t xml:space="preserve">A stability factor, </w:t>
      </w:r>
      <w:r w:rsidRPr="00D93DB4">
        <w:sym w:font="Symbol" w:char="F071"/>
      </w:r>
      <w:r w:rsidRPr="00D93DB4">
        <w:t xml:space="preserve">, is computed based on a distance measure between the adjacent LP filters. Here, the factor, </w:t>
      </w:r>
      <w:r w:rsidRPr="00D93DB4">
        <w:sym w:font="Symbol" w:char="F071"/>
      </w:r>
      <w:r w:rsidRPr="00D93DB4">
        <w:t xml:space="preserve">, is related to the LSF distance measure and it is bounded by 0 </w:t>
      </w:r>
      <w:r w:rsidRPr="00D93DB4">
        <w:sym w:font="Symbol" w:char="F0A3"/>
      </w:r>
      <w:r w:rsidRPr="00D93DB4">
        <w:t xml:space="preserve"> </w:t>
      </w:r>
      <w:r w:rsidRPr="00D93DB4">
        <w:sym w:font="Symbol" w:char="F071"/>
      </w:r>
      <w:r w:rsidRPr="00D93DB4">
        <w:t xml:space="preserve"> </w:t>
      </w:r>
      <w:r w:rsidRPr="00D93DB4">
        <w:sym w:font="Symbol" w:char="F0A3"/>
      </w:r>
      <w:r w:rsidRPr="00D93DB4">
        <w:t xml:space="preserve"> 1, with larger values of </w:t>
      </w:r>
      <w:r w:rsidRPr="00D93DB4">
        <w:sym w:font="Symbol" w:char="F071"/>
      </w:r>
      <w:r w:rsidRPr="00D93DB4">
        <w:t xml:space="preserve"> corresponding to more stable signals. This limits energy and spectral envelope fluctuations when an isolated frame erasure occurs inside a stable unvoiced segment. Note that the class ARTIFICIAL ONSET is set at the decoder if the frame follows an erased frame and artificial onset reconstruction is used as described in subclause</w:t>
      </w:r>
      <w:r w:rsidR="00F742AD" w:rsidRPr="00D93DB4">
        <w:t xml:space="preserve"> 5.3.3.4.2</w:t>
      </w:r>
      <w:r w:rsidR="00A03B33" w:rsidRPr="00D93DB4">
        <w:t xml:space="preserve"> at bit rate 32 and 64 kb</w:t>
      </w:r>
      <w:r w:rsidR="00FD3E46" w:rsidRPr="00D93DB4">
        <w:t>p</w:t>
      </w:r>
      <w:r w:rsidR="00A03B33" w:rsidRPr="00D93DB4">
        <w:t>s</w:t>
      </w:r>
      <w:r w:rsidRPr="00D93DB4">
        <w:t>.</w:t>
      </w:r>
    </w:p>
    <w:p w14:paraId="7CC535BB" w14:textId="77777777" w:rsidR="002D0BE9" w:rsidRPr="00D93DB4" w:rsidRDefault="002D0BE9" w:rsidP="002D0BE9">
      <w:r w:rsidRPr="00D93DB4">
        <w:t xml:space="preserve">The signal classification is implicit for VC, UC and TC frames. Further, more precise classification can be decoded from the bitstream depending of the bit rate. </w:t>
      </w:r>
    </w:p>
    <w:p w14:paraId="34AB36E1" w14:textId="77777777" w:rsidR="002D0BE9" w:rsidRPr="00D93DB4" w:rsidRDefault="002D0BE9" w:rsidP="00F742AD">
      <w:pPr>
        <w:pStyle w:val="TH"/>
      </w:pPr>
      <w:r w:rsidRPr="00D93DB4">
        <w:t>Table</w:t>
      </w:r>
      <w:r w:rsidR="00F742AD" w:rsidRPr="00D93DB4">
        <w:t xml:space="preserve"> 7</w:t>
      </w:r>
      <w:r w:rsidR="00916DC4" w:rsidRPr="00D93DB4">
        <w:t>: Values</w:t>
      </w:r>
      <w:r w:rsidRPr="00D93DB4">
        <w:t xml:space="preserve"> of the </w:t>
      </w:r>
      <w:r w:rsidR="00916DC4" w:rsidRPr="00D93DB4">
        <w:t>PLC</w:t>
      </w:r>
      <w:r w:rsidRPr="00D93DB4">
        <w:t xml:space="preserve"> attenuation factor α</w:t>
      </w:r>
    </w:p>
    <w:tbl>
      <w:tblPr>
        <w:tblW w:w="62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617"/>
        <w:gridCol w:w="2352"/>
        <w:gridCol w:w="1268"/>
      </w:tblGrid>
      <w:tr w:rsidR="002D0BE9" w:rsidRPr="00D93DB4" w14:paraId="2FEA88AF" w14:textId="77777777" w:rsidTr="00375C69">
        <w:trPr>
          <w:cantSplit/>
          <w:tblHeader/>
          <w:jc w:val="center"/>
        </w:trPr>
        <w:tc>
          <w:tcPr>
            <w:tcW w:w="2617" w:type="dxa"/>
            <w:shd w:val="clear" w:color="auto" w:fill="D9D9D9"/>
            <w:vAlign w:val="center"/>
          </w:tcPr>
          <w:p w14:paraId="2765179A" w14:textId="77777777" w:rsidR="002D0BE9" w:rsidRPr="00D93DB4" w:rsidRDefault="002D0BE9" w:rsidP="00F742AD">
            <w:pPr>
              <w:pStyle w:val="TAH"/>
            </w:pPr>
            <w:bookmarkStart w:id="120" w:name="MCCQCTEMPBM_00000052"/>
            <w:r w:rsidRPr="00D93DB4">
              <w:t xml:space="preserve">Last good received </w:t>
            </w:r>
            <w:r w:rsidRPr="00D93DB4">
              <w:br/>
              <w:t>frame</w:t>
            </w:r>
          </w:p>
        </w:tc>
        <w:tc>
          <w:tcPr>
            <w:tcW w:w="2352" w:type="dxa"/>
            <w:shd w:val="clear" w:color="auto" w:fill="D9D9D9"/>
            <w:vAlign w:val="center"/>
          </w:tcPr>
          <w:p w14:paraId="6C473BD2" w14:textId="77777777" w:rsidR="002D0BE9" w:rsidRPr="00D93DB4" w:rsidRDefault="002D0BE9" w:rsidP="00F742AD">
            <w:pPr>
              <w:pStyle w:val="TAH"/>
            </w:pPr>
            <w:r w:rsidRPr="00D93DB4">
              <w:t>Number of successive erased frames</w:t>
            </w:r>
          </w:p>
        </w:tc>
        <w:tc>
          <w:tcPr>
            <w:tcW w:w="1268" w:type="dxa"/>
            <w:shd w:val="clear" w:color="auto" w:fill="D9D9D9"/>
            <w:vAlign w:val="center"/>
          </w:tcPr>
          <w:p w14:paraId="03CECF12" w14:textId="77777777" w:rsidR="002D0BE9" w:rsidRPr="00D93DB4" w:rsidRDefault="002D0BE9" w:rsidP="00F742AD">
            <w:pPr>
              <w:pStyle w:val="TAH"/>
              <w:rPr>
                <w:i/>
              </w:rPr>
            </w:pPr>
            <w:r w:rsidRPr="00D93DB4">
              <w:rPr>
                <w:i/>
                <w:szCs w:val="22"/>
              </w:rPr>
              <w:sym w:font="Symbol" w:char="F061"/>
            </w:r>
          </w:p>
        </w:tc>
      </w:tr>
      <w:tr w:rsidR="002D0BE9" w:rsidRPr="00D93DB4" w14:paraId="7FF470AB" w14:textId="77777777" w:rsidTr="00375C69">
        <w:trPr>
          <w:cantSplit/>
          <w:jc w:val="center"/>
        </w:trPr>
        <w:tc>
          <w:tcPr>
            <w:tcW w:w="2617" w:type="dxa"/>
            <w:vAlign w:val="center"/>
          </w:tcPr>
          <w:p w14:paraId="538A5C51" w14:textId="77777777" w:rsidR="002D0BE9" w:rsidRPr="00D93DB4" w:rsidRDefault="002D0BE9" w:rsidP="00F742AD">
            <w:pPr>
              <w:pStyle w:val="TAL"/>
            </w:pPr>
            <w:r w:rsidRPr="00D93DB4">
              <w:t>ARTIFICIAL ONSET</w:t>
            </w:r>
          </w:p>
        </w:tc>
        <w:tc>
          <w:tcPr>
            <w:tcW w:w="2352" w:type="dxa"/>
            <w:vAlign w:val="center"/>
          </w:tcPr>
          <w:p w14:paraId="7E0478D9" w14:textId="77777777" w:rsidR="002D0BE9" w:rsidRPr="00D93DB4" w:rsidRDefault="002D0BE9" w:rsidP="00F742AD">
            <w:pPr>
              <w:pStyle w:val="TAL"/>
            </w:pPr>
          </w:p>
        </w:tc>
        <w:tc>
          <w:tcPr>
            <w:tcW w:w="1268" w:type="dxa"/>
            <w:vAlign w:val="center"/>
          </w:tcPr>
          <w:p w14:paraId="0C9D0C7B" w14:textId="77777777" w:rsidR="002D0BE9" w:rsidRPr="00D93DB4" w:rsidRDefault="002D0BE9" w:rsidP="00F742AD">
            <w:pPr>
              <w:pStyle w:val="TAL"/>
            </w:pPr>
            <w:r w:rsidRPr="00D93DB4">
              <w:t>0.6</w:t>
            </w:r>
          </w:p>
        </w:tc>
      </w:tr>
      <w:tr w:rsidR="002D0BE9" w:rsidRPr="00D93DB4" w14:paraId="5AC73288" w14:textId="77777777" w:rsidTr="00375C69">
        <w:trPr>
          <w:cantSplit/>
          <w:jc w:val="center"/>
        </w:trPr>
        <w:tc>
          <w:tcPr>
            <w:tcW w:w="2617" w:type="dxa"/>
            <w:vMerge w:val="restart"/>
            <w:vAlign w:val="center"/>
          </w:tcPr>
          <w:p w14:paraId="5F9353D8" w14:textId="77777777" w:rsidR="002D0BE9" w:rsidRPr="00D93DB4" w:rsidRDefault="002D0BE9" w:rsidP="00F742AD">
            <w:pPr>
              <w:pStyle w:val="TAL"/>
            </w:pPr>
            <w:r w:rsidRPr="00D93DB4">
              <w:t>ONSET, VOICED</w:t>
            </w:r>
            <w:r w:rsidR="00BC4EC7" w:rsidRPr="00D93DB4">
              <w:t>_CLAS</w:t>
            </w:r>
          </w:p>
        </w:tc>
        <w:tc>
          <w:tcPr>
            <w:tcW w:w="2352" w:type="dxa"/>
            <w:vAlign w:val="center"/>
          </w:tcPr>
          <w:p w14:paraId="32046BE6" w14:textId="77777777" w:rsidR="002D0BE9" w:rsidRPr="00D93DB4" w:rsidRDefault="002D0BE9" w:rsidP="00F742AD">
            <w:pPr>
              <w:pStyle w:val="TAL"/>
            </w:pPr>
            <w:r w:rsidRPr="00D93DB4">
              <w:t>≤ 3</w:t>
            </w:r>
          </w:p>
        </w:tc>
        <w:tc>
          <w:tcPr>
            <w:tcW w:w="1268" w:type="dxa"/>
            <w:vAlign w:val="center"/>
          </w:tcPr>
          <w:p w14:paraId="6EAC15A4" w14:textId="77777777" w:rsidR="002D0BE9" w:rsidRPr="00D93DB4" w:rsidRDefault="002D0BE9" w:rsidP="00F742AD">
            <w:pPr>
              <w:pStyle w:val="TAL"/>
            </w:pPr>
            <w:r w:rsidRPr="00D93DB4">
              <w:t>1.0</w:t>
            </w:r>
          </w:p>
        </w:tc>
      </w:tr>
      <w:tr w:rsidR="002D0BE9" w:rsidRPr="00D93DB4" w14:paraId="5CA5F11C" w14:textId="77777777" w:rsidTr="00375C69">
        <w:trPr>
          <w:cantSplit/>
          <w:jc w:val="center"/>
        </w:trPr>
        <w:tc>
          <w:tcPr>
            <w:tcW w:w="2617" w:type="dxa"/>
            <w:vMerge/>
            <w:vAlign w:val="center"/>
          </w:tcPr>
          <w:p w14:paraId="26EA7249" w14:textId="77777777" w:rsidR="002D0BE9" w:rsidRPr="00D93DB4" w:rsidRDefault="002D0BE9" w:rsidP="00F742AD">
            <w:pPr>
              <w:pStyle w:val="TAL"/>
            </w:pPr>
          </w:p>
        </w:tc>
        <w:tc>
          <w:tcPr>
            <w:tcW w:w="2352" w:type="dxa"/>
            <w:vAlign w:val="center"/>
          </w:tcPr>
          <w:p w14:paraId="0B2F1D0F" w14:textId="77777777" w:rsidR="002D0BE9" w:rsidRPr="00D93DB4" w:rsidRDefault="002D0BE9" w:rsidP="00F742AD">
            <w:pPr>
              <w:pStyle w:val="TAL"/>
            </w:pPr>
            <w:r w:rsidRPr="00D93DB4">
              <w:t>&gt; 3</w:t>
            </w:r>
          </w:p>
        </w:tc>
        <w:tc>
          <w:tcPr>
            <w:tcW w:w="1268" w:type="dxa"/>
            <w:vAlign w:val="center"/>
          </w:tcPr>
          <w:p w14:paraId="297A8751" w14:textId="77777777" w:rsidR="002D0BE9" w:rsidRPr="00D93DB4" w:rsidRDefault="002D0BE9" w:rsidP="00F742AD">
            <w:pPr>
              <w:pStyle w:val="TAL"/>
            </w:pPr>
            <w:r w:rsidRPr="00D93DB4">
              <w:t>0.4</w:t>
            </w:r>
          </w:p>
        </w:tc>
      </w:tr>
      <w:tr w:rsidR="002D0BE9" w:rsidRPr="00D93DB4" w14:paraId="1B907532" w14:textId="77777777" w:rsidTr="00375C69">
        <w:trPr>
          <w:cantSplit/>
          <w:jc w:val="center"/>
        </w:trPr>
        <w:tc>
          <w:tcPr>
            <w:tcW w:w="2617" w:type="dxa"/>
            <w:vAlign w:val="center"/>
          </w:tcPr>
          <w:p w14:paraId="651FB256" w14:textId="77777777" w:rsidR="002D0BE9" w:rsidRPr="00D93DB4" w:rsidRDefault="002D0BE9" w:rsidP="00F742AD">
            <w:pPr>
              <w:pStyle w:val="TAL"/>
            </w:pPr>
            <w:r w:rsidRPr="00D93DB4">
              <w:t>VOICED TRANSITION</w:t>
            </w:r>
          </w:p>
        </w:tc>
        <w:tc>
          <w:tcPr>
            <w:tcW w:w="2352" w:type="dxa"/>
            <w:vAlign w:val="center"/>
          </w:tcPr>
          <w:p w14:paraId="0C096E0E" w14:textId="77777777" w:rsidR="002D0BE9" w:rsidRPr="00D93DB4" w:rsidRDefault="002D0BE9" w:rsidP="00F742AD">
            <w:pPr>
              <w:pStyle w:val="TAL"/>
            </w:pPr>
          </w:p>
        </w:tc>
        <w:tc>
          <w:tcPr>
            <w:tcW w:w="1268" w:type="dxa"/>
            <w:vAlign w:val="center"/>
          </w:tcPr>
          <w:p w14:paraId="60CFB646" w14:textId="77777777" w:rsidR="002D0BE9" w:rsidRPr="00D93DB4" w:rsidRDefault="002D0BE9" w:rsidP="00F742AD">
            <w:pPr>
              <w:pStyle w:val="TAL"/>
            </w:pPr>
            <w:r w:rsidRPr="00D93DB4">
              <w:t>0.4</w:t>
            </w:r>
          </w:p>
        </w:tc>
      </w:tr>
      <w:tr w:rsidR="002D0BE9" w:rsidRPr="00D93DB4" w14:paraId="7CF1F7A8" w14:textId="77777777" w:rsidTr="00375C69">
        <w:trPr>
          <w:cantSplit/>
          <w:jc w:val="center"/>
        </w:trPr>
        <w:tc>
          <w:tcPr>
            <w:tcW w:w="2617" w:type="dxa"/>
            <w:vAlign w:val="center"/>
          </w:tcPr>
          <w:p w14:paraId="0FECC9DF" w14:textId="77777777" w:rsidR="002D0BE9" w:rsidRPr="00D93DB4" w:rsidRDefault="002D0BE9" w:rsidP="00F742AD">
            <w:pPr>
              <w:pStyle w:val="TAL"/>
            </w:pPr>
            <w:r w:rsidRPr="00D93DB4">
              <w:t>UNVOICED TRANSITION</w:t>
            </w:r>
          </w:p>
        </w:tc>
        <w:tc>
          <w:tcPr>
            <w:tcW w:w="2352" w:type="dxa"/>
            <w:vAlign w:val="center"/>
          </w:tcPr>
          <w:p w14:paraId="0A09272A" w14:textId="77777777" w:rsidR="002D0BE9" w:rsidRPr="00D93DB4" w:rsidRDefault="002D0BE9" w:rsidP="00F742AD">
            <w:pPr>
              <w:pStyle w:val="TAL"/>
            </w:pPr>
          </w:p>
        </w:tc>
        <w:tc>
          <w:tcPr>
            <w:tcW w:w="1268" w:type="dxa"/>
            <w:vAlign w:val="center"/>
          </w:tcPr>
          <w:p w14:paraId="1C301DBF" w14:textId="77777777" w:rsidR="002D0BE9" w:rsidRPr="00D93DB4" w:rsidRDefault="002D0BE9" w:rsidP="00F742AD">
            <w:pPr>
              <w:pStyle w:val="TAL"/>
            </w:pPr>
            <w:r w:rsidRPr="00D93DB4">
              <w:t>0.8</w:t>
            </w:r>
          </w:p>
        </w:tc>
      </w:tr>
      <w:tr w:rsidR="002D0BE9" w:rsidRPr="00D93DB4" w14:paraId="1CBD40EA" w14:textId="77777777" w:rsidTr="00375C69">
        <w:trPr>
          <w:cantSplit/>
          <w:jc w:val="center"/>
        </w:trPr>
        <w:tc>
          <w:tcPr>
            <w:tcW w:w="2617" w:type="dxa"/>
            <w:vMerge w:val="restart"/>
            <w:vAlign w:val="center"/>
          </w:tcPr>
          <w:p w14:paraId="69B6EEFA" w14:textId="77777777" w:rsidR="002D0BE9" w:rsidRPr="00D93DB4" w:rsidRDefault="002D0BE9" w:rsidP="00F742AD">
            <w:pPr>
              <w:pStyle w:val="TAL"/>
            </w:pPr>
            <w:r w:rsidRPr="00D93DB4">
              <w:t>UNVOICED</w:t>
            </w:r>
            <w:r w:rsidR="00BC4EC7" w:rsidRPr="00D93DB4">
              <w:t>_CLAS</w:t>
            </w:r>
          </w:p>
        </w:tc>
        <w:tc>
          <w:tcPr>
            <w:tcW w:w="2352" w:type="dxa"/>
            <w:vAlign w:val="center"/>
          </w:tcPr>
          <w:p w14:paraId="29FACBE8" w14:textId="77777777" w:rsidR="002D0BE9" w:rsidRPr="00D93DB4" w:rsidRDefault="002D0BE9" w:rsidP="00F742AD">
            <w:pPr>
              <w:pStyle w:val="TAL"/>
            </w:pPr>
            <w:r w:rsidRPr="00D93DB4">
              <w:t>= 1</w:t>
            </w:r>
          </w:p>
        </w:tc>
        <w:tc>
          <w:tcPr>
            <w:tcW w:w="1268" w:type="dxa"/>
            <w:vAlign w:val="center"/>
          </w:tcPr>
          <w:p w14:paraId="156D4A04" w14:textId="77777777" w:rsidR="002D0BE9" w:rsidRPr="00D93DB4" w:rsidRDefault="002D0BE9" w:rsidP="00F742AD">
            <w:pPr>
              <w:pStyle w:val="TAL"/>
            </w:pPr>
            <w:r w:rsidRPr="00D93DB4">
              <w:t>0.2</w:t>
            </w:r>
            <w:r w:rsidRPr="00D93DB4">
              <w:rPr>
                <w:i/>
                <w:szCs w:val="22"/>
              </w:rPr>
              <w:sym w:font="Symbol" w:char="F071"/>
            </w:r>
            <w:r w:rsidRPr="00D93DB4">
              <w:t xml:space="preserve"> + 0.8</w:t>
            </w:r>
          </w:p>
        </w:tc>
      </w:tr>
      <w:tr w:rsidR="002D0BE9" w:rsidRPr="00D93DB4" w14:paraId="10334991" w14:textId="77777777" w:rsidTr="00375C69">
        <w:trPr>
          <w:cantSplit/>
          <w:jc w:val="center"/>
        </w:trPr>
        <w:tc>
          <w:tcPr>
            <w:tcW w:w="2617" w:type="dxa"/>
            <w:vMerge/>
            <w:vAlign w:val="center"/>
          </w:tcPr>
          <w:p w14:paraId="23701319" w14:textId="77777777" w:rsidR="002D0BE9" w:rsidRPr="00D93DB4" w:rsidRDefault="002D0BE9" w:rsidP="00F742AD">
            <w:pPr>
              <w:pStyle w:val="TAL"/>
            </w:pPr>
          </w:p>
        </w:tc>
        <w:tc>
          <w:tcPr>
            <w:tcW w:w="2352" w:type="dxa"/>
            <w:vAlign w:val="center"/>
          </w:tcPr>
          <w:p w14:paraId="1D996181" w14:textId="77777777" w:rsidR="002D0BE9" w:rsidRPr="00D93DB4" w:rsidRDefault="002D0BE9" w:rsidP="00F742AD">
            <w:pPr>
              <w:pStyle w:val="TAL"/>
            </w:pPr>
            <w:r w:rsidRPr="00D93DB4">
              <w:t>= 2</w:t>
            </w:r>
          </w:p>
        </w:tc>
        <w:tc>
          <w:tcPr>
            <w:tcW w:w="1268" w:type="dxa"/>
            <w:vAlign w:val="center"/>
          </w:tcPr>
          <w:p w14:paraId="203E46EA" w14:textId="77777777" w:rsidR="002D0BE9" w:rsidRPr="00D93DB4" w:rsidRDefault="002D0BE9" w:rsidP="00F742AD">
            <w:pPr>
              <w:pStyle w:val="TAL"/>
            </w:pPr>
            <w:r w:rsidRPr="00D93DB4">
              <w:t>0.6</w:t>
            </w:r>
          </w:p>
        </w:tc>
      </w:tr>
      <w:tr w:rsidR="002D0BE9" w:rsidRPr="00D93DB4" w14:paraId="1A738796" w14:textId="77777777" w:rsidTr="00375C69">
        <w:trPr>
          <w:cantSplit/>
          <w:jc w:val="center"/>
        </w:trPr>
        <w:tc>
          <w:tcPr>
            <w:tcW w:w="2617" w:type="dxa"/>
            <w:vMerge/>
            <w:vAlign w:val="center"/>
          </w:tcPr>
          <w:p w14:paraId="1A99E8E4" w14:textId="77777777" w:rsidR="002D0BE9" w:rsidRPr="00D93DB4" w:rsidRDefault="002D0BE9" w:rsidP="00F742AD">
            <w:pPr>
              <w:pStyle w:val="TAL"/>
              <w:rPr>
                <w:b/>
              </w:rPr>
            </w:pPr>
          </w:p>
        </w:tc>
        <w:tc>
          <w:tcPr>
            <w:tcW w:w="2352" w:type="dxa"/>
            <w:vAlign w:val="center"/>
          </w:tcPr>
          <w:p w14:paraId="1D88228F" w14:textId="77777777" w:rsidR="002D0BE9" w:rsidRPr="00D93DB4" w:rsidRDefault="002D0BE9" w:rsidP="00F742AD">
            <w:pPr>
              <w:pStyle w:val="TAL"/>
              <w:rPr>
                <w:b/>
              </w:rPr>
            </w:pPr>
            <w:r w:rsidRPr="00D93DB4">
              <w:t>&gt; 2</w:t>
            </w:r>
          </w:p>
        </w:tc>
        <w:tc>
          <w:tcPr>
            <w:tcW w:w="1268" w:type="dxa"/>
            <w:vAlign w:val="center"/>
          </w:tcPr>
          <w:p w14:paraId="0AA2967A" w14:textId="77777777" w:rsidR="002D0BE9" w:rsidRPr="00D93DB4" w:rsidRDefault="002D0BE9" w:rsidP="00F742AD">
            <w:pPr>
              <w:pStyle w:val="TAL"/>
              <w:rPr>
                <w:b/>
              </w:rPr>
            </w:pPr>
            <w:r w:rsidRPr="00D93DB4">
              <w:t>0.4</w:t>
            </w:r>
          </w:p>
        </w:tc>
      </w:tr>
      <w:tr w:rsidR="004E1BC3" w:rsidRPr="00D93DB4" w14:paraId="45DD9DA6" w14:textId="77777777" w:rsidTr="00375C69">
        <w:trPr>
          <w:cantSplit/>
          <w:jc w:val="center"/>
        </w:trPr>
        <w:tc>
          <w:tcPr>
            <w:tcW w:w="2617" w:type="dxa"/>
            <w:vMerge w:val="restart"/>
            <w:vAlign w:val="center"/>
          </w:tcPr>
          <w:p w14:paraId="5D2540FC" w14:textId="77777777" w:rsidR="004E1BC3" w:rsidRPr="00D93DB4" w:rsidRDefault="004E1BC3" w:rsidP="00F742AD">
            <w:pPr>
              <w:pStyle w:val="TAL"/>
              <w:rPr>
                <w:b/>
              </w:rPr>
            </w:pPr>
            <w:r w:rsidRPr="00D93DB4">
              <w:t>AUDIO || INACTVE</w:t>
            </w:r>
          </w:p>
        </w:tc>
        <w:tc>
          <w:tcPr>
            <w:tcW w:w="2352" w:type="dxa"/>
            <w:vAlign w:val="center"/>
          </w:tcPr>
          <w:p w14:paraId="793AE5ED" w14:textId="77777777" w:rsidR="004E1BC3" w:rsidRPr="00D93DB4" w:rsidRDefault="004E1BC3" w:rsidP="00F742AD">
            <w:pPr>
              <w:pStyle w:val="TAL"/>
            </w:pPr>
            <w:r w:rsidRPr="00D93DB4">
              <w:t>&gt;1</w:t>
            </w:r>
          </w:p>
          <w:p w14:paraId="6393A1E4" w14:textId="77777777" w:rsidR="004E1BC3" w:rsidRPr="00D93DB4" w:rsidRDefault="004E1BC3" w:rsidP="00F742AD">
            <w:pPr>
              <w:pStyle w:val="TAL"/>
            </w:pPr>
            <w:r w:rsidRPr="00D93DB4">
              <w:t>if GSC had temporal contribution</w:t>
            </w:r>
          </w:p>
        </w:tc>
        <w:tc>
          <w:tcPr>
            <w:tcW w:w="1268" w:type="dxa"/>
            <w:vAlign w:val="center"/>
          </w:tcPr>
          <w:p w14:paraId="31B69E24" w14:textId="77777777" w:rsidR="004E1BC3" w:rsidRPr="00D93DB4" w:rsidRDefault="004E1BC3" w:rsidP="00F742AD">
            <w:pPr>
              <w:pStyle w:val="TAL"/>
            </w:pPr>
            <w:r w:rsidRPr="00D93DB4">
              <w:t>0.8</w:t>
            </w:r>
          </w:p>
        </w:tc>
      </w:tr>
      <w:tr w:rsidR="004E1BC3" w:rsidRPr="00D93DB4" w14:paraId="6F90E4C2" w14:textId="77777777" w:rsidTr="00375C69">
        <w:trPr>
          <w:cantSplit/>
          <w:jc w:val="center"/>
        </w:trPr>
        <w:tc>
          <w:tcPr>
            <w:tcW w:w="2617" w:type="dxa"/>
            <w:vMerge/>
            <w:vAlign w:val="center"/>
          </w:tcPr>
          <w:p w14:paraId="61F5C996" w14:textId="77777777" w:rsidR="004E1BC3" w:rsidRPr="00D93DB4" w:rsidRDefault="004E1BC3" w:rsidP="00F742AD">
            <w:pPr>
              <w:pStyle w:val="TAL"/>
              <w:rPr>
                <w:b/>
              </w:rPr>
            </w:pPr>
          </w:p>
        </w:tc>
        <w:tc>
          <w:tcPr>
            <w:tcW w:w="2352" w:type="dxa"/>
            <w:vAlign w:val="center"/>
          </w:tcPr>
          <w:p w14:paraId="2D4368FE" w14:textId="77777777" w:rsidR="004E1BC3" w:rsidRPr="00D93DB4" w:rsidRDefault="004E1BC3" w:rsidP="00F742AD">
            <w:pPr>
              <w:pStyle w:val="TAL"/>
            </w:pPr>
            <w:r w:rsidRPr="00D93DB4">
              <w:t>&lt;=5</w:t>
            </w:r>
          </w:p>
        </w:tc>
        <w:tc>
          <w:tcPr>
            <w:tcW w:w="1268" w:type="dxa"/>
            <w:vAlign w:val="center"/>
          </w:tcPr>
          <w:p w14:paraId="0E1FA886" w14:textId="77777777" w:rsidR="004E1BC3" w:rsidRPr="00D93DB4" w:rsidRDefault="004E1BC3" w:rsidP="00F742AD">
            <w:pPr>
              <w:pStyle w:val="TAL"/>
            </w:pPr>
            <w:r w:rsidRPr="00D93DB4">
              <w:t>0.995</w:t>
            </w:r>
          </w:p>
        </w:tc>
      </w:tr>
      <w:tr w:rsidR="004E1BC3" w:rsidRPr="00D93DB4" w14:paraId="5F5C1BB8" w14:textId="77777777" w:rsidTr="00375C69">
        <w:trPr>
          <w:cantSplit/>
          <w:jc w:val="center"/>
        </w:trPr>
        <w:tc>
          <w:tcPr>
            <w:tcW w:w="2617" w:type="dxa"/>
            <w:vMerge/>
            <w:vAlign w:val="center"/>
          </w:tcPr>
          <w:p w14:paraId="24A4DCA4" w14:textId="77777777" w:rsidR="004E1BC3" w:rsidRPr="00D93DB4" w:rsidRDefault="004E1BC3" w:rsidP="00F742AD">
            <w:pPr>
              <w:pStyle w:val="TAL"/>
              <w:rPr>
                <w:b/>
              </w:rPr>
            </w:pPr>
          </w:p>
        </w:tc>
        <w:tc>
          <w:tcPr>
            <w:tcW w:w="2352" w:type="dxa"/>
            <w:vAlign w:val="center"/>
          </w:tcPr>
          <w:p w14:paraId="63B14449" w14:textId="77777777" w:rsidR="004E1BC3" w:rsidRPr="00D93DB4" w:rsidRDefault="004E1BC3" w:rsidP="00F742AD">
            <w:pPr>
              <w:pStyle w:val="TAL"/>
            </w:pPr>
            <w:r w:rsidRPr="00D93DB4">
              <w:t>&gt;5</w:t>
            </w:r>
          </w:p>
        </w:tc>
        <w:tc>
          <w:tcPr>
            <w:tcW w:w="1268" w:type="dxa"/>
            <w:vAlign w:val="center"/>
          </w:tcPr>
          <w:p w14:paraId="22959404" w14:textId="77777777" w:rsidR="004E1BC3" w:rsidRPr="00D93DB4" w:rsidRDefault="004E1BC3" w:rsidP="00F742AD">
            <w:pPr>
              <w:pStyle w:val="TAL"/>
            </w:pPr>
            <w:r w:rsidRPr="00D93DB4">
              <w:t>0.95</w:t>
            </w:r>
          </w:p>
        </w:tc>
      </w:tr>
      <w:bookmarkEnd w:id="120"/>
    </w:tbl>
    <w:p w14:paraId="6BA03982" w14:textId="77777777" w:rsidR="002D0BE9" w:rsidRPr="00D93DB4" w:rsidRDefault="002D0BE9" w:rsidP="002D0BE9"/>
    <w:p w14:paraId="7CCB1DFE" w14:textId="77777777" w:rsidR="000D7D49" w:rsidRPr="00D93DB4" w:rsidRDefault="000D7D49" w:rsidP="000D7D49">
      <w:pPr>
        <w:pStyle w:val="Heading4"/>
      </w:pPr>
      <w:bookmarkStart w:id="121" w:name="_Toc123562434"/>
      <w:r w:rsidRPr="00D93DB4">
        <w:t>5.</w:t>
      </w:r>
      <w:r w:rsidR="00D57FC3" w:rsidRPr="00D93DB4">
        <w:t>3</w:t>
      </w:r>
      <w:r w:rsidRPr="00D93DB4">
        <w:t>.</w:t>
      </w:r>
      <w:r w:rsidR="00D57FC3" w:rsidRPr="00D93DB4">
        <w:t>4</w:t>
      </w:r>
      <w:r w:rsidRPr="00D93DB4">
        <w:t>.</w:t>
      </w:r>
      <w:r w:rsidR="00FF5ABE" w:rsidRPr="00D93DB4">
        <w:t>2</w:t>
      </w:r>
      <w:r w:rsidR="00FF5ABE" w:rsidRPr="00D93DB4">
        <w:tab/>
        <w:t>Specifics for rates 9.6, 16.4 and</w:t>
      </w:r>
      <w:r w:rsidRPr="00D93DB4">
        <w:t xml:space="preserve"> 24.4</w:t>
      </w:r>
      <w:r w:rsidR="008C4DB2" w:rsidRPr="00D93DB4">
        <w:t> </w:t>
      </w:r>
      <w:r w:rsidR="000D43D4" w:rsidRPr="00D93DB4">
        <w:t>kbps</w:t>
      </w:r>
      <w:bookmarkEnd w:id="121"/>
    </w:p>
    <w:p w14:paraId="174A9D86" w14:textId="77777777" w:rsidR="000D7D49" w:rsidRPr="00D93DB4" w:rsidRDefault="000D7D49" w:rsidP="000D7D49">
      <w:pPr>
        <w:pStyle w:val="Heading5"/>
      </w:pPr>
      <w:bookmarkStart w:id="122" w:name="_Toc123562435"/>
      <w:r w:rsidRPr="00D93DB4">
        <w:t>5.</w:t>
      </w:r>
      <w:r w:rsidR="00D57FC3" w:rsidRPr="00D93DB4">
        <w:t>3.</w:t>
      </w:r>
      <w:r w:rsidRPr="00D93DB4">
        <w:t>4.2.</w:t>
      </w:r>
      <w:r w:rsidR="00A01752" w:rsidRPr="00D93DB4">
        <w:t>1</w:t>
      </w:r>
      <w:r w:rsidRPr="00D93DB4">
        <w:tab/>
        <w:t>Fading to background level</w:t>
      </w:r>
      <w:bookmarkEnd w:id="122"/>
    </w:p>
    <w:p w14:paraId="2489E816" w14:textId="77777777" w:rsidR="00B4127E" w:rsidRPr="00D93DB4" w:rsidRDefault="00B4127E" w:rsidP="00B4127E">
      <w:r w:rsidRPr="00D93DB4">
        <w:t xml:space="preserve">The innovative as well as the harmonic excitation fade to individual target levels by changing the codebook gains. </w:t>
      </w:r>
    </w:p>
    <w:p w14:paraId="599955A1" w14:textId="7EA88FDA" w:rsidR="00B4127E" w:rsidRPr="00D93DB4" w:rsidRDefault="00B4127E" w:rsidP="00B4127E">
      <w:pPr>
        <w:pStyle w:val="EQ"/>
      </w:pPr>
      <w:r w:rsidRPr="00D93DB4">
        <w:tab/>
      </w:r>
      <w:r w:rsidR="004C5B74">
        <w:rPr>
          <w:noProof/>
          <w:position w:val="-18"/>
          <w:lang w:val="de-DE" w:eastAsia="de-DE"/>
        </w:rPr>
        <w:drawing>
          <wp:inline distT="0" distB="0" distL="0" distR="0" wp14:anchorId="23ABDE0D" wp14:editId="316B5BAB">
            <wp:extent cx="2124075" cy="276225"/>
            <wp:effectExtent l="0" t="0" r="0" b="0"/>
            <wp:docPr id="574" name="Bild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2"/>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124075" cy="276225"/>
                    </a:xfrm>
                    <a:prstGeom prst="rect">
                      <a:avLst/>
                    </a:prstGeom>
                    <a:noFill/>
                    <a:ln>
                      <a:noFill/>
                    </a:ln>
                  </pic:spPr>
                </pic:pic>
              </a:graphicData>
            </a:graphic>
          </wp:inline>
        </w:drawing>
      </w:r>
      <w:r w:rsidRPr="00D93DB4">
        <w:tab/>
        <w:t>(107)</w:t>
      </w:r>
    </w:p>
    <w:p w14:paraId="6A76DFD2" w14:textId="16783EE6" w:rsidR="00B4127E" w:rsidRPr="00D93DB4" w:rsidRDefault="00B4127E" w:rsidP="00B4127E">
      <w:pPr>
        <w:tabs>
          <w:tab w:val="left" w:pos="1134"/>
        </w:tabs>
        <w:spacing w:after="0"/>
      </w:pPr>
      <w:r w:rsidRPr="00D93DB4">
        <w:t>where:</w:t>
      </w:r>
      <w:r w:rsidRPr="00D93DB4">
        <w:tab/>
      </w:r>
      <w:r w:rsidR="004C5B74">
        <w:rPr>
          <w:noProof/>
          <w:position w:val="-18"/>
          <w:lang w:val="de-DE" w:eastAsia="de-DE"/>
        </w:rPr>
        <w:drawing>
          <wp:inline distT="0" distB="0" distL="0" distR="0" wp14:anchorId="13724FA6" wp14:editId="5F248110">
            <wp:extent cx="266700" cy="276225"/>
            <wp:effectExtent l="0" t="0" r="0" b="0"/>
            <wp:docPr id="575" name="Bild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3"/>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D93DB4">
        <w:t xml:space="preserve"> is the gain of the current frame;</w:t>
      </w:r>
    </w:p>
    <w:p w14:paraId="6D756F6D" w14:textId="7425399A" w:rsidR="00B4127E" w:rsidRPr="00D93DB4" w:rsidRDefault="00B4127E" w:rsidP="00B4127E">
      <w:pPr>
        <w:tabs>
          <w:tab w:val="left" w:pos="1134"/>
        </w:tabs>
        <w:spacing w:after="0"/>
      </w:pPr>
      <w:r w:rsidRPr="00D93DB4">
        <w:tab/>
      </w:r>
      <w:r w:rsidR="004C5B74">
        <w:rPr>
          <w:noProof/>
          <w:position w:val="-18"/>
          <w:lang w:val="de-DE" w:eastAsia="de-DE"/>
        </w:rPr>
        <w:drawing>
          <wp:inline distT="0" distB="0" distL="0" distR="0" wp14:anchorId="23664C41" wp14:editId="114A8D8E">
            <wp:extent cx="371475" cy="276225"/>
            <wp:effectExtent l="0" t="0" r="0" b="0"/>
            <wp:docPr id="576" name="Bild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4"/>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D93DB4">
        <w:t xml:space="preserve"> is the gain of the previous frame;</w:t>
      </w:r>
    </w:p>
    <w:p w14:paraId="4D409744" w14:textId="65962F4C" w:rsidR="00B4127E" w:rsidRPr="00D93DB4" w:rsidRDefault="00B4127E" w:rsidP="00B4127E">
      <w:pPr>
        <w:tabs>
          <w:tab w:val="left" w:pos="1134"/>
        </w:tabs>
        <w:spacing w:after="0"/>
      </w:pPr>
      <w:r w:rsidRPr="00D93DB4">
        <w:tab/>
      </w:r>
      <w:r w:rsidR="004C5B74">
        <w:rPr>
          <w:noProof/>
          <w:position w:val="-10"/>
          <w:lang w:val="de-DE" w:eastAsia="de-DE"/>
        </w:rPr>
        <w:drawing>
          <wp:inline distT="0" distB="0" distL="0" distR="0" wp14:anchorId="26880EE4" wp14:editId="201F2333">
            <wp:extent cx="371475" cy="228600"/>
            <wp:effectExtent l="0" t="0" r="0" b="0"/>
            <wp:docPr id="577" name="Bild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5"/>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sidRPr="00D93DB4">
        <w:t xml:space="preserve"> is the target gain;</w:t>
      </w:r>
    </w:p>
    <w:p w14:paraId="41F7F07B" w14:textId="38E79739" w:rsidR="00B4127E" w:rsidRPr="00D93DB4" w:rsidRDefault="00B4127E" w:rsidP="00B4127E">
      <w:pPr>
        <w:tabs>
          <w:tab w:val="left" w:pos="1134"/>
        </w:tabs>
      </w:pPr>
      <w:r w:rsidRPr="00D93DB4">
        <w:tab/>
      </w:r>
      <w:r w:rsidR="004C5B74">
        <w:rPr>
          <w:noProof/>
          <w:position w:val="-10"/>
          <w:lang w:val="de-DE" w:eastAsia="de-DE"/>
        </w:rPr>
        <w:drawing>
          <wp:inline distT="0" distB="0" distL="0" distR="0" wp14:anchorId="4CAFF9EC" wp14:editId="46294923">
            <wp:extent cx="342900" cy="180975"/>
            <wp:effectExtent l="0" t="0" r="0" b="0"/>
            <wp:docPr id="578" name="Bild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6"/>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342900" cy="180975"/>
                    </a:xfrm>
                    <a:prstGeom prst="rect">
                      <a:avLst/>
                    </a:prstGeom>
                    <a:noFill/>
                    <a:ln>
                      <a:noFill/>
                    </a:ln>
                  </pic:spPr>
                </pic:pic>
              </a:graphicData>
            </a:graphic>
          </wp:inline>
        </w:drawing>
      </w:r>
      <w:r w:rsidRPr="00D93DB4">
        <w:t xml:space="preserve"> is the fading factor, its derivation is outlined in subclause 5.3.4.2.3.</w:t>
      </w:r>
    </w:p>
    <w:p w14:paraId="5FD18449" w14:textId="77777777" w:rsidR="00B4127E" w:rsidRPr="00D93DB4" w:rsidRDefault="00B4127E" w:rsidP="00B4127E">
      <w:r w:rsidRPr="00D93DB4">
        <w:t xml:space="preserve">The fading is performed as follows: </w:t>
      </w:r>
    </w:p>
    <w:p w14:paraId="03CCCA0D" w14:textId="77777777" w:rsidR="00B4127E" w:rsidRPr="00D93DB4" w:rsidRDefault="00D93DB4" w:rsidP="00B4127E">
      <w:pPr>
        <w:pStyle w:val="EQ"/>
      </w:pPr>
      <w:r>
        <w:tab/>
      </w:r>
      <w:r w:rsidR="00B4127E" w:rsidRPr="00D93DB4">
        <w:rPr>
          <w:position w:val="-28"/>
        </w:rPr>
        <w:object w:dxaOrig="5640" w:dyaOrig="660" w14:anchorId="1613BC50">
          <v:shape id="_x0000_i1603" type="#_x0000_t75" style="width:282pt;height:33pt" o:ole="">
            <v:imagedata r:id="rId528" o:title=""/>
          </v:shape>
          <o:OLEObject Type="Embed" ProgID="Equation.3" ShapeID="_x0000_i1603" DrawAspect="Content" ObjectID="_1783088190" r:id="rId529"/>
        </w:object>
      </w:r>
      <w:r w:rsidR="00B4127E" w:rsidRPr="00D93DB4">
        <w:tab/>
        <w:t>(107a)</w:t>
      </w:r>
    </w:p>
    <w:p w14:paraId="62700CEB" w14:textId="77777777" w:rsidR="00B4127E" w:rsidRPr="00D93DB4" w:rsidRDefault="00B4127E" w:rsidP="00B4127E">
      <w:r w:rsidRPr="00D93DB4">
        <w:t xml:space="preserve">Where </w:t>
      </w:r>
      <w:r w:rsidRPr="00D93DB4">
        <w:rPr>
          <w:position w:val="-10"/>
        </w:rPr>
        <w:object w:dxaOrig="499" w:dyaOrig="279" w14:anchorId="0E2BF9EB">
          <v:shape id="_x0000_i1604" type="#_x0000_t75" style="width:25.15pt;height:13.9pt" o:ole="">
            <v:imagedata r:id="rId530" o:title=""/>
          </v:shape>
          <o:OLEObject Type="Embed" ProgID="Equation.3" ShapeID="_x0000_i1604" DrawAspect="Content" ObjectID="_1783088191" r:id="rId531"/>
        </w:object>
      </w:r>
      <w:r w:rsidRPr="00D93DB4">
        <w:t xml:space="preserve"> is the input signal, e.g. the harmonic or the innovative excitation, and </w:t>
      </w:r>
      <w:r w:rsidRPr="00D93DB4">
        <w:rPr>
          <w:position w:val="-10"/>
        </w:rPr>
        <w:object w:dxaOrig="880" w:dyaOrig="300" w14:anchorId="481F7055">
          <v:shape id="_x0000_i1605" type="#_x0000_t75" style="width:43.9pt;height:15pt" o:ole="">
            <v:imagedata r:id="rId532" o:title=""/>
          </v:shape>
          <o:OLEObject Type="Embed" ProgID="Equation.3" ShapeID="_x0000_i1605" DrawAspect="Content" ObjectID="_1783088192" r:id="rId533"/>
        </w:object>
      </w:r>
      <w:r w:rsidRPr="00D93DB4">
        <w:t xml:space="preserve"> is the faded output signal.</w:t>
      </w:r>
    </w:p>
    <w:p w14:paraId="7FAC760C" w14:textId="58EF6C9B" w:rsidR="00B4127E" w:rsidRPr="00D93DB4" w:rsidRDefault="00B4127E" w:rsidP="00B4127E">
      <w:r w:rsidRPr="00D93DB4">
        <w:t xml:space="preserve">The harmonic excitation is faded towards zero: </w:t>
      </w:r>
      <w:r w:rsidR="004C5B74">
        <w:rPr>
          <w:noProof/>
          <w:position w:val="-14"/>
          <w:lang w:val="de-DE" w:eastAsia="de-DE"/>
        </w:rPr>
        <w:drawing>
          <wp:inline distT="0" distB="0" distL="0" distR="0" wp14:anchorId="79253D0D" wp14:editId="07EAE211">
            <wp:extent cx="561975" cy="276225"/>
            <wp:effectExtent l="0" t="0" r="0" b="0"/>
            <wp:docPr id="582" name="Bild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80"/>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rsidRPr="00D93DB4">
        <w:t>.</w:t>
      </w:r>
    </w:p>
    <w:p w14:paraId="1639B308" w14:textId="35795760" w:rsidR="00B4127E" w:rsidRPr="00D93DB4" w:rsidRDefault="00B4127E" w:rsidP="00B4127E">
      <w:r w:rsidRPr="00D93DB4">
        <w:t xml:space="preserve">The innovative excitation is faded towards a target background noise level: </w:t>
      </w:r>
      <w:r w:rsidR="004C5B74">
        <w:rPr>
          <w:noProof/>
          <w:position w:val="-18"/>
          <w:lang w:val="de-DE" w:eastAsia="de-DE"/>
        </w:rPr>
        <w:drawing>
          <wp:inline distT="0" distB="0" distL="0" distR="0" wp14:anchorId="24A40333" wp14:editId="7ED110AA">
            <wp:extent cx="723900" cy="304800"/>
            <wp:effectExtent l="0" t="0" r="0" b="0"/>
            <wp:docPr id="583" name="Bild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81"/>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Pr="00D93DB4">
        <w:t>. It is derived during the first lost frame based on the background noise spectrum derived by CNG during clean channel decoding (see clause 4.3 of [5]). Its derivation is performed as follows:</w:t>
      </w:r>
    </w:p>
    <w:p w14:paraId="3E95F95F" w14:textId="13E0F431" w:rsidR="00B4127E" w:rsidRPr="00D93DB4" w:rsidRDefault="00B4127E" w:rsidP="00B4127E">
      <w:pPr>
        <w:pStyle w:val="B1"/>
      </w:pPr>
      <w:r w:rsidRPr="00D93DB4">
        <w:t>a)</w:t>
      </w:r>
      <w:r w:rsidRPr="00D93DB4">
        <w:tab/>
        <w:t xml:space="preserve">Derive target level in time domain based on background noise spectrum </w:t>
      </w:r>
      <w:r w:rsidR="004C5B74">
        <w:rPr>
          <w:noProof/>
          <w:position w:val="-4"/>
          <w:lang w:val="de-DE" w:eastAsia="de-DE"/>
        </w:rPr>
        <w:drawing>
          <wp:inline distT="0" distB="0" distL="0" distR="0" wp14:anchorId="431B8F86" wp14:editId="0B13DBB9">
            <wp:extent cx="314325" cy="190500"/>
            <wp:effectExtent l="0" t="0" r="0" b="0"/>
            <wp:docPr id="584" name="Bild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82"/>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Pr="00D93DB4">
        <w:t xml:space="preserve">: </w:t>
      </w:r>
    </w:p>
    <w:p w14:paraId="1A8C8595" w14:textId="3A306FEE" w:rsidR="00B4127E" w:rsidRPr="00D93DB4" w:rsidRDefault="00B4127E" w:rsidP="00B4127E">
      <w:pPr>
        <w:pStyle w:val="EQ"/>
      </w:pPr>
      <w:r w:rsidRPr="00D93DB4">
        <w:tab/>
      </w:r>
      <w:r w:rsidR="004C5B74">
        <w:rPr>
          <w:noProof/>
          <w:position w:val="-34"/>
          <w:lang w:val="de-DE" w:eastAsia="de-DE"/>
        </w:rPr>
        <w:drawing>
          <wp:inline distT="0" distB="0" distL="0" distR="0" wp14:anchorId="135DD2E9" wp14:editId="30975F51">
            <wp:extent cx="1476375" cy="523875"/>
            <wp:effectExtent l="0" t="0" r="0" b="0"/>
            <wp:docPr id="585" name="Bild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83"/>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476375" cy="523875"/>
                    </a:xfrm>
                    <a:prstGeom prst="rect">
                      <a:avLst/>
                    </a:prstGeom>
                    <a:noFill/>
                    <a:ln>
                      <a:noFill/>
                    </a:ln>
                  </pic:spPr>
                </pic:pic>
              </a:graphicData>
            </a:graphic>
          </wp:inline>
        </w:drawing>
      </w:r>
      <w:r w:rsidRPr="00D93DB4">
        <w:tab/>
        <w:t>(108)</w:t>
      </w:r>
    </w:p>
    <w:p w14:paraId="1BED7754" w14:textId="77777777" w:rsidR="00B4127E" w:rsidRPr="00D93DB4" w:rsidRDefault="00B4127E" w:rsidP="00B4127E">
      <w:pPr>
        <w:pStyle w:val="B1"/>
      </w:pPr>
      <w:r w:rsidRPr="00D93DB4">
        <w:t>b)</w:t>
      </w:r>
      <w:r w:rsidRPr="00D93DB4">
        <w:tab/>
        <w:t>Compensate gain of LPC synthesis / de-emphasis (see also subsection 5.2.5):</w:t>
      </w:r>
    </w:p>
    <w:p w14:paraId="00078EF6" w14:textId="77777777" w:rsidR="00B4127E" w:rsidRPr="00D93DB4" w:rsidRDefault="00B4127E" w:rsidP="00B4127E">
      <w:pPr>
        <w:pStyle w:val="EQ"/>
      </w:pPr>
      <w:r w:rsidRPr="00D93DB4">
        <w:tab/>
      </w:r>
      <w:r w:rsidRPr="00D93DB4">
        <w:rPr>
          <w:position w:val="-32"/>
        </w:rPr>
        <w:object w:dxaOrig="2980" w:dyaOrig="780" w14:anchorId="1170F636">
          <v:shape id="_x0000_i1610" type="#_x0000_t75" style="width:148.9pt;height:39pt" o:ole="">
            <v:imagedata r:id="rId538" o:title=""/>
          </v:shape>
          <o:OLEObject Type="Embed" ProgID="Equation.3" ShapeID="_x0000_i1610" DrawAspect="Content" ObjectID="_1783088193" r:id="rId539"/>
        </w:object>
      </w:r>
      <w:r w:rsidRPr="00D93DB4">
        <w:tab/>
        <w:t>(109)</w:t>
      </w:r>
    </w:p>
    <w:p w14:paraId="3D0424BF" w14:textId="77777777" w:rsidR="00B4127E" w:rsidRPr="00D93DB4" w:rsidRDefault="00B4127E" w:rsidP="00B4127E">
      <w:pPr>
        <w:pStyle w:val="B1"/>
      </w:pPr>
      <w:r w:rsidRPr="00D93DB4">
        <w:tab/>
        <w:t xml:space="preserve">where </w:t>
      </w:r>
      <w:r w:rsidRPr="00D93DB4">
        <w:rPr>
          <w:position w:val="-12"/>
        </w:rPr>
        <w:object w:dxaOrig="840" w:dyaOrig="380" w14:anchorId="35A2269F">
          <v:shape id="_x0000_i1611" type="#_x0000_t75" style="width:42pt;height:19.15pt" o:ole="">
            <v:imagedata r:id="rId540" o:title=""/>
          </v:shape>
          <o:OLEObject Type="Embed" ProgID="Equation.3" ShapeID="_x0000_i1611" DrawAspect="Content" ObjectID="_1783088194" r:id="rId541"/>
        </w:object>
      </w:r>
      <w:r w:rsidRPr="00D93DB4">
        <w:t xml:space="preserve"> is derived subframe-wise as stated in equation (26).</w:t>
      </w:r>
    </w:p>
    <w:p w14:paraId="630281C3" w14:textId="77777777" w:rsidR="000D7D49" w:rsidRPr="00D93DB4" w:rsidRDefault="000D7D49" w:rsidP="000D7D49">
      <w:pPr>
        <w:pStyle w:val="Heading5"/>
      </w:pPr>
      <w:bookmarkStart w:id="123" w:name="_Toc123562436"/>
      <w:r w:rsidRPr="00D93DB4">
        <w:t>5.</w:t>
      </w:r>
      <w:r w:rsidR="00D57FC3" w:rsidRPr="00D93DB4">
        <w:t>3.</w:t>
      </w:r>
      <w:r w:rsidRPr="00D93DB4">
        <w:t>4.2.2</w:t>
      </w:r>
      <w:r w:rsidRPr="00D93DB4">
        <w:tab/>
        <w:t>Fading to background spectral shape</w:t>
      </w:r>
      <w:bookmarkEnd w:id="123"/>
    </w:p>
    <w:p w14:paraId="7238FD2A" w14:textId="77777777" w:rsidR="009E07FE" w:rsidRPr="00D93DB4" w:rsidRDefault="00D57FC3" w:rsidP="009E07FE">
      <w:r w:rsidRPr="00D93DB4">
        <w:t>Separate LPCs are applied for the innovative and the harmonic excitation as described in</w:t>
      </w:r>
      <w:r w:rsidR="00BF146D" w:rsidRPr="00D93DB4">
        <w:t xml:space="preserve"> subclause</w:t>
      </w:r>
      <w:r w:rsidRPr="00D93DB4">
        <w:t xml:space="preserve"> 5.3.1. </w:t>
      </w:r>
      <w:r w:rsidR="00622393" w:rsidRPr="00D93DB4">
        <w:t xml:space="preserve">The innovative </w:t>
      </w:r>
      <w:r w:rsidR="0040001E" w:rsidRPr="00D93DB4">
        <w:t>and the harmonic excitations</w:t>
      </w:r>
      <w:r w:rsidR="00622393" w:rsidRPr="00D93DB4">
        <w:t xml:space="preserve"> </w:t>
      </w:r>
      <w:r w:rsidR="00907B43" w:rsidRPr="00D93DB4">
        <w:t xml:space="preserve">are </w:t>
      </w:r>
      <w:r w:rsidR="00622393" w:rsidRPr="00D93DB4">
        <w:t>fade</w:t>
      </w:r>
      <w:r w:rsidR="00907B43" w:rsidRPr="00D93DB4">
        <w:t>d</w:t>
      </w:r>
      <w:r w:rsidR="00622393" w:rsidRPr="00D93DB4">
        <w:t xml:space="preserve"> to in</w:t>
      </w:r>
      <w:r w:rsidR="009E07FE" w:rsidRPr="00D93DB4">
        <w:t xml:space="preserve">dividual target spectral shapes by </w:t>
      </w:r>
      <w:r w:rsidR="0040001E" w:rsidRPr="00D93DB4">
        <w:t xml:space="preserve">altering </w:t>
      </w:r>
      <w:r w:rsidR="009E07FE" w:rsidRPr="00D93DB4">
        <w:t>the LPC</w:t>
      </w:r>
      <w:r w:rsidR="0040001E" w:rsidRPr="00D93DB4">
        <w:t xml:space="preserve"> coefficients</w:t>
      </w:r>
      <w:r w:rsidR="009E07FE" w:rsidRPr="00D93DB4">
        <w:t xml:space="preserve">. The fading from the last good LPC coefficients to the target LPC coefficients is performed </w:t>
      </w:r>
      <w:r w:rsidR="002F375D" w:rsidRPr="00D93DB4">
        <w:t>in the LSF domain</w:t>
      </w:r>
      <w:r w:rsidR="00A00E2F" w:rsidRPr="00D93DB4">
        <w:t xml:space="preserve"> as follows</w:t>
      </w:r>
      <w:r w:rsidR="009E07FE" w:rsidRPr="00D93DB4">
        <w:t xml:space="preserve">: </w:t>
      </w:r>
    </w:p>
    <w:p w14:paraId="0F55209C" w14:textId="758D11FB" w:rsidR="00EB7F73" w:rsidRPr="00D93DB4" w:rsidRDefault="00EB7F73" w:rsidP="00EB7F73">
      <w:pPr>
        <w:pStyle w:val="EQ"/>
      </w:pPr>
      <w:r w:rsidRPr="00D93DB4">
        <w:tab/>
      </w:r>
      <w:r w:rsidR="004C5B74">
        <w:rPr>
          <w:noProof/>
          <w:position w:val="-10"/>
        </w:rPr>
        <w:drawing>
          <wp:inline distT="0" distB="0" distL="0" distR="0" wp14:anchorId="28B073A9" wp14:editId="4F010797">
            <wp:extent cx="2171700" cy="228600"/>
            <wp:effectExtent l="0" t="0" r="0" b="0"/>
            <wp:docPr id="588"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171700" cy="228600"/>
                    </a:xfrm>
                    <a:prstGeom prst="rect">
                      <a:avLst/>
                    </a:prstGeom>
                    <a:noFill/>
                    <a:ln>
                      <a:noFill/>
                    </a:ln>
                  </pic:spPr>
                </pic:pic>
              </a:graphicData>
            </a:graphic>
          </wp:inline>
        </w:drawing>
      </w:r>
      <w:r w:rsidRPr="00D93DB4">
        <w:tab/>
        <w:t>(</w:t>
      </w:r>
      <w:r w:rsidR="005B1BA1" w:rsidRPr="00D93DB4">
        <w:t>110</w:t>
      </w:r>
      <w:r w:rsidRPr="00D93DB4">
        <w:t>)</w:t>
      </w:r>
    </w:p>
    <w:p w14:paraId="4FD0A6F6" w14:textId="0F6C4A7D" w:rsidR="00EB7F73" w:rsidRPr="00D93DB4" w:rsidRDefault="00EB7F73" w:rsidP="00EB7F73">
      <w:pPr>
        <w:tabs>
          <w:tab w:val="left" w:pos="1134"/>
        </w:tabs>
        <w:spacing w:after="0"/>
      </w:pPr>
      <w:r w:rsidRPr="00D93DB4">
        <w:t>where:</w:t>
      </w:r>
      <w:r w:rsidRPr="00D93DB4">
        <w:tab/>
      </w:r>
      <w:r w:rsidR="004C5B74">
        <w:rPr>
          <w:noProof/>
          <w:position w:val="-18"/>
        </w:rPr>
        <w:drawing>
          <wp:inline distT="0" distB="0" distL="0" distR="0" wp14:anchorId="1451E254" wp14:editId="423F3F4D">
            <wp:extent cx="281305" cy="281305"/>
            <wp:effectExtent l="0" t="0" r="0" b="0"/>
            <wp:docPr id="58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81305" cy="281305"/>
                    </a:xfrm>
                    <a:prstGeom prst="rect">
                      <a:avLst/>
                    </a:prstGeom>
                    <a:noFill/>
                    <a:ln>
                      <a:noFill/>
                    </a:ln>
                  </pic:spPr>
                </pic:pic>
              </a:graphicData>
            </a:graphic>
          </wp:inline>
        </w:drawing>
      </w:r>
      <w:r w:rsidRPr="00D93DB4">
        <w:t xml:space="preserve"> are LPC coefficients in the LSF domain of the current frame;</w:t>
      </w:r>
    </w:p>
    <w:p w14:paraId="12A1FE3E" w14:textId="6D5D4B95" w:rsidR="00EB7F73" w:rsidRPr="00D93DB4" w:rsidRDefault="00EB7F73" w:rsidP="00EB7F73">
      <w:pPr>
        <w:tabs>
          <w:tab w:val="left" w:pos="1134"/>
        </w:tabs>
        <w:spacing w:after="0"/>
      </w:pPr>
      <w:r w:rsidRPr="00D93DB4">
        <w:tab/>
      </w:r>
      <w:r w:rsidR="004C5B74">
        <w:rPr>
          <w:noProof/>
          <w:position w:val="-18"/>
        </w:rPr>
        <w:drawing>
          <wp:inline distT="0" distB="0" distL="0" distR="0" wp14:anchorId="24647261" wp14:editId="0A43FD69">
            <wp:extent cx="367030" cy="281305"/>
            <wp:effectExtent l="0" t="0" r="0" b="0"/>
            <wp:docPr id="5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67030" cy="281305"/>
                    </a:xfrm>
                    <a:prstGeom prst="rect">
                      <a:avLst/>
                    </a:prstGeom>
                    <a:noFill/>
                    <a:ln>
                      <a:noFill/>
                    </a:ln>
                  </pic:spPr>
                </pic:pic>
              </a:graphicData>
            </a:graphic>
          </wp:inline>
        </w:drawing>
      </w:r>
      <w:r w:rsidRPr="00D93DB4">
        <w:t xml:space="preserve"> are LPC coefficients in the LSF domain of the previous frame;</w:t>
      </w:r>
    </w:p>
    <w:p w14:paraId="6BA33FF3" w14:textId="57052CF7" w:rsidR="00EA5EDF" w:rsidRPr="00D93DB4" w:rsidRDefault="00EA5EDF" w:rsidP="00EB7F73">
      <w:pPr>
        <w:tabs>
          <w:tab w:val="left" w:pos="1134"/>
        </w:tabs>
        <w:spacing w:after="0"/>
      </w:pPr>
      <w:r w:rsidRPr="00D93DB4">
        <w:tab/>
      </w:r>
      <w:r w:rsidR="004C5B74">
        <w:rPr>
          <w:noProof/>
          <w:position w:val="-10"/>
        </w:rPr>
        <w:drawing>
          <wp:inline distT="0" distB="0" distL="0" distR="0" wp14:anchorId="3C84C01E" wp14:editId="5541C3E6">
            <wp:extent cx="381000" cy="228600"/>
            <wp:effectExtent l="0" t="0" r="0" b="0"/>
            <wp:docPr id="59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D93DB4">
        <w:t xml:space="preserve"> are the target LPC coefficients;</w:t>
      </w:r>
    </w:p>
    <w:p w14:paraId="70D94CA7" w14:textId="767438D6" w:rsidR="00B33CDA" w:rsidRPr="00D93DB4" w:rsidRDefault="00EB7F73" w:rsidP="002440ED">
      <w:pPr>
        <w:tabs>
          <w:tab w:val="left" w:pos="1134"/>
        </w:tabs>
        <w:ind w:left="1134"/>
      </w:pPr>
      <w:r w:rsidRPr="00D93DB4">
        <w:tab/>
      </w:r>
      <w:r w:rsidR="004C5B74">
        <w:rPr>
          <w:noProof/>
          <w:position w:val="-10"/>
        </w:rPr>
        <w:drawing>
          <wp:inline distT="0" distB="0" distL="0" distR="0" wp14:anchorId="4BCB004F" wp14:editId="713E19E4">
            <wp:extent cx="342900" cy="176530"/>
            <wp:effectExtent l="0" t="0" r="0" b="0"/>
            <wp:docPr id="592"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42900" cy="176530"/>
                    </a:xfrm>
                    <a:prstGeom prst="rect">
                      <a:avLst/>
                    </a:prstGeom>
                    <a:noFill/>
                    <a:ln>
                      <a:noFill/>
                    </a:ln>
                  </pic:spPr>
                </pic:pic>
              </a:graphicData>
            </a:graphic>
          </wp:inline>
        </w:drawing>
      </w:r>
      <w:r w:rsidRPr="00D93DB4">
        <w:t xml:space="preserve"> is the</w:t>
      </w:r>
      <w:r w:rsidR="00B33CDA" w:rsidRPr="00D93DB4">
        <w:t xml:space="preserve"> fading </w:t>
      </w:r>
      <w:r w:rsidRPr="00D93DB4">
        <w:t>factor</w:t>
      </w:r>
      <w:r w:rsidR="00B33CDA" w:rsidRPr="00D93DB4">
        <w:t xml:space="preserve"> as described in subclause 5.3.4.2.3.</w:t>
      </w:r>
      <w:r w:rsidR="0071480A" w:rsidRPr="00D93DB4">
        <w:t xml:space="preserve"> In case of the innovative excitation, </w:t>
      </w:r>
      <w:r w:rsidR="004C5B74">
        <w:rPr>
          <w:noProof/>
          <w:position w:val="-10"/>
        </w:rPr>
        <w:drawing>
          <wp:inline distT="0" distB="0" distL="0" distR="0" wp14:anchorId="45D7C67E" wp14:editId="1DE2051F">
            <wp:extent cx="342900" cy="176530"/>
            <wp:effectExtent l="0" t="0" r="0" b="0"/>
            <wp:docPr id="59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42900" cy="176530"/>
                    </a:xfrm>
                    <a:prstGeom prst="rect">
                      <a:avLst/>
                    </a:prstGeom>
                    <a:noFill/>
                    <a:ln>
                      <a:noFill/>
                    </a:ln>
                  </pic:spPr>
                </pic:pic>
              </a:graphicData>
            </a:graphic>
          </wp:inline>
        </w:drawing>
      </w:r>
      <w:r w:rsidR="0071480A" w:rsidRPr="00D93DB4">
        <w:t xml:space="preserve"> will be minimal 0.8.</w:t>
      </w:r>
    </w:p>
    <w:p w14:paraId="5B5E9AC7" w14:textId="77777777" w:rsidR="009E07FE" w:rsidRPr="00D93DB4" w:rsidRDefault="000D7D49" w:rsidP="000D7D49">
      <w:r w:rsidRPr="00D93DB4">
        <w:t xml:space="preserve">The </w:t>
      </w:r>
      <w:r w:rsidR="00622393" w:rsidRPr="00D93DB4">
        <w:t xml:space="preserve">target spectral shape of the </w:t>
      </w:r>
      <w:r w:rsidRPr="00D93DB4">
        <w:t>harmo</w:t>
      </w:r>
      <w:r w:rsidR="00622393" w:rsidRPr="00D93DB4">
        <w:t xml:space="preserve">nic excitation is the short term mean of the last three </w:t>
      </w:r>
      <w:r w:rsidR="009E07FE" w:rsidRPr="00D93DB4">
        <w:t>LPC</w:t>
      </w:r>
      <w:r w:rsidR="00622393" w:rsidRPr="00D93DB4">
        <w:t xml:space="preserve"> coefficient sets. </w:t>
      </w:r>
      <w:r w:rsidR="009E07FE" w:rsidRPr="00D93DB4">
        <w:t>Its</w:t>
      </w:r>
      <w:r w:rsidR="00622393" w:rsidRPr="00D93DB4">
        <w:t xml:space="preserve"> </w:t>
      </w:r>
      <w:r w:rsidR="009E07FE" w:rsidRPr="00D93DB4">
        <w:t xml:space="preserve">derivation </w:t>
      </w:r>
      <w:r w:rsidR="00622393" w:rsidRPr="00D93DB4">
        <w:t xml:space="preserve">is performed </w:t>
      </w:r>
      <w:r w:rsidR="00A00E2F" w:rsidRPr="00D93DB4">
        <w:t xml:space="preserve">in the LSF domain </w:t>
      </w:r>
      <w:r w:rsidR="00622393" w:rsidRPr="00D93DB4">
        <w:t xml:space="preserve">as follows: </w:t>
      </w:r>
    </w:p>
    <w:p w14:paraId="5764A4B9" w14:textId="40D9181F" w:rsidR="00EB7F73" w:rsidRPr="00D93DB4" w:rsidRDefault="00EB7F73" w:rsidP="00EB7F73">
      <w:pPr>
        <w:pStyle w:val="EQ"/>
      </w:pPr>
      <w:r w:rsidRPr="00D93DB4">
        <w:tab/>
      </w:r>
      <w:r w:rsidR="004C5B74">
        <w:rPr>
          <w:noProof/>
          <w:position w:val="-22"/>
        </w:rPr>
        <w:drawing>
          <wp:inline distT="0" distB="0" distL="0" distR="0" wp14:anchorId="01E6A9EB" wp14:editId="43842DAD">
            <wp:extent cx="1919605" cy="395605"/>
            <wp:effectExtent l="0" t="0" r="0" b="0"/>
            <wp:docPr id="594"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1919605" cy="395605"/>
                    </a:xfrm>
                    <a:prstGeom prst="rect">
                      <a:avLst/>
                    </a:prstGeom>
                    <a:noFill/>
                    <a:ln>
                      <a:noFill/>
                    </a:ln>
                  </pic:spPr>
                </pic:pic>
              </a:graphicData>
            </a:graphic>
          </wp:inline>
        </w:drawing>
      </w:r>
      <w:r w:rsidRPr="00D93DB4">
        <w:tab/>
        <w:t>(</w:t>
      </w:r>
      <w:r w:rsidR="005B1BA1" w:rsidRPr="00D93DB4">
        <w:t>111</w:t>
      </w:r>
      <w:r w:rsidRPr="00D93DB4">
        <w:t>)</w:t>
      </w:r>
    </w:p>
    <w:p w14:paraId="4B1044A4" w14:textId="77777777" w:rsidR="009E07FE" w:rsidRPr="00D93DB4" w:rsidRDefault="000D7D49" w:rsidP="000D7D49">
      <w:r w:rsidRPr="00D93DB4">
        <w:t xml:space="preserve">The </w:t>
      </w:r>
      <w:r w:rsidR="009E07FE" w:rsidRPr="00D93DB4">
        <w:t xml:space="preserve">target spectral shape of the </w:t>
      </w:r>
      <w:r w:rsidRPr="00D93DB4">
        <w:t xml:space="preserve">innovative excitation is derived during the first lost frame based on the background noise spectrum derived by CNG during clean channel decoding (see </w:t>
      </w:r>
      <w:r w:rsidR="009208D8" w:rsidRPr="00D93DB4">
        <w:t>4.3</w:t>
      </w:r>
      <w:r w:rsidR="003E3B08" w:rsidRPr="00D93DB4">
        <w:t xml:space="preserve"> of </w:t>
      </w:r>
      <w:r w:rsidR="00314012" w:rsidRPr="00D93DB4">
        <w:t>[5]</w:t>
      </w:r>
      <w:r w:rsidRPr="00D93DB4">
        <w:t>).</w:t>
      </w:r>
      <w:r w:rsidR="009E07FE" w:rsidRPr="00D93DB4">
        <w:t xml:space="preserve"> Its d</w:t>
      </w:r>
      <w:r w:rsidRPr="00D93DB4">
        <w:t>erivation is performed as follows:</w:t>
      </w:r>
    </w:p>
    <w:p w14:paraId="4A2635F2" w14:textId="77777777" w:rsidR="009E07FE" w:rsidRPr="00D93DB4" w:rsidRDefault="009208D8" w:rsidP="009208D8">
      <w:pPr>
        <w:pStyle w:val="B1"/>
      </w:pPr>
      <w:r w:rsidRPr="00D93DB4">
        <w:t>a)</w:t>
      </w:r>
      <w:r w:rsidR="00D93DB4">
        <w:tab/>
      </w:r>
      <w:r w:rsidRPr="00D93DB4">
        <w:t>Compute power spectrum on the background noise spectrum</w:t>
      </w:r>
      <w:r w:rsidR="0078301F" w:rsidRPr="00D93DB4">
        <w:t>.</w:t>
      </w:r>
    </w:p>
    <w:p w14:paraId="36F0741C" w14:textId="14E1324A" w:rsidR="008E7E80" w:rsidRPr="00D93DB4" w:rsidRDefault="009208D8" w:rsidP="008E7E80">
      <w:pPr>
        <w:pStyle w:val="B1"/>
      </w:pPr>
      <w:r w:rsidRPr="00D93DB4">
        <w:t>b)</w:t>
      </w:r>
      <w:r w:rsidRPr="00D93DB4">
        <w:tab/>
      </w:r>
      <w:r w:rsidR="008E7E80" w:rsidRPr="00D93DB4">
        <w:t xml:space="preserve">Apply an inverse Fourier transform with length 640 </w:t>
      </w:r>
      <w:r w:rsidR="002065B9" w:rsidRPr="00D93DB4">
        <w:t xml:space="preserve">on the power spectrum </w:t>
      </w:r>
      <w:r w:rsidR="008E7E80" w:rsidRPr="00D93DB4">
        <w:t xml:space="preserve">to obtain the autocorrelation values </w:t>
      </w:r>
      <w:r w:rsidR="004C5B74">
        <w:rPr>
          <w:noProof/>
          <w:position w:val="-10"/>
        </w:rPr>
        <w:drawing>
          <wp:inline distT="0" distB="0" distL="0" distR="0" wp14:anchorId="09113D32" wp14:editId="0557D05D">
            <wp:extent cx="266700" cy="190500"/>
            <wp:effectExtent l="0" t="0" r="0" b="0"/>
            <wp:docPr id="595"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78301F" w:rsidRPr="00D93DB4">
        <w:t xml:space="preserve">with </w:t>
      </w:r>
      <w:r w:rsidR="004C5B74">
        <w:rPr>
          <w:noProof/>
          <w:position w:val="-6"/>
        </w:rPr>
        <w:drawing>
          <wp:inline distT="0" distB="0" distL="0" distR="0" wp14:anchorId="756549B5" wp14:editId="1AC17166">
            <wp:extent cx="533400" cy="167005"/>
            <wp:effectExtent l="0" t="0" r="0" b="0"/>
            <wp:docPr id="59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533400" cy="167005"/>
                    </a:xfrm>
                    <a:prstGeom prst="rect">
                      <a:avLst/>
                    </a:prstGeom>
                    <a:noFill/>
                    <a:ln>
                      <a:noFill/>
                    </a:ln>
                  </pic:spPr>
                </pic:pic>
              </a:graphicData>
            </a:graphic>
          </wp:inline>
        </w:drawing>
      </w:r>
      <w:r w:rsidR="008E7E80" w:rsidRPr="00D93DB4">
        <w:t>.</w:t>
      </w:r>
    </w:p>
    <w:p w14:paraId="41A31EED" w14:textId="2F911BDA" w:rsidR="009208D8" w:rsidRPr="00D93DB4" w:rsidRDefault="009208D8" w:rsidP="009208D8">
      <w:pPr>
        <w:pStyle w:val="B1"/>
      </w:pPr>
      <w:r w:rsidRPr="00D93DB4">
        <w:t>c)</w:t>
      </w:r>
      <w:r w:rsidRPr="00D93DB4">
        <w:tab/>
      </w:r>
      <w:r w:rsidR="0078301F" w:rsidRPr="00D93DB4">
        <w:t xml:space="preserve">Do a normalisation of </w:t>
      </w:r>
      <w:r w:rsidR="004C5B74">
        <w:rPr>
          <w:noProof/>
          <w:position w:val="-10"/>
        </w:rPr>
        <w:drawing>
          <wp:inline distT="0" distB="0" distL="0" distR="0" wp14:anchorId="49C98B79" wp14:editId="42436BF3">
            <wp:extent cx="266700" cy="190500"/>
            <wp:effectExtent l="0" t="0" r="0" b="0"/>
            <wp:docPr id="597"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78301F" w:rsidRPr="00D93DB4">
        <w:t xml:space="preserve"> to obtain </w:t>
      </w:r>
      <w:r w:rsidR="004C5B74">
        <w:rPr>
          <w:noProof/>
          <w:position w:val="-10"/>
        </w:rPr>
        <w:drawing>
          <wp:inline distT="0" distB="0" distL="0" distR="0" wp14:anchorId="53F86CB5" wp14:editId="5A51B0A4">
            <wp:extent cx="266700" cy="190500"/>
            <wp:effectExtent l="0" t="0" r="0" b="0"/>
            <wp:docPr id="598"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78301F" w:rsidRPr="00D93DB4">
        <w:t xml:space="preserve">, </w:t>
      </w:r>
      <w:r w:rsidR="00A87D1C" w:rsidRPr="00D93DB4">
        <w:t xml:space="preserve">if </w:t>
      </w:r>
      <w:r w:rsidR="004C5B74">
        <w:rPr>
          <w:noProof/>
          <w:position w:val="-10"/>
        </w:rPr>
        <w:drawing>
          <wp:inline distT="0" distB="0" distL="0" distR="0" wp14:anchorId="7C6F4E17" wp14:editId="7182C9F6">
            <wp:extent cx="571500" cy="190500"/>
            <wp:effectExtent l="0" t="0" r="0" b="0"/>
            <wp:docPr id="599"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A87D1C" w:rsidRPr="00D93DB4">
        <w:t>set</w:t>
      </w:r>
      <w:r w:rsidR="0078301F" w:rsidRPr="00D93DB4">
        <w:t xml:space="preserve"> </w:t>
      </w:r>
      <w:r w:rsidR="004C5B74">
        <w:rPr>
          <w:noProof/>
          <w:position w:val="-10"/>
        </w:rPr>
        <w:drawing>
          <wp:inline distT="0" distB="0" distL="0" distR="0" wp14:anchorId="5513CF9A" wp14:editId="0883DFC5">
            <wp:extent cx="266700" cy="190500"/>
            <wp:effectExtent l="0" t="0" r="0" b="0"/>
            <wp:docPr id="600"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78301F" w:rsidRPr="00D93DB4">
        <w:t xml:space="preserve">to 100 and multiply </w:t>
      </w:r>
      <w:r w:rsidR="004C5B74">
        <w:rPr>
          <w:noProof/>
          <w:position w:val="-10"/>
        </w:rPr>
        <w:drawing>
          <wp:inline distT="0" distB="0" distL="0" distR="0" wp14:anchorId="74101B89" wp14:editId="7580F2EC">
            <wp:extent cx="266700" cy="190500"/>
            <wp:effectExtent l="0" t="0" r="0" b="0"/>
            <wp:docPr id="60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78301F" w:rsidRPr="00D93DB4">
        <w:t xml:space="preserve"> by 1.0005.</w:t>
      </w:r>
    </w:p>
    <w:p w14:paraId="29E65240" w14:textId="31FD233F" w:rsidR="0078301F" w:rsidRPr="00D93DB4" w:rsidRDefault="0078301F" w:rsidP="009208D8">
      <w:pPr>
        <w:pStyle w:val="B1"/>
      </w:pPr>
      <w:r w:rsidRPr="00D93DB4">
        <w:t>d)</w:t>
      </w:r>
      <w:r w:rsidRPr="00D93DB4">
        <w:tab/>
        <w:t xml:space="preserve">Execute the Levinson-Durbin algorithm with the order 16 to </w:t>
      </w:r>
      <w:r w:rsidR="00342BEC" w:rsidRPr="00D93DB4">
        <w:t>obtain</w:t>
      </w:r>
      <w:r w:rsidRPr="00D93DB4">
        <w:t xml:space="preserve"> the LP parameters from </w:t>
      </w:r>
      <w:r w:rsidR="004C5B74">
        <w:rPr>
          <w:noProof/>
          <w:position w:val="-10"/>
        </w:rPr>
        <w:drawing>
          <wp:inline distT="0" distB="0" distL="0" distR="0" wp14:anchorId="28FD59BF" wp14:editId="03E637F3">
            <wp:extent cx="266700" cy="190500"/>
            <wp:effectExtent l="0" t="0" r="0" b="0"/>
            <wp:docPr id="602"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w:t>
      </w:r>
    </w:p>
    <w:p w14:paraId="03EE2729" w14:textId="013270E7" w:rsidR="009208D8" w:rsidRPr="00D93DB4" w:rsidRDefault="0078301F" w:rsidP="00342BEC">
      <w:pPr>
        <w:pStyle w:val="B1"/>
      </w:pPr>
      <w:r w:rsidRPr="00D93DB4">
        <w:t>e)</w:t>
      </w:r>
      <w:r w:rsidRPr="00D93DB4">
        <w:tab/>
        <w:t xml:space="preserve">Finally, transform the LPC coefficients to the LSF domain to obtain </w:t>
      </w:r>
      <w:r w:rsidR="004C5B74">
        <w:rPr>
          <w:noProof/>
          <w:position w:val="-10"/>
        </w:rPr>
        <w:drawing>
          <wp:inline distT="0" distB="0" distL="0" distR="0" wp14:anchorId="1A68BB59" wp14:editId="01F3CDFF">
            <wp:extent cx="419100" cy="228600"/>
            <wp:effectExtent l="0" t="0" r="0" b="0"/>
            <wp:docPr id="603"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p>
    <w:p w14:paraId="6261156D" w14:textId="77777777" w:rsidR="00833288" w:rsidRPr="00D93DB4" w:rsidRDefault="00833288" w:rsidP="00833288">
      <w:pPr>
        <w:pStyle w:val="Heading5"/>
      </w:pPr>
      <w:bookmarkStart w:id="124" w:name="_Toc123562437"/>
      <w:r w:rsidRPr="00D93DB4">
        <w:t>5.3.4.2.3</w:t>
      </w:r>
      <w:r w:rsidRPr="00D93DB4">
        <w:tab/>
        <w:t>Fading speed</w:t>
      </w:r>
      <w:bookmarkEnd w:id="124"/>
    </w:p>
    <w:p w14:paraId="417FE604" w14:textId="54E9FC5E" w:rsidR="00833288" w:rsidRPr="00D93DB4" w:rsidRDefault="00151EB9" w:rsidP="00833288">
      <w:r w:rsidRPr="00D93DB4">
        <w:t xml:space="preserve">The damping factor </w:t>
      </w:r>
      <w:r w:rsidR="004C5B74">
        <w:rPr>
          <w:noProof/>
          <w:position w:val="-10"/>
        </w:rPr>
        <w:drawing>
          <wp:inline distT="0" distB="0" distL="0" distR="0" wp14:anchorId="3EE7F955" wp14:editId="2C690B79">
            <wp:extent cx="342900" cy="190500"/>
            <wp:effectExtent l="0" t="0" r="0" b="0"/>
            <wp:docPr id="604"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D93DB4">
        <w:t xml:space="preserve"> </w:t>
      </w:r>
      <w:r w:rsidR="00522F48" w:rsidRPr="00D93DB4">
        <w:t>controls the fading speed</w:t>
      </w:r>
      <w:r w:rsidR="003A2C2A" w:rsidRPr="00D93DB4">
        <w:t xml:space="preserve"> of the innovative and the harmonic excitation</w:t>
      </w:r>
      <w:r w:rsidR="00522F48" w:rsidRPr="00D93DB4">
        <w:t xml:space="preserve"> and </w:t>
      </w:r>
      <w:r w:rsidRPr="00D93DB4">
        <w:t xml:space="preserve">depends on </w:t>
      </w:r>
      <w:r w:rsidR="007F5283" w:rsidRPr="00D93DB4">
        <w:t>a bunch of parameters. These are:</w:t>
      </w:r>
      <w:r w:rsidRPr="00D93DB4">
        <w:t xml:space="preserve"> the number of consecutive lost frames</w:t>
      </w:r>
      <w:r w:rsidR="00522F48" w:rsidRPr="00D93DB4">
        <w:t>,</w:t>
      </w:r>
      <w:r w:rsidRPr="00D93DB4">
        <w:t xml:space="preserve"> the </w:t>
      </w:r>
      <w:r w:rsidR="008078AD" w:rsidRPr="00D93DB4">
        <w:t>LSF</w:t>
      </w:r>
      <w:r w:rsidRPr="00D93DB4">
        <w:t xml:space="preserve"> stability factor</w:t>
      </w:r>
      <w:r w:rsidR="00A60017" w:rsidRPr="00D93DB4">
        <w:t xml:space="preserve"> </w:t>
      </w:r>
      <w:r w:rsidR="004C5B74">
        <w:rPr>
          <w:noProof/>
          <w:position w:val="-6"/>
        </w:rPr>
        <w:drawing>
          <wp:inline distT="0" distB="0" distL="0" distR="0" wp14:anchorId="64550DF7" wp14:editId="0D26FAB8">
            <wp:extent cx="114300" cy="152400"/>
            <wp:effectExtent l="0" t="0" r="0" b="0"/>
            <wp:docPr id="605"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22F48" w:rsidRPr="00D93DB4">
        <w:t xml:space="preserve">, the coder type, the </w:t>
      </w:r>
      <w:r w:rsidR="003933CB" w:rsidRPr="00D93DB4">
        <w:t>class</w:t>
      </w:r>
      <w:r w:rsidR="00522F48" w:rsidRPr="00D93DB4">
        <w:t xml:space="preserve"> of the last good frame, the pitch gain </w:t>
      </w:r>
      <w:r w:rsidR="004C5B74">
        <w:rPr>
          <w:noProof/>
          <w:position w:val="-14"/>
        </w:rPr>
        <w:drawing>
          <wp:inline distT="0" distB="0" distL="0" distR="0" wp14:anchorId="2E059FA3" wp14:editId="6DEC2ED3">
            <wp:extent cx="205105" cy="214630"/>
            <wp:effectExtent l="0" t="0" r="0" b="0"/>
            <wp:docPr id="6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05105" cy="214630"/>
                    </a:xfrm>
                    <a:prstGeom prst="rect">
                      <a:avLst/>
                    </a:prstGeom>
                    <a:noFill/>
                    <a:ln>
                      <a:noFill/>
                    </a:ln>
                  </pic:spPr>
                </pic:pic>
              </a:graphicData>
            </a:graphic>
          </wp:inline>
        </w:drawing>
      </w:r>
      <w:r w:rsidR="00522F48" w:rsidRPr="00D93DB4">
        <w:t xml:space="preserve"> and the </w:t>
      </w:r>
      <w:r w:rsidR="00E56D60" w:rsidRPr="00D93DB4">
        <w:t>current coding</w:t>
      </w:r>
      <w:r w:rsidR="003933CB" w:rsidRPr="00D93DB4">
        <w:t xml:space="preserve"> mode.</w:t>
      </w:r>
      <w:r w:rsidR="00E56D60" w:rsidRPr="00D93DB4">
        <w:t xml:space="preserve"> With this </w:t>
      </w:r>
      <w:r w:rsidR="003A2C2A" w:rsidRPr="00D93DB4">
        <w:t xml:space="preserve">set of </w:t>
      </w:r>
      <w:r w:rsidR="00E56D60" w:rsidRPr="00D93DB4">
        <w:t>parameter</w:t>
      </w:r>
      <w:r w:rsidR="003A2C2A" w:rsidRPr="00D93DB4">
        <w:t>s</w:t>
      </w:r>
      <w:r w:rsidR="00E56D60" w:rsidRPr="00D93DB4">
        <w:t xml:space="preserve"> the damping factor is determined as follows:</w:t>
      </w:r>
    </w:p>
    <w:p w14:paraId="62A8051D" w14:textId="77777777" w:rsidR="003933CB" w:rsidRPr="00D93DB4" w:rsidRDefault="00E56D60" w:rsidP="00010C73">
      <w:pPr>
        <w:pStyle w:val="B1"/>
      </w:pPr>
      <w:r w:rsidRPr="00D93DB4">
        <w:t>-</w:t>
      </w:r>
      <w:r w:rsidR="00C60B74" w:rsidRPr="00D93DB4">
        <w:tab/>
      </w:r>
      <w:r w:rsidRPr="00D93DB4">
        <w:t>Firstly, if current coding mode is ACELP_CORE, then</w:t>
      </w:r>
    </w:p>
    <w:p w14:paraId="62D90552" w14:textId="2D50492E" w:rsidR="00E56D60" w:rsidRPr="00D93DB4" w:rsidRDefault="00C60B74" w:rsidP="00010C73">
      <w:pPr>
        <w:pStyle w:val="B2"/>
      </w:pPr>
      <w:r w:rsidRPr="00D93DB4">
        <w:t>-</w:t>
      </w:r>
      <w:r w:rsidRPr="00D93DB4">
        <w:tab/>
      </w:r>
      <w:r w:rsidR="00D360F8" w:rsidRPr="00D93DB4">
        <w:t>in case the coder type is UNVOICED and the number of consecutive lost frames is maximally three, then</w:t>
      </w:r>
      <w:r w:rsidR="003B2A38" w:rsidRPr="00D93DB4">
        <w:t xml:space="preserve"> </w:t>
      </w:r>
      <w:r w:rsidR="004C5B74">
        <w:rPr>
          <w:noProof/>
          <w:position w:val="-10"/>
        </w:rPr>
        <w:drawing>
          <wp:inline distT="0" distB="0" distL="0" distR="0" wp14:anchorId="28CA0110" wp14:editId="7EAF7CB6">
            <wp:extent cx="342900" cy="190500"/>
            <wp:effectExtent l="0" t="0" r="0" b="0"/>
            <wp:docPr id="607"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360F8" w:rsidRPr="00D93DB4">
        <w:t>is set to 1</w:t>
      </w:r>
    </w:p>
    <w:p w14:paraId="3AAE082F" w14:textId="77777777" w:rsidR="00D360F8" w:rsidRPr="00D93DB4" w:rsidRDefault="00C60B74" w:rsidP="00010C73">
      <w:pPr>
        <w:pStyle w:val="B2"/>
      </w:pPr>
      <w:r w:rsidRPr="00D93DB4">
        <w:t>-</w:t>
      </w:r>
      <w:r w:rsidRPr="00D93DB4">
        <w:tab/>
      </w:r>
      <w:r w:rsidR="00672CF3" w:rsidRPr="00D93DB4">
        <w:t>else</w:t>
      </w:r>
      <w:r w:rsidR="00D360F8" w:rsidRPr="00D93DB4">
        <w:t xml:space="preserve"> if the last good frame was UNVOICED_CLAS and</w:t>
      </w:r>
    </w:p>
    <w:p w14:paraId="417CD468" w14:textId="2AAEFB42" w:rsidR="00D360F8" w:rsidRPr="00D93DB4" w:rsidRDefault="00D360F8" w:rsidP="00010C73">
      <w:pPr>
        <w:pStyle w:val="B3"/>
      </w:pPr>
      <w:r w:rsidRPr="00D93DB4">
        <w:t>-</w:t>
      </w:r>
      <w:r w:rsidR="00C60B74" w:rsidRPr="00D93DB4">
        <w:tab/>
      </w:r>
      <w:r w:rsidRPr="00D93DB4">
        <w:t>if it is the first lost frame, then</w:t>
      </w:r>
      <w:r w:rsidR="00DE59F6" w:rsidRPr="00D93DB4">
        <w:t xml:space="preserve"> </w:t>
      </w:r>
      <w:r w:rsidR="004C5B74">
        <w:rPr>
          <w:noProof/>
          <w:position w:val="-10"/>
        </w:rPr>
        <w:drawing>
          <wp:inline distT="0" distB="0" distL="0" distR="0" wp14:anchorId="68979C46" wp14:editId="6292896D">
            <wp:extent cx="1052830" cy="190500"/>
            <wp:effectExtent l="0" t="0" r="0" b="0"/>
            <wp:docPr id="60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052830" cy="190500"/>
                    </a:xfrm>
                    <a:prstGeom prst="rect">
                      <a:avLst/>
                    </a:prstGeom>
                    <a:noFill/>
                    <a:ln>
                      <a:noFill/>
                    </a:ln>
                  </pic:spPr>
                </pic:pic>
              </a:graphicData>
            </a:graphic>
          </wp:inline>
        </w:drawing>
      </w:r>
    </w:p>
    <w:p w14:paraId="6CED71BF" w14:textId="4337E15E" w:rsidR="00A60017" w:rsidRPr="00D93DB4" w:rsidRDefault="00A60017" w:rsidP="00010C73">
      <w:pPr>
        <w:pStyle w:val="B3"/>
      </w:pPr>
      <w:r w:rsidRPr="00D93DB4">
        <w:t>-</w:t>
      </w:r>
      <w:r w:rsidR="00C60B74" w:rsidRPr="00D93DB4">
        <w:tab/>
      </w:r>
      <w:r w:rsidRPr="00D93DB4">
        <w:t xml:space="preserve">else if </w:t>
      </w:r>
      <w:r w:rsidR="00FA7DD4" w:rsidRPr="00D93DB4">
        <w:t xml:space="preserve">exactly </w:t>
      </w:r>
      <w:r w:rsidRPr="00D93DB4">
        <w:t>two frames are lost, then</w:t>
      </w:r>
      <w:r w:rsidR="004C5B74">
        <w:rPr>
          <w:noProof/>
          <w:position w:val="-10"/>
        </w:rPr>
        <w:drawing>
          <wp:inline distT="0" distB="0" distL="0" distR="0" wp14:anchorId="1B5324FD" wp14:editId="1810451B">
            <wp:extent cx="633730" cy="190500"/>
            <wp:effectExtent l="0" t="0" r="0" b="0"/>
            <wp:docPr id="609"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p>
    <w:p w14:paraId="6C318FAA" w14:textId="7DE96F4F" w:rsidR="00A60017" w:rsidRPr="00D93DB4" w:rsidRDefault="00A60017" w:rsidP="00010C73">
      <w:pPr>
        <w:pStyle w:val="B3"/>
      </w:pPr>
      <w:r w:rsidRPr="00D93DB4">
        <w:t>-</w:t>
      </w:r>
      <w:r w:rsidR="00C60B74" w:rsidRPr="00D93DB4">
        <w:tab/>
      </w:r>
      <w:r w:rsidRPr="00D93DB4">
        <w:t>otherwise, if three or more frames are lost, then</w:t>
      </w:r>
      <w:r w:rsidR="004C5B74">
        <w:rPr>
          <w:noProof/>
          <w:position w:val="-10"/>
        </w:rPr>
        <w:drawing>
          <wp:inline distT="0" distB="0" distL="0" distR="0" wp14:anchorId="5FBEC58A" wp14:editId="51993740">
            <wp:extent cx="633730" cy="190500"/>
            <wp:effectExtent l="0" t="0" r="0" b="0"/>
            <wp:docPr id="610"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p>
    <w:p w14:paraId="44616086" w14:textId="6B63FADC" w:rsidR="00672CF3" w:rsidRPr="00D93DB4" w:rsidRDefault="00672CF3" w:rsidP="00010C73">
      <w:pPr>
        <w:pStyle w:val="B2"/>
      </w:pPr>
      <w:r w:rsidRPr="00D93DB4">
        <w:t>-</w:t>
      </w:r>
      <w:r w:rsidR="00C60B74" w:rsidRPr="00D93DB4">
        <w:tab/>
      </w:r>
      <w:r w:rsidRPr="00D93DB4">
        <w:t>else if the last good frame was UNVOICED_TRANSITION, then</w:t>
      </w:r>
      <w:r w:rsidR="004C5B74">
        <w:rPr>
          <w:noProof/>
          <w:position w:val="-10"/>
        </w:rPr>
        <w:drawing>
          <wp:inline distT="0" distB="0" distL="0" distR="0" wp14:anchorId="34AD31D9" wp14:editId="7F5E9AC2">
            <wp:extent cx="633730" cy="190500"/>
            <wp:effectExtent l="0" t="0" r="0" b="0"/>
            <wp:docPr id="61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p>
    <w:p w14:paraId="66C0C094" w14:textId="4A54F8A0" w:rsidR="00672CF3" w:rsidRPr="00D93DB4" w:rsidRDefault="00672CF3" w:rsidP="00010C73">
      <w:pPr>
        <w:pStyle w:val="B2"/>
      </w:pPr>
      <w:r w:rsidRPr="00D93DB4">
        <w:t>-</w:t>
      </w:r>
      <w:r w:rsidR="00C60B74" w:rsidRPr="00D93DB4">
        <w:tab/>
      </w:r>
      <w:r w:rsidRPr="00D93DB4">
        <w:t>else if the last good frame was ONSET and number of lost frames are maximally three and the coder type is GENERIC, then</w:t>
      </w:r>
      <w:r w:rsidR="004C5B74">
        <w:rPr>
          <w:noProof/>
          <w:position w:val="-10"/>
        </w:rPr>
        <w:drawing>
          <wp:inline distT="0" distB="0" distL="0" distR="0" wp14:anchorId="735E2F31" wp14:editId="0C58EBA6">
            <wp:extent cx="633730" cy="190500"/>
            <wp:effectExtent l="0" t="0" r="0" b="0"/>
            <wp:docPr id="612"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p>
    <w:p w14:paraId="0BA8EE0C" w14:textId="454A5358" w:rsidR="00672CF3" w:rsidRPr="00D93DB4" w:rsidRDefault="00672CF3" w:rsidP="00010C73">
      <w:pPr>
        <w:pStyle w:val="B2"/>
      </w:pPr>
      <w:r w:rsidRPr="00D93DB4">
        <w:t>-</w:t>
      </w:r>
      <w:r w:rsidR="00C60B74" w:rsidRPr="00D93DB4">
        <w:tab/>
      </w:r>
      <w:r w:rsidR="00DE59F6" w:rsidRPr="00D93DB4">
        <w:t>else</w:t>
      </w:r>
      <w:r w:rsidRPr="00D93DB4">
        <w:t xml:space="preserve"> if the last good frame was </w:t>
      </w:r>
      <w:r w:rsidR="00DE59F6" w:rsidRPr="00D93DB4">
        <w:t>either V</w:t>
      </w:r>
      <w:r w:rsidRPr="00D93DB4">
        <w:t>OICED_</w:t>
      </w:r>
      <w:r w:rsidR="00DE59F6" w:rsidRPr="00D93DB4">
        <w:t>CLAS or the last good frame was ONSET and the number of lost frames is maximally three</w:t>
      </w:r>
      <w:r w:rsidRPr="00D93DB4">
        <w:t>, then</w:t>
      </w:r>
      <w:r w:rsidR="004C5B74">
        <w:rPr>
          <w:noProof/>
          <w:position w:val="-10"/>
        </w:rPr>
        <w:drawing>
          <wp:inline distT="0" distB="0" distL="0" distR="0" wp14:anchorId="7F455113" wp14:editId="466900A3">
            <wp:extent cx="519430" cy="190500"/>
            <wp:effectExtent l="0" t="0" r="0" b="0"/>
            <wp:docPr id="613"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19430" cy="190500"/>
                    </a:xfrm>
                    <a:prstGeom prst="rect">
                      <a:avLst/>
                    </a:prstGeom>
                    <a:noFill/>
                    <a:ln>
                      <a:noFill/>
                    </a:ln>
                  </pic:spPr>
                </pic:pic>
              </a:graphicData>
            </a:graphic>
          </wp:inline>
        </w:drawing>
      </w:r>
    </w:p>
    <w:p w14:paraId="6AC0F4A2" w14:textId="4743C1C8" w:rsidR="00DE59F6" w:rsidRPr="00D93DB4" w:rsidRDefault="00DE59F6" w:rsidP="00010C73">
      <w:pPr>
        <w:pStyle w:val="B2"/>
      </w:pPr>
      <w:r w:rsidRPr="00D93DB4">
        <w:t>-</w:t>
      </w:r>
      <w:r w:rsidR="00C60B74" w:rsidRPr="00D93DB4">
        <w:tab/>
      </w:r>
      <w:r w:rsidRPr="00D93DB4">
        <w:t xml:space="preserve">otherwise, </w:t>
      </w:r>
      <w:r w:rsidR="004C5B74">
        <w:rPr>
          <w:noProof/>
          <w:position w:val="-10"/>
        </w:rPr>
        <w:drawing>
          <wp:inline distT="0" distB="0" distL="0" distR="0" wp14:anchorId="214443DC" wp14:editId="6CE9252B">
            <wp:extent cx="633730" cy="190500"/>
            <wp:effectExtent l="0" t="0" r="0" b="0"/>
            <wp:docPr id="614"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p>
    <w:p w14:paraId="0775E67D" w14:textId="77777777" w:rsidR="00DE59F6" w:rsidRPr="00D93DB4" w:rsidRDefault="00DE59F6" w:rsidP="00010C73">
      <w:pPr>
        <w:pStyle w:val="B2"/>
      </w:pPr>
      <w:r w:rsidRPr="00D93DB4">
        <w:t>-</w:t>
      </w:r>
      <w:r w:rsidR="00C60B74" w:rsidRPr="00D93DB4">
        <w:tab/>
      </w:r>
      <w:r w:rsidRPr="00D93DB4">
        <w:t xml:space="preserve">besides that, if the last good frame was </w:t>
      </w:r>
      <w:r w:rsidR="0074486B" w:rsidRPr="00D93DB4">
        <w:t>not one out of the set of { UNVOICED_CLAS, UNVOICED_TRANSITION, VOICED_TRANSITION }, then</w:t>
      </w:r>
    </w:p>
    <w:p w14:paraId="5117F1A5" w14:textId="40666BCC" w:rsidR="0074486B" w:rsidRPr="00D93DB4" w:rsidRDefault="00FB3266" w:rsidP="00010C73">
      <w:pPr>
        <w:pStyle w:val="B3"/>
      </w:pPr>
      <w:r w:rsidRPr="00D93DB4">
        <w:t>-</w:t>
      </w:r>
      <w:r w:rsidR="00C60B74" w:rsidRPr="00D93DB4">
        <w:tab/>
      </w:r>
      <w:r w:rsidR="0074486B" w:rsidRPr="00D93DB4">
        <w:t xml:space="preserve">in case </w:t>
      </w:r>
      <w:r w:rsidRPr="00D93DB4">
        <w:t>it is</w:t>
      </w:r>
      <w:r w:rsidR="0074486B" w:rsidRPr="00D93DB4">
        <w:t xml:space="preserve"> the first erased frame</w:t>
      </w:r>
      <w:r w:rsidRPr="00D93DB4">
        <w:t xml:space="preserve">, then </w:t>
      </w:r>
      <w:r w:rsidR="004C5B74">
        <w:rPr>
          <w:noProof/>
          <w:position w:val="-16"/>
        </w:rPr>
        <w:drawing>
          <wp:inline distT="0" distB="0" distL="0" distR="0" wp14:anchorId="52EC0F6F" wp14:editId="21D340B7">
            <wp:extent cx="1119505" cy="266700"/>
            <wp:effectExtent l="0" t="0" r="0" b="0"/>
            <wp:docPr id="61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1119505" cy="266700"/>
                    </a:xfrm>
                    <a:prstGeom prst="rect">
                      <a:avLst/>
                    </a:prstGeom>
                    <a:noFill/>
                    <a:ln>
                      <a:noFill/>
                    </a:ln>
                  </pic:spPr>
                </pic:pic>
              </a:graphicData>
            </a:graphic>
          </wp:inline>
        </w:drawing>
      </w:r>
      <w:r w:rsidRPr="00D93DB4">
        <w:t>, where</w:t>
      </w:r>
      <w:r w:rsidR="00FA7DD4" w:rsidRPr="00D93DB4">
        <w:t>as</w:t>
      </w:r>
      <w:r w:rsidRPr="00D93DB4">
        <w:t xml:space="preserve"> </w:t>
      </w:r>
      <w:r w:rsidR="004C5B74">
        <w:rPr>
          <w:noProof/>
          <w:position w:val="-16"/>
        </w:rPr>
        <w:drawing>
          <wp:inline distT="0" distB="0" distL="0" distR="0" wp14:anchorId="4518FE39" wp14:editId="285A5906">
            <wp:extent cx="319405" cy="266700"/>
            <wp:effectExtent l="0" t="0" r="0" b="0"/>
            <wp:docPr id="61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319405" cy="266700"/>
                    </a:xfrm>
                    <a:prstGeom prst="rect">
                      <a:avLst/>
                    </a:prstGeom>
                    <a:noFill/>
                    <a:ln>
                      <a:noFill/>
                    </a:ln>
                  </pic:spPr>
                </pic:pic>
              </a:graphicData>
            </a:graphic>
          </wp:inline>
        </w:drawing>
      </w:r>
      <w:r w:rsidRPr="00D93DB4">
        <w:t>is limited from 0.85 to 0.98</w:t>
      </w:r>
    </w:p>
    <w:p w14:paraId="1E9E358A" w14:textId="3A2A7C7E" w:rsidR="00870F88" w:rsidRPr="00D93DB4" w:rsidRDefault="00870F88" w:rsidP="003B2A38">
      <w:pPr>
        <w:pStyle w:val="B3"/>
      </w:pPr>
      <w:r w:rsidRPr="00D93DB4">
        <w:t>-</w:t>
      </w:r>
      <w:r w:rsidR="00C60B74" w:rsidRPr="00D93DB4">
        <w:tab/>
      </w:r>
      <w:r w:rsidRPr="00D93DB4">
        <w:t xml:space="preserve">else if the number of lost frames are </w:t>
      </w:r>
      <w:r w:rsidR="00CC6C94" w:rsidRPr="00D93DB4">
        <w:t xml:space="preserve">exactly </w:t>
      </w:r>
      <w:r w:rsidRPr="00D93DB4">
        <w:t xml:space="preserve">two, then </w:t>
      </w:r>
      <w:r w:rsidR="004C5B74">
        <w:rPr>
          <w:noProof/>
          <w:position w:val="-14"/>
        </w:rPr>
        <w:drawing>
          <wp:inline distT="0" distB="0" distL="0" distR="0" wp14:anchorId="6ADDB5EF" wp14:editId="5208E448">
            <wp:extent cx="1433830" cy="214630"/>
            <wp:effectExtent l="0" t="0" r="0" b="0"/>
            <wp:docPr id="61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1433830" cy="214630"/>
                    </a:xfrm>
                    <a:prstGeom prst="rect">
                      <a:avLst/>
                    </a:prstGeom>
                    <a:noFill/>
                    <a:ln>
                      <a:noFill/>
                    </a:ln>
                  </pic:spPr>
                </pic:pic>
              </a:graphicData>
            </a:graphic>
          </wp:inline>
        </w:drawing>
      </w:r>
    </w:p>
    <w:p w14:paraId="3678A681" w14:textId="539FDCDF" w:rsidR="00672CF3" w:rsidRPr="00D93DB4" w:rsidRDefault="00870F88" w:rsidP="003B2A38">
      <w:pPr>
        <w:pStyle w:val="B3"/>
      </w:pPr>
      <w:r w:rsidRPr="00D93DB4">
        <w:t>-</w:t>
      </w:r>
      <w:r w:rsidR="00C60B74" w:rsidRPr="00D93DB4">
        <w:tab/>
      </w:r>
      <w:r w:rsidRPr="00D93DB4">
        <w:t>otherwise, if more than two frames are consecutive lost, then the pitch of gain is changed to</w:t>
      </w:r>
      <w:r w:rsidR="00283684" w:rsidRPr="00D93DB4">
        <w:t xml:space="preserve"> the new gain</w:t>
      </w:r>
      <w:r w:rsidR="00064C44" w:rsidRPr="00D93DB4">
        <w:t xml:space="preserve"> </w:t>
      </w:r>
      <w:r w:rsidR="004C5B74">
        <w:rPr>
          <w:noProof/>
          <w:position w:val="-14"/>
        </w:rPr>
        <w:drawing>
          <wp:inline distT="0" distB="0" distL="0" distR="0" wp14:anchorId="56997ADF" wp14:editId="1AEB6574">
            <wp:extent cx="1257300" cy="214630"/>
            <wp:effectExtent l="0" t="0" r="0" b="0"/>
            <wp:docPr id="618"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1257300" cy="214630"/>
                    </a:xfrm>
                    <a:prstGeom prst="rect">
                      <a:avLst/>
                    </a:prstGeom>
                    <a:noFill/>
                    <a:ln>
                      <a:noFill/>
                    </a:ln>
                  </pic:spPr>
                </pic:pic>
              </a:graphicData>
            </a:graphic>
          </wp:inline>
        </w:drawing>
      </w:r>
      <w:r w:rsidRPr="00D93DB4">
        <w:t xml:space="preserve"> and following the damping factor is calculated as</w:t>
      </w:r>
      <w:r w:rsidR="004C5B74">
        <w:rPr>
          <w:noProof/>
          <w:position w:val="-14"/>
        </w:rPr>
        <w:drawing>
          <wp:inline distT="0" distB="0" distL="0" distR="0" wp14:anchorId="590BB053" wp14:editId="2C55BC5F">
            <wp:extent cx="1005205" cy="214630"/>
            <wp:effectExtent l="0" t="0" r="0" b="0"/>
            <wp:docPr id="619"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005205" cy="214630"/>
                    </a:xfrm>
                    <a:prstGeom prst="rect">
                      <a:avLst/>
                    </a:prstGeom>
                    <a:noFill/>
                    <a:ln>
                      <a:noFill/>
                    </a:ln>
                  </pic:spPr>
                </pic:pic>
              </a:graphicData>
            </a:graphic>
          </wp:inline>
        </w:drawing>
      </w:r>
    </w:p>
    <w:p w14:paraId="4D98859E" w14:textId="77777777" w:rsidR="00E56D60" w:rsidRPr="00D93DB4" w:rsidRDefault="00E56D60" w:rsidP="00010C73">
      <w:pPr>
        <w:pStyle w:val="B1"/>
      </w:pPr>
      <w:r w:rsidRPr="00D93DB4">
        <w:t>-</w:t>
      </w:r>
      <w:r w:rsidR="00C60B74" w:rsidRPr="00D93DB4">
        <w:tab/>
      </w:r>
      <w:r w:rsidRPr="00D93DB4">
        <w:t>Otherwise, if current coding mode is not ACELP_CORE</w:t>
      </w:r>
      <w:r w:rsidR="0021499D" w:rsidRPr="00D93DB4">
        <w:t xml:space="preserve"> and</w:t>
      </w:r>
    </w:p>
    <w:p w14:paraId="6F4AE7AC" w14:textId="21B17123" w:rsidR="0021499D" w:rsidRPr="00D93DB4" w:rsidRDefault="0021499D" w:rsidP="003B2A38">
      <w:pPr>
        <w:pStyle w:val="B2"/>
      </w:pPr>
      <w:r w:rsidRPr="00D93DB4">
        <w:t>-</w:t>
      </w:r>
      <w:r w:rsidR="00C60B74" w:rsidRPr="00D93DB4">
        <w:tab/>
      </w:r>
      <w:r w:rsidRPr="00D93DB4">
        <w:t xml:space="preserve">if it is the first lost frame, then </w:t>
      </w:r>
      <w:r w:rsidR="004C5B74">
        <w:rPr>
          <w:noProof/>
          <w:position w:val="-10"/>
        </w:rPr>
        <w:drawing>
          <wp:inline distT="0" distB="0" distL="0" distR="0" wp14:anchorId="30784EE6" wp14:editId="101C1DD7">
            <wp:extent cx="1052830" cy="190500"/>
            <wp:effectExtent l="0" t="0" r="0" b="0"/>
            <wp:docPr id="620"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1052830" cy="190500"/>
                    </a:xfrm>
                    <a:prstGeom prst="rect">
                      <a:avLst/>
                    </a:prstGeom>
                    <a:noFill/>
                    <a:ln>
                      <a:noFill/>
                    </a:ln>
                  </pic:spPr>
                </pic:pic>
              </a:graphicData>
            </a:graphic>
          </wp:inline>
        </w:drawing>
      </w:r>
    </w:p>
    <w:p w14:paraId="27A69331" w14:textId="17F81F3E" w:rsidR="0021499D" w:rsidRPr="00D93DB4" w:rsidRDefault="0021499D" w:rsidP="003B2A38">
      <w:pPr>
        <w:pStyle w:val="B2"/>
      </w:pPr>
      <w:r w:rsidRPr="00D93DB4">
        <w:t>-</w:t>
      </w:r>
      <w:r w:rsidR="00C60B74" w:rsidRPr="00D93DB4">
        <w:tab/>
      </w:r>
      <w:r w:rsidRPr="00D93DB4">
        <w:t xml:space="preserve">else if </w:t>
      </w:r>
      <w:r w:rsidR="00CC6C94" w:rsidRPr="00D93DB4">
        <w:t xml:space="preserve">exactly </w:t>
      </w:r>
      <w:r w:rsidRPr="00D93DB4">
        <w:t>two frames are lost, then</w:t>
      </w:r>
      <w:r w:rsidR="004C5B74">
        <w:rPr>
          <w:noProof/>
          <w:position w:val="-10"/>
        </w:rPr>
        <w:drawing>
          <wp:inline distT="0" distB="0" distL="0" distR="0" wp14:anchorId="127792DE" wp14:editId="2D0E484B">
            <wp:extent cx="1119505" cy="190500"/>
            <wp:effectExtent l="0" t="0" r="0" b="0"/>
            <wp:docPr id="62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119505" cy="190500"/>
                    </a:xfrm>
                    <a:prstGeom prst="rect">
                      <a:avLst/>
                    </a:prstGeom>
                    <a:noFill/>
                    <a:ln>
                      <a:noFill/>
                    </a:ln>
                  </pic:spPr>
                </pic:pic>
              </a:graphicData>
            </a:graphic>
          </wp:inline>
        </w:drawing>
      </w:r>
    </w:p>
    <w:p w14:paraId="3C69933F" w14:textId="70B65F19" w:rsidR="00F07D65" w:rsidRPr="00D93DB4" w:rsidRDefault="0021499D" w:rsidP="00D802B2">
      <w:pPr>
        <w:pStyle w:val="B2"/>
      </w:pPr>
      <w:r w:rsidRPr="00D93DB4">
        <w:t>-</w:t>
      </w:r>
      <w:r w:rsidR="00C60B74" w:rsidRPr="00D93DB4">
        <w:tab/>
      </w:r>
      <w:r w:rsidRPr="00D93DB4">
        <w:t>otherwise, if three or more frames are lost, then</w:t>
      </w:r>
      <w:r w:rsidR="004C5B74">
        <w:rPr>
          <w:noProof/>
          <w:position w:val="-10"/>
        </w:rPr>
        <w:drawing>
          <wp:inline distT="0" distB="0" distL="0" distR="0" wp14:anchorId="104A02CD" wp14:editId="6196C953">
            <wp:extent cx="1119505" cy="190500"/>
            <wp:effectExtent l="0" t="0" r="0" b="0"/>
            <wp:docPr id="622"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1119505" cy="190500"/>
                    </a:xfrm>
                    <a:prstGeom prst="rect">
                      <a:avLst/>
                    </a:prstGeom>
                    <a:noFill/>
                    <a:ln>
                      <a:noFill/>
                    </a:ln>
                  </pic:spPr>
                </pic:pic>
              </a:graphicData>
            </a:graphic>
          </wp:inline>
        </w:drawing>
      </w:r>
    </w:p>
    <w:p w14:paraId="3942A690" w14:textId="77777777" w:rsidR="0091103C" w:rsidRPr="00D93DB4" w:rsidRDefault="00DA4660" w:rsidP="00F742AD">
      <w:pPr>
        <w:pStyle w:val="Heading2"/>
      </w:pPr>
      <w:bookmarkStart w:id="125" w:name="_Toc123562438"/>
      <w:r w:rsidRPr="00D93DB4">
        <w:t>5.4</w:t>
      </w:r>
      <w:r w:rsidRPr="00D93DB4">
        <w:tab/>
        <w:t>Concealment operation related to MDCT modes</w:t>
      </w:r>
      <w:bookmarkEnd w:id="125"/>
    </w:p>
    <w:p w14:paraId="4CFCB183" w14:textId="77777777" w:rsidR="00DA4660" w:rsidRPr="00D93DB4" w:rsidRDefault="00DA4660" w:rsidP="0001287F">
      <w:pPr>
        <w:pStyle w:val="Heading3"/>
      </w:pPr>
      <w:bookmarkStart w:id="126" w:name="_Toc123562439"/>
      <w:r w:rsidRPr="00D93DB4">
        <w:t>5.4.1</w:t>
      </w:r>
      <w:r w:rsidRPr="00D93DB4">
        <w:tab/>
        <w:t>PLC method selection</w:t>
      </w:r>
      <w:bookmarkEnd w:id="126"/>
    </w:p>
    <w:p w14:paraId="1532C835" w14:textId="77777777" w:rsidR="00DA4660" w:rsidRPr="00D93DB4" w:rsidRDefault="00DA4660" w:rsidP="0001287F">
      <w:r w:rsidRPr="00D93DB4">
        <w:t>There is a multitude of PLC methods for MDCT coding modes available. Best possible codec performance in error-prone situations with frame losses is obtained through selecting the most suitable method for a given bit rate, coded audio bandwidth, used MDCT mode and signal class.</w:t>
      </w:r>
    </w:p>
    <w:p w14:paraId="58375605" w14:textId="77777777" w:rsidR="00DA4660" w:rsidRPr="00D93DB4" w:rsidRDefault="00DA4660" w:rsidP="0001287F">
      <w:r w:rsidRPr="00D93DB4">
        <w:t>The main selector is the MDCT mode of the previous frame, i.e. TCX MDCT or HQ MDCT. Second level criteria are described in the following subclauses.</w:t>
      </w:r>
    </w:p>
    <w:p w14:paraId="5DEBE391" w14:textId="77777777" w:rsidR="00DA4660" w:rsidRPr="00D93DB4" w:rsidRDefault="00DA4660" w:rsidP="0001287F">
      <w:pPr>
        <w:pStyle w:val="Heading3"/>
      </w:pPr>
      <w:bookmarkStart w:id="127" w:name="_Toc123562440"/>
      <w:r w:rsidRPr="00D93DB4">
        <w:t>5.4.2</w:t>
      </w:r>
      <w:r w:rsidRPr="00D93DB4">
        <w:tab/>
        <w:t>TCX MDCT</w:t>
      </w:r>
      <w:bookmarkEnd w:id="127"/>
    </w:p>
    <w:p w14:paraId="3D862524" w14:textId="77777777" w:rsidR="00DA4660" w:rsidRPr="00D93DB4" w:rsidRDefault="00DA4660" w:rsidP="0001287F">
      <w:pPr>
        <w:pStyle w:val="Heading4"/>
      </w:pPr>
      <w:bookmarkStart w:id="128" w:name="_Toc123562441"/>
      <w:r w:rsidRPr="00D93DB4">
        <w:t>5.4.2.1</w:t>
      </w:r>
      <w:r w:rsidRPr="00D93DB4">
        <w:tab/>
        <w:t>PLC method selection</w:t>
      </w:r>
      <w:bookmarkEnd w:id="128"/>
    </w:p>
    <w:p w14:paraId="5E4BAC65" w14:textId="77777777" w:rsidR="004133E0" w:rsidRPr="00D93DB4" w:rsidRDefault="004133E0" w:rsidP="004133E0">
      <w:r w:rsidRPr="00D93DB4">
        <w:t>In case the last good frame prior to a loss was coded with the MDCT based TCX, a range of different specifically optimized PLC methods are available that are selected based on second level criteria described in this subclause. The PLC methods are:</w:t>
      </w:r>
    </w:p>
    <w:p w14:paraId="18218220" w14:textId="77777777" w:rsidR="004133E0" w:rsidRPr="00D93DB4" w:rsidRDefault="004133E0" w:rsidP="004133E0">
      <w:pPr>
        <w:pStyle w:val="B1"/>
      </w:pPr>
      <w:r w:rsidRPr="00D93DB4">
        <w:t>-</w:t>
      </w:r>
      <w:r w:rsidRPr="00D93DB4">
        <w:tab/>
        <w:t>TCX time domain concealment</w:t>
      </w:r>
    </w:p>
    <w:p w14:paraId="5889BA86" w14:textId="77777777" w:rsidR="004133E0" w:rsidRPr="00D93DB4" w:rsidRDefault="004133E0" w:rsidP="004133E0">
      <w:pPr>
        <w:pStyle w:val="B1"/>
      </w:pPr>
      <w:r w:rsidRPr="00D93DB4">
        <w:t>-</w:t>
      </w:r>
      <w:r w:rsidRPr="00D93DB4">
        <w:tab/>
        <w:t>MDCT frame repetition with sign scrambling</w:t>
      </w:r>
    </w:p>
    <w:p w14:paraId="36C589A9" w14:textId="77777777" w:rsidR="004133E0" w:rsidRPr="00D93DB4" w:rsidRDefault="004133E0" w:rsidP="004133E0">
      <w:pPr>
        <w:pStyle w:val="B1"/>
      </w:pPr>
      <w:r w:rsidRPr="00D93DB4">
        <w:t>-</w:t>
      </w:r>
      <w:r w:rsidRPr="00D93DB4">
        <w:tab/>
        <w:t>tonal MDCT concealment using phase prediction</w:t>
      </w:r>
    </w:p>
    <w:p w14:paraId="533EF036" w14:textId="77777777" w:rsidR="004133E0" w:rsidRPr="00D93DB4" w:rsidRDefault="004133E0" w:rsidP="004133E0">
      <w:pPr>
        <w:pStyle w:val="B1"/>
      </w:pPr>
      <w:r w:rsidRPr="00D93DB4">
        <w:t>-</w:t>
      </w:r>
      <w:r w:rsidRPr="00D93DB4">
        <w:tab/>
        <w:t>non-tonal concealment with waveform adjustment</w:t>
      </w:r>
    </w:p>
    <w:p w14:paraId="30921CF6" w14:textId="77777777" w:rsidR="004133E0" w:rsidRPr="00D93DB4" w:rsidRDefault="004133E0" w:rsidP="004133E0">
      <w:pPr>
        <w:pStyle w:val="Caption"/>
        <w:rPr>
          <w:b w:val="0"/>
        </w:rPr>
      </w:pPr>
      <w:r w:rsidRPr="00D93DB4">
        <w:rPr>
          <w:b w:val="0"/>
        </w:rPr>
        <w:t>The criteria evaluated in this second level PLC method selection are</w:t>
      </w:r>
    </w:p>
    <w:p w14:paraId="706DDEEF" w14:textId="1F30B00F" w:rsidR="004133E0" w:rsidRPr="00D93DB4" w:rsidRDefault="004133E0" w:rsidP="004133E0">
      <w:pPr>
        <w:pStyle w:val="B1"/>
      </w:pPr>
      <w:r w:rsidRPr="00D93DB4">
        <w:t>-</w:t>
      </w:r>
      <w:r w:rsidRPr="00D93DB4">
        <w:tab/>
        <w:t xml:space="preserve">Last MDCT mode: The MDCT mode of the last good frame </w:t>
      </w:r>
      <w:r w:rsidR="004C5B74">
        <w:rPr>
          <w:noProof/>
          <w:position w:val="-6"/>
          <w:lang w:val="de-DE" w:eastAsia="de-DE"/>
        </w:rPr>
        <w:drawing>
          <wp:inline distT="0" distB="0" distL="0" distR="0" wp14:anchorId="025A3623" wp14:editId="49280410">
            <wp:extent cx="485775" cy="161925"/>
            <wp:effectExtent l="0" t="0" r="0" b="0"/>
            <wp:docPr id="623" name="Bild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24"/>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sidRPr="00D93DB4">
        <w:t xml:space="preserve"> is obtained by decoding the bitstream in every good frame. </w:t>
      </w:r>
    </w:p>
    <w:p w14:paraId="420E614C" w14:textId="77777777" w:rsidR="004133E0" w:rsidRPr="00D93DB4" w:rsidRDefault="004133E0" w:rsidP="004133E0">
      <w:pPr>
        <w:pStyle w:val="B1"/>
      </w:pPr>
      <w:r w:rsidRPr="00D93DB4">
        <w:t>-</w:t>
      </w:r>
      <w:r w:rsidRPr="00D93DB4">
        <w:tab/>
        <w:t>Number of consecutively lost frames: The number of consecutively lost frames is increased in case of a frame loss and is reset in a good received frame.</w:t>
      </w:r>
    </w:p>
    <w:p w14:paraId="3CB77ECB" w14:textId="5AC48706" w:rsidR="004133E0" w:rsidRPr="00D93DB4" w:rsidRDefault="004133E0" w:rsidP="004133E0">
      <w:pPr>
        <w:pStyle w:val="B1"/>
      </w:pPr>
      <w:r w:rsidRPr="00D93DB4">
        <w:t>-</w:t>
      </w:r>
      <w:r w:rsidRPr="00D93DB4">
        <w:tab/>
        <w:t xml:space="preserve">Last unmodified LTP gain: If LTP information is updated in the last good frame, the variable </w:t>
      </w:r>
      <w:r w:rsidR="004C5B74">
        <w:rPr>
          <w:noProof/>
          <w:position w:val="-10"/>
          <w:lang w:val="de-DE" w:eastAsia="de-DE"/>
        </w:rPr>
        <w:drawing>
          <wp:inline distT="0" distB="0" distL="0" distR="0" wp14:anchorId="59DB9103" wp14:editId="7CE0E52A">
            <wp:extent cx="904875" cy="190500"/>
            <wp:effectExtent l="0" t="0" r="0" b="0"/>
            <wp:docPr id="624" name="Bild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25"/>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904875" cy="190500"/>
                    </a:xfrm>
                    <a:prstGeom prst="rect">
                      <a:avLst/>
                    </a:prstGeom>
                    <a:noFill/>
                    <a:ln>
                      <a:noFill/>
                    </a:ln>
                  </pic:spPr>
                </pic:pic>
              </a:graphicData>
            </a:graphic>
          </wp:inline>
        </w:drawing>
      </w:r>
      <w:r w:rsidRPr="00D93DB4">
        <w:t xml:space="preserve"> contains the LTP gain, and otherwise it is zero.</w:t>
      </w:r>
    </w:p>
    <w:p w14:paraId="668817F2" w14:textId="7667F0BA" w:rsidR="004133E0" w:rsidRPr="00D93DB4" w:rsidRDefault="004133E0" w:rsidP="004133E0">
      <w:pPr>
        <w:pStyle w:val="B1"/>
      </w:pPr>
      <w:r w:rsidRPr="00D93DB4">
        <w:t>-</w:t>
      </w:r>
      <w:r w:rsidRPr="00D93DB4">
        <w:tab/>
        <w:t xml:space="preserve">Tonal MDCT peak detection flag: The flag </w:t>
      </w:r>
      <w:r w:rsidR="004C5B74">
        <w:rPr>
          <w:noProof/>
          <w:position w:val="-6"/>
          <w:lang w:val="de-DE" w:eastAsia="de-DE"/>
        </w:rPr>
        <w:drawing>
          <wp:inline distT="0" distB="0" distL="0" distR="0" wp14:anchorId="5757180D" wp14:editId="7DAD24C1">
            <wp:extent cx="885825" cy="161925"/>
            <wp:effectExtent l="0" t="0" r="0" b="0"/>
            <wp:docPr id="625" name="Bild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26"/>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885825" cy="161925"/>
                    </a:xfrm>
                    <a:prstGeom prst="rect">
                      <a:avLst/>
                    </a:prstGeom>
                    <a:noFill/>
                    <a:ln>
                      <a:noFill/>
                    </a:ln>
                  </pic:spPr>
                </pic:pic>
              </a:graphicData>
            </a:graphic>
          </wp:inline>
        </w:drawing>
      </w:r>
      <w:r w:rsidRPr="00D93DB4">
        <w:t xml:space="preserve"> describes whether tonal MDCT concealment using phase prediction should be done. It is set to zero by default and remains zero if one of the following conditions is true: </w:t>
      </w:r>
    </w:p>
    <w:p w14:paraId="0E0B95D4" w14:textId="77777777" w:rsidR="004133E0" w:rsidRPr="00D93DB4" w:rsidRDefault="004133E0" w:rsidP="004133E0">
      <w:pPr>
        <w:pStyle w:val="B2"/>
      </w:pPr>
      <w:r w:rsidRPr="00D93DB4">
        <w:t>-</w:t>
      </w:r>
      <w:r w:rsidR="00D93DB4">
        <w:tab/>
      </w:r>
      <w:r w:rsidRPr="00D93DB4">
        <w:t>the last core or the second last core is not mode TCX20</w:t>
      </w:r>
    </w:p>
    <w:p w14:paraId="6D7FA39B" w14:textId="4B5D11B9" w:rsidR="004133E0" w:rsidRPr="00D93DB4" w:rsidRDefault="004133E0" w:rsidP="004133E0">
      <w:pPr>
        <w:pStyle w:val="B2"/>
      </w:pPr>
      <w:r w:rsidRPr="00D93DB4">
        <w:t>-</w:t>
      </w:r>
      <w:r w:rsidRPr="00D93DB4">
        <w:tab/>
        <w:t xml:space="preserve">the last unmodified LTP gain is bigger than 0.4 and the last pitch is bigger than </w:t>
      </w:r>
      <w:r w:rsidR="004C5B74">
        <w:rPr>
          <w:noProof/>
          <w:position w:val="-6"/>
          <w:lang w:val="de-DE" w:eastAsia="de-DE"/>
        </w:rPr>
        <w:drawing>
          <wp:inline distT="0" distB="0" distL="0" distR="0" wp14:anchorId="43429426" wp14:editId="64B6941D">
            <wp:extent cx="266700" cy="161925"/>
            <wp:effectExtent l="0" t="0" r="0" b="0"/>
            <wp:docPr id="626" name="Bild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27"/>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p>
    <w:p w14:paraId="54B456FC" w14:textId="77777777" w:rsidR="004133E0" w:rsidRPr="00D93DB4" w:rsidRDefault="004133E0" w:rsidP="004133E0">
      <w:pPr>
        <w:pStyle w:val="B2"/>
      </w:pPr>
      <w:r w:rsidRPr="00D93DB4">
        <w:t>-</w:t>
      </w:r>
      <w:r w:rsidRPr="00D93DB4">
        <w:tab/>
        <w:t>the last pitch differs from the second last pitch</w:t>
      </w:r>
    </w:p>
    <w:p w14:paraId="2579EE1F" w14:textId="77777777" w:rsidR="004133E0" w:rsidRPr="00D93DB4" w:rsidRDefault="004133E0" w:rsidP="004133E0">
      <w:pPr>
        <w:pStyle w:val="B2"/>
      </w:pPr>
      <w:r w:rsidRPr="00D93DB4">
        <w:t>-</w:t>
      </w:r>
      <w:r w:rsidRPr="00D93DB4">
        <w:tab/>
        <w:t>TNS was active in the last or second last frame</w:t>
      </w:r>
    </w:p>
    <w:p w14:paraId="51B0D64E" w14:textId="051A6382" w:rsidR="004133E0" w:rsidRPr="00D93DB4" w:rsidRDefault="004133E0" w:rsidP="004133E0">
      <w:pPr>
        <w:pStyle w:val="B1"/>
      </w:pPr>
      <w:r w:rsidRPr="00D93DB4">
        <w:tab/>
        <w:t xml:space="preserve">Otherwise, </w:t>
      </w:r>
      <w:r w:rsidR="004C5B74">
        <w:rPr>
          <w:noProof/>
          <w:position w:val="-6"/>
          <w:lang w:val="de-DE" w:eastAsia="de-DE"/>
        </w:rPr>
        <w:drawing>
          <wp:inline distT="0" distB="0" distL="0" distR="0" wp14:anchorId="6C3A3F15" wp14:editId="129F5206">
            <wp:extent cx="885825" cy="161925"/>
            <wp:effectExtent l="0" t="0" r="0" b="0"/>
            <wp:docPr id="627" name="Bild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28"/>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885825" cy="161925"/>
                    </a:xfrm>
                    <a:prstGeom prst="rect">
                      <a:avLst/>
                    </a:prstGeom>
                    <a:noFill/>
                    <a:ln>
                      <a:noFill/>
                    </a:ln>
                  </pic:spPr>
                </pic:pic>
              </a:graphicData>
            </a:graphic>
          </wp:inline>
        </w:drawing>
      </w:r>
      <w:r w:rsidRPr="00D93DB4">
        <w:t xml:space="preserve"> is set to one if the output of the peak detection of tonal components (see subclause 5.4.2.4.2) matches one of the following criteria:</w:t>
      </w:r>
    </w:p>
    <w:p w14:paraId="081A4D46" w14:textId="77777777" w:rsidR="004133E0" w:rsidRPr="00D93DB4" w:rsidRDefault="004133E0" w:rsidP="004133E0">
      <w:pPr>
        <w:pStyle w:val="B2"/>
      </w:pPr>
      <w:r w:rsidRPr="00D93DB4">
        <w:t>-</w:t>
      </w:r>
      <w:r w:rsidR="00D93DB4">
        <w:tab/>
      </w:r>
      <w:r w:rsidRPr="00D93DB4">
        <w:t>the number of found peaks is higher than 10; or</w:t>
      </w:r>
    </w:p>
    <w:p w14:paraId="74132F39" w14:textId="77777777" w:rsidR="004133E0" w:rsidRPr="00D93DB4" w:rsidRDefault="004133E0" w:rsidP="004133E0">
      <w:pPr>
        <w:pStyle w:val="B2"/>
      </w:pPr>
      <w:r w:rsidRPr="00D93DB4">
        <w:t>-</w:t>
      </w:r>
      <w:r w:rsidR="00D93DB4">
        <w:tab/>
      </w:r>
      <w:r w:rsidRPr="00D93DB4">
        <w:t>the number of found peaks is higher than 5 and the difference between the 3</w:t>
      </w:r>
      <w:r w:rsidRPr="00D93DB4">
        <w:rPr>
          <w:vertAlign w:val="superscript"/>
        </w:rPr>
        <w:t>rd</w:t>
      </w:r>
      <w:r w:rsidRPr="00D93DB4">
        <w:t xml:space="preserve"> and 2</w:t>
      </w:r>
      <w:r w:rsidRPr="00D93DB4">
        <w:rPr>
          <w:vertAlign w:val="superscript"/>
        </w:rPr>
        <w:t>nd</w:t>
      </w:r>
      <w:r w:rsidRPr="00D93DB4">
        <w:t xml:space="preserve"> last pitch is smaller than 0.5 or</w:t>
      </w:r>
    </w:p>
    <w:p w14:paraId="1F0791C6" w14:textId="083B4438" w:rsidR="004133E0" w:rsidRPr="00D93DB4" w:rsidRDefault="004133E0" w:rsidP="004133E0">
      <w:pPr>
        <w:pStyle w:val="B2"/>
      </w:pPr>
      <w:r w:rsidRPr="00D93DB4">
        <w:t>-</w:t>
      </w:r>
      <w:r w:rsidR="00D93DB4">
        <w:tab/>
      </w:r>
      <w:r w:rsidRPr="00D93DB4">
        <w:rPr>
          <w:noProof/>
          <w:lang w:val="en-US"/>
        </w:rPr>
        <w:t>at least one peak is found and the last good frame was either UNVOICED_TRANSITION or UNVOICED_CLAS</w:t>
      </w:r>
      <w:r w:rsidRPr="00D93DB4">
        <w:t xml:space="preserve"> and the difference between the 3</w:t>
      </w:r>
      <w:r w:rsidRPr="00D93DB4">
        <w:rPr>
          <w:vertAlign w:val="superscript"/>
        </w:rPr>
        <w:t>rd</w:t>
      </w:r>
      <w:r w:rsidRPr="00D93DB4">
        <w:t xml:space="preserve"> and 2</w:t>
      </w:r>
      <w:r w:rsidRPr="00D93DB4">
        <w:rPr>
          <w:vertAlign w:val="superscript"/>
        </w:rPr>
        <w:t>nd</w:t>
      </w:r>
      <w:r w:rsidRPr="00D93DB4">
        <w:t xml:space="preserve"> last pitch is smaller than 0.5 and the last unmodified LTP gain is </w:t>
      </w:r>
      <w:r w:rsidR="004C5B74">
        <w:rPr>
          <w:noProof/>
          <w:position w:val="-6"/>
          <w:lang w:val="de-DE" w:eastAsia="de-DE"/>
        </w:rPr>
        <w:drawing>
          <wp:inline distT="0" distB="0" distL="0" distR="0" wp14:anchorId="1192FB33" wp14:editId="23C64469">
            <wp:extent cx="371475" cy="152400"/>
            <wp:effectExtent l="0" t="0" r="0" b="0"/>
            <wp:docPr id="628" name="Bild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29"/>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Pr="00D93DB4">
        <w:t>.</w:t>
      </w:r>
    </w:p>
    <w:p w14:paraId="00701A59" w14:textId="75E11E42" w:rsidR="004133E0" w:rsidRPr="00D93DB4" w:rsidRDefault="004133E0" w:rsidP="004133E0">
      <w:pPr>
        <w:pStyle w:val="B1"/>
      </w:pPr>
      <w:r w:rsidRPr="00D93DB4">
        <w:t>-</w:t>
      </w:r>
      <w:r w:rsidRPr="00D93DB4">
        <w:tab/>
      </w:r>
      <w:r w:rsidRPr="00D93DB4">
        <w:rPr>
          <w:rFonts w:hint="eastAsia"/>
          <w:lang w:eastAsia="zh-CN"/>
        </w:rPr>
        <w:t>Flag enabling n</w:t>
      </w:r>
      <w:r w:rsidRPr="00D93DB4">
        <w:t xml:space="preserve">on-tonal concealment with waveform adjustment: The flag </w:t>
      </w:r>
      <w:r w:rsidR="004C5B74">
        <w:rPr>
          <w:noProof/>
          <w:position w:val="-10"/>
          <w:lang w:val="de-DE" w:eastAsia="de-DE"/>
        </w:rPr>
        <w:drawing>
          <wp:inline distT="0" distB="0" distL="0" distR="0" wp14:anchorId="4EBB7CAA" wp14:editId="24F21374">
            <wp:extent cx="1152525" cy="190500"/>
            <wp:effectExtent l="0" t="0" r="0" b="0"/>
            <wp:docPr id="629" name="Bild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30"/>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1152525" cy="190500"/>
                    </a:xfrm>
                    <a:prstGeom prst="rect">
                      <a:avLst/>
                    </a:prstGeom>
                    <a:noFill/>
                    <a:ln>
                      <a:noFill/>
                    </a:ln>
                  </pic:spPr>
                </pic:pic>
              </a:graphicData>
            </a:graphic>
          </wp:inline>
        </w:drawing>
      </w:r>
      <w:r w:rsidRPr="00D93DB4">
        <w:t xml:space="preserve"> is set to one if the bit rate is one out of the set of {48 kbps, 96 kbps, 128 kbps}. </w:t>
      </w:r>
    </w:p>
    <w:p w14:paraId="67AF6B65" w14:textId="14066368" w:rsidR="004133E0" w:rsidRPr="00D93DB4" w:rsidRDefault="004133E0" w:rsidP="004133E0">
      <w:pPr>
        <w:pStyle w:val="B1"/>
      </w:pPr>
      <w:r w:rsidRPr="00D93DB4">
        <w:t>-</w:t>
      </w:r>
      <w:r w:rsidRPr="00D93DB4">
        <w:tab/>
        <w:t xml:space="preserve">Intelligent gap filling: </w:t>
      </w:r>
      <w:r w:rsidRPr="00D93DB4">
        <w:br/>
        <w:t xml:space="preserve">The intelligent gap filling flag </w:t>
      </w:r>
      <w:r w:rsidR="004C5B74">
        <w:rPr>
          <w:noProof/>
          <w:position w:val="-10"/>
          <w:lang w:val="de-DE" w:eastAsia="de-DE"/>
        </w:rPr>
        <w:drawing>
          <wp:inline distT="0" distB="0" distL="0" distR="0" wp14:anchorId="09AA54E3" wp14:editId="283BAA70">
            <wp:extent cx="219075" cy="190500"/>
            <wp:effectExtent l="0" t="0" r="0" b="0"/>
            <wp:docPr id="630" name="Bild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31"/>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D93DB4">
        <w:t>describes whether intelligent gap filling is active (1) or not (0) (see subclause 5.4.2.6).</w:t>
      </w:r>
    </w:p>
    <w:p w14:paraId="4FB80232" w14:textId="77777777" w:rsidR="00DA4660" w:rsidRPr="00D93DB4" w:rsidRDefault="00DA4660" w:rsidP="0001287F">
      <w:pPr>
        <w:pStyle w:val="B1"/>
      </w:pPr>
      <w:r w:rsidRPr="00D93DB4">
        <w:t>-</w:t>
      </w:r>
      <w:r w:rsidRPr="00D93DB4">
        <w:tab/>
      </w:r>
      <w:r w:rsidRPr="00D93DB4">
        <w:rPr>
          <w:rFonts w:hint="eastAsia"/>
          <w:lang w:eastAsia="zh-CN"/>
        </w:rPr>
        <w:t xml:space="preserve">TCX_Tonality </w:t>
      </w:r>
      <w:r w:rsidRPr="00D93DB4">
        <w:t xml:space="preserve">flag array: </w:t>
      </w:r>
      <w:r w:rsidRPr="00D93DB4">
        <w:br/>
        <w:t xml:space="preserve">array of </w:t>
      </w:r>
      <w:r w:rsidRPr="00D93DB4">
        <w:rPr>
          <w:rFonts w:hint="eastAsia"/>
          <w:lang w:eastAsia="zh-CN"/>
        </w:rPr>
        <w:t>tonality</w:t>
      </w:r>
      <w:r w:rsidRPr="00D93DB4">
        <w:t xml:space="preserve"> flags of the last ten received frames (see subclause 5.4.5.3</w:t>
      </w:r>
      <w:r w:rsidR="001337E6" w:rsidRPr="00D93DB4">
        <w:t>a</w:t>
      </w:r>
      <w:r w:rsidRPr="00D93DB4">
        <w:t>)</w:t>
      </w:r>
      <w:r w:rsidR="00375C69" w:rsidRPr="00D93DB4">
        <w:t>.</w:t>
      </w:r>
    </w:p>
    <w:p w14:paraId="61390ACF" w14:textId="77777777" w:rsidR="00DA4660" w:rsidRPr="00D93DB4" w:rsidRDefault="00DA4660" w:rsidP="0001287F">
      <w:r w:rsidRPr="00D93DB4">
        <w:t xml:space="preserve">The decision logic of the different PLC methods is done with the criteria shown above. The selection of the PLC is performed only in the first lost frame after a good frame and pertained in subsequently lost frames. </w:t>
      </w:r>
    </w:p>
    <w:p w14:paraId="64608E73" w14:textId="77777777" w:rsidR="00DA4660" w:rsidRPr="00D93DB4" w:rsidRDefault="00DA4660" w:rsidP="00486EBE">
      <w:pPr>
        <w:rPr>
          <w:b/>
        </w:rPr>
      </w:pPr>
      <w:r w:rsidRPr="00D93DB4">
        <w:rPr>
          <w:b/>
        </w:rPr>
        <w:t>TCX time domain concealment</w:t>
      </w:r>
      <w:r w:rsidRPr="00D93DB4">
        <w:t xml:space="preserve"> is selected if</w:t>
      </w:r>
      <w:r w:rsidR="00375C69" w:rsidRPr="00D93DB4">
        <w:t>:</w:t>
      </w:r>
    </w:p>
    <w:p w14:paraId="6745B727" w14:textId="71B28532" w:rsidR="00DA4660" w:rsidRPr="00D93DB4" w:rsidRDefault="00DA4660" w:rsidP="0001287F">
      <w:pPr>
        <w:pStyle w:val="B1"/>
      </w:pPr>
      <w:r w:rsidRPr="00D93DB4">
        <w:t>-</w:t>
      </w:r>
      <w:r w:rsidRPr="00D93DB4">
        <w:tab/>
      </w:r>
      <w:r w:rsidR="004C5B74">
        <w:rPr>
          <w:noProof/>
          <w:position w:val="-6"/>
        </w:rPr>
        <w:drawing>
          <wp:inline distT="0" distB="0" distL="0" distR="0" wp14:anchorId="668734BF" wp14:editId="58C0A623">
            <wp:extent cx="890905" cy="167005"/>
            <wp:effectExtent l="0" t="0" r="0" b="0"/>
            <wp:docPr id="631"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890905" cy="167005"/>
                    </a:xfrm>
                    <a:prstGeom prst="rect">
                      <a:avLst/>
                    </a:prstGeom>
                    <a:noFill/>
                    <a:ln>
                      <a:noFill/>
                    </a:ln>
                  </pic:spPr>
                </pic:pic>
              </a:graphicData>
            </a:graphic>
          </wp:inline>
        </w:drawing>
      </w:r>
      <w:r w:rsidRPr="00D93DB4">
        <w:t>flag is zero</w:t>
      </w:r>
      <w:r w:rsidR="00375C69" w:rsidRPr="00D93DB4">
        <w:t>;</w:t>
      </w:r>
      <w:r w:rsidRPr="00D93DB4">
        <w:t xml:space="preserve"> and </w:t>
      </w:r>
    </w:p>
    <w:p w14:paraId="78904A27" w14:textId="4CE405A2" w:rsidR="00DA4660" w:rsidRPr="00D93DB4" w:rsidRDefault="00DA4660" w:rsidP="0001287F">
      <w:pPr>
        <w:pStyle w:val="B2"/>
        <w:ind w:left="568"/>
      </w:pPr>
      <w:r w:rsidRPr="00D93DB4">
        <w:t>-</w:t>
      </w:r>
      <w:r w:rsidRPr="00D93DB4">
        <w:tab/>
      </w:r>
      <w:r w:rsidR="004C5B74">
        <w:rPr>
          <w:noProof/>
          <w:position w:val="-6"/>
        </w:rPr>
        <w:drawing>
          <wp:inline distT="0" distB="0" distL="0" distR="0" wp14:anchorId="6BFF6AA3" wp14:editId="0B5EBF78">
            <wp:extent cx="481330" cy="167005"/>
            <wp:effectExtent l="0" t="0" r="0" b="0"/>
            <wp:docPr id="632"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81330" cy="167005"/>
                    </a:xfrm>
                    <a:prstGeom prst="rect">
                      <a:avLst/>
                    </a:prstGeom>
                    <a:noFill/>
                    <a:ln>
                      <a:noFill/>
                    </a:ln>
                  </pic:spPr>
                </pic:pic>
              </a:graphicData>
            </a:graphic>
          </wp:inline>
        </w:drawing>
      </w:r>
      <w:r w:rsidRPr="00D93DB4">
        <w:t xml:space="preserve"> is TCX_CORE and </w:t>
      </w:r>
      <w:r w:rsidR="004C5B74">
        <w:rPr>
          <w:noProof/>
          <w:position w:val="-10"/>
        </w:rPr>
        <w:drawing>
          <wp:inline distT="0" distB="0" distL="0" distR="0" wp14:anchorId="40AAD498" wp14:editId="284F44F1">
            <wp:extent cx="1195705" cy="190500"/>
            <wp:effectExtent l="0" t="0" r="0" b="0"/>
            <wp:docPr id="633"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1195705" cy="190500"/>
                    </a:xfrm>
                    <a:prstGeom prst="rect">
                      <a:avLst/>
                    </a:prstGeom>
                    <a:noFill/>
                    <a:ln>
                      <a:noFill/>
                    </a:ln>
                  </pic:spPr>
                </pic:pic>
              </a:graphicData>
            </a:graphic>
          </wp:inline>
        </w:drawing>
      </w:r>
      <w:r w:rsidRPr="00D93DB4">
        <w:t xml:space="preserve">and the last good frame was neither UNVOICED_TRANSITION nor UNVOICED_CLAS. </w:t>
      </w:r>
    </w:p>
    <w:p w14:paraId="5279A517" w14:textId="77777777" w:rsidR="00DA4660" w:rsidRPr="00D93DB4" w:rsidRDefault="00DA4660" w:rsidP="0001287F">
      <w:r w:rsidRPr="00D93DB4">
        <w:t>In all other cases, the three MDCT-based concealment methods are selected as described below.</w:t>
      </w:r>
    </w:p>
    <w:p w14:paraId="1FBF44FD" w14:textId="77777777" w:rsidR="00DA4660" w:rsidRPr="00D93DB4" w:rsidRDefault="00DA4660" w:rsidP="00486EBE">
      <w:pPr>
        <w:rPr>
          <w:b/>
        </w:rPr>
      </w:pPr>
      <w:r w:rsidRPr="00D93DB4">
        <w:rPr>
          <w:b/>
        </w:rPr>
        <w:t>MDCT frame repetition with sign scrambling</w:t>
      </w:r>
      <w:r w:rsidRPr="00D93DB4">
        <w:t xml:space="preserve"> is selected if</w:t>
      </w:r>
      <w:r w:rsidR="00375C69" w:rsidRPr="00D93DB4">
        <w:t>:</w:t>
      </w:r>
    </w:p>
    <w:p w14:paraId="07C66B64" w14:textId="387D23F6" w:rsidR="004133E0" w:rsidRPr="00D93DB4" w:rsidRDefault="004133E0" w:rsidP="004133E0">
      <w:pPr>
        <w:pStyle w:val="B1"/>
      </w:pPr>
      <w:r w:rsidRPr="00D93DB4">
        <w:t>-</w:t>
      </w:r>
      <w:r w:rsidRPr="00D93DB4">
        <w:tab/>
      </w:r>
      <w:r w:rsidR="004C5B74">
        <w:rPr>
          <w:noProof/>
          <w:position w:val="-6"/>
          <w:lang w:val="de-DE" w:eastAsia="de-DE"/>
        </w:rPr>
        <w:drawing>
          <wp:inline distT="0" distB="0" distL="0" distR="0" wp14:anchorId="74AA9BEA" wp14:editId="1506948A">
            <wp:extent cx="885825" cy="161925"/>
            <wp:effectExtent l="0" t="0" r="0" b="0"/>
            <wp:docPr id="634" name="Bild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35"/>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885825" cy="161925"/>
                    </a:xfrm>
                    <a:prstGeom prst="rect">
                      <a:avLst/>
                    </a:prstGeom>
                    <a:noFill/>
                    <a:ln>
                      <a:noFill/>
                    </a:ln>
                  </pic:spPr>
                </pic:pic>
              </a:graphicData>
            </a:graphic>
          </wp:inline>
        </w:drawing>
      </w:r>
      <w:r w:rsidRPr="00D93DB4">
        <w:t xml:space="preserve"> is one (in conjunction with tonal MDCT concealment using phase prediction); or</w:t>
      </w:r>
    </w:p>
    <w:p w14:paraId="621287C2" w14:textId="6BE22FB7" w:rsidR="00DA4660" w:rsidRPr="00D93DB4" w:rsidRDefault="00DA4660" w:rsidP="0001287F">
      <w:pPr>
        <w:pStyle w:val="B1"/>
      </w:pPr>
      <w:r w:rsidRPr="00D93DB4">
        <w:t>-</w:t>
      </w:r>
      <w:r w:rsidRPr="00D93DB4">
        <w:tab/>
      </w:r>
      <w:r w:rsidR="004C5B74">
        <w:rPr>
          <w:noProof/>
          <w:position w:val="-6"/>
        </w:rPr>
        <w:drawing>
          <wp:inline distT="0" distB="0" distL="0" distR="0" wp14:anchorId="502C51E6" wp14:editId="143FBA7E">
            <wp:extent cx="890905" cy="167005"/>
            <wp:effectExtent l="0" t="0" r="0" b="0"/>
            <wp:docPr id="635"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890905" cy="167005"/>
                    </a:xfrm>
                    <a:prstGeom prst="rect">
                      <a:avLst/>
                    </a:prstGeom>
                    <a:noFill/>
                    <a:ln>
                      <a:noFill/>
                    </a:ln>
                  </pic:spPr>
                </pic:pic>
              </a:graphicData>
            </a:graphic>
          </wp:inline>
        </w:drawing>
      </w:r>
      <w:r w:rsidRPr="00D93DB4">
        <w:t xml:space="preserve"> is zero and </w:t>
      </w:r>
      <w:r w:rsidRPr="00D93DB4">
        <w:rPr>
          <w:rFonts w:hint="eastAsia"/>
          <w:lang w:eastAsia="zh-CN"/>
        </w:rPr>
        <w:t>n</w:t>
      </w:r>
      <w:r w:rsidRPr="00D93DB4">
        <w:t>on-tonal concealment with waveform adjustment is not active</w:t>
      </w:r>
      <w:r w:rsidR="00375C69" w:rsidRPr="00D93DB4">
        <w:t>.</w:t>
      </w:r>
    </w:p>
    <w:p w14:paraId="7BEF12A9" w14:textId="77777777" w:rsidR="00DA4660" w:rsidRPr="00D93DB4" w:rsidRDefault="00DA4660" w:rsidP="00486EBE">
      <w:pPr>
        <w:rPr>
          <w:b/>
        </w:rPr>
      </w:pPr>
      <w:r w:rsidRPr="00D93DB4">
        <w:rPr>
          <w:b/>
        </w:rPr>
        <w:t>Tonal MDCT Concealment using phase prediction</w:t>
      </w:r>
      <w:r w:rsidRPr="00D93DB4">
        <w:t xml:space="preserve"> is selected if</w:t>
      </w:r>
      <w:r w:rsidR="00486EBE" w:rsidRPr="00D93DB4">
        <w:t>:</w:t>
      </w:r>
    </w:p>
    <w:p w14:paraId="1DABE0E5" w14:textId="081F79EC" w:rsidR="00DA4660" w:rsidRPr="00D93DB4" w:rsidRDefault="00DA4660" w:rsidP="0001287F">
      <w:pPr>
        <w:pStyle w:val="B1"/>
      </w:pPr>
      <w:r w:rsidRPr="00D93DB4">
        <w:t>-</w:t>
      </w:r>
      <w:r w:rsidRPr="00D93DB4">
        <w:tab/>
      </w:r>
      <w:r w:rsidR="004C5B74">
        <w:rPr>
          <w:noProof/>
          <w:position w:val="-6"/>
        </w:rPr>
        <w:drawing>
          <wp:inline distT="0" distB="0" distL="0" distR="0" wp14:anchorId="4F4EC1FD" wp14:editId="2E2CCF75">
            <wp:extent cx="890905" cy="167005"/>
            <wp:effectExtent l="0" t="0" r="0" b="0"/>
            <wp:docPr id="636"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890905" cy="167005"/>
                    </a:xfrm>
                    <a:prstGeom prst="rect">
                      <a:avLst/>
                    </a:prstGeom>
                    <a:noFill/>
                    <a:ln>
                      <a:noFill/>
                    </a:ln>
                  </pic:spPr>
                </pic:pic>
              </a:graphicData>
            </a:graphic>
          </wp:inline>
        </w:drawing>
      </w:r>
      <w:r w:rsidRPr="00D93DB4">
        <w:t xml:space="preserve"> is one</w:t>
      </w:r>
    </w:p>
    <w:p w14:paraId="65DF82A3" w14:textId="77777777" w:rsidR="00DA4660" w:rsidRPr="00D93DB4" w:rsidRDefault="00DA4660" w:rsidP="0001287F">
      <w:r w:rsidRPr="00D93DB4">
        <w:rPr>
          <w:b/>
          <w:bCs/>
        </w:rPr>
        <w:t>Non-tonal concealment with waveform adjustment</w:t>
      </w:r>
      <w:r w:rsidRPr="00D93DB4">
        <w:t xml:space="preserve"> is selected if</w:t>
      </w:r>
      <w:r w:rsidR="00375C69" w:rsidRPr="00D93DB4">
        <w:t>:</w:t>
      </w:r>
      <w:r w:rsidRPr="00D93DB4">
        <w:t xml:space="preserve"> </w:t>
      </w:r>
    </w:p>
    <w:p w14:paraId="4AA39210" w14:textId="34985AEE" w:rsidR="001337E6" w:rsidRPr="00D93DB4" w:rsidRDefault="001337E6" w:rsidP="001337E6">
      <w:pPr>
        <w:pStyle w:val="B1"/>
        <w:rPr>
          <w:lang w:eastAsia="zh-CN"/>
        </w:rPr>
      </w:pPr>
      <w:r w:rsidRPr="00D93DB4">
        <w:t>-</w:t>
      </w:r>
      <w:r w:rsidRPr="00D93DB4">
        <w:tab/>
      </w:r>
      <w:r w:rsidR="004C5B74">
        <w:rPr>
          <w:noProof/>
          <w:position w:val="-10"/>
        </w:rPr>
        <w:drawing>
          <wp:inline distT="0" distB="0" distL="0" distR="0" wp14:anchorId="1B74F428" wp14:editId="4B130AF6">
            <wp:extent cx="1157605" cy="190500"/>
            <wp:effectExtent l="0" t="0" r="0" b="0"/>
            <wp:docPr id="637"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157605" cy="190500"/>
                    </a:xfrm>
                    <a:prstGeom prst="rect">
                      <a:avLst/>
                    </a:prstGeom>
                    <a:noFill/>
                    <a:ln>
                      <a:noFill/>
                    </a:ln>
                  </pic:spPr>
                </pic:pic>
              </a:graphicData>
            </a:graphic>
          </wp:inline>
        </w:drawing>
      </w:r>
      <w:r w:rsidR="001F5041" w:rsidRPr="00D93DB4">
        <w:t xml:space="preserve"> is one</w:t>
      </w:r>
      <w:r w:rsidRPr="00D93DB4">
        <w:rPr>
          <w:rFonts w:hint="eastAsia"/>
          <w:lang w:eastAsia="zh-CN"/>
        </w:rPr>
        <w:t>,</w:t>
      </w:r>
      <w:r w:rsidRPr="00D93DB4">
        <w:t xml:space="preserve"> </w:t>
      </w:r>
      <w:r w:rsidR="004C5B74">
        <w:rPr>
          <w:noProof/>
          <w:position w:val="-6"/>
        </w:rPr>
        <w:drawing>
          <wp:inline distT="0" distB="0" distL="0" distR="0" wp14:anchorId="70C775EC" wp14:editId="44CDDA89">
            <wp:extent cx="890905" cy="167005"/>
            <wp:effectExtent l="0" t="0" r="0" b="0"/>
            <wp:docPr id="638"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890905" cy="167005"/>
                    </a:xfrm>
                    <a:prstGeom prst="rect">
                      <a:avLst/>
                    </a:prstGeom>
                    <a:noFill/>
                    <a:ln>
                      <a:noFill/>
                    </a:ln>
                  </pic:spPr>
                </pic:pic>
              </a:graphicData>
            </a:graphic>
          </wp:inline>
        </w:drawing>
      </w:r>
      <w:r w:rsidRPr="00D93DB4">
        <w:t>is zero</w:t>
      </w:r>
      <w:r w:rsidRPr="00D93DB4">
        <w:rPr>
          <w:rFonts w:hint="eastAsia"/>
          <w:lang w:eastAsia="zh-CN"/>
        </w:rPr>
        <w:t xml:space="preserve"> and </w:t>
      </w:r>
      <w:r w:rsidRPr="00D93DB4">
        <w:t>there is no transition having a larger frame size than a normal TCX20 frame;</w:t>
      </w:r>
      <w:r w:rsidRPr="00D93DB4">
        <w:rPr>
          <w:rFonts w:hint="eastAsia"/>
          <w:lang w:eastAsia="zh-CN"/>
        </w:rPr>
        <w:t xml:space="preserve"> and</w:t>
      </w:r>
    </w:p>
    <w:p w14:paraId="00274A68" w14:textId="77777777" w:rsidR="001337E6" w:rsidRPr="00D93DB4" w:rsidRDefault="001337E6" w:rsidP="001337E6">
      <w:pPr>
        <w:pStyle w:val="B1"/>
      </w:pPr>
      <w:r w:rsidRPr="00D93DB4">
        <w:rPr>
          <w:rFonts w:hint="eastAsia"/>
          <w:lang w:eastAsia="zh-CN"/>
        </w:rPr>
        <w:t>-</w:t>
      </w:r>
      <w:r w:rsidR="001F5041" w:rsidRPr="00D93DB4">
        <w:tab/>
      </w:r>
      <w:r w:rsidRPr="00D93DB4">
        <w:rPr>
          <w:rFonts w:hint="eastAsia"/>
          <w:lang w:eastAsia="zh-CN"/>
        </w:rPr>
        <w:t xml:space="preserve">the </w:t>
      </w:r>
      <w:r w:rsidRPr="00D93DB4">
        <w:rPr>
          <w:lang w:eastAsia="zh-CN"/>
        </w:rPr>
        <w:t>lost frame is considered to be a non-tonal frame</w:t>
      </w:r>
      <w:r w:rsidRPr="00D93DB4">
        <w:rPr>
          <w:rFonts w:hint="eastAsia"/>
          <w:lang w:eastAsia="zh-CN"/>
        </w:rPr>
        <w:t xml:space="preserve">, which requires that </w:t>
      </w:r>
      <w:r w:rsidRPr="00D93DB4">
        <w:t xml:space="preserve">the </w:t>
      </w:r>
      <w:r w:rsidRPr="00D93DB4">
        <w:rPr>
          <w:rFonts w:hint="eastAsia"/>
          <w:lang w:eastAsia="zh-CN"/>
        </w:rPr>
        <w:t xml:space="preserve">TCX_Tonality </w:t>
      </w:r>
      <w:r w:rsidRPr="00D93DB4">
        <w:t>flag array contain</w:t>
      </w:r>
      <w:r w:rsidR="001F5041" w:rsidRPr="00D93DB4">
        <w:t>s</w:t>
      </w:r>
      <w:r w:rsidRPr="00D93DB4">
        <w:t xml:space="preserve"> five or less ones</w:t>
      </w:r>
      <w:r w:rsidRPr="00D93DB4">
        <w:rPr>
          <w:rFonts w:hint="eastAsia"/>
          <w:lang w:eastAsia="zh-CN"/>
        </w:rPr>
        <w:t xml:space="preserve"> or </w:t>
      </w:r>
      <w:r w:rsidRPr="00D93DB4">
        <w:t>one out of the last three frames is not TCX20</w:t>
      </w:r>
      <w:r w:rsidRPr="00D93DB4">
        <w:rPr>
          <w:rFonts w:hint="eastAsia"/>
          <w:lang w:eastAsia="zh-CN"/>
        </w:rPr>
        <w:t>.</w:t>
      </w:r>
    </w:p>
    <w:p w14:paraId="7E5E1C0B" w14:textId="2E69C5AD" w:rsidR="00DA4660" w:rsidRPr="00D93DB4" w:rsidRDefault="00DA4660" w:rsidP="0001287F">
      <w:r w:rsidRPr="00D93DB4">
        <w:t xml:space="preserve">If a MDCT-based PLC mode is selected and </w:t>
      </w:r>
      <w:r w:rsidR="004C5B74">
        <w:rPr>
          <w:noProof/>
          <w:position w:val="-10"/>
        </w:rPr>
        <w:drawing>
          <wp:inline distT="0" distB="0" distL="0" distR="0" wp14:anchorId="2F03E54F" wp14:editId="4C673504">
            <wp:extent cx="214630" cy="190500"/>
            <wp:effectExtent l="0" t="0" r="0" b="0"/>
            <wp:docPr id="639"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Pr="00D93DB4">
        <w:t>is one, some missing information are added with the intelligent gap filling concealment.</w:t>
      </w:r>
    </w:p>
    <w:p w14:paraId="7B66CEE6" w14:textId="77777777" w:rsidR="00DA4660" w:rsidRPr="00D93DB4" w:rsidRDefault="00DA4660" w:rsidP="0001287F">
      <w:pPr>
        <w:pStyle w:val="Heading4"/>
      </w:pPr>
      <w:bookmarkStart w:id="129" w:name="_Toc123562442"/>
      <w:r w:rsidRPr="00D93DB4">
        <w:t>5.4.2.2</w:t>
      </w:r>
      <w:r w:rsidRPr="00D93DB4">
        <w:tab/>
        <w:t>TCX time domain concealment</w:t>
      </w:r>
      <w:bookmarkEnd w:id="129"/>
    </w:p>
    <w:p w14:paraId="321C545A" w14:textId="2BC3EA22" w:rsidR="00DA4660" w:rsidRPr="00D93DB4" w:rsidRDefault="00DA4660" w:rsidP="0001287F">
      <w:r w:rsidRPr="00D93DB4">
        <w:t xml:space="preserve">The time domain PLC for TCX is called if the core of the last good frame was TCX and if in the PLC method selection as describe in subclause 5.4.2.1 the TCX time domain concealment was chosen. This concealment method has some similarity to the ACELP like concealment described in subclause 5.3.1. Due to the fact, that this method is operating in the excitation domain to shape the noise towards the vocal tract and preventing discontinuities, a local LPC </w:t>
      </w:r>
      <w:r w:rsidR="000449B8" w:rsidRPr="00D93DB4">
        <w:t>a</w:t>
      </w:r>
      <w:r w:rsidRPr="00D93DB4">
        <w:t xml:space="preserve">nalysis is applied to the synthesized time domain signal </w:t>
      </w:r>
      <w:r w:rsidR="004C5B74">
        <w:rPr>
          <w:noProof/>
          <w:position w:val="-10"/>
        </w:rPr>
        <w:drawing>
          <wp:inline distT="0" distB="0" distL="0" distR="0" wp14:anchorId="4380C3DE" wp14:editId="0C8A2BED">
            <wp:extent cx="433705" cy="190500"/>
            <wp:effectExtent l="0" t="0" r="0" b="0"/>
            <wp:docPr id="640"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433705" cy="190500"/>
                    </a:xfrm>
                    <a:prstGeom prst="rect">
                      <a:avLst/>
                    </a:prstGeom>
                    <a:noFill/>
                    <a:ln>
                      <a:noFill/>
                    </a:ln>
                  </pic:spPr>
                </pic:pic>
              </a:graphicData>
            </a:graphic>
          </wp:inline>
        </w:drawing>
      </w:r>
      <w:r w:rsidRPr="00D93DB4">
        <w:t xml:space="preserve"> of the last frame. To improve the LPC </w:t>
      </w:r>
      <w:r w:rsidR="000449B8" w:rsidRPr="00D93DB4">
        <w:t>a</w:t>
      </w:r>
      <w:r w:rsidRPr="00D93DB4">
        <w:t xml:space="preserve">nalysis, first the </w:t>
      </w:r>
      <w:r w:rsidR="004C5B74">
        <w:rPr>
          <w:noProof/>
          <w:position w:val="-10"/>
        </w:rPr>
        <w:drawing>
          <wp:inline distT="0" distB="0" distL="0" distR="0" wp14:anchorId="3DE6F005" wp14:editId="4E7FDA01">
            <wp:extent cx="433705" cy="190500"/>
            <wp:effectExtent l="0" t="0" r="0" b="0"/>
            <wp:docPr id="641"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433705" cy="190500"/>
                    </a:xfrm>
                    <a:prstGeom prst="rect">
                      <a:avLst/>
                    </a:prstGeom>
                    <a:noFill/>
                    <a:ln>
                      <a:noFill/>
                    </a:ln>
                  </pic:spPr>
                </pic:pic>
              </a:graphicData>
            </a:graphic>
          </wp:inline>
        </w:drawing>
      </w:r>
      <w:r w:rsidRPr="00D93DB4">
        <w:t xml:space="preserve"> signal is filtered with the pre-emphasis filter described in subclause 5.1.3 of </w:t>
      </w:r>
      <w:r w:rsidR="00314012" w:rsidRPr="00D93DB4">
        <w:t>[5]</w:t>
      </w:r>
      <w:r w:rsidRPr="00D93DB4">
        <w:t xml:space="preserve"> to obtain </w:t>
      </w:r>
      <w:r w:rsidR="004C5B74">
        <w:rPr>
          <w:noProof/>
          <w:position w:val="-14"/>
        </w:rPr>
        <w:drawing>
          <wp:inline distT="0" distB="0" distL="0" distR="0" wp14:anchorId="5F92B785" wp14:editId="50251544">
            <wp:extent cx="595630" cy="214630"/>
            <wp:effectExtent l="0" t="0" r="0" b="0"/>
            <wp:docPr id="642"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sidRPr="00D93DB4">
        <w:t>.</w:t>
      </w:r>
      <w:r w:rsidR="00064C44" w:rsidRPr="00D93DB4">
        <w:t xml:space="preserve"> </w:t>
      </w:r>
      <w:r w:rsidRPr="00D93DB4">
        <w:t xml:space="preserve">After that, an LPC </w:t>
      </w:r>
      <w:r w:rsidR="000449B8" w:rsidRPr="00D93DB4">
        <w:t>a</w:t>
      </w:r>
      <w:r w:rsidRPr="00D93DB4">
        <w:t xml:space="preserve">nalysis is applied on </w:t>
      </w:r>
      <w:r w:rsidR="004C5B74">
        <w:rPr>
          <w:noProof/>
          <w:position w:val="-14"/>
        </w:rPr>
        <w:drawing>
          <wp:inline distT="0" distB="0" distL="0" distR="0" wp14:anchorId="1A976301" wp14:editId="0D46D0C0">
            <wp:extent cx="595630" cy="214630"/>
            <wp:effectExtent l="0" t="0" r="0" b="0"/>
            <wp:docPr id="643"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sidRPr="00D93DB4">
        <w:t xml:space="preserve"> same as in subclause 5.1.5 of </w:t>
      </w:r>
      <w:r w:rsidR="00314012" w:rsidRPr="00D93DB4">
        <w:t>[5]</w:t>
      </w:r>
      <w:r w:rsidRPr="00D93DB4">
        <w:t>, but with the frame length</w:t>
      </w:r>
      <w:r w:rsidR="004C5B74">
        <w:rPr>
          <w:noProof/>
          <w:position w:val="-4"/>
        </w:rPr>
        <w:drawing>
          <wp:inline distT="0" distB="0" distL="0" distR="0" wp14:anchorId="3CBDD03D" wp14:editId="72CDF20F">
            <wp:extent cx="128905" cy="138430"/>
            <wp:effectExtent l="0" t="0" r="0" b="0"/>
            <wp:docPr id="644"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Pr="00D93DB4">
        <w:t xml:space="preserve">and the analysis window, which first three-quarter part is a hamming window and last quarter part is a cosine window. The residual signal </w:t>
      </w:r>
      <w:r w:rsidR="004C5B74">
        <w:rPr>
          <w:noProof/>
          <w:position w:val="-10"/>
        </w:rPr>
        <w:drawing>
          <wp:inline distT="0" distB="0" distL="0" distR="0" wp14:anchorId="58EA9AD0" wp14:editId="19482012">
            <wp:extent cx="328930" cy="190500"/>
            <wp:effectExtent l="0" t="0" r="0" b="0"/>
            <wp:docPr id="645"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Pr="00D93DB4">
        <w:t xml:space="preserve"> is obtained by filtering </w:t>
      </w:r>
      <w:r w:rsidR="004C5B74">
        <w:rPr>
          <w:noProof/>
          <w:position w:val="-14"/>
        </w:rPr>
        <w:drawing>
          <wp:inline distT="0" distB="0" distL="0" distR="0" wp14:anchorId="3B41F18F" wp14:editId="3EACD947">
            <wp:extent cx="595630" cy="214630"/>
            <wp:effectExtent l="0" t="0" r="0" b="0"/>
            <wp:docPr id="64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sidRPr="00D93DB4">
        <w:t xml:space="preserve"> through the inverse filter same as in subclause 5.2.2.4.1.1 of </w:t>
      </w:r>
      <w:r w:rsidR="00314012" w:rsidRPr="00D93DB4">
        <w:t>[5]</w:t>
      </w:r>
      <w:r w:rsidRPr="00D93DB4">
        <w:t xml:space="preserve">. The local LPC parameters and the excitation signal </w:t>
      </w:r>
      <w:r w:rsidR="004C5B74">
        <w:rPr>
          <w:noProof/>
          <w:position w:val="-10"/>
        </w:rPr>
        <w:drawing>
          <wp:inline distT="0" distB="0" distL="0" distR="0" wp14:anchorId="6BDCC62D" wp14:editId="7B37EEDE">
            <wp:extent cx="328930" cy="190500"/>
            <wp:effectExtent l="0" t="0" r="0" b="0"/>
            <wp:docPr id="647"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Pr="00D93DB4">
        <w:t xml:space="preserve"> are stored for multiple frame loss.</w:t>
      </w:r>
    </w:p>
    <w:p w14:paraId="03DCD1D9" w14:textId="77777777" w:rsidR="00DA4660" w:rsidRPr="00D93DB4" w:rsidRDefault="00DA4660" w:rsidP="0001287F">
      <w:pPr>
        <w:pStyle w:val="Heading5"/>
      </w:pPr>
      <w:bookmarkStart w:id="130" w:name="_Toc123562443"/>
      <w:r w:rsidRPr="00D93DB4">
        <w:t>5.4.2.2.1</w:t>
      </w:r>
      <w:r w:rsidRPr="00D93DB4">
        <w:tab/>
        <w:t>Construction of the periodic part of the excitation</w:t>
      </w:r>
      <w:bookmarkEnd w:id="130"/>
    </w:p>
    <w:p w14:paraId="496B1A71" w14:textId="77777777" w:rsidR="00DA4660" w:rsidRPr="00D93DB4" w:rsidRDefault="00DA4660" w:rsidP="0001287F">
      <w:r w:rsidRPr="00D93DB4">
        <w:t>If the last good frame was neither UNVOICED_CLAS nor UNVOICED_TRANSITION in combination with coder type being GENERIC, a harmonic part and a random part of excitation have to be generated for a concealment of erased frames. Otherwise, only a random part has to be generated. The harmonic part of the excitation is constructed by repeating the last pitch period of the previous frame. If this is the case of the first erased frame after a good frame and the ISF stability factor is lower than one, the first pitch cycle is first low-pass filtered. The filter used is core sampling rate dependant and consists of an 11-tap linear phase FIR filter. The filter coefficients for core sampling rates lower or equal then 16</w:t>
      </w:r>
      <w:r w:rsidR="00F742AD" w:rsidRPr="00D93DB4">
        <w:t xml:space="preserve"> </w:t>
      </w:r>
      <w:r w:rsidRPr="00D93DB4">
        <w:t>000 Hz are</w:t>
      </w:r>
      <w:r w:rsidR="00375C69" w:rsidRPr="00D93DB4">
        <w:t>:</w:t>
      </w:r>
    </w:p>
    <w:p w14:paraId="2CE24C20" w14:textId="734FB155" w:rsidR="00DA4660" w:rsidRPr="00D93DB4" w:rsidRDefault="00DA4660" w:rsidP="0001287F">
      <w:pPr>
        <w:pStyle w:val="EQ"/>
      </w:pPr>
      <w:r w:rsidRPr="00D93DB4">
        <w:tab/>
      </w:r>
      <w:r w:rsidR="004C5B74">
        <w:rPr>
          <w:noProof/>
          <w:position w:val="-10"/>
        </w:rPr>
        <w:drawing>
          <wp:inline distT="0" distB="0" distL="0" distR="0" wp14:anchorId="0FAB9447" wp14:editId="2EB866E2">
            <wp:extent cx="4648200" cy="190500"/>
            <wp:effectExtent l="0" t="0" r="0" b="0"/>
            <wp:docPr id="648"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4648200" cy="190500"/>
                    </a:xfrm>
                    <a:prstGeom prst="rect">
                      <a:avLst/>
                    </a:prstGeom>
                    <a:noFill/>
                    <a:ln>
                      <a:noFill/>
                    </a:ln>
                  </pic:spPr>
                </pic:pic>
              </a:graphicData>
            </a:graphic>
          </wp:inline>
        </w:drawing>
      </w:r>
      <w:r w:rsidRPr="00D93DB4">
        <w:t>,</w:t>
      </w:r>
      <w:r w:rsidRPr="00D93DB4">
        <w:tab/>
        <w:t>(</w:t>
      </w:r>
      <w:r w:rsidR="005B1BA1" w:rsidRPr="00D93DB4">
        <w:t>112</w:t>
      </w:r>
      <w:r w:rsidRPr="00D93DB4">
        <w:t>)</w:t>
      </w:r>
    </w:p>
    <w:p w14:paraId="008F30C2" w14:textId="77777777" w:rsidR="00DA4660" w:rsidRPr="00D93DB4" w:rsidRDefault="00DA4660" w:rsidP="0001287F">
      <w:r w:rsidRPr="00D93DB4">
        <w:t xml:space="preserve">for core sampling rate equal to 25600 Hz </w:t>
      </w:r>
    </w:p>
    <w:p w14:paraId="104E40BF" w14:textId="3F2EEAB9" w:rsidR="00DA4660" w:rsidRPr="00D93DB4" w:rsidRDefault="00DA4660" w:rsidP="0001287F">
      <w:pPr>
        <w:pStyle w:val="EQ"/>
      </w:pPr>
      <w:r w:rsidRPr="00D93DB4">
        <w:tab/>
      </w:r>
      <w:r w:rsidR="004C5B74">
        <w:rPr>
          <w:noProof/>
          <w:position w:val="-10"/>
        </w:rPr>
        <w:drawing>
          <wp:inline distT="0" distB="0" distL="0" distR="0" wp14:anchorId="446418DF" wp14:editId="4C3F9B20">
            <wp:extent cx="4686300" cy="190500"/>
            <wp:effectExtent l="0" t="0" r="0" b="0"/>
            <wp:docPr id="649"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4686300" cy="190500"/>
                    </a:xfrm>
                    <a:prstGeom prst="rect">
                      <a:avLst/>
                    </a:prstGeom>
                    <a:noFill/>
                    <a:ln>
                      <a:noFill/>
                    </a:ln>
                  </pic:spPr>
                </pic:pic>
              </a:graphicData>
            </a:graphic>
          </wp:inline>
        </w:drawing>
      </w:r>
      <w:r w:rsidRPr="00D93DB4">
        <w:tab/>
        <w:t>(</w:t>
      </w:r>
      <w:r w:rsidR="005B1BA1" w:rsidRPr="00D93DB4">
        <w:t>113</w:t>
      </w:r>
      <w:r w:rsidRPr="00D93DB4">
        <w:t>)</w:t>
      </w:r>
    </w:p>
    <w:p w14:paraId="251690B1" w14:textId="77777777" w:rsidR="00DA4660" w:rsidRPr="00D93DB4" w:rsidRDefault="00DA4660" w:rsidP="0001287F">
      <w:r w:rsidRPr="00D93DB4">
        <w:t>and for higher core sampling rates</w:t>
      </w:r>
    </w:p>
    <w:p w14:paraId="6DB9A935" w14:textId="109A776E" w:rsidR="00DA4660" w:rsidRPr="00D93DB4" w:rsidRDefault="00DA4660" w:rsidP="0001287F">
      <w:pPr>
        <w:pStyle w:val="EQ"/>
      </w:pPr>
      <w:r w:rsidRPr="00D93DB4">
        <w:tab/>
      </w:r>
      <w:r w:rsidR="004C5B74">
        <w:rPr>
          <w:noProof/>
          <w:position w:val="-10"/>
        </w:rPr>
        <w:drawing>
          <wp:inline distT="0" distB="0" distL="0" distR="0" wp14:anchorId="4F1AFBE0" wp14:editId="347F3ED6">
            <wp:extent cx="4891405" cy="190500"/>
            <wp:effectExtent l="0" t="0" r="0" b="0"/>
            <wp:docPr id="65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4891405" cy="190500"/>
                    </a:xfrm>
                    <a:prstGeom prst="rect">
                      <a:avLst/>
                    </a:prstGeom>
                    <a:noFill/>
                    <a:ln>
                      <a:noFill/>
                    </a:ln>
                  </pic:spPr>
                </pic:pic>
              </a:graphicData>
            </a:graphic>
          </wp:inline>
        </w:drawing>
      </w:r>
      <w:r w:rsidRPr="00D93DB4">
        <w:t>.</w:t>
      </w:r>
      <w:r w:rsidRPr="00D93DB4">
        <w:tab/>
        <w:t>(</w:t>
      </w:r>
      <w:r w:rsidR="005B1BA1" w:rsidRPr="00D93DB4">
        <w:t>114</w:t>
      </w:r>
      <w:r w:rsidRPr="00D93DB4">
        <w:t>)</w:t>
      </w:r>
    </w:p>
    <w:p w14:paraId="069D42B7" w14:textId="77777777" w:rsidR="00DA4660" w:rsidRPr="00D93DB4" w:rsidRDefault="00DA4660" w:rsidP="0001287F">
      <w:r w:rsidRPr="00D93DB4">
        <w:t xml:space="preserve">The periodic part of the excitation is constructed as described in subclause 5.3.1 including the pitch extrapolation as described in subclause </w:t>
      </w:r>
      <w:r w:rsidR="00D52923" w:rsidRPr="00D93DB4">
        <w:t>5.3.1.1</w:t>
      </w:r>
      <w:r w:rsidRPr="00D93DB4">
        <w:t xml:space="preserve"> and the glottal pulse resynchronization as described in subclause </w:t>
      </w:r>
      <w:r w:rsidR="00D52923" w:rsidRPr="00D93DB4">
        <w:t>5.3.1.3</w:t>
      </w:r>
      <w:r w:rsidRPr="00D93DB4">
        <w:t>. The pitches used to get the pitch extrapolation are based on the LTP lag and gains coming from the last TCX frames.</w:t>
      </w:r>
    </w:p>
    <w:p w14:paraId="5A152A4A" w14:textId="77777777" w:rsidR="00DA4660" w:rsidRPr="00D93DB4" w:rsidRDefault="00DA4660" w:rsidP="0001287F">
      <w:r w:rsidRPr="00D93DB4">
        <w:t>These LTP lag and gain are sen</w:t>
      </w:r>
      <w:r w:rsidR="0037690D" w:rsidRPr="00D93DB4">
        <w:t>t</w:t>
      </w:r>
      <w:r w:rsidRPr="00D93DB4">
        <w:t xml:space="preserve"> in the bitstream as side information. The specific handling as described in subclause </w:t>
      </w:r>
      <w:r w:rsidR="00D52923" w:rsidRPr="00D93DB4">
        <w:t>5.3.1.5</w:t>
      </w:r>
      <w:r w:rsidRPr="00D93DB4">
        <w:t xml:space="preserve"> is used for TCX time domain concealment at all bitrates, additionally with the specific low-pass filtering of the first pitch cycle as described above.</w:t>
      </w:r>
    </w:p>
    <w:p w14:paraId="7904417B" w14:textId="5DA13DE7" w:rsidR="00DA4660" w:rsidRPr="00D93DB4" w:rsidRDefault="00DA4660" w:rsidP="0001287F">
      <w:r w:rsidRPr="00D93DB4">
        <w:t>The gain of pitch,</w:t>
      </w:r>
      <w:r w:rsidR="004C5B74">
        <w:rPr>
          <w:noProof/>
          <w:position w:val="-14"/>
        </w:rPr>
        <w:drawing>
          <wp:inline distT="0" distB="0" distL="0" distR="0" wp14:anchorId="593DAA8C" wp14:editId="6E7D7292">
            <wp:extent cx="205105" cy="214630"/>
            <wp:effectExtent l="0" t="0" r="0" b="0"/>
            <wp:docPr id="651"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05105" cy="214630"/>
                    </a:xfrm>
                    <a:prstGeom prst="rect">
                      <a:avLst/>
                    </a:prstGeom>
                    <a:noFill/>
                    <a:ln>
                      <a:noFill/>
                    </a:ln>
                  </pic:spPr>
                </pic:pic>
              </a:graphicData>
            </a:graphic>
          </wp:inline>
        </w:drawing>
      </w:r>
      <w:r w:rsidRPr="00D93DB4">
        <w:t xml:space="preserve">, is calculated on </w:t>
      </w:r>
      <w:r w:rsidR="004C5B74">
        <w:rPr>
          <w:noProof/>
          <w:position w:val="-14"/>
        </w:rPr>
        <w:drawing>
          <wp:inline distT="0" distB="0" distL="0" distR="0" wp14:anchorId="2DC4A576" wp14:editId="55912C4C">
            <wp:extent cx="595630" cy="214630"/>
            <wp:effectExtent l="0" t="0" r="0" b="0"/>
            <wp:docPr id="652"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sidRPr="00D93DB4">
        <w:t xml:space="preserve"> as follows:</w:t>
      </w:r>
    </w:p>
    <w:p w14:paraId="3350FB67" w14:textId="40D8E90F" w:rsidR="00DA4660" w:rsidRPr="00D93DB4" w:rsidRDefault="00DA4660" w:rsidP="0001287F">
      <w:pPr>
        <w:pStyle w:val="EQ"/>
      </w:pPr>
      <w:r w:rsidRPr="00D93DB4">
        <w:tab/>
      </w:r>
      <w:r w:rsidR="004C5B74">
        <w:rPr>
          <w:noProof/>
          <w:position w:val="-74"/>
        </w:rPr>
        <w:drawing>
          <wp:inline distT="0" distB="0" distL="0" distR="0" wp14:anchorId="6C0C6938" wp14:editId="4045624D">
            <wp:extent cx="3162300" cy="1005205"/>
            <wp:effectExtent l="0" t="0" r="0" b="0"/>
            <wp:docPr id="653"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162300" cy="1005205"/>
                    </a:xfrm>
                    <a:prstGeom prst="rect">
                      <a:avLst/>
                    </a:prstGeom>
                    <a:noFill/>
                    <a:ln>
                      <a:noFill/>
                    </a:ln>
                  </pic:spPr>
                </pic:pic>
              </a:graphicData>
            </a:graphic>
          </wp:inline>
        </w:drawing>
      </w:r>
      <w:r w:rsidRPr="00D93DB4">
        <w:tab/>
        <w:t>(</w:t>
      </w:r>
      <w:bookmarkStart w:id="131" w:name="TD_TCX_gainp"/>
      <w:r w:rsidR="005B1BA1" w:rsidRPr="00D93DB4">
        <w:t>115</w:t>
      </w:r>
      <w:bookmarkEnd w:id="131"/>
      <w:r w:rsidRPr="00D93DB4">
        <w:t>)</w:t>
      </w:r>
    </w:p>
    <w:p w14:paraId="44C971AA" w14:textId="0C42A615" w:rsidR="00DA4660" w:rsidRPr="00D93DB4" w:rsidRDefault="00DA4660" w:rsidP="0001287F">
      <w:pPr>
        <w:pStyle w:val="B1"/>
        <w:ind w:left="0" w:firstLine="0"/>
      </w:pPr>
      <w:r w:rsidRPr="00D93DB4">
        <w:t xml:space="preserve">where </w:t>
      </w:r>
      <w:r w:rsidR="004C5B74">
        <w:rPr>
          <w:noProof/>
          <w:position w:val="-14"/>
        </w:rPr>
        <w:drawing>
          <wp:inline distT="0" distB="0" distL="0" distR="0" wp14:anchorId="332D82E1" wp14:editId="3C726969">
            <wp:extent cx="609600" cy="214630"/>
            <wp:effectExtent l="0" t="0" r="0" b="0"/>
            <wp:docPr id="654"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609600" cy="214630"/>
                    </a:xfrm>
                    <a:prstGeom prst="rect">
                      <a:avLst/>
                    </a:prstGeom>
                    <a:noFill/>
                    <a:ln>
                      <a:noFill/>
                    </a:ln>
                  </pic:spPr>
                </pic:pic>
              </a:graphicData>
            </a:graphic>
          </wp:inline>
        </w:drawing>
      </w:r>
      <w:r w:rsidRPr="00D93DB4">
        <w:t xml:space="preserve"> are samples of pre-emphased prior time data,</w:t>
      </w:r>
      <w:r w:rsidR="004C5B74">
        <w:rPr>
          <w:noProof/>
          <w:position w:val="-14"/>
        </w:rPr>
        <w:drawing>
          <wp:inline distT="0" distB="0" distL="0" distR="0" wp14:anchorId="7402BD30" wp14:editId="7BEAA66A">
            <wp:extent cx="342900" cy="214630"/>
            <wp:effectExtent l="0" t="0" r="0" b="0"/>
            <wp:docPr id="655"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r w:rsidRPr="00D93DB4">
        <w:t xml:space="preserve"> is the length of a subframe in samples and </w:t>
      </w:r>
      <w:r w:rsidR="004C5B74">
        <w:rPr>
          <w:noProof/>
          <w:position w:val="-10"/>
        </w:rPr>
        <w:drawing>
          <wp:inline distT="0" distB="0" distL="0" distR="0" wp14:anchorId="2820D745" wp14:editId="4DED5AE8">
            <wp:extent cx="152400" cy="190500"/>
            <wp:effectExtent l="0" t="0" r="0" b="0"/>
            <wp:docPr id="656"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93DB4">
        <w:t xml:space="preserve"> is the rounded pitch period equal to the LTP lag of the last good frame. The gain of pitch is limited between zero and one to prevent unexpected increase of energy. The formed adaptive excitation is attenuated sample-by-sample throughout the frame starting with one and ending with the damping factor calculated same as in subclause 5.3.4.2.3. To get a proper overlap add in the case the next good frame is a valid TCX frame, half a frame is additional created the same as describe above.</w:t>
      </w:r>
    </w:p>
    <w:p w14:paraId="7F1A5907" w14:textId="77777777" w:rsidR="00DA4660" w:rsidRPr="00D93DB4" w:rsidRDefault="00DA4660" w:rsidP="0001287F">
      <w:pPr>
        <w:pStyle w:val="B1"/>
        <w:ind w:left="0" w:firstLine="0"/>
      </w:pPr>
      <w:r w:rsidRPr="00D93DB4">
        <w:t>The attenuation strategy of the periodic part of the excitation is the same as done in subclause 5.3.4.2.1.</w:t>
      </w:r>
    </w:p>
    <w:p w14:paraId="30D64C51" w14:textId="77777777" w:rsidR="00DA4660" w:rsidRPr="00D93DB4" w:rsidRDefault="00DA4660" w:rsidP="0001287F">
      <w:pPr>
        <w:pStyle w:val="Heading5"/>
      </w:pPr>
      <w:bookmarkStart w:id="132" w:name="_Toc123562444"/>
      <w:r w:rsidRPr="00D93DB4">
        <w:t>5.4.2.2.2</w:t>
      </w:r>
      <w:r w:rsidRPr="00D93DB4">
        <w:tab/>
        <w:t>Construction of the random part of the excitation</w:t>
      </w:r>
      <w:bookmarkEnd w:id="132"/>
    </w:p>
    <w:p w14:paraId="283A931F" w14:textId="77777777" w:rsidR="001F5041" w:rsidRPr="00D93DB4" w:rsidRDefault="001F5041" w:rsidP="001F5041">
      <w:pPr>
        <w:rPr>
          <w:rFonts w:eastAsia="SimSun"/>
        </w:rPr>
      </w:pPr>
      <w:r w:rsidRPr="00D93DB4">
        <w:rPr>
          <w:rFonts w:eastAsia="SimSun"/>
        </w:rPr>
        <w:t>The innovative (non-periodic) part of the excitation is generated by a simple random generator with approximately uniform distribution. If the last good frame was VOICED_CLAS or ONSET, a pre-emphased filtering of the noise is done same as [19] subclause 5.1.3, but with the pre-emphasis factor of 0.2 for core sampling rates lower or equal then 16 kHz and 0.6 for all other rates. The filtering is applied to decrease the amount of noisy components in the lower frequencies speech region. Furthermore, to shift the noise more to higher frequencies, the noise gets filtered by a 10-order high pass FIR filter in case of the first erased frame after a good frame and if the last good frame was neither UNVOICED_CLAS nor UNVOICED_TRANSITION. The filter coefficients are</w:t>
      </w:r>
    </w:p>
    <w:p w14:paraId="6A2AE1FA" w14:textId="4A6D1789" w:rsidR="001F5041" w:rsidRPr="00D93DB4" w:rsidRDefault="001F5041" w:rsidP="001F5041">
      <w:pPr>
        <w:keepLines/>
        <w:tabs>
          <w:tab w:val="center" w:pos="4536"/>
          <w:tab w:val="right" w:pos="9072"/>
        </w:tabs>
        <w:rPr>
          <w:rFonts w:eastAsia="SimSun"/>
          <w:noProof/>
        </w:rPr>
      </w:pPr>
      <w:r w:rsidRPr="00D93DB4">
        <w:rPr>
          <w:rFonts w:eastAsia="SimSun"/>
          <w:noProof/>
        </w:rPr>
        <w:tab/>
      </w:r>
      <w:r w:rsidR="004C5B74">
        <w:rPr>
          <w:rFonts w:eastAsia="SimSun"/>
          <w:noProof/>
          <w:position w:val="-10"/>
        </w:rPr>
        <w:drawing>
          <wp:inline distT="0" distB="0" distL="0" distR="0" wp14:anchorId="0EEF3D39" wp14:editId="05A94949">
            <wp:extent cx="5043805" cy="190500"/>
            <wp:effectExtent l="0" t="0" r="0" b="0"/>
            <wp:docPr id="65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5043805" cy="190500"/>
                    </a:xfrm>
                    <a:prstGeom prst="rect">
                      <a:avLst/>
                    </a:prstGeom>
                    <a:noFill/>
                    <a:ln>
                      <a:noFill/>
                    </a:ln>
                  </pic:spPr>
                </pic:pic>
              </a:graphicData>
            </a:graphic>
          </wp:inline>
        </w:drawing>
      </w:r>
      <w:r w:rsidRPr="00D93DB4">
        <w:rPr>
          <w:rFonts w:eastAsia="SimSun"/>
          <w:noProof/>
        </w:rPr>
        <w:tab/>
        <w:t>(</w:t>
      </w:r>
      <w:r w:rsidR="00691007" w:rsidRPr="00D93DB4">
        <w:rPr>
          <w:rFonts w:eastAsia="SimSun"/>
          <w:noProof/>
        </w:rPr>
        <w:t>116</w:t>
      </w:r>
      <w:r w:rsidRPr="00D93DB4">
        <w:rPr>
          <w:rFonts w:eastAsia="SimSun"/>
          <w:noProof/>
        </w:rPr>
        <w:t>)</w:t>
      </w:r>
    </w:p>
    <w:p w14:paraId="0A2C2C3C" w14:textId="77777777" w:rsidR="001F5041" w:rsidRPr="00D93DB4" w:rsidRDefault="001F5041" w:rsidP="001F5041">
      <w:pPr>
        <w:rPr>
          <w:rFonts w:eastAsia="SimSun"/>
        </w:rPr>
      </w:pPr>
      <w:r w:rsidRPr="00D93DB4">
        <w:rPr>
          <w:rFonts w:eastAsia="SimSun"/>
        </w:rPr>
        <w:t>for core sampling rates lower or equal than 16000 Hz,</w:t>
      </w:r>
    </w:p>
    <w:p w14:paraId="5BA9A94D" w14:textId="79578A23" w:rsidR="001F5041" w:rsidRPr="00D93DB4" w:rsidRDefault="001F5041" w:rsidP="001F5041">
      <w:pPr>
        <w:keepLines/>
        <w:tabs>
          <w:tab w:val="center" w:pos="4536"/>
          <w:tab w:val="right" w:pos="9072"/>
        </w:tabs>
        <w:rPr>
          <w:rFonts w:eastAsia="SimSun"/>
          <w:noProof/>
        </w:rPr>
      </w:pPr>
      <w:r w:rsidRPr="00D93DB4">
        <w:rPr>
          <w:rFonts w:eastAsia="SimSun"/>
          <w:noProof/>
        </w:rPr>
        <w:tab/>
      </w:r>
      <w:r w:rsidR="004C5B74">
        <w:rPr>
          <w:rFonts w:eastAsia="SimSun"/>
          <w:noProof/>
          <w:position w:val="-10"/>
        </w:rPr>
        <w:drawing>
          <wp:inline distT="0" distB="0" distL="0" distR="0" wp14:anchorId="0B0C6E4E" wp14:editId="6342161F">
            <wp:extent cx="5158105" cy="190500"/>
            <wp:effectExtent l="0" t="0" r="0" b="0"/>
            <wp:docPr id="658"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5158105" cy="190500"/>
                    </a:xfrm>
                    <a:prstGeom prst="rect">
                      <a:avLst/>
                    </a:prstGeom>
                    <a:noFill/>
                    <a:ln>
                      <a:noFill/>
                    </a:ln>
                  </pic:spPr>
                </pic:pic>
              </a:graphicData>
            </a:graphic>
          </wp:inline>
        </w:drawing>
      </w:r>
      <w:r w:rsidRPr="00D93DB4">
        <w:rPr>
          <w:rFonts w:eastAsia="SimSun"/>
          <w:noProof/>
        </w:rPr>
        <w:tab/>
        <w:t>(</w:t>
      </w:r>
      <w:r w:rsidR="00691007" w:rsidRPr="00D93DB4">
        <w:rPr>
          <w:rFonts w:eastAsia="SimSun"/>
          <w:noProof/>
        </w:rPr>
        <w:t>117</w:t>
      </w:r>
      <w:r w:rsidRPr="00D93DB4">
        <w:rPr>
          <w:rFonts w:eastAsia="SimSun"/>
          <w:noProof/>
        </w:rPr>
        <w:t>)</w:t>
      </w:r>
    </w:p>
    <w:p w14:paraId="16D0CEF5" w14:textId="77777777" w:rsidR="001F5041" w:rsidRPr="00D93DB4" w:rsidRDefault="001F5041" w:rsidP="001F5041">
      <w:pPr>
        <w:rPr>
          <w:rFonts w:eastAsia="SimSun"/>
        </w:rPr>
      </w:pPr>
      <w:r w:rsidRPr="00D93DB4">
        <w:rPr>
          <w:rFonts w:eastAsia="SimSun"/>
        </w:rPr>
        <w:t xml:space="preserve">for the core sampling rate of 25600 Hz and </w:t>
      </w:r>
    </w:p>
    <w:p w14:paraId="63A05AA1" w14:textId="1D48AD57" w:rsidR="001F5041" w:rsidRPr="00D93DB4" w:rsidRDefault="001F5041" w:rsidP="001F5041">
      <w:pPr>
        <w:keepLines/>
        <w:tabs>
          <w:tab w:val="center" w:pos="4536"/>
          <w:tab w:val="right" w:pos="9072"/>
        </w:tabs>
        <w:rPr>
          <w:rFonts w:eastAsia="SimSun"/>
          <w:noProof/>
        </w:rPr>
      </w:pPr>
      <w:r w:rsidRPr="00D93DB4">
        <w:rPr>
          <w:rFonts w:eastAsia="SimSun"/>
          <w:noProof/>
        </w:rPr>
        <w:tab/>
      </w:r>
      <w:r w:rsidR="004C5B74">
        <w:rPr>
          <w:rFonts w:eastAsia="SimSun"/>
          <w:noProof/>
          <w:position w:val="-10"/>
        </w:rPr>
        <w:drawing>
          <wp:inline distT="0" distB="0" distL="0" distR="0" wp14:anchorId="76F05B75" wp14:editId="1E6B8136">
            <wp:extent cx="5158105" cy="190500"/>
            <wp:effectExtent l="0" t="0" r="0" b="0"/>
            <wp:docPr id="659"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5158105" cy="190500"/>
                    </a:xfrm>
                    <a:prstGeom prst="rect">
                      <a:avLst/>
                    </a:prstGeom>
                    <a:noFill/>
                    <a:ln>
                      <a:noFill/>
                    </a:ln>
                  </pic:spPr>
                </pic:pic>
              </a:graphicData>
            </a:graphic>
          </wp:inline>
        </w:drawing>
      </w:r>
      <w:r w:rsidRPr="00D93DB4">
        <w:rPr>
          <w:rFonts w:eastAsia="SimSun"/>
          <w:noProof/>
        </w:rPr>
        <w:tab/>
      </w:r>
      <w:r w:rsidR="00691007" w:rsidRPr="00D93DB4">
        <w:rPr>
          <w:rFonts w:eastAsia="SimSun"/>
          <w:noProof/>
        </w:rPr>
        <w:t>(118</w:t>
      </w:r>
      <w:r w:rsidRPr="00D93DB4">
        <w:rPr>
          <w:rFonts w:eastAsia="SimSun"/>
          <w:noProof/>
        </w:rPr>
        <w:t>)</w:t>
      </w:r>
    </w:p>
    <w:p w14:paraId="19C1B339" w14:textId="77777777" w:rsidR="00DA4660" w:rsidRPr="00D93DB4" w:rsidRDefault="00DA4660" w:rsidP="0001287F">
      <w:r w:rsidRPr="00D93DB4">
        <w:t>for all other rates. For the second and further lost frames, the noise is composed via a linear interpolation between the fullband and a highpass-filtered version of it as</w:t>
      </w:r>
    </w:p>
    <w:p w14:paraId="3705584A" w14:textId="3A727229" w:rsidR="00DA4660" w:rsidRPr="00D93DB4" w:rsidRDefault="00DA4660" w:rsidP="0001287F">
      <w:pPr>
        <w:pStyle w:val="EQ"/>
      </w:pPr>
      <w:r w:rsidRPr="00D93DB4">
        <w:tab/>
      </w:r>
      <w:r w:rsidR="004C5B74">
        <w:rPr>
          <w:noProof/>
          <w:position w:val="-14"/>
        </w:rPr>
        <w:drawing>
          <wp:inline distT="0" distB="0" distL="0" distR="0" wp14:anchorId="7DF18F63" wp14:editId="6AAE43F8">
            <wp:extent cx="4343400" cy="214630"/>
            <wp:effectExtent l="0" t="0" r="0" b="0"/>
            <wp:docPr id="660"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4343400" cy="214630"/>
                    </a:xfrm>
                    <a:prstGeom prst="rect">
                      <a:avLst/>
                    </a:prstGeom>
                    <a:noFill/>
                    <a:ln>
                      <a:noFill/>
                    </a:ln>
                  </pic:spPr>
                </pic:pic>
              </a:graphicData>
            </a:graphic>
          </wp:inline>
        </w:drawing>
      </w:r>
      <w:r w:rsidRPr="00D93DB4">
        <w:tab/>
        <w:t>(</w:t>
      </w:r>
      <w:r w:rsidR="005B1BA1" w:rsidRPr="00D93DB4">
        <w:t>119</w:t>
      </w:r>
      <w:r w:rsidRPr="00D93DB4">
        <w:t>)</w:t>
      </w:r>
    </w:p>
    <w:p w14:paraId="6318ECC4" w14:textId="369BFA8B" w:rsidR="00DA4660" w:rsidRPr="00D93DB4" w:rsidRDefault="00DA4660" w:rsidP="0001287F">
      <w:r w:rsidRPr="00D93DB4">
        <w:t xml:space="preserve">where </w:t>
      </w:r>
      <w:r w:rsidR="004C5B74">
        <w:rPr>
          <w:noProof/>
          <w:position w:val="-10"/>
        </w:rPr>
        <w:drawing>
          <wp:inline distT="0" distB="0" distL="0" distR="0" wp14:anchorId="3716BAC8" wp14:editId="0AAD54D4">
            <wp:extent cx="443230" cy="190500"/>
            <wp:effectExtent l="0" t="0" r="0" b="0"/>
            <wp:docPr id="661"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93DB4">
        <w:t xml:space="preserve">are noise samples generated as described in beginning of this subclause, </w:t>
      </w:r>
      <w:r w:rsidR="004C5B74">
        <w:rPr>
          <w:noProof/>
          <w:position w:val="-14"/>
        </w:rPr>
        <w:drawing>
          <wp:inline distT="0" distB="0" distL="0" distR="0" wp14:anchorId="7E086132" wp14:editId="41C0CAA4">
            <wp:extent cx="557530" cy="214630"/>
            <wp:effectExtent l="0" t="0" r="0" b="0"/>
            <wp:docPr id="662"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557530" cy="214630"/>
                    </a:xfrm>
                    <a:prstGeom prst="rect">
                      <a:avLst/>
                    </a:prstGeom>
                    <a:noFill/>
                    <a:ln>
                      <a:noFill/>
                    </a:ln>
                  </pic:spPr>
                </pic:pic>
              </a:graphicData>
            </a:graphic>
          </wp:inline>
        </w:drawing>
      </w:r>
      <w:r w:rsidRPr="00D93DB4">
        <w:t xml:space="preserve"> are </w:t>
      </w:r>
      <w:r w:rsidR="004C5B74">
        <w:rPr>
          <w:noProof/>
          <w:position w:val="-10"/>
        </w:rPr>
        <w:drawing>
          <wp:inline distT="0" distB="0" distL="0" distR="0" wp14:anchorId="2285B380" wp14:editId="1E6E4B40">
            <wp:extent cx="443230" cy="190500"/>
            <wp:effectExtent l="0" t="0" r="0" b="0"/>
            <wp:docPr id="66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93DB4">
        <w:t xml:space="preserve"> filtered with the highpass filter above and </w:t>
      </w:r>
      <w:r w:rsidR="004C5B74">
        <w:rPr>
          <w:noProof/>
          <w:position w:val="-10"/>
        </w:rPr>
        <w:drawing>
          <wp:inline distT="0" distB="0" distL="0" distR="0" wp14:anchorId="7E44048C" wp14:editId="260E9C4B">
            <wp:extent cx="1257300" cy="190500"/>
            <wp:effectExtent l="0" t="0" r="0" b="0"/>
            <wp:docPr id="664"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1257300" cy="190500"/>
                    </a:xfrm>
                    <a:prstGeom prst="rect">
                      <a:avLst/>
                    </a:prstGeom>
                    <a:noFill/>
                    <a:ln>
                      <a:noFill/>
                    </a:ln>
                  </pic:spPr>
                </pic:pic>
              </a:graphicData>
            </a:graphic>
          </wp:inline>
        </w:drawing>
      </w:r>
      <w:r w:rsidRPr="00D93DB4">
        <w:t>is a frame wise cumulative factor of the damping factors. This ensures that the noise fades to fullband noise with the fading speed dependently on the damping factor.</w:t>
      </w:r>
    </w:p>
    <w:p w14:paraId="4E400BE5" w14:textId="490302AE" w:rsidR="00DA4660" w:rsidRPr="00D93DB4" w:rsidRDefault="00DA4660" w:rsidP="0001287F">
      <w:r w:rsidRPr="00D93DB4">
        <w:t>The innovation gain,</w:t>
      </w:r>
      <w:r w:rsidR="004C5B74">
        <w:rPr>
          <w:noProof/>
          <w:position w:val="-10"/>
        </w:rPr>
        <w:drawing>
          <wp:inline distT="0" distB="0" distL="0" distR="0" wp14:anchorId="126F60E7" wp14:editId="1232FC3A">
            <wp:extent cx="176530" cy="190500"/>
            <wp:effectExtent l="0" t="0" r="0" b="0"/>
            <wp:docPr id="665"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which is used for adjusting the noise level, is calculated as</w:t>
      </w:r>
    </w:p>
    <w:p w14:paraId="0A15313A" w14:textId="4970E0DC" w:rsidR="00DA4660" w:rsidRPr="00D93DB4" w:rsidRDefault="00DA4660" w:rsidP="0001287F">
      <w:pPr>
        <w:pStyle w:val="EQ"/>
      </w:pPr>
      <w:r w:rsidRPr="00D93DB4">
        <w:tab/>
      </w:r>
      <w:r w:rsidR="004C5B74">
        <w:rPr>
          <w:noProof/>
          <w:position w:val="-32"/>
        </w:rPr>
        <w:drawing>
          <wp:inline distT="0" distB="0" distL="0" distR="0" wp14:anchorId="55E54313" wp14:editId="39D2075A">
            <wp:extent cx="3062605" cy="762000"/>
            <wp:effectExtent l="0" t="0" r="0" b="0"/>
            <wp:docPr id="666"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3062605" cy="762000"/>
                    </a:xfrm>
                    <a:prstGeom prst="rect">
                      <a:avLst/>
                    </a:prstGeom>
                    <a:noFill/>
                    <a:ln>
                      <a:noFill/>
                    </a:ln>
                  </pic:spPr>
                </pic:pic>
              </a:graphicData>
            </a:graphic>
          </wp:inline>
        </w:drawing>
      </w:r>
      <w:r w:rsidR="00D93DB4">
        <w:tab/>
      </w:r>
      <w:r w:rsidRPr="00D93DB4">
        <w:t>(</w:t>
      </w:r>
      <w:r w:rsidR="005B1BA1" w:rsidRPr="00D93DB4">
        <w:t>120</w:t>
      </w:r>
      <w:r w:rsidRPr="00D93DB4">
        <w:t>)</w:t>
      </w:r>
    </w:p>
    <w:p w14:paraId="6A0E3A29" w14:textId="11CB52E0" w:rsidR="00DA4660" w:rsidRPr="00D93DB4" w:rsidRDefault="00DA4660" w:rsidP="0001287F">
      <w:r w:rsidRPr="00D93DB4">
        <w:t xml:space="preserve">where </w:t>
      </w:r>
      <w:r w:rsidR="004C5B74">
        <w:rPr>
          <w:noProof/>
          <w:position w:val="-14"/>
        </w:rPr>
        <w:drawing>
          <wp:inline distT="0" distB="0" distL="0" distR="0" wp14:anchorId="574B22D7" wp14:editId="61944FEE">
            <wp:extent cx="205105" cy="214630"/>
            <wp:effectExtent l="0" t="0" r="0" b="0"/>
            <wp:docPr id="667"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05105" cy="214630"/>
                    </a:xfrm>
                    <a:prstGeom prst="rect">
                      <a:avLst/>
                    </a:prstGeom>
                    <a:noFill/>
                    <a:ln>
                      <a:noFill/>
                    </a:ln>
                  </pic:spPr>
                </pic:pic>
              </a:graphicData>
            </a:graphic>
          </wp:inline>
        </w:drawing>
      </w:r>
      <w:r w:rsidRPr="00D93DB4">
        <w:t>is calculated as in equation (</w:t>
      </w:r>
      <w:r w:rsidR="005B1BA1" w:rsidRPr="00D93DB4">
        <w:rPr>
          <w:noProof/>
        </w:rPr>
        <w:t>115</w:t>
      </w:r>
      <w:r w:rsidRPr="00D93DB4">
        <w:t xml:space="preserve">). However, if the last good frame was neither UNVOICED_CLAS nor UNVOICED_TRANSITION in combination with coder type being GENERIC, </w:t>
      </w:r>
      <w:r w:rsidR="004C5B74">
        <w:rPr>
          <w:noProof/>
          <w:position w:val="-14"/>
        </w:rPr>
        <w:drawing>
          <wp:inline distT="0" distB="0" distL="0" distR="0" wp14:anchorId="7884845E" wp14:editId="0DE77E7B">
            <wp:extent cx="205105" cy="214630"/>
            <wp:effectExtent l="0" t="0" r="0" b="0"/>
            <wp:docPr id="668"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05105" cy="214630"/>
                    </a:xfrm>
                    <a:prstGeom prst="rect">
                      <a:avLst/>
                    </a:prstGeom>
                    <a:noFill/>
                    <a:ln>
                      <a:noFill/>
                    </a:ln>
                  </pic:spPr>
                </pic:pic>
              </a:graphicData>
            </a:graphic>
          </wp:inline>
        </w:drawing>
      </w:r>
      <w:r w:rsidRPr="00D93DB4">
        <w:t>is set to zero for calculating</w:t>
      </w:r>
      <w:r w:rsidR="004C5B74">
        <w:rPr>
          <w:noProof/>
          <w:position w:val="-10"/>
        </w:rPr>
        <w:drawing>
          <wp:inline distT="0" distB="0" distL="0" distR="0" wp14:anchorId="0ED70A6E" wp14:editId="5D6A4A8B">
            <wp:extent cx="176530" cy="190500"/>
            <wp:effectExtent l="0" t="0" r="0" b="0"/>
            <wp:docPr id="669"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and the pitch buffer get reset. </w:t>
      </w:r>
    </w:p>
    <w:p w14:paraId="3EDA2AA9" w14:textId="4DDCD8ED" w:rsidR="00DA4660" w:rsidRPr="00D93DB4" w:rsidRDefault="00DA4660" w:rsidP="0001287F">
      <w:r w:rsidRPr="00D93DB4">
        <w:t xml:space="preserve">The attenuation strategy of the random part of the excitation is somewhat different from the attenuation of the periodic excitation. The reason is that the pitch excitation is converging to zero while the random excitation is fading towards the background level </w:t>
      </w:r>
      <w:r w:rsidR="004C5B74">
        <w:rPr>
          <w:noProof/>
          <w:position w:val="-10"/>
        </w:rPr>
        <w:drawing>
          <wp:inline distT="0" distB="0" distL="0" distR="0" wp14:anchorId="6AB7D03C" wp14:editId="04550CE8">
            <wp:extent cx="290830" cy="228600"/>
            <wp:effectExtent l="0" t="0" r="0" b="0"/>
            <wp:docPr id="670"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290830" cy="228600"/>
                    </a:xfrm>
                    <a:prstGeom prst="rect">
                      <a:avLst/>
                    </a:prstGeom>
                    <a:noFill/>
                    <a:ln>
                      <a:noFill/>
                    </a:ln>
                  </pic:spPr>
                </pic:pic>
              </a:graphicData>
            </a:graphic>
          </wp:inline>
        </w:drawing>
      </w:r>
      <w:r w:rsidRPr="00D93DB4">
        <w:t xml:space="preserve"> described in 5.3.4.2.1. The background level is limited to</w:t>
      </w:r>
      <w:r w:rsidR="004C5B74">
        <w:rPr>
          <w:noProof/>
          <w:position w:val="-10"/>
        </w:rPr>
        <w:drawing>
          <wp:inline distT="0" distB="0" distL="0" distR="0" wp14:anchorId="28BC896E" wp14:editId="5EB23A32">
            <wp:extent cx="304800" cy="190500"/>
            <wp:effectExtent l="0" t="0" r="0" b="0"/>
            <wp:docPr id="671"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D93DB4">
        <w:t xml:space="preserve">. The random part of the excitation is attenuated linearly throughout the frame on a sample-by-sample basis starting with </w:t>
      </w:r>
      <w:r w:rsidR="004C5B74">
        <w:rPr>
          <w:noProof/>
          <w:position w:val="-10"/>
        </w:rPr>
        <w:drawing>
          <wp:inline distT="0" distB="0" distL="0" distR="0" wp14:anchorId="63F10F8F" wp14:editId="3404C136">
            <wp:extent cx="176530" cy="190500"/>
            <wp:effectExtent l="0" t="0" r="0" b="0"/>
            <wp:docPr id="672"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and going to the end of the frame gain which is</w:t>
      </w:r>
    </w:p>
    <w:p w14:paraId="52A36139" w14:textId="654B9068" w:rsidR="00DA4660" w:rsidRPr="00D93DB4" w:rsidRDefault="00DA4660" w:rsidP="0001287F">
      <w:pPr>
        <w:pStyle w:val="EQ"/>
      </w:pPr>
      <w:r w:rsidRPr="00D93DB4">
        <w:tab/>
      </w:r>
      <w:r w:rsidR="004C5B74">
        <w:rPr>
          <w:noProof/>
          <w:position w:val="-10"/>
        </w:rPr>
        <w:drawing>
          <wp:inline distT="0" distB="0" distL="0" distR="0" wp14:anchorId="31EECF8B" wp14:editId="5516C334">
            <wp:extent cx="1905000" cy="228600"/>
            <wp:effectExtent l="0" t="0" r="0" b="0"/>
            <wp:docPr id="67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1905000" cy="228600"/>
                    </a:xfrm>
                    <a:prstGeom prst="rect">
                      <a:avLst/>
                    </a:prstGeom>
                    <a:noFill/>
                    <a:ln>
                      <a:noFill/>
                    </a:ln>
                  </pic:spPr>
                </pic:pic>
              </a:graphicData>
            </a:graphic>
          </wp:inline>
        </w:drawing>
      </w:r>
      <w:r w:rsidRPr="00D93DB4">
        <w:tab/>
        <w:t>(</w:t>
      </w:r>
      <w:r w:rsidR="005B1BA1" w:rsidRPr="00D93DB4">
        <w:t>121</w:t>
      </w:r>
      <w:r w:rsidRPr="00D93DB4">
        <w:t>)</w:t>
      </w:r>
    </w:p>
    <w:p w14:paraId="60D59AA7" w14:textId="090096FB" w:rsidR="00DA4660" w:rsidRPr="00D93DB4" w:rsidRDefault="00DA4660" w:rsidP="0001287F">
      <w:r w:rsidRPr="00D93DB4">
        <w:t xml:space="preserve">where </w:t>
      </w:r>
      <w:r w:rsidR="004C5B74">
        <w:rPr>
          <w:noProof/>
          <w:position w:val="-10"/>
        </w:rPr>
        <w:drawing>
          <wp:inline distT="0" distB="0" distL="0" distR="0" wp14:anchorId="319CE53C" wp14:editId="4E2F55EF">
            <wp:extent cx="290830" cy="228600"/>
            <wp:effectExtent l="0" t="0" r="0" b="0"/>
            <wp:docPr id="674"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290830" cy="228600"/>
                    </a:xfrm>
                    <a:prstGeom prst="rect">
                      <a:avLst/>
                    </a:prstGeom>
                    <a:noFill/>
                    <a:ln>
                      <a:noFill/>
                    </a:ln>
                  </pic:spPr>
                </pic:pic>
              </a:graphicData>
            </a:graphic>
          </wp:inline>
        </w:drawing>
      </w:r>
      <w:r w:rsidRPr="00D93DB4">
        <w:t xml:space="preserve"> is the gain in the last sample of the noise signal and </w:t>
      </w:r>
      <w:r w:rsidR="004C5B74">
        <w:rPr>
          <w:noProof/>
          <w:position w:val="-10"/>
        </w:rPr>
        <w:drawing>
          <wp:inline distT="0" distB="0" distL="0" distR="0" wp14:anchorId="6B12EB30" wp14:editId="2ADF2B80">
            <wp:extent cx="342900" cy="190500"/>
            <wp:effectExtent l="0" t="0" r="0" b="0"/>
            <wp:docPr id="675"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D93DB4">
        <w:t xml:space="preserve"> is the damping factor as calculated in subclause 5.3.4.2.3. Due to the fact that </w:t>
      </w:r>
      <w:r w:rsidR="004C5B74">
        <w:rPr>
          <w:noProof/>
          <w:position w:val="-10"/>
        </w:rPr>
        <w:drawing>
          <wp:inline distT="0" distB="0" distL="0" distR="0" wp14:anchorId="4FD579B6" wp14:editId="11320BCD">
            <wp:extent cx="176530" cy="190500"/>
            <wp:effectExtent l="0" t="0" r="0" b="0"/>
            <wp:docPr id="6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 is a relative component, the noise gets normalized. If the last good frame was UNVOICED_CLAS and the coder type is </w:t>
      </w:r>
      <w:r w:rsidR="00F002F6" w:rsidRPr="00D93DB4">
        <w:t xml:space="preserve">not </w:t>
      </w:r>
      <w:r w:rsidRPr="00D93DB4">
        <w:t xml:space="preserve">UNVOICED, the innovative excitation is further attenuated by a factor of 0.8. Otherwise, if the last good frame was not UNVOICED_CLAS and not UNVOICED_TRANSITION, the excitation is further attenuated by </w:t>
      </w:r>
      <w:r w:rsidR="004C5B74">
        <w:rPr>
          <w:noProof/>
          <w:position w:val="-14"/>
        </w:rPr>
        <w:drawing>
          <wp:inline distT="0" distB="0" distL="0" distR="0" wp14:anchorId="4BAB1CE6" wp14:editId="2ABC9110">
            <wp:extent cx="671830" cy="214630"/>
            <wp:effectExtent l="0" t="0" r="0" b="0"/>
            <wp:docPr id="677"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671830" cy="214630"/>
                    </a:xfrm>
                    <a:prstGeom prst="rect">
                      <a:avLst/>
                    </a:prstGeom>
                    <a:noFill/>
                    <a:ln>
                      <a:noFill/>
                    </a:ln>
                  </pic:spPr>
                </pic:pic>
              </a:graphicData>
            </a:graphic>
          </wp:inline>
        </w:drawing>
      </w:r>
      <w:r w:rsidRPr="00D93DB4">
        <w:t>.</w:t>
      </w:r>
    </w:p>
    <w:p w14:paraId="7D9AD56D" w14:textId="77777777" w:rsidR="00DA4660" w:rsidRPr="00D93DB4" w:rsidRDefault="00DA4660" w:rsidP="0001287F">
      <w:r w:rsidRPr="00D93DB4">
        <w:t>To get a proper overlap add in the case the next good frame is a valid TCX frame, half a frame is additional created the same as describe above.</w:t>
      </w:r>
    </w:p>
    <w:p w14:paraId="37FAB1DB" w14:textId="77777777" w:rsidR="00DA4660" w:rsidRPr="00D93DB4" w:rsidRDefault="00DA4660" w:rsidP="0001287F">
      <w:pPr>
        <w:pStyle w:val="Heading5"/>
      </w:pPr>
      <w:bookmarkStart w:id="133" w:name="_Toc123562445"/>
      <w:r w:rsidRPr="00D93DB4">
        <w:t>5.4.2.2.3</w:t>
      </w:r>
      <w:r w:rsidRPr="00D93DB4">
        <w:tab/>
        <w:t>Construction of the total excitation, synthesis and updates</w:t>
      </w:r>
      <w:bookmarkEnd w:id="133"/>
    </w:p>
    <w:p w14:paraId="2785F0C2" w14:textId="77777777" w:rsidR="00DA4660" w:rsidRPr="00D93DB4" w:rsidRDefault="00DA4660" w:rsidP="0001287F">
      <w:r w:rsidRPr="00D93DB4">
        <w:t xml:space="preserve">Finally, the random part of the excitation is added to the adaptive excitation to form the total excitation signal. If the last good frame is UNVOICED_CLAS or last good frame is UNVOICED_TRANSITION and coder type is GENERIC, only the innovative excitation is used as mentioned above. The synthesized signal is obtained by filtering the total excitation signal through the LP synthesis filter (see </w:t>
      </w:r>
      <w:r w:rsidR="00314012" w:rsidRPr="00D93DB4">
        <w:t>[5]</w:t>
      </w:r>
      <w:r w:rsidRPr="00D93DB4">
        <w:t xml:space="preserve"> subclause 6.1.3) with the local calculated LPC parameters and post-processed with the de-emphases filter, which is the inverse of </w:t>
      </w:r>
      <w:r w:rsidR="00314012" w:rsidRPr="00D93DB4">
        <w:t>[5]</w:t>
      </w:r>
      <w:r w:rsidRPr="00D93DB4">
        <w:t xml:space="preserve"> subclause 5.1.3.</w:t>
      </w:r>
    </w:p>
    <w:p w14:paraId="5871FFEB" w14:textId="5E151E5A" w:rsidR="00DA4660" w:rsidRPr="00D93DB4" w:rsidRDefault="00DA4660" w:rsidP="0001287F">
      <w:r w:rsidRPr="00D93DB4">
        <w:t xml:space="preserve">If LTP information is available in the last good frame and </w:t>
      </w:r>
      <w:r w:rsidR="004C5B74">
        <w:rPr>
          <w:noProof/>
          <w:position w:val="-10"/>
        </w:rPr>
        <w:drawing>
          <wp:inline distT="0" distB="0" distL="0" distR="0" wp14:anchorId="7E807EF7" wp14:editId="7CE7A796">
            <wp:extent cx="176530" cy="190500"/>
            <wp:effectExtent l="0" t="0" r="0" b="0"/>
            <wp:docPr id="678"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 xml:space="preserve">is equal to zero then the </w:t>
      </w:r>
      <w:r w:rsidR="004C5B74">
        <w:rPr>
          <w:noProof/>
          <w:position w:val="-10"/>
        </w:rPr>
        <w:drawing>
          <wp:inline distT="0" distB="0" distL="0" distR="0" wp14:anchorId="2293BAA6" wp14:editId="3B9AB558">
            <wp:extent cx="900430" cy="190500"/>
            <wp:effectExtent l="0" t="0" r="0" b="0"/>
            <wp:docPr id="679"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900430" cy="190500"/>
                    </a:xfrm>
                    <a:prstGeom prst="rect">
                      <a:avLst/>
                    </a:prstGeom>
                    <a:noFill/>
                    <a:ln>
                      <a:noFill/>
                    </a:ln>
                  </pic:spPr>
                </pic:pic>
              </a:graphicData>
            </a:graphic>
          </wp:inline>
        </w:drawing>
      </w:r>
      <w:r w:rsidRPr="00D93DB4">
        <w:t>is reset to zero. In the end the overlap and add buffers get updated same as in subclause 5.4.5.</w:t>
      </w:r>
    </w:p>
    <w:p w14:paraId="2873B21D" w14:textId="77777777" w:rsidR="00DA4660" w:rsidRPr="00D93DB4" w:rsidRDefault="00DA4660" w:rsidP="0001287F">
      <w:pPr>
        <w:pStyle w:val="Heading4"/>
      </w:pPr>
      <w:bookmarkStart w:id="134" w:name="_Toc123562446"/>
      <w:r w:rsidRPr="00D93DB4">
        <w:t>5.4.2.3</w:t>
      </w:r>
      <w:r w:rsidRPr="00D93DB4">
        <w:tab/>
        <w:t>MDCT frame repetition with sign scrambling</w:t>
      </w:r>
      <w:bookmarkEnd w:id="134"/>
    </w:p>
    <w:p w14:paraId="7984D0E8" w14:textId="1F35C6F8" w:rsidR="00012275" w:rsidRPr="00D93DB4" w:rsidRDefault="00012275" w:rsidP="00577E4F">
      <w:r w:rsidRPr="00D93DB4">
        <w:t xml:space="preserve">The excitation </w:t>
      </w:r>
      <w:r w:rsidR="004F2A0A" w:rsidRPr="00D93DB4">
        <w:t xml:space="preserve">of the concealed frame </w:t>
      </w:r>
      <w:r w:rsidRPr="00D93DB4">
        <w:t xml:space="preserve">(input to FDNS) </w:t>
      </w:r>
      <w:r w:rsidR="004C5B74">
        <w:rPr>
          <w:noProof/>
          <w:position w:val="-10"/>
        </w:rPr>
        <w:drawing>
          <wp:inline distT="0" distB="0" distL="0" distR="0" wp14:anchorId="186C41F5" wp14:editId="3067F52F">
            <wp:extent cx="457200" cy="228600"/>
            <wp:effectExtent l="0" t="0" r="0" b="0"/>
            <wp:docPr id="680"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D93DB4">
        <w:t xml:space="preserve">is derived by sign scrambling </w:t>
      </w:r>
      <w:r w:rsidR="004F2A0A" w:rsidRPr="00D93DB4">
        <w:t>of</w:t>
      </w:r>
      <w:r w:rsidRPr="00D93DB4">
        <w:t xml:space="preserve"> the last received excitation spectrum</w:t>
      </w:r>
      <w:r w:rsidR="00C91FB7" w:rsidRPr="00D93DB4">
        <w:t xml:space="preserve"> </w:t>
      </w:r>
      <w:r w:rsidR="004C5B74">
        <w:rPr>
          <w:noProof/>
          <w:position w:val="-14"/>
        </w:rPr>
        <w:drawing>
          <wp:inline distT="0" distB="0" distL="0" distR="0" wp14:anchorId="0C2B0AB4" wp14:editId="3EFC6F4D">
            <wp:extent cx="900430" cy="214630"/>
            <wp:effectExtent l="0" t="0" r="0" b="0"/>
            <wp:docPr id="681"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900430" cy="214630"/>
                    </a:xfrm>
                    <a:prstGeom prst="rect">
                      <a:avLst/>
                    </a:prstGeom>
                    <a:noFill/>
                    <a:ln>
                      <a:noFill/>
                    </a:ln>
                  </pic:spPr>
                </pic:pic>
              </a:graphicData>
            </a:graphic>
          </wp:inline>
        </w:drawing>
      </w:r>
      <w:r w:rsidR="004F2A0A" w:rsidRPr="00D93DB4">
        <w:t>:</w:t>
      </w:r>
      <w:r w:rsidR="00D93DB4">
        <w:tab/>
      </w:r>
    </w:p>
    <w:p w14:paraId="774F5455" w14:textId="69A5F7C3" w:rsidR="00012275" w:rsidRPr="00D93DB4" w:rsidRDefault="00012275" w:rsidP="00012275">
      <w:pPr>
        <w:pStyle w:val="EQ"/>
      </w:pPr>
      <w:r w:rsidRPr="00D93DB4">
        <w:tab/>
      </w:r>
      <w:r w:rsidR="004C5B74">
        <w:rPr>
          <w:noProof/>
          <w:position w:val="-28"/>
        </w:rPr>
        <w:drawing>
          <wp:inline distT="0" distB="0" distL="0" distR="0" wp14:anchorId="6A4665CB" wp14:editId="3FA64B5D">
            <wp:extent cx="3848100" cy="395605"/>
            <wp:effectExtent l="0" t="0" r="0" b="0"/>
            <wp:docPr id="682"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3848100" cy="395605"/>
                    </a:xfrm>
                    <a:prstGeom prst="rect">
                      <a:avLst/>
                    </a:prstGeom>
                    <a:noFill/>
                    <a:ln>
                      <a:noFill/>
                    </a:ln>
                  </pic:spPr>
                </pic:pic>
              </a:graphicData>
            </a:graphic>
          </wp:inline>
        </w:drawing>
      </w:r>
      <w:r w:rsidRPr="00D93DB4">
        <w:tab/>
        <w:t>(</w:t>
      </w:r>
      <w:bookmarkStart w:id="135" w:name="eqn_signScrambledExcitation"/>
      <w:r w:rsidR="005B1BA1" w:rsidRPr="00D93DB4">
        <w:t>122</w:t>
      </w:r>
      <w:bookmarkEnd w:id="135"/>
      <w:r w:rsidR="00486EBE" w:rsidRPr="00D93DB4">
        <w:t>)</w:t>
      </w:r>
    </w:p>
    <w:p w14:paraId="39632B0E" w14:textId="7862F342" w:rsidR="00012275" w:rsidRPr="00D93DB4" w:rsidRDefault="004C5B74" w:rsidP="00012275">
      <w:r>
        <w:rPr>
          <w:noProof/>
          <w:position w:val="-10"/>
        </w:rPr>
        <w:drawing>
          <wp:inline distT="0" distB="0" distL="0" distR="0" wp14:anchorId="29BC04C0" wp14:editId="1C7CBCC8">
            <wp:extent cx="662305" cy="190500"/>
            <wp:effectExtent l="0" t="0" r="0" b="0"/>
            <wp:docPr id="683"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662305" cy="190500"/>
                    </a:xfrm>
                    <a:prstGeom prst="rect">
                      <a:avLst/>
                    </a:prstGeom>
                    <a:noFill/>
                    <a:ln>
                      <a:noFill/>
                    </a:ln>
                  </pic:spPr>
                </pic:pic>
              </a:graphicData>
            </a:graphic>
          </wp:inline>
        </w:drawing>
      </w:r>
      <w:r w:rsidR="00012275" w:rsidRPr="00D93DB4">
        <w:t xml:space="preserve"> is the IGF cross over frequency. </w:t>
      </w:r>
      <w:r w:rsidR="00032AA7" w:rsidRPr="00D93DB4">
        <w:t>T</w:t>
      </w:r>
      <w:r w:rsidR="00D36820" w:rsidRPr="00D93DB4">
        <w:t xml:space="preserve">he </w:t>
      </w:r>
      <w:r>
        <w:rPr>
          <w:noProof/>
          <w:position w:val="-6"/>
        </w:rPr>
        <w:drawing>
          <wp:inline distT="0" distB="0" distL="0" distR="0" wp14:anchorId="2D0EF1B9" wp14:editId="5BF45FC0">
            <wp:extent cx="786130" cy="167005"/>
            <wp:effectExtent l="0" t="0" r="0" b="0"/>
            <wp:docPr id="684"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786130" cy="167005"/>
                    </a:xfrm>
                    <a:prstGeom prst="rect">
                      <a:avLst/>
                    </a:prstGeom>
                    <a:noFill/>
                    <a:ln>
                      <a:noFill/>
                    </a:ln>
                  </pic:spPr>
                </pic:pic>
              </a:graphicData>
            </a:graphic>
          </wp:inline>
        </w:drawing>
      </w:r>
      <w:r w:rsidR="004F2A0A" w:rsidRPr="00D93DB4">
        <w:t xml:space="preserve"> is derived as</w:t>
      </w:r>
    </w:p>
    <w:p w14:paraId="2C777A66" w14:textId="77777777" w:rsidR="00486EBE" w:rsidRPr="00D93DB4" w:rsidRDefault="00486EBE" w:rsidP="00486EBE">
      <w:pPr>
        <w:pStyle w:val="EQ"/>
      </w:pPr>
      <w:r w:rsidRPr="00D93DB4">
        <w:tab/>
      </w:r>
      <w:r w:rsidRPr="00D93DB4">
        <w:rPr>
          <w:position w:val="-10"/>
        </w:rPr>
        <w:object w:dxaOrig="6700" w:dyaOrig="300" w14:anchorId="315C13FC">
          <v:shape id="_x0000_i1709" type="#_x0000_t75" style="width:334.9pt;height:15pt" o:ole="">
            <v:imagedata r:id="rId624" o:title=""/>
          </v:shape>
          <o:OLEObject Type="Embed" ProgID="Equation.3" ShapeID="_x0000_i1709" DrawAspect="Content" ObjectID="_1783088195" r:id="rId625"/>
        </w:object>
      </w:r>
      <w:r w:rsidRPr="00D93DB4">
        <w:tab/>
        <w:t>(</w:t>
      </w:r>
      <w:bookmarkStart w:id="136" w:name="eqn_randomSeedForSignScrambling"/>
      <w:r w:rsidRPr="00D93DB4">
        <w:t>123</w:t>
      </w:r>
      <w:bookmarkEnd w:id="136"/>
      <w:r w:rsidRPr="00D93DB4">
        <w:t>)</w:t>
      </w:r>
    </w:p>
    <w:p w14:paraId="7E9F6B60" w14:textId="77777777" w:rsidR="00486EBE" w:rsidRPr="00D93DB4" w:rsidRDefault="00486EBE" w:rsidP="00486EBE">
      <w:r w:rsidRPr="00D93DB4">
        <w:t>For any lost frame following a received frame, the initial value is reset:</w:t>
      </w:r>
    </w:p>
    <w:p w14:paraId="44E7374A" w14:textId="77777777" w:rsidR="00486EBE" w:rsidRPr="00D93DB4" w:rsidRDefault="00486EBE" w:rsidP="00486EBE">
      <w:pPr>
        <w:pStyle w:val="EQ"/>
      </w:pPr>
      <w:r w:rsidRPr="00D93DB4">
        <w:tab/>
      </w:r>
      <w:r w:rsidRPr="00D93DB4">
        <w:rPr>
          <w:position w:val="-10"/>
        </w:rPr>
        <w:object w:dxaOrig="2060" w:dyaOrig="279" w14:anchorId="347772DB">
          <v:shape id="_x0000_i1710" type="#_x0000_t75" style="width:103.15pt;height:13.9pt" o:ole="">
            <v:imagedata r:id="rId626" o:title=""/>
          </v:shape>
          <o:OLEObject Type="Embed" ProgID="Equation.3" ShapeID="_x0000_i1710" DrawAspect="Content" ObjectID="_1783088196" r:id="rId627"/>
        </w:object>
      </w:r>
      <w:r w:rsidRPr="00D93DB4">
        <w:tab/>
        <w:t>(123a)</w:t>
      </w:r>
    </w:p>
    <w:p w14:paraId="7540DDA2" w14:textId="77777777" w:rsidR="00486EBE" w:rsidRPr="00D93DB4" w:rsidRDefault="00486EBE" w:rsidP="00486EBE">
      <w:pPr>
        <w:rPr>
          <w:noProof/>
        </w:rPr>
      </w:pPr>
      <w:r w:rsidRPr="00D93DB4">
        <w:rPr>
          <w:noProof/>
        </w:rPr>
        <w:t>If the last 2 spectra are coded using TCX5, then the one with smaller energy is chosen.</w:t>
      </w:r>
    </w:p>
    <w:p w14:paraId="54838231" w14:textId="48D2768D" w:rsidR="00012275" w:rsidRPr="00D93DB4" w:rsidRDefault="00012275" w:rsidP="00012275">
      <w:r w:rsidRPr="00D93DB4">
        <w:t xml:space="preserve">The spectrum </w:t>
      </w:r>
      <w:r w:rsidR="004C5B74">
        <w:rPr>
          <w:noProof/>
          <w:position w:val="-10"/>
        </w:rPr>
        <w:drawing>
          <wp:inline distT="0" distB="0" distL="0" distR="0" wp14:anchorId="657DF9E6" wp14:editId="3AF7A06E">
            <wp:extent cx="457200" cy="228600"/>
            <wp:effectExtent l="0" t="0" r="0" b="0"/>
            <wp:docPr id="687"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D93DB4">
        <w:t xml:space="preserve"> is faded towards noise as described in subclause 5.4.6.1.3.2.1.</w:t>
      </w:r>
    </w:p>
    <w:p w14:paraId="542672D5" w14:textId="77777777" w:rsidR="00DA4660" w:rsidRPr="00D93DB4" w:rsidRDefault="00DA4660" w:rsidP="0001287F">
      <w:pPr>
        <w:pStyle w:val="Heading4"/>
      </w:pPr>
      <w:bookmarkStart w:id="137" w:name="_Toc123562447"/>
      <w:r w:rsidRPr="00D93DB4">
        <w:t>5.4.2.4</w:t>
      </w:r>
      <w:r w:rsidRPr="00D93DB4">
        <w:tab/>
        <w:t xml:space="preserve">Tonal MDCT </w:t>
      </w:r>
      <w:r w:rsidR="00CB46B0" w:rsidRPr="00D93DB4">
        <w:t>c</w:t>
      </w:r>
      <w:r w:rsidRPr="00D93DB4">
        <w:t>oncealment using phase prediction</w:t>
      </w:r>
      <w:bookmarkEnd w:id="137"/>
    </w:p>
    <w:p w14:paraId="621037D5" w14:textId="77777777" w:rsidR="00DA4660" w:rsidRPr="00D93DB4" w:rsidRDefault="00DA4660" w:rsidP="0001287F">
      <w:pPr>
        <w:pStyle w:val="Heading5"/>
      </w:pPr>
      <w:bookmarkStart w:id="138" w:name="_Toc123562448"/>
      <w:r w:rsidRPr="00D93DB4">
        <w:t>5.4.2.4.1</w:t>
      </w:r>
      <w:r w:rsidRPr="00D93DB4">
        <w:tab/>
        <w:t>Overview</w:t>
      </w:r>
      <w:bookmarkEnd w:id="138"/>
    </w:p>
    <w:p w14:paraId="233ADA25" w14:textId="77777777" w:rsidR="00DA4660" w:rsidRPr="00D93DB4" w:rsidRDefault="00CB46B0" w:rsidP="0001287F">
      <w:r w:rsidRPr="00D93DB4">
        <w:t>The phase prediction described in subclause 5.4.2.4.3 is performed on the spectral coefficients belonging to tonal components found using the peak detection described in subclause 5.4.2. For the spectral coefficients not belonging to the tonal components, the sign scrambling is applied as described in subclause 5.4.2.3</w:t>
      </w:r>
      <w:r w:rsidR="00DA4660" w:rsidRPr="00D93DB4">
        <w:t>.</w:t>
      </w:r>
    </w:p>
    <w:p w14:paraId="23CF8945" w14:textId="77777777" w:rsidR="00DA4660" w:rsidRPr="00D93DB4" w:rsidRDefault="00DA4660" w:rsidP="0001287F">
      <w:pPr>
        <w:pStyle w:val="Heading5"/>
      </w:pPr>
      <w:bookmarkStart w:id="139" w:name="_Toc123562449"/>
      <w:r w:rsidRPr="00D93DB4">
        <w:t>5.4.2.4.2</w:t>
      </w:r>
      <w:r w:rsidRPr="00D93DB4">
        <w:tab/>
        <w:t>Peak detection of tonal components</w:t>
      </w:r>
      <w:bookmarkEnd w:id="139"/>
    </w:p>
    <w:p w14:paraId="6BD1EF02" w14:textId="77777777" w:rsidR="00CC2B84" w:rsidRPr="00D93DB4" w:rsidRDefault="00CC2B84" w:rsidP="00CC2B84">
      <w:r w:rsidRPr="00D93DB4">
        <w:t>Peak detection is performed if the current frame is lost but the previous frame has been received.</w:t>
      </w:r>
    </w:p>
    <w:p w14:paraId="6FCB22D9" w14:textId="31C3F0AC" w:rsidR="00CC2B84" w:rsidRPr="00D93DB4" w:rsidRDefault="00CC2B84" w:rsidP="00CC2B84">
      <w:r w:rsidRPr="00D93DB4">
        <w:t xml:space="preserve">The peaks are first searched in the power spectrum of frame </w:t>
      </w:r>
      <w:r w:rsidR="004C5B74">
        <w:rPr>
          <w:noProof/>
          <w:position w:val="-6"/>
          <w:lang w:val="de-DE" w:eastAsia="de-DE"/>
        </w:rPr>
        <w:drawing>
          <wp:inline distT="0" distB="0" distL="0" distR="0" wp14:anchorId="2CE8CB31" wp14:editId="1910BA33">
            <wp:extent cx="295275" cy="152400"/>
            <wp:effectExtent l="0" t="0" r="0" b="0"/>
            <wp:docPr id="688" name="Bild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90"/>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sidRPr="00D93DB4">
        <w:t xml:space="preserve">, using predefined thresholds. Based on the location of the peaks in frame </w:t>
      </w:r>
      <w:r w:rsidR="004C5B74">
        <w:rPr>
          <w:noProof/>
          <w:position w:val="-6"/>
          <w:lang w:val="de-DE" w:eastAsia="de-DE"/>
        </w:rPr>
        <w:drawing>
          <wp:inline distT="0" distB="0" distL="0" distR="0" wp14:anchorId="79C7DA15" wp14:editId="3B469053">
            <wp:extent cx="295275" cy="152400"/>
            <wp:effectExtent l="0" t="0" r="0" b="0"/>
            <wp:docPr id="689" name="Bild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91"/>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sidRPr="00D93DB4">
        <w:t>, the thresholds for the search in the power spectrum of frame</w:t>
      </w:r>
      <w:r w:rsidRPr="00D93DB4">
        <w:rPr>
          <w:noProof/>
          <w:position w:val="-6"/>
        </w:rPr>
        <w:object w:dxaOrig="639" w:dyaOrig="240" w14:anchorId="03065C2E">
          <v:shape id="_x0000_i1714" type="#_x0000_t75" style="width:31.9pt;height:12pt" o:ole="">
            <v:imagedata r:id="rId631" o:title=""/>
          </v:shape>
          <o:OLEObject Type="Embed" ProgID="Equation.3" ShapeID="_x0000_i1714" DrawAspect="Content" ObjectID="_1783088197" r:id="rId632"/>
        </w:object>
      </w:r>
      <w:r w:rsidRPr="00D93DB4">
        <w:t xml:space="preserve"> are adapted, whereas frame </w:t>
      </w:r>
      <w:r w:rsidRPr="00D93DB4">
        <w:rPr>
          <w:noProof/>
          <w:position w:val="-6"/>
        </w:rPr>
        <w:object w:dxaOrig="639" w:dyaOrig="240" w14:anchorId="260B10A0">
          <v:shape id="_x0000_i1715" type="#_x0000_t75" style="width:31.9pt;height:12pt" o:ole="">
            <v:imagedata r:id="rId631" o:title=""/>
          </v:shape>
          <o:OLEObject Type="Embed" ProgID="Equation.3" ShapeID="_x0000_i1715" DrawAspect="Content" ObjectID="_1783088198" r:id="rId633"/>
        </w:object>
      </w:r>
      <w:r w:rsidRPr="00D93DB4">
        <w:rPr>
          <w:noProof/>
        </w:rPr>
        <w:t xml:space="preserve"> represents the second 10ms of frame </w:t>
      </w:r>
      <w:r w:rsidRPr="00D93DB4">
        <w:rPr>
          <w:noProof/>
          <w:position w:val="-6"/>
        </w:rPr>
        <w:object w:dxaOrig="520" w:dyaOrig="240" w14:anchorId="1189A1A6">
          <v:shape id="_x0000_i1716" type="#_x0000_t75" style="width:25.9pt;height:12pt" o:ole="">
            <v:imagedata r:id="rId634" o:title=""/>
          </v:shape>
          <o:OLEObject Type="Embed" ProgID="Equation.3" ShapeID="_x0000_i1716" DrawAspect="Content" ObjectID="_1783088199" r:id="rId635"/>
        </w:object>
      </w:r>
      <w:r w:rsidRPr="00D93DB4">
        <w:rPr>
          <w:noProof/>
        </w:rPr>
        <w:t xml:space="preserve"> and the first 10ms of frame </w:t>
      </w:r>
      <w:r w:rsidRPr="00D93DB4">
        <w:rPr>
          <w:noProof/>
          <w:position w:val="-6"/>
        </w:rPr>
        <w:object w:dxaOrig="480" w:dyaOrig="240" w14:anchorId="680B076A">
          <v:shape id="_x0000_i1717" type="#_x0000_t75" style="width:24pt;height:12pt" o:ole="">
            <v:imagedata r:id="rId636" o:title=""/>
          </v:shape>
          <o:OLEObject Type="Embed" ProgID="Equation.3" ShapeID="_x0000_i1717" DrawAspect="Content" ObjectID="_1783088200" r:id="rId637"/>
        </w:object>
      </w:r>
      <w:r w:rsidRPr="00D93DB4">
        <w:t>. Thus, peaks  existing in both spectra (</w:t>
      </w:r>
      <w:r w:rsidR="004C5B74">
        <w:rPr>
          <w:noProof/>
          <w:position w:val="-6"/>
          <w:lang w:val="de-DE" w:eastAsia="de-DE"/>
        </w:rPr>
        <w:drawing>
          <wp:inline distT="0" distB="0" distL="0" distR="0" wp14:anchorId="0A284A7F" wp14:editId="24E7E05C">
            <wp:extent cx="295275" cy="152400"/>
            <wp:effectExtent l="0" t="0" r="0" b="0"/>
            <wp:docPr id="694" name="Bild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99"/>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sidRPr="00D93DB4">
        <w:t xml:space="preserve"> and </w:t>
      </w:r>
      <w:r w:rsidRPr="00D93DB4">
        <w:rPr>
          <w:noProof/>
          <w:position w:val="-6"/>
        </w:rPr>
        <w:object w:dxaOrig="639" w:dyaOrig="240" w14:anchorId="46BEAD92">
          <v:shape id="_x0000_i1719" type="#_x0000_t75" style="width:31.9pt;height:12pt" o:ole="">
            <v:imagedata r:id="rId639" o:title=""/>
          </v:shape>
          <o:OLEObject Type="Embed" ProgID="Equation.3" ShapeID="_x0000_i1719" DrawAspect="Content" ObjectID="_1783088201" r:id="rId640"/>
        </w:object>
      </w:r>
      <w:r w:rsidRPr="00D93DB4">
        <w:t xml:space="preserve">) are found. Their exact location is based on the power spectrum  of frame </w:t>
      </w:r>
      <w:r w:rsidRPr="00D93DB4">
        <w:rPr>
          <w:noProof/>
          <w:position w:val="-6"/>
        </w:rPr>
        <w:object w:dxaOrig="639" w:dyaOrig="240" w14:anchorId="1C15A62A">
          <v:shape id="_x0000_i1720" type="#_x0000_t75" style="width:31.9pt;height:12pt" o:ole="">
            <v:imagedata r:id="rId639" o:title=""/>
          </v:shape>
          <o:OLEObject Type="Embed" ProgID="Equation.3" ShapeID="_x0000_i1720" DrawAspect="Content" ObjectID="_1783088202" r:id="rId641"/>
        </w:object>
      </w:r>
      <w:r w:rsidRPr="00D93DB4">
        <w:t>.</w:t>
      </w:r>
    </w:p>
    <w:p w14:paraId="5F04DA3D" w14:textId="77777777" w:rsidR="00CC2B84" w:rsidRPr="00D93DB4" w:rsidRDefault="00CC2B84" w:rsidP="00CC2B84">
      <w:r w:rsidRPr="00D93DB4">
        <w:t xml:space="preserve">The power spectra </w:t>
      </w:r>
      <w:r w:rsidRPr="00D93DB4">
        <w:rPr>
          <w:position w:val="-10"/>
        </w:rPr>
        <w:object w:dxaOrig="980" w:dyaOrig="360" w14:anchorId="059450DC">
          <v:shape id="_x0000_i1721" type="#_x0000_t75" style="width:49.15pt;height:18pt" o:ole="">
            <v:imagedata r:id="rId642" o:title=""/>
          </v:shape>
          <o:OLEObject Type="Embed" ProgID="Equation.3" ShapeID="_x0000_i1721" DrawAspect="Content" ObjectID="_1783088203" r:id="rId643"/>
        </w:object>
      </w:r>
      <w:r w:rsidRPr="00D93DB4">
        <w:t xml:space="preserve"> and </w:t>
      </w:r>
      <w:r w:rsidRPr="00D93DB4">
        <w:rPr>
          <w:position w:val="-10"/>
        </w:rPr>
        <w:object w:dxaOrig="840" w:dyaOrig="360" w14:anchorId="25EEB2DC">
          <v:shape id="_x0000_i1722" type="#_x0000_t75" style="width:42pt;height:18pt" o:ole="">
            <v:imagedata r:id="rId644" o:title=""/>
          </v:shape>
          <o:OLEObject Type="Embed" ProgID="Equation.3" ShapeID="_x0000_i1722" DrawAspect="Content" ObjectID="_1783088204" r:id="rId645"/>
        </w:object>
      </w:r>
      <w:r w:rsidRPr="00D93DB4">
        <w:t xml:space="preserve"> are obtained as follows: </w:t>
      </w:r>
    </w:p>
    <w:p w14:paraId="5835364B" w14:textId="77777777" w:rsidR="00CC2B84" w:rsidRPr="00D93DB4" w:rsidRDefault="00CC2B84" w:rsidP="00CC2B84">
      <w:pPr>
        <w:pStyle w:val="EQ"/>
      </w:pPr>
      <w:r w:rsidRPr="00D93DB4">
        <w:tab/>
      </w:r>
      <w:r w:rsidRPr="00D93DB4">
        <w:rPr>
          <w:position w:val="-18"/>
        </w:rPr>
        <w:object w:dxaOrig="5740" w:dyaOrig="520" w14:anchorId="51505878">
          <v:shape id="_x0000_i1723" type="#_x0000_t75" style="width:286.9pt;height:25.9pt" o:ole="">
            <v:imagedata r:id="rId646" o:title=""/>
          </v:shape>
          <o:OLEObject Type="Embed" ProgID="Equation.3" ShapeID="_x0000_i1723" DrawAspect="Content" ObjectID="_1783088205" r:id="rId647"/>
        </w:object>
      </w:r>
      <w:r w:rsidRPr="00D93DB4">
        <w:tab/>
        <w:t>(124)</w:t>
      </w:r>
    </w:p>
    <w:p w14:paraId="0C70B6D0" w14:textId="2C21E561" w:rsidR="00CC2B84" w:rsidRPr="00D93DB4" w:rsidRDefault="00CC2B84" w:rsidP="00CC2B84">
      <w:r w:rsidRPr="00D93DB4">
        <w:t xml:space="preserve">where </w:t>
      </w:r>
      <w:r w:rsidRPr="00D93DB4">
        <w:rPr>
          <w:position w:val="-10"/>
        </w:rPr>
        <w:object w:dxaOrig="639" w:dyaOrig="360" w14:anchorId="125ED66D">
          <v:shape id="_x0000_i1724" type="#_x0000_t75" style="width:31.9pt;height:18pt" o:ole="">
            <v:imagedata r:id="rId648" o:title=""/>
          </v:shape>
          <o:OLEObject Type="Embed" ProgID="Equation.3" ShapeID="_x0000_i1724" DrawAspect="Content" ObjectID="_1783088206" r:id="rId649"/>
        </w:object>
      </w:r>
      <w:r w:rsidRPr="00D93DB4">
        <w:t xml:space="preserve"> represents the MDST coefficients and </w:t>
      </w:r>
      <w:r w:rsidRPr="00D93DB4">
        <w:rPr>
          <w:position w:val="-10"/>
        </w:rPr>
        <w:object w:dxaOrig="660" w:dyaOrig="360" w14:anchorId="5B54DD7A">
          <v:shape id="_x0000_i1725" type="#_x0000_t75" style="width:33pt;height:18pt" o:ole="">
            <v:imagedata r:id="rId650" o:title=""/>
          </v:shape>
          <o:OLEObject Type="Embed" ProgID="Equation.3" ShapeID="_x0000_i1725" DrawAspect="Content" ObjectID="_1783088207" r:id="rId651"/>
        </w:object>
      </w:r>
      <w:r w:rsidRPr="00D93DB4">
        <w:t xml:space="preserve">represents the MDCT coefficients and </w:t>
      </w:r>
      <w:r w:rsidR="004C5B74">
        <w:rPr>
          <w:noProof/>
          <w:position w:val="-10"/>
          <w:lang w:val="de-DE" w:eastAsia="de-DE"/>
        </w:rPr>
        <w:drawing>
          <wp:inline distT="0" distB="0" distL="0" distR="0" wp14:anchorId="61C16EE7" wp14:editId="71B0F131">
            <wp:extent cx="533400" cy="190500"/>
            <wp:effectExtent l="0" t="0" r="0" b="0"/>
            <wp:docPr id="702" name="Bild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19"/>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Pr="00D93DB4">
        <w:t xml:space="preserve"> being the number of spectral coefficients.  A minimum significant value of a spectral line in the power spectrum is assured by this operation:</w:t>
      </w:r>
    </w:p>
    <w:p w14:paraId="5B21FBB0" w14:textId="50028470" w:rsidR="00CC2B84" w:rsidRPr="00D93DB4" w:rsidRDefault="00CC2B84" w:rsidP="00CC2B84">
      <w:pPr>
        <w:pStyle w:val="EQ"/>
      </w:pPr>
      <w:r w:rsidRPr="00D93DB4">
        <w:tab/>
      </w:r>
      <w:r w:rsidR="004C5B74">
        <w:rPr>
          <w:noProof/>
          <w:lang w:val="de-DE" w:eastAsia="de-DE"/>
        </w:rPr>
        <w:drawing>
          <wp:inline distT="0" distB="0" distL="0" distR="0" wp14:anchorId="54C88F19" wp14:editId="3841D12D">
            <wp:extent cx="1905000" cy="447675"/>
            <wp:effectExtent l="0" t="0" r="0" b="0"/>
            <wp:docPr id="703" name="Bild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22"/>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1905000" cy="447675"/>
                    </a:xfrm>
                    <a:prstGeom prst="rect">
                      <a:avLst/>
                    </a:prstGeom>
                    <a:noFill/>
                    <a:ln>
                      <a:noFill/>
                    </a:ln>
                  </pic:spPr>
                </pic:pic>
              </a:graphicData>
            </a:graphic>
          </wp:inline>
        </w:drawing>
      </w:r>
      <w:r w:rsidRPr="00D93DB4">
        <w:tab/>
        <w:t>(125)</w:t>
      </w:r>
    </w:p>
    <w:p w14:paraId="41C17CA2" w14:textId="77777777" w:rsidR="00CC2B84" w:rsidRPr="00D93DB4" w:rsidRDefault="00CC2B84" w:rsidP="00CC2B84">
      <w:r w:rsidRPr="00D93DB4">
        <w:rPr>
          <w:position w:val="-10"/>
        </w:rPr>
        <w:object w:dxaOrig="960" w:dyaOrig="360" w14:anchorId="2D26A39A">
          <v:shape id="_x0000_i1728" type="#_x0000_t75" style="width:48pt;height:18pt" o:ole="">
            <v:imagedata r:id="rId654" o:title=""/>
          </v:shape>
          <o:OLEObject Type="Embed" ProgID="Equation.3" ShapeID="_x0000_i1728" DrawAspect="Content" ObjectID="_1783088208" r:id="rId655"/>
        </w:object>
      </w:r>
      <w:r w:rsidRPr="00D93DB4">
        <w:t xml:space="preserve"> and </w:t>
      </w:r>
      <w:r w:rsidRPr="00D93DB4">
        <w:rPr>
          <w:position w:val="-10"/>
        </w:rPr>
        <w:object w:dxaOrig="960" w:dyaOrig="360" w14:anchorId="3E5F058A">
          <v:shape id="_x0000_i1729" type="#_x0000_t75" style="width:48pt;height:18pt" o:ole="">
            <v:imagedata r:id="rId656" o:title=""/>
          </v:shape>
          <o:OLEObject Type="Embed" ProgID="Equation.3" ShapeID="_x0000_i1729" DrawAspect="Content" ObjectID="_1783088209" r:id="rId657"/>
        </w:object>
      </w:r>
      <w:r w:rsidRPr="00D93DB4">
        <w:t xml:space="preserve"> are derived from the time domain signal via MDCT/MDST. </w:t>
      </w:r>
      <w:r w:rsidRPr="00D93DB4">
        <w:rPr>
          <w:position w:val="-10"/>
          <w:sz w:val="24"/>
        </w:rPr>
        <w:object w:dxaOrig="840" w:dyaOrig="360" w14:anchorId="5E645A9E">
          <v:shape id="_x0000_i1730" type="#_x0000_t75" style="width:42pt;height:18pt" o:ole="">
            <v:imagedata r:id="rId658" o:title=""/>
          </v:shape>
          <o:OLEObject Type="Embed" ProgID="Equation.3" ShapeID="_x0000_i1730" DrawAspect="Content" ObjectID="_1783088210" r:id="rId659"/>
        </w:object>
      </w:r>
      <w:r w:rsidRPr="00D93DB4">
        <w:t xml:space="preserve">is given and </w:t>
      </w:r>
      <w:r w:rsidRPr="00D93DB4">
        <w:rPr>
          <w:position w:val="-10"/>
          <w:sz w:val="24"/>
        </w:rPr>
        <w:object w:dxaOrig="800" w:dyaOrig="360" w14:anchorId="4AF55749">
          <v:shape id="_x0000_i1731" type="#_x0000_t75" style="width:40.15pt;height:18pt" o:ole="">
            <v:imagedata r:id="rId660" o:title=""/>
          </v:shape>
          <o:OLEObject Type="Embed" ProgID="Equation.3" ShapeID="_x0000_i1731" DrawAspect="Content" ObjectID="_1783088211" r:id="rId661"/>
        </w:object>
      </w:r>
      <w:r w:rsidRPr="00D93DB4">
        <w:rPr>
          <w:sz w:val="24"/>
        </w:rPr>
        <w:t xml:space="preserve"> </w:t>
      </w:r>
      <w:r w:rsidRPr="00D93DB4">
        <w:t>is</w:t>
      </w:r>
      <w:r w:rsidRPr="00D93DB4">
        <w:rPr>
          <w:sz w:val="24"/>
        </w:rPr>
        <w:t xml:space="preserve"> </w:t>
      </w:r>
      <w:r w:rsidRPr="00D93DB4">
        <w:t>estimated:</w:t>
      </w:r>
    </w:p>
    <w:p w14:paraId="36D729B2" w14:textId="77777777" w:rsidR="00CC2B84" w:rsidRPr="00D93DB4" w:rsidRDefault="00CC2B84" w:rsidP="00CC2B84">
      <w:pPr>
        <w:pStyle w:val="EQ"/>
      </w:pPr>
      <w:r w:rsidRPr="00D93DB4">
        <w:tab/>
      </w:r>
      <w:r w:rsidRPr="00D93DB4">
        <w:rPr>
          <w:position w:val="-18"/>
        </w:rPr>
        <w:object w:dxaOrig="3400" w:dyaOrig="460" w14:anchorId="412256F9">
          <v:shape id="_x0000_i1732" type="#_x0000_t75" style="width:169.9pt;height:22.9pt" o:ole="">
            <v:imagedata r:id="rId662" o:title=""/>
          </v:shape>
          <o:OLEObject Type="Embed" ProgID="Equation.3" ShapeID="_x0000_i1732" DrawAspect="Content" ObjectID="_1783088212" r:id="rId663"/>
        </w:object>
      </w:r>
      <w:r w:rsidRPr="00D93DB4">
        <w:tab/>
        <w:t>(126)</w:t>
      </w:r>
    </w:p>
    <w:p w14:paraId="77675925" w14:textId="77777777" w:rsidR="00CC2B84" w:rsidRPr="00D93DB4" w:rsidRDefault="00CC2B84" w:rsidP="00CC2B84">
      <w:r w:rsidRPr="00D93DB4">
        <w:t xml:space="preserve">If the change of the pitch lag between the last and the second last frame is larger or equal than 0.25 or the pitch lag is smaller than 10ms (corresponding to </w:t>
      </w:r>
      <w:r w:rsidRPr="00D93DB4">
        <w:rPr>
          <w:position w:val="-10"/>
        </w:rPr>
        <w:object w:dxaOrig="1020" w:dyaOrig="300" w14:anchorId="5D6F64EC">
          <v:shape id="_x0000_i1733" type="#_x0000_t75" style="width:51pt;height:15pt" o:ole="" fillcolor="window">
            <v:imagedata r:id="rId664" o:title=""/>
          </v:shape>
          <o:OLEObject Type="Embed" ProgID="Equation.3" ShapeID="_x0000_i1733" DrawAspect="Content" ObjectID="_1783088213" r:id="rId665"/>
        </w:object>
      </w:r>
      <w:r w:rsidRPr="00D93DB4">
        <w:t>), the index of the fundamental frequency is set to zero. Otherwise the index of the fundamental frequency is determined as:</w:t>
      </w:r>
    </w:p>
    <w:p w14:paraId="52D3C538" w14:textId="77777777" w:rsidR="00CC2B84" w:rsidRPr="00D93DB4" w:rsidRDefault="00CC2B84" w:rsidP="00CC2B84">
      <w:pPr>
        <w:pStyle w:val="EQ"/>
      </w:pPr>
      <w:r w:rsidRPr="00D93DB4">
        <w:tab/>
      </w:r>
      <w:r w:rsidRPr="00D93DB4">
        <w:rPr>
          <w:position w:val="-24"/>
        </w:rPr>
        <w:object w:dxaOrig="2240" w:dyaOrig="560" w14:anchorId="157FA31B">
          <v:shape id="_x0000_i1734" type="#_x0000_t75" style="width:112.15pt;height:28.15pt" o:ole="">
            <v:imagedata r:id="rId666" o:title=""/>
          </v:shape>
          <o:OLEObject Type="Embed" ProgID="Equation.3" ShapeID="_x0000_i1734" DrawAspect="Content" ObjectID="_1783088214" r:id="rId667"/>
        </w:object>
      </w:r>
      <w:r w:rsidRPr="00D93DB4">
        <w:t>.</w:t>
      </w:r>
      <w:r w:rsidRPr="00D93DB4">
        <w:tab/>
      </w:r>
      <w:bookmarkStart w:id="140" w:name="TonalPLC_F0"/>
      <w:r w:rsidRPr="00D93DB4">
        <w:t>(128)</w:t>
      </w:r>
      <w:bookmarkEnd w:id="140"/>
    </w:p>
    <w:p w14:paraId="2141DB06" w14:textId="77777777" w:rsidR="00CC2B84" w:rsidRPr="00D93DB4" w:rsidRDefault="00CC2B84" w:rsidP="00CC2B84">
      <w:r w:rsidRPr="00D93DB4">
        <w:t xml:space="preserve">10 strongest peaks are found at the positions </w:t>
      </w:r>
      <w:r w:rsidRPr="00D93DB4">
        <w:rPr>
          <w:noProof/>
          <w:position w:val="-10"/>
        </w:rPr>
        <w:object w:dxaOrig="2580" w:dyaOrig="300" w14:anchorId="5CA0EF77">
          <v:shape id="_x0000_i1735" type="#_x0000_t75" style="width:129pt;height:15pt" o:ole="">
            <v:imagedata r:id="rId668" o:title=""/>
          </v:shape>
          <o:OLEObject Type="Embed" ProgID="Equation.3" ShapeID="_x0000_i1735" DrawAspect="Content" ObjectID="_1783088215" r:id="rId669"/>
        </w:object>
      </w:r>
      <w:r w:rsidRPr="00D93DB4">
        <w:rPr>
          <w:noProof/>
        </w:rPr>
        <w:t xml:space="preserve">. Distance between peaks are calculated as </w:t>
      </w:r>
      <w:r w:rsidRPr="00D93DB4">
        <w:rPr>
          <w:position w:val="-10"/>
        </w:rPr>
        <w:object w:dxaOrig="1980" w:dyaOrig="300" w14:anchorId="250F8BF6">
          <v:shape id="_x0000_i1736" type="#_x0000_t75" style="width:99pt;height:15pt" o:ole="">
            <v:imagedata r:id="rId670" o:title=""/>
          </v:shape>
          <o:OLEObject Type="Embed" ProgID="Equation.3" ShapeID="_x0000_i1736" DrawAspect="Content" ObjectID="_1783088216" r:id="rId671"/>
        </w:object>
      </w:r>
      <w:r w:rsidRPr="00D93DB4">
        <w:t xml:space="preserve">. The most common among differences </w:t>
      </w:r>
      <w:r w:rsidRPr="00D93DB4">
        <w:rPr>
          <w:position w:val="-10"/>
        </w:rPr>
        <w:object w:dxaOrig="240" w:dyaOrig="300" w14:anchorId="60792D23">
          <v:shape id="_x0000_i1737" type="#_x0000_t75" style="width:12pt;height:15pt" o:ole="">
            <v:imagedata r:id="rId672" o:title=""/>
          </v:shape>
          <o:OLEObject Type="Embed" ProgID="Equation.3" ShapeID="_x0000_i1737" DrawAspect="Content" ObjectID="_1783088217" r:id="rId673"/>
        </w:object>
      </w:r>
      <w:r w:rsidRPr="00D93DB4">
        <w:t xml:space="preserve"> is </w:t>
      </w:r>
      <w:r w:rsidRPr="00D93DB4">
        <w:rPr>
          <w:position w:val="-6"/>
        </w:rPr>
        <w:object w:dxaOrig="200" w:dyaOrig="260" w14:anchorId="23C59094">
          <v:shape id="_x0000_i1738" type="#_x0000_t75" style="width:10.15pt;height:13.15pt" o:ole="">
            <v:imagedata r:id="rId674" o:title=""/>
          </v:shape>
          <o:OLEObject Type="Embed" ProgID="Equation.3" ShapeID="_x0000_i1738" DrawAspect="Content" ObjectID="_1783088218" r:id="rId675"/>
        </w:object>
      </w:r>
      <w:r w:rsidRPr="00D93DB4">
        <w:t xml:space="preserve">. If there are at least 3 </w:t>
      </w:r>
      <w:r w:rsidRPr="00D93DB4">
        <w:rPr>
          <w:position w:val="-10"/>
        </w:rPr>
        <w:object w:dxaOrig="240" w:dyaOrig="300" w14:anchorId="6D4830B7">
          <v:shape id="_x0000_i1739" type="#_x0000_t75" style="width:12pt;height:15pt" o:ole="">
            <v:imagedata r:id="rId672" o:title=""/>
          </v:shape>
          <o:OLEObject Type="Embed" ProgID="Equation.3" ShapeID="_x0000_i1739" DrawAspect="Content" ObjectID="_1783088219" r:id="rId676"/>
        </w:object>
      </w:r>
      <w:r w:rsidRPr="00D93DB4">
        <w:t xml:space="preserve"> equal to 1 and if </w:t>
      </w:r>
      <w:r w:rsidRPr="00D93DB4">
        <w:rPr>
          <w:position w:val="-6"/>
        </w:rPr>
        <w:object w:dxaOrig="460" w:dyaOrig="260" w14:anchorId="0581CA1B">
          <v:shape id="_x0000_i1740" type="#_x0000_t75" style="width:22.9pt;height:13.15pt" o:ole="">
            <v:imagedata r:id="rId677" o:title=""/>
          </v:shape>
          <o:OLEObject Type="Embed" ProgID="Equation.3" ShapeID="_x0000_i1740" DrawAspect="Content" ObjectID="_1783088220" r:id="rId678"/>
        </w:object>
      </w:r>
      <w:r w:rsidRPr="00D93DB4">
        <w:t xml:space="preserve">; or less than 5 </w:t>
      </w:r>
      <w:r w:rsidRPr="00D93DB4">
        <w:rPr>
          <w:position w:val="-10"/>
        </w:rPr>
        <w:object w:dxaOrig="240" w:dyaOrig="300" w14:anchorId="5F331764">
          <v:shape id="_x0000_i1741" type="#_x0000_t75" style="width:12pt;height:15pt" o:ole="">
            <v:imagedata r:id="rId672" o:title=""/>
          </v:shape>
          <o:OLEObject Type="Embed" ProgID="Equation.3" ShapeID="_x0000_i1741" DrawAspect="Content" ObjectID="_1783088221" r:id="rId679"/>
        </w:object>
      </w:r>
      <w:r w:rsidRPr="00D93DB4">
        <w:t xml:space="preserve">are equal to </w:t>
      </w:r>
      <w:r w:rsidRPr="00D93DB4">
        <w:rPr>
          <w:position w:val="-6"/>
        </w:rPr>
        <w:object w:dxaOrig="480" w:dyaOrig="260" w14:anchorId="46155043">
          <v:shape id="_x0000_i1742" type="#_x0000_t75" style="width:24pt;height:13.15pt" o:ole="">
            <v:imagedata r:id="rId680" o:title=""/>
          </v:shape>
          <o:OLEObject Type="Embed" ProgID="Equation.3" ShapeID="_x0000_i1742" DrawAspect="Content" ObjectID="_1783088222" r:id="rId681"/>
        </w:object>
      </w:r>
      <w:r w:rsidRPr="00D93DB4">
        <w:t xml:space="preserve">, then </w:t>
      </w:r>
      <w:r w:rsidRPr="00D93DB4">
        <w:rPr>
          <w:position w:val="-10"/>
        </w:rPr>
        <w:object w:dxaOrig="279" w:dyaOrig="300" w14:anchorId="3AB4FAA0">
          <v:shape id="_x0000_i1743" type="#_x0000_t75" style="width:13.9pt;height:15pt" o:ole="">
            <v:imagedata r:id="rId682" o:title=""/>
          </v:shape>
          <o:OLEObject Type="Embed" ProgID="Equation.3" ShapeID="_x0000_i1743" DrawAspect="Content" ObjectID="_1783088223" r:id="rId683"/>
        </w:object>
      </w:r>
      <w:r w:rsidRPr="00D93DB4">
        <w:t xml:space="preserve"> is not changed. If there are more than 5 </w:t>
      </w:r>
      <w:r w:rsidRPr="00D93DB4">
        <w:rPr>
          <w:position w:val="-10"/>
        </w:rPr>
        <w:object w:dxaOrig="240" w:dyaOrig="300" w14:anchorId="4BFF8F43">
          <v:shape id="_x0000_i1744" type="#_x0000_t75" style="width:12pt;height:15pt" o:ole="">
            <v:imagedata r:id="rId672" o:title=""/>
          </v:shape>
          <o:OLEObject Type="Embed" ProgID="Equation.3" ShapeID="_x0000_i1744" DrawAspect="Content" ObjectID="_1783088224" r:id="rId684"/>
        </w:object>
      </w:r>
      <w:r w:rsidRPr="00D93DB4">
        <w:t xml:space="preserve">equal to </w:t>
      </w:r>
      <w:r w:rsidRPr="00D93DB4">
        <w:rPr>
          <w:position w:val="-6"/>
        </w:rPr>
        <w:object w:dxaOrig="480" w:dyaOrig="240" w14:anchorId="2627CD97">
          <v:shape id="_x0000_i1745" type="#_x0000_t75" style="width:24pt;height:12pt" o:ole="">
            <v:imagedata r:id="rId685" o:title=""/>
          </v:shape>
          <o:OLEObject Type="Embed" ProgID="Equation.3" ShapeID="_x0000_i1745" DrawAspect="Content" ObjectID="_1783088225" r:id="rId686"/>
        </w:object>
      </w:r>
      <w:r w:rsidRPr="00D93DB4">
        <w:t xml:space="preserve">, then </w:t>
      </w:r>
      <w:r w:rsidRPr="00D93DB4">
        <w:rPr>
          <w:position w:val="-10"/>
        </w:rPr>
        <w:object w:dxaOrig="279" w:dyaOrig="300" w14:anchorId="6006E1EF">
          <v:shape id="_x0000_i1746" type="#_x0000_t75" style="width:13.9pt;height:15pt" o:ole="">
            <v:imagedata r:id="rId682" o:title=""/>
          </v:shape>
          <o:OLEObject Type="Embed" ProgID="Equation.3" ShapeID="_x0000_i1746" DrawAspect="Content" ObjectID="_1783088226" r:id="rId687"/>
        </w:object>
      </w:r>
      <w:r w:rsidRPr="00D93DB4">
        <w:t>is</w:t>
      </w:r>
      <w:r w:rsidRPr="00D93DB4">
        <w:rPr>
          <w:position w:val="-10"/>
        </w:rPr>
        <w:t xml:space="preserve"> </w:t>
      </w:r>
      <w:r w:rsidRPr="00D93DB4">
        <w:t xml:space="preserve">set to </w:t>
      </w:r>
      <w:r w:rsidRPr="00D93DB4">
        <w:rPr>
          <w:position w:val="-10"/>
        </w:rPr>
        <w:object w:dxaOrig="499" w:dyaOrig="300" w14:anchorId="031683FD">
          <v:shape id="_x0000_i1747" type="#_x0000_t75" style="width:25.15pt;height:15pt" o:ole="">
            <v:imagedata r:id="rId688" o:title=""/>
          </v:shape>
          <o:OLEObject Type="Embed" ProgID="Equation.3" ShapeID="_x0000_i1747" DrawAspect="Content" ObjectID="_1783088227" r:id="rId689"/>
        </w:object>
      </w:r>
      <w:r w:rsidRPr="00D93DB4">
        <w:t xml:space="preserve">. Otherwise </w:t>
      </w:r>
      <w:r w:rsidRPr="00D93DB4">
        <w:rPr>
          <w:position w:val="-10"/>
        </w:rPr>
        <w:object w:dxaOrig="279" w:dyaOrig="300" w14:anchorId="11D2458C">
          <v:shape id="_x0000_i1748" type="#_x0000_t75" style="width:13.9pt;height:15pt" o:ole="">
            <v:imagedata r:id="rId682" o:title=""/>
          </v:shape>
          <o:OLEObject Type="Embed" ProgID="Equation.3" ShapeID="_x0000_i1748" DrawAspect="Content" ObjectID="_1783088228" r:id="rId690"/>
        </w:object>
      </w:r>
      <w:r w:rsidRPr="00D93DB4">
        <w:t xml:space="preserve"> is set to 0.</w:t>
      </w:r>
    </w:p>
    <w:p w14:paraId="767C3B4F" w14:textId="77777777" w:rsidR="00CC2B84" w:rsidRPr="00D93DB4" w:rsidRDefault="00CC2B84" w:rsidP="00CC2B84">
      <w:r w:rsidRPr="00D93DB4">
        <w:t>An envelope of each power spectrum is calculated using a moving average filter:</w:t>
      </w:r>
    </w:p>
    <w:p w14:paraId="16FC4681" w14:textId="77777777" w:rsidR="00CC2B84" w:rsidRPr="00D93DB4" w:rsidRDefault="00CC2B84" w:rsidP="00CC2B84">
      <w:pPr>
        <w:pStyle w:val="EQ"/>
      </w:pPr>
      <w:r w:rsidRPr="00D93DB4">
        <w:tab/>
      </w:r>
      <w:r w:rsidRPr="00D93DB4">
        <w:rPr>
          <w:position w:val="-20"/>
          <w:sz w:val="18"/>
        </w:rPr>
        <w:object w:dxaOrig="4540" w:dyaOrig="800" w14:anchorId="4AC2CE06">
          <v:shape id="_x0000_i1749" type="#_x0000_t75" style="width:226.9pt;height:40.15pt" o:ole="">
            <v:imagedata r:id="rId691" o:title=""/>
          </v:shape>
          <o:OLEObject Type="Embed" ProgID="Equation.3" ShapeID="_x0000_i1749" DrawAspect="Content" ObjectID="_1783088229" r:id="rId692"/>
        </w:object>
      </w:r>
      <w:r w:rsidRPr="00D93DB4">
        <w:t>.</w:t>
      </w:r>
      <w:r w:rsidRPr="00D93DB4">
        <w:tab/>
        <w:t>(129)</w:t>
      </w:r>
    </w:p>
    <w:p w14:paraId="67297FA1" w14:textId="68053599" w:rsidR="00DA4660" w:rsidRPr="00D93DB4" w:rsidRDefault="00DA4660" w:rsidP="0001287F">
      <w:r w:rsidRPr="00D93DB4">
        <w:t xml:space="preserve">The filter length </w:t>
      </w:r>
      <w:r w:rsidR="004C5B74">
        <w:rPr>
          <w:noProof/>
          <w:position w:val="-4"/>
        </w:rPr>
        <w:drawing>
          <wp:inline distT="0" distB="0" distL="0" distR="0" wp14:anchorId="2E669592" wp14:editId="6218AF2D">
            <wp:extent cx="205105" cy="138430"/>
            <wp:effectExtent l="0" t="0" r="0" b="0"/>
            <wp:docPr id="726"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05105" cy="138430"/>
                    </a:xfrm>
                    <a:prstGeom prst="rect">
                      <a:avLst/>
                    </a:prstGeom>
                    <a:noFill/>
                    <a:ln>
                      <a:noFill/>
                    </a:ln>
                  </pic:spPr>
                </pic:pic>
              </a:graphicData>
            </a:graphic>
          </wp:inline>
        </w:drawing>
      </w:r>
      <w:r w:rsidRPr="00D93DB4">
        <w:t xml:space="preserve"> depends on the index of the fundamental frequency and is limited to the range [11,23], as shown in Table 1. If the fundamental frequency is not available or not reliable, the filter length </w:t>
      </w:r>
      <w:r w:rsidRPr="00D93DB4">
        <w:rPr>
          <w:i/>
        </w:rPr>
        <w:t>FL</w:t>
      </w:r>
      <w:r w:rsidRPr="00D93DB4">
        <w:t xml:space="preserve"> is set to 15, otherwise</w:t>
      </w:r>
      <w:r w:rsidR="00375C69" w:rsidRPr="00D93DB4">
        <w:t>:</w:t>
      </w:r>
    </w:p>
    <w:p w14:paraId="3E12293E" w14:textId="272F2ABB" w:rsidR="00DA4660" w:rsidRPr="00D93DB4" w:rsidRDefault="00DA4660" w:rsidP="0001287F">
      <w:pPr>
        <w:pStyle w:val="EQ"/>
      </w:pPr>
      <w:r w:rsidRPr="00D93DB4">
        <w:tab/>
      </w:r>
      <w:r w:rsidR="004C5B74">
        <w:rPr>
          <w:noProof/>
          <w:position w:val="-30"/>
        </w:rPr>
        <w:drawing>
          <wp:inline distT="0" distB="0" distL="0" distR="0" wp14:anchorId="3084D044" wp14:editId="4DB801F0">
            <wp:extent cx="1866900" cy="443230"/>
            <wp:effectExtent l="0" t="0" r="0" b="0"/>
            <wp:docPr id="727"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1866900" cy="443230"/>
                    </a:xfrm>
                    <a:prstGeom prst="rect">
                      <a:avLst/>
                    </a:prstGeom>
                    <a:noFill/>
                    <a:ln>
                      <a:noFill/>
                    </a:ln>
                  </pic:spPr>
                </pic:pic>
              </a:graphicData>
            </a:graphic>
          </wp:inline>
        </w:drawing>
      </w:r>
      <w:r w:rsidRPr="00D93DB4">
        <w:t>.</w:t>
      </w:r>
      <w:r w:rsidRPr="00D93DB4">
        <w:tab/>
        <w:t>(</w:t>
      </w:r>
      <w:r w:rsidR="005B1BA1" w:rsidRPr="00D93DB4">
        <w:t>130</w:t>
      </w:r>
      <w:r w:rsidRPr="00D93DB4">
        <w:t>)</w:t>
      </w:r>
    </w:p>
    <w:p w14:paraId="59C4FCA0" w14:textId="77777777" w:rsidR="00DA4660" w:rsidRPr="00D93DB4" w:rsidRDefault="00DA4660" w:rsidP="00C30A4A">
      <w:pPr>
        <w:pStyle w:val="TH"/>
      </w:pPr>
      <w:r w:rsidRPr="00D93DB4">
        <w:t>Table</w:t>
      </w:r>
      <w:r w:rsidR="000B67DD" w:rsidRPr="00D93DB4">
        <w:t xml:space="preserve"> 8</w:t>
      </w:r>
      <w:r w:rsidRPr="00D93DB4">
        <w:t>: Filter length depending on the fundamental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40"/>
        <w:gridCol w:w="1475"/>
      </w:tblGrid>
      <w:tr w:rsidR="00DA4660" w:rsidRPr="00D93DB4" w14:paraId="6950D005" w14:textId="77777777" w:rsidTr="00375C69">
        <w:trPr>
          <w:jc w:val="center"/>
        </w:trPr>
        <w:tc>
          <w:tcPr>
            <w:tcW w:w="1440" w:type="dxa"/>
            <w:shd w:val="clear" w:color="auto" w:fill="D9D9D9"/>
            <w:vAlign w:val="center"/>
          </w:tcPr>
          <w:p w14:paraId="751C5C71" w14:textId="77777777" w:rsidR="00DA4660" w:rsidRPr="00D93DB4" w:rsidRDefault="00DA4660" w:rsidP="00F742AD">
            <w:pPr>
              <w:pStyle w:val="TAH"/>
            </w:pPr>
            <w:r w:rsidRPr="00D93DB4">
              <w:t>F0</w:t>
            </w:r>
          </w:p>
        </w:tc>
        <w:tc>
          <w:tcPr>
            <w:tcW w:w="1475" w:type="dxa"/>
            <w:shd w:val="clear" w:color="auto" w:fill="D9D9D9"/>
            <w:vAlign w:val="center"/>
          </w:tcPr>
          <w:p w14:paraId="5C133E7B" w14:textId="77777777" w:rsidR="00DA4660" w:rsidRPr="00D93DB4" w:rsidRDefault="00DA4660" w:rsidP="00F742AD">
            <w:pPr>
              <w:pStyle w:val="TAH"/>
            </w:pPr>
            <w:r w:rsidRPr="00D93DB4">
              <w:t>FL</w:t>
            </w:r>
          </w:p>
        </w:tc>
      </w:tr>
      <w:tr w:rsidR="00DA4660" w:rsidRPr="00D93DB4" w14:paraId="48823846" w14:textId="77777777" w:rsidTr="00375C69">
        <w:trPr>
          <w:jc w:val="center"/>
        </w:trPr>
        <w:tc>
          <w:tcPr>
            <w:tcW w:w="1440" w:type="dxa"/>
            <w:vAlign w:val="center"/>
          </w:tcPr>
          <w:p w14:paraId="5C4939C3" w14:textId="77777777" w:rsidR="00DA4660" w:rsidRPr="00D93DB4" w:rsidRDefault="00DA4660" w:rsidP="00F742AD">
            <w:pPr>
              <w:pStyle w:val="TAC"/>
            </w:pPr>
            <w:r w:rsidRPr="00D93DB4">
              <w:t>0</w:t>
            </w:r>
          </w:p>
        </w:tc>
        <w:tc>
          <w:tcPr>
            <w:tcW w:w="1475" w:type="dxa"/>
            <w:vAlign w:val="center"/>
          </w:tcPr>
          <w:p w14:paraId="0039E7E7" w14:textId="77777777" w:rsidR="00DA4660" w:rsidRPr="00D93DB4" w:rsidRDefault="00DA4660" w:rsidP="00F742AD">
            <w:pPr>
              <w:pStyle w:val="TAC"/>
            </w:pPr>
            <w:r w:rsidRPr="00D93DB4">
              <w:t>15</w:t>
            </w:r>
          </w:p>
        </w:tc>
      </w:tr>
      <w:tr w:rsidR="00DA4660" w:rsidRPr="00D93DB4" w14:paraId="4FE8FD97" w14:textId="77777777" w:rsidTr="00375C69">
        <w:trPr>
          <w:jc w:val="center"/>
        </w:trPr>
        <w:tc>
          <w:tcPr>
            <w:tcW w:w="1440" w:type="dxa"/>
            <w:vAlign w:val="center"/>
          </w:tcPr>
          <w:p w14:paraId="46B5A77A" w14:textId="77777777" w:rsidR="00DA4660" w:rsidRPr="00D93DB4" w:rsidRDefault="00DA4660" w:rsidP="00F742AD">
            <w:pPr>
              <w:pStyle w:val="TAC"/>
            </w:pPr>
            <w:r w:rsidRPr="00D93DB4">
              <w:t>&lt;= 10</w:t>
            </w:r>
          </w:p>
        </w:tc>
        <w:tc>
          <w:tcPr>
            <w:tcW w:w="1475" w:type="dxa"/>
            <w:vAlign w:val="center"/>
          </w:tcPr>
          <w:p w14:paraId="41E6D793" w14:textId="77777777" w:rsidR="00DA4660" w:rsidRPr="00D93DB4" w:rsidRDefault="00DA4660" w:rsidP="00F742AD">
            <w:pPr>
              <w:pStyle w:val="TAC"/>
            </w:pPr>
            <w:r w:rsidRPr="00D93DB4">
              <w:t>11</w:t>
            </w:r>
          </w:p>
        </w:tc>
      </w:tr>
      <w:tr w:rsidR="00DA4660" w:rsidRPr="00D93DB4" w14:paraId="75423C75" w14:textId="77777777" w:rsidTr="00375C69">
        <w:trPr>
          <w:jc w:val="center"/>
        </w:trPr>
        <w:tc>
          <w:tcPr>
            <w:tcW w:w="1440" w:type="dxa"/>
            <w:vAlign w:val="center"/>
          </w:tcPr>
          <w:p w14:paraId="385565DE" w14:textId="77777777" w:rsidR="00DA4660" w:rsidRPr="00D93DB4" w:rsidRDefault="00DA4660" w:rsidP="00F742AD">
            <w:pPr>
              <w:pStyle w:val="TAC"/>
            </w:pPr>
            <w:r w:rsidRPr="00D93DB4">
              <w:t>&gt;= 22</w:t>
            </w:r>
          </w:p>
        </w:tc>
        <w:tc>
          <w:tcPr>
            <w:tcW w:w="1475" w:type="dxa"/>
            <w:vAlign w:val="center"/>
          </w:tcPr>
          <w:p w14:paraId="3F31D196" w14:textId="77777777" w:rsidR="00DA4660" w:rsidRPr="00D93DB4" w:rsidRDefault="00DA4660" w:rsidP="00F742AD">
            <w:pPr>
              <w:pStyle w:val="TAC"/>
            </w:pPr>
            <w:r w:rsidRPr="00D93DB4">
              <w:t>23</w:t>
            </w:r>
          </w:p>
        </w:tc>
      </w:tr>
      <w:tr w:rsidR="00DA4660" w:rsidRPr="00D93DB4" w14:paraId="62346CF3" w14:textId="77777777" w:rsidTr="00375C69">
        <w:trPr>
          <w:jc w:val="center"/>
        </w:trPr>
        <w:tc>
          <w:tcPr>
            <w:tcW w:w="1440" w:type="dxa"/>
            <w:vAlign w:val="center"/>
          </w:tcPr>
          <w:p w14:paraId="091653F6" w14:textId="77777777" w:rsidR="00DA4660" w:rsidRPr="00D93DB4" w:rsidRDefault="00DA4660" w:rsidP="00F742AD">
            <w:pPr>
              <w:pStyle w:val="TAC"/>
            </w:pPr>
            <w:r w:rsidRPr="00D93DB4">
              <w:t>else</w:t>
            </w:r>
          </w:p>
        </w:tc>
        <w:tc>
          <w:tcPr>
            <w:tcW w:w="1475" w:type="dxa"/>
            <w:vAlign w:val="center"/>
          </w:tcPr>
          <w:p w14:paraId="389FB6CB" w14:textId="554A0589" w:rsidR="00DA4660" w:rsidRPr="00D93DB4" w:rsidRDefault="004C5B74" w:rsidP="00F742AD">
            <w:pPr>
              <w:pStyle w:val="TAC"/>
            </w:pPr>
            <w:r>
              <w:rPr>
                <w:noProof/>
                <w:position w:val="-26"/>
              </w:rPr>
              <w:drawing>
                <wp:inline distT="0" distB="0" distL="0" distR="0" wp14:anchorId="72368C74" wp14:editId="13EBB9F7">
                  <wp:extent cx="609600" cy="395605"/>
                  <wp:effectExtent l="0" t="0" r="0" b="0"/>
                  <wp:docPr id="728"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609600" cy="395605"/>
                          </a:xfrm>
                          <a:prstGeom prst="rect">
                            <a:avLst/>
                          </a:prstGeom>
                          <a:noFill/>
                          <a:ln>
                            <a:noFill/>
                          </a:ln>
                        </pic:spPr>
                      </pic:pic>
                    </a:graphicData>
                  </a:graphic>
                </wp:inline>
              </w:drawing>
            </w:r>
          </w:p>
        </w:tc>
      </w:tr>
    </w:tbl>
    <w:p w14:paraId="10449300" w14:textId="77777777" w:rsidR="00DA4660" w:rsidRPr="00D93DB4" w:rsidRDefault="00DA4660" w:rsidP="0001287F"/>
    <w:p w14:paraId="31C82FFB" w14:textId="77777777" w:rsidR="00CC2B84" w:rsidRPr="00D93DB4" w:rsidRDefault="00CC2B84" w:rsidP="00CC2B84">
      <w:r w:rsidRPr="00D93DB4">
        <w:t>The smoothed power spectra are calculated as follows:</w:t>
      </w:r>
    </w:p>
    <w:p w14:paraId="67E586E0" w14:textId="77777777" w:rsidR="00CC2B84" w:rsidRPr="00D93DB4" w:rsidRDefault="00CC2B84" w:rsidP="00CC2B84">
      <w:pPr>
        <w:pStyle w:val="EQ"/>
      </w:pPr>
      <w:r w:rsidRPr="00D93DB4">
        <w:tab/>
      </w:r>
      <w:r w:rsidRPr="00D93DB4">
        <w:rPr>
          <w:position w:val="-12"/>
        </w:rPr>
        <w:object w:dxaOrig="6280" w:dyaOrig="380" w14:anchorId="31B7307B">
          <v:shape id="_x0000_i1753" type="#_x0000_t75" style="width:313.9pt;height:19.15pt" o:ole="">
            <v:imagedata r:id="rId696" o:title=""/>
          </v:shape>
          <o:OLEObject Type="Embed" ProgID="Equation.3" ShapeID="_x0000_i1753" DrawAspect="Content" ObjectID="_1783088230" r:id="rId697"/>
        </w:object>
      </w:r>
      <w:r w:rsidRPr="00D93DB4">
        <w:tab/>
        <w:t>(131)</w:t>
      </w:r>
    </w:p>
    <w:p w14:paraId="6B741F48" w14:textId="77777777" w:rsidR="00CC2B84" w:rsidRPr="00D93DB4" w:rsidRDefault="00CC2B84" w:rsidP="00CC2B84">
      <w:pPr>
        <w:pStyle w:val="H6"/>
      </w:pPr>
      <w:r w:rsidRPr="00D93DB4">
        <w:t>5.4.2.4.2.1</w:t>
      </w:r>
      <w:r w:rsidRPr="00D93DB4">
        <w:tab/>
        <w:t>Detection of the peak candidates</w:t>
      </w:r>
    </w:p>
    <w:p w14:paraId="60E0FA2D" w14:textId="383D9E43" w:rsidR="00CC2B84" w:rsidRPr="00D93DB4" w:rsidRDefault="00CC2B84" w:rsidP="00CC2B84">
      <w:r w:rsidRPr="00D93DB4">
        <w:t xml:space="preserve">If the smoothed spectrum </w:t>
      </w:r>
      <w:r w:rsidRPr="00D93DB4">
        <w:rPr>
          <w:position w:val="-12"/>
        </w:rPr>
        <w:object w:dxaOrig="800" w:dyaOrig="380" w14:anchorId="5BCBBFB7">
          <v:shape id="_x0000_i1754" type="#_x0000_t75" style="width:40.15pt;height:19.15pt" o:ole="">
            <v:imagedata r:id="rId698" o:title=""/>
          </v:shape>
          <o:OLEObject Type="Embed" ProgID="Equation.3" ShapeID="_x0000_i1754" DrawAspect="Content" ObjectID="_1783088231" r:id="rId699"/>
        </w:object>
      </w:r>
      <w:r w:rsidRPr="00D93DB4">
        <w:t xml:space="preserve"> is above the envelope </w:t>
      </w:r>
      <w:r w:rsidR="004C5B74">
        <w:rPr>
          <w:noProof/>
          <w:position w:val="-10"/>
          <w:lang w:val="de-DE" w:eastAsia="de-DE"/>
        </w:rPr>
        <w:drawing>
          <wp:inline distT="0" distB="0" distL="0" distR="0" wp14:anchorId="3286B1F0" wp14:editId="3BA4B196">
            <wp:extent cx="771525" cy="228600"/>
            <wp:effectExtent l="0" t="0" r="0" b="0"/>
            <wp:docPr id="731" name="Bild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66"/>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inline>
        </w:drawing>
      </w:r>
      <w:r w:rsidRPr="00D93DB4">
        <w:t xml:space="preserve"> at bin </w:t>
      </w:r>
      <w:r w:rsidR="004C5B74">
        <w:rPr>
          <w:noProof/>
          <w:position w:val="-6"/>
          <w:lang w:val="de-DE" w:eastAsia="de-DE"/>
        </w:rPr>
        <w:drawing>
          <wp:inline distT="0" distB="0" distL="0" distR="0" wp14:anchorId="74651196" wp14:editId="27AD478D">
            <wp:extent cx="114300" cy="161925"/>
            <wp:effectExtent l="0" t="0" r="0" b="0"/>
            <wp:docPr id="732" name="Bild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67"/>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Pr="00D93DB4">
        <w:t xml:space="preserve">and the smoothed spectrum at bin </w:t>
      </w:r>
      <w:r w:rsidR="004C5B74">
        <w:rPr>
          <w:noProof/>
          <w:position w:val="-6"/>
          <w:lang w:val="de-DE" w:eastAsia="de-DE"/>
        </w:rPr>
        <w:drawing>
          <wp:inline distT="0" distB="0" distL="0" distR="0" wp14:anchorId="646099AE" wp14:editId="2E7EA2A8">
            <wp:extent cx="114300" cy="161925"/>
            <wp:effectExtent l="0" t="0" r="0" b="0"/>
            <wp:docPr id="733" name="Bild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68"/>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Pr="00D93DB4">
        <w:t xml:space="preserve"> is bigger than at bins </w:t>
      </w:r>
      <w:r w:rsidR="004C5B74">
        <w:rPr>
          <w:noProof/>
          <w:position w:val="-6"/>
          <w:lang w:val="de-DE" w:eastAsia="de-DE"/>
        </w:rPr>
        <w:drawing>
          <wp:inline distT="0" distB="0" distL="0" distR="0" wp14:anchorId="68F4A185" wp14:editId="74F6BBCC">
            <wp:extent cx="266700" cy="152400"/>
            <wp:effectExtent l="0" t="0" r="0" b="0"/>
            <wp:docPr id="734" name="Bild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69"/>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D93DB4">
        <w:t xml:space="preserve"> and </w:t>
      </w:r>
      <w:r w:rsidR="004C5B74">
        <w:rPr>
          <w:noProof/>
          <w:position w:val="-6"/>
          <w:lang w:val="de-DE" w:eastAsia="de-DE"/>
        </w:rPr>
        <w:drawing>
          <wp:inline distT="0" distB="0" distL="0" distR="0" wp14:anchorId="0BE54815" wp14:editId="6907068C">
            <wp:extent cx="276225" cy="161925"/>
            <wp:effectExtent l="0" t="0" r="0" b="0"/>
            <wp:docPr id="735" name="Bild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0"/>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D93DB4">
        <w:t xml:space="preserve">, </w:t>
      </w:r>
      <w:r w:rsidRPr="00D93DB4">
        <w:rPr>
          <w:noProof/>
          <w:position w:val="-6"/>
        </w:rPr>
        <w:object w:dxaOrig="180" w:dyaOrig="260" w14:anchorId="760AFC28">
          <v:shape id="_x0000_i1760" type="#_x0000_t75" style="width:9pt;height:13.15pt" o:ole="">
            <v:imagedata r:id="rId705" o:title=""/>
          </v:shape>
          <o:OLEObject Type="Embed" ProgID="Equation.3" ShapeID="_x0000_i1760" DrawAspect="Content" ObjectID="_1783088232" r:id="rId706"/>
        </w:object>
      </w:r>
      <w:r w:rsidRPr="00D93DB4">
        <w:rPr>
          <w:noProof/>
        </w:rPr>
        <w:t xml:space="preserve"> is treated as peak candidate </w:t>
      </w:r>
      <w:r w:rsidR="004C5B74">
        <w:rPr>
          <w:noProof/>
          <w:position w:val="-10"/>
          <w:lang w:val="de-DE" w:eastAsia="de-DE"/>
        </w:rPr>
        <w:drawing>
          <wp:inline distT="0" distB="0" distL="0" distR="0" wp14:anchorId="1E788305" wp14:editId="6D0A34FA">
            <wp:extent cx="266700" cy="190500"/>
            <wp:effectExtent l="0" t="0" r="0" b="0"/>
            <wp:docPr id="737" name="Bild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2"/>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rPr>
          <w:noProof/>
        </w:rPr>
        <w:t xml:space="preserve"> and </w:t>
      </w:r>
      <w:r w:rsidRPr="00D93DB4">
        <w:t>the right and left foot of this peak candidate are searched for.</w:t>
      </w:r>
    </w:p>
    <w:p w14:paraId="31EA7547" w14:textId="78108C72" w:rsidR="00CC2B84" w:rsidRPr="00D93DB4" w:rsidRDefault="00CC2B84" w:rsidP="00CC2B84">
      <w:r w:rsidRPr="00D93DB4">
        <w:t xml:space="preserve">The right foot is defined as the spectral bin with index </w:t>
      </w:r>
      <w:r w:rsidR="004C5B74">
        <w:rPr>
          <w:noProof/>
          <w:position w:val="-10"/>
          <w:lang w:val="de-DE" w:eastAsia="de-DE"/>
        </w:rPr>
        <w:drawing>
          <wp:inline distT="0" distB="0" distL="0" distR="0" wp14:anchorId="10470D4B" wp14:editId="09E6D89C">
            <wp:extent cx="123825" cy="190500"/>
            <wp:effectExtent l="0" t="0" r="0" b="0"/>
            <wp:docPr id="738" name="Bild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4"/>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Pr="00D93DB4">
        <w:t xml:space="preserve">, for which </w:t>
      </w:r>
    </w:p>
    <w:p w14:paraId="0AA1F1F9" w14:textId="334686E1" w:rsidR="00CC2B84" w:rsidRPr="00D93DB4" w:rsidRDefault="00CC2B84" w:rsidP="00CC2B84">
      <w:pPr>
        <w:pStyle w:val="EQ"/>
      </w:pPr>
      <w:r w:rsidRPr="00D93DB4">
        <w:rPr>
          <w:position w:val="-10"/>
        </w:rPr>
        <w:tab/>
      </w:r>
      <w:r w:rsidR="004C5B74">
        <w:rPr>
          <w:noProof/>
          <w:position w:val="-10"/>
          <w:lang w:val="de-DE" w:eastAsia="de-DE"/>
        </w:rPr>
        <w:drawing>
          <wp:inline distT="0" distB="0" distL="0" distR="0" wp14:anchorId="10D5ABC0" wp14:editId="51CCA799">
            <wp:extent cx="1409700" cy="228600"/>
            <wp:effectExtent l="0" t="0" r="0" b="0"/>
            <wp:docPr id="739" name="Bild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6"/>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409700" cy="228600"/>
                    </a:xfrm>
                    <a:prstGeom prst="rect">
                      <a:avLst/>
                    </a:prstGeom>
                    <a:noFill/>
                    <a:ln>
                      <a:noFill/>
                    </a:ln>
                  </pic:spPr>
                </pic:pic>
              </a:graphicData>
            </a:graphic>
          </wp:inline>
        </w:drawing>
      </w:r>
      <w:r w:rsidR="00D93DB4">
        <w:tab/>
      </w:r>
      <w:r w:rsidRPr="00D93DB4">
        <w:t>(132)</w:t>
      </w:r>
    </w:p>
    <w:p w14:paraId="01CC9462" w14:textId="77777777" w:rsidR="00CC2B84" w:rsidRPr="00D93DB4" w:rsidRDefault="00CC2B84" w:rsidP="00CC2B84">
      <w:r w:rsidRPr="00D93DB4">
        <w:t>and</w:t>
      </w:r>
    </w:p>
    <w:p w14:paraId="20652C8D" w14:textId="1CD5A0C5" w:rsidR="00CC2B84" w:rsidRPr="00D93DB4" w:rsidRDefault="00CC2B84" w:rsidP="00CC2B84">
      <w:pPr>
        <w:pStyle w:val="EQ"/>
      </w:pPr>
      <w:r w:rsidRPr="00D93DB4">
        <w:tab/>
      </w:r>
      <w:r w:rsidR="004C5B74">
        <w:rPr>
          <w:noProof/>
          <w:position w:val="-10"/>
          <w:lang w:val="de-DE" w:eastAsia="de-DE"/>
        </w:rPr>
        <w:drawing>
          <wp:inline distT="0" distB="0" distL="0" distR="0" wp14:anchorId="702A8C62" wp14:editId="1162F820">
            <wp:extent cx="2581275" cy="228600"/>
            <wp:effectExtent l="0" t="0" r="0" b="0"/>
            <wp:docPr id="740" name="Bild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7"/>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2581275" cy="228600"/>
                    </a:xfrm>
                    <a:prstGeom prst="rect">
                      <a:avLst/>
                    </a:prstGeom>
                    <a:noFill/>
                    <a:ln>
                      <a:noFill/>
                    </a:ln>
                  </pic:spPr>
                </pic:pic>
              </a:graphicData>
            </a:graphic>
          </wp:inline>
        </w:drawing>
      </w:r>
      <w:r w:rsidRPr="00D93DB4">
        <w:tab/>
        <w:t>(133)</w:t>
      </w:r>
    </w:p>
    <w:p w14:paraId="646AD27F" w14:textId="454CA277" w:rsidR="00CC2B84" w:rsidRPr="00D93DB4" w:rsidRDefault="00CC2B84" w:rsidP="00CC2B84">
      <w:r w:rsidRPr="00D93DB4">
        <w:t xml:space="preserve">It is also allowed for an </w:t>
      </w:r>
      <w:r w:rsidR="004C5B74">
        <w:rPr>
          <w:noProof/>
          <w:position w:val="-10"/>
          <w:lang w:val="de-DE" w:eastAsia="de-DE"/>
        </w:rPr>
        <w:drawing>
          <wp:inline distT="0" distB="0" distL="0" distR="0" wp14:anchorId="2B588F2D" wp14:editId="461F9965">
            <wp:extent cx="1000125" cy="228600"/>
            <wp:effectExtent l="0" t="0" r="0" b="0"/>
            <wp:docPr id="741" name="Bild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8"/>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sidRPr="00D93DB4">
        <w:t xml:space="preserve"> that </w:t>
      </w:r>
      <w:r w:rsidR="004C5B74">
        <w:rPr>
          <w:noProof/>
          <w:position w:val="-10"/>
          <w:lang w:val="de-DE" w:eastAsia="de-DE"/>
        </w:rPr>
        <w:drawing>
          <wp:inline distT="0" distB="0" distL="0" distR="0" wp14:anchorId="7F7989AF" wp14:editId="4373F7AF">
            <wp:extent cx="1419225" cy="228600"/>
            <wp:effectExtent l="0" t="0" r="0" b="0"/>
            <wp:docPr id="742" name="Bild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79"/>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1419225" cy="228600"/>
                    </a:xfrm>
                    <a:prstGeom prst="rect">
                      <a:avLst/>
                    </a:prstGeom>
                    <a:noFill/>
                    <a:ln>
                      <a:noFill/>
                    </a:ln>
                  </pic:spPr>
                </pic:pic>
              </a:graphicData>
            </a:graphic>
          </wp:inline>
        </w:drawing>
      </w:r>
      <w:r w:rsidRPr="00D93DB4">
        <w:t xml:space="preserve"> is true, but only if </w:t>
      </w:r>
      <w:r w:rsidR="004C5B74">
        <w:rPr>
          <w:noProof/>
          <w:position w:val="-10"/>
          <w:lang w:val="de-DE" w:eastAsia="de-DE"/>
        </w:rPr>
        <w:drawing>
          <wp:inline distT="0" distB="0" distL="0" distR="0" wp14:anchorId="74A404B1" wp14:editId="447C03D4">
            <wp:extent cx="1552575" cy="228600"/>
            <wp:effectExtent l="0" t="0" r="0" b="0"/>
            <wp:docPr id="743" name="Bild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80"/>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1552575" cy="228600"/>
                    </a:xfrm>
                    <a:prstGeom prst="rect">
                      <a:avLst/>
                    </a:prstGeom>
                    <a:noFill/>
                    <a:ln>
                      <a:noFill/>
                    </a:ln>
                  </pic:spPr>
                </pic:pic>
              </a:graphicData>
            </a:graphic>
          </wp:inline>
        </w:drawing>
      </w:r>
      <w:r w:rsidRPr="00D93DB4">
        <w:t xml:space="preserve">and if there is a </w:t>
      </w:r>
      <w:r w:rsidRPr="00D93DB4">
        <w:rPr>
          <w:position w:val="-10"/>
        </w:rPr>
        <w:object w:dxaOrig="800" w:dyaOrig="300" w14:anchorId="5354FFE6">
          <v:shape id="_x0000_i1768" type="#_x0000_t75" style="width:40.15pt;height:15pt" o:ole="" fillcolor="window">
            <v:imagedata r:id="rId714" o:title=""/>
          </v:shape>
          <o:OLEObject Type="Embed" ProgID="Equation.3" ShapeID="_x0000_i1768" DrawAspect="Content" ObjectID="_1783088233" r:id="rId715"/>
        </w:object>
      </w:r>
      <w:r w:rsidRPr="00D93DB4">
        <w:t xml:space="preserve">for which: </w:t>
      </w:r>
    </w:p>
    <w:p w14:paraId="711A4898" w14:textId="77777777" w:rsidR="00CC2B84" w:rsidRPr="00D93DB4" w:rsidRDefault="00CC2B84" w:rsidP="00CC2B84">
      <w:pPr>
        <w:pStyle w:val="EQ"/>
      </w:pPr>
      <w:r w:rsidRPr="00D93DB4">
        <w:tab/>
      </w:r>
      <w:r w:rsidRPr="00D93DB4">
        <w:rPr>
          <w:position w:val="-28"/>
        </w:rPr>
        <w:object w:dxaOrig="2600" w:dyaOrig="740" w14:anchorId="7EE9EF4C">
          <v:shape id="_x0000_i1769" type="#_x0000_t75" style="width:130.15pt;height:37.15pt" o:ole="" fillcolor="window">
            <v:imagedata r:id="rId716" o:title=""/>
          </v:shape>
          <o:OLEObject Type="Embed" ProgID="Equation.3" ShapeID="_x0000_i1769" DrawAspect="Content" ObjectID="_1783088234" r:id="rId717"/>
        </w:object>
      </w:r>
      <w:r w:rsidRPr="00D93DB4">
        <w:tab/>
        <w:t>(134)</w:t>
      </w:r>
    </w:p>
    <w:p w14:paraId="185FF618" w14:textId="77777777" w:rsidR="00DA4660" w:rsidRPr="00D93DB4" w:rsidRDefault="00DA4660" w:rsidP="0001287F">
      <w:r w:rsidRPr="00D93DB4">
        <w:t>and</w:t>
      </w:r>
    </w:p>
    <w:p w14:paraId="3470A866" w14:textId="2AAAF789" w:rsidR="00DA4660" w:rsidRPr="00D93DB4" w:rsidRDefault="00DA4660" w:rsidP="00D24BDE">
      <w:pPr>
        <w:pStyle w:val="EQ"/>
      </w:pPr>
      <w:r w:rsidRPr="00D93DB4">
        <w:tab/>
      </w:r>
      <w:r w:rsidR="004C5B74">
        <w:rPr>
          <w:noProof/>
          <w:position w:val="-30"/>
        </w:rPr>
        <w:drawing>
          <wp:inline distT="0" distB="0" distL="0" distR="0" wp14:anchorId="6F8E2128" wp14:editId="6B86BA6E">
            <wp:extent cx="2628900" cy="443230"/>
            <wp:effectExtent l="0" t="0" r="0" b="0"/>
            <wp:docPr id="746"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2628900" cy="443230"/>
                    </a:xfrm>
                    <a:prstGeom prst="rect">
                      <a:avLst/>
                    </a:prstGeom>
                    <a:noFill/>
                    <a:ln>
                      <a:noFill/>
                    </a:ln>
                  </pic:spPr>
                </pic:pic>
              </a:graphicData>
            </a:graphic>
          </wp:inline>
        </w:drawing>
      </w:r>
      <w:r w:rsidRPr="00D93DB4">
        <w:tab/>
        <w:t>(</w:t>
      </w:r>
      <w:r w:rsidR="005B1BA1" w:rsidRPr="00D93DB4">
        <w:t>135</w:t>
      </w:r>
      <w:r w:rsidRPr="00D93DB4">
        <w:t>)</w:t>
      </w:r>
    </w:p>
    <w:p w14:paraId="60F914F0" w14:textId="01D33425" w:rsidR="00CC2B84" w:rsidRPr="00D93DB4" w:rsidRDefault="00CC2B84" w:rsidP="00CC2B84">
      <w:pPr>
        <w:rPr>
          <w:bCs/>
        </w:rPr>
      </w:pPr>
      <w:r w:rsidRPr="00D93DB4">
        <w:t xml:space="preserve">The left foot is defined in the same way as the right foot, but on the left side of the bin </w:t>
      </w:r>
      <w:r w:rsidR="004C5B74">
        <w:rPr>
          <w:noProof/>
          <w:position w:val="-6"/>
          <w:lang w:val="de-DE" w:eastAsia="de-DE"/>
        </w:rPr>
        <w:drawing>
          <wp:inline distT="0" distB="0" distL="0" distR="0" wp14:anchorId="3A9AE0C3" wp14:editId="577D6D33">
            <wp:extent cx="114300" cy="161925"/>
            <wp:effectExtent l="0" t="0" r="0" b="0"/>
            <wp:docPr id="747" name="Bild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86"/>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Pr="00D93DB4">
        <w:t>.</w:t>
      </w:r>
    </w:p>
    <w:p w14:paraId="4EA52AC1" w14:textId="16A5863B" w:rsidR="00CC2B84" w:rsidRPr="00D93DB4" w:rsidRDefault="00CC2B84" w:rsidP="00CC2B84">
      <w:r w:rsidRPr="00D93DB4">
        <w:rPr>
          <w:bCs/>
        </w:rPr>
        <w:t xml:space="preserve">The local maximum </w:t>
      </w:r>
      <w:r w:rsidR="004C5B74">
        <w:rPr>
          <w:noProof/>
          <w:position w:val="-10"/>
          <w:lang w:val="de-DE" w:eastAsia="de-DE"/>
        </w:rPr>
        <w:drawing>
          <wp:inline distT="0" distB="0" distL="0" distR="0" wp14:anchorId="62AD5B99" wp14:editId="5D0EAA3B">
            <wp:extent cx="266700" cy="190500"/>
            <wp:effectExtent l="0" t="0" r="0" b="0"/>
            <wp:docPr id="748" name="Bild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87"/>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rPr>
          <w:bCs/>
        </w:rPr>
        <w:t xml:space="preserve"> is then found between the left and the right foot. </w:t>
      </w:r>
    </w:p>
    <w:p w14:paraId="316619B6" w14:textId="5729429A" w:rsidR="00CC2B84" w:rsidRPr="00D93DB4" w:rsidRDefault="00CC2B84" w:rsidP="00CC2B84">
      <w:r w:rsidRPr="00D93DB4">
        <w:t xml:space="preserve">The thresholds for the peak search in </w:t>
      </w:r>
      <w:r w:rsidRPr="00D93DB4">
        <w:rPr>
          <w:noProof/>
          <w:position w:val="-4"/>
        </w:rPr>
        <w:object w:dxaOrig="740" w:dyaOrig="300" w14:anchorId="2F9FF6B7">
          <v:shape id="_x0000_i1773" type="#_x0000_t75" style="width:37.15pt;height:15pt" o:ole="">
            <v:imagedata r:id="rId719" o:title=""/>
          </v:shape>
          <o:OLEObject Type="Embed" ProgID="Equation.3" ShapeID="_x0000_i1773" DrawAspect="Content" ObjectID="_1783088235" r:id="rId720"/>
        </w:object>
      </w:r>
      <w:r w:rsidRPr="00D93DB4">
        <w:t xml:space="preserve"> are set at positions </w:t>
      </w:r>
      <w:r w:rsidR="004C5B74">
        <w:rPr>
          <w:noProof/>
          <w:position w:val="-10"/>
          <w:lang w:val="de-DE" w:eastAsia="de-DE"/>
        </w:rPr>
        <w:drawing>
          <wp:inline distT="0" distB="0" distL="0" distR="0" wp14:anchorId="26C8A72B" wp14:editId="406E0100">
            <wp:extent cx="1114425" cy="190500"/>
            <wp:effectExtent l="0" t="0" r="0" b="0"/>
            <wp:docPr id="750" name="Bild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0"/>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1114425" cy="190500"/>
                    </a:xfrm>
                    <a:prstGeom prst="rect">
                      <a:avLst/>
                    </a:prstGeom>
                    <a:noFill/>
                    <a:ln>
                      <a:noFill/>
                    </a:ln>
                  </pic:spPr>
                </pic:pic>
              </a:graphicData>
            </a:graphic>
          </wp:inline>
        </w:drawing>
      </w:r>
      <w:r w:rsidRPr="00D93DB4">
        <w:t xml:space="preserve"> as:</w:t>
      </w:r>
    </w:p>
    <w:p w14:paraId="34F52EAA" w14:textId="77777777" w:rsidR="00CC2B84" w:rsidRPr="00D93DB4" w:rsidRDefault="00CC2B84" w:rsidP="00CC2B84">
      <w:pPr>
        <w:pStyle w:val="EQ"/>
      </w:pPr>
      <w:r w:rsidRPr="00D93DB4">
        <w:tab/>
      </w:r>
      <w:r w:rsidRPr="00D93DB4">
        <w:rPr>
          <w:position w:val="-30"/>
        </w:rPr>
        <w:object w:dxaOrig="4980" w:dyaOrig="700" w14:anchorId="7AC1EA8B">
          <v:shape id="_x0000_i1775" type="#_x0000_t75" style="width:249pt;height:34.9pt" o:ole="">
            <v:imagedata r:id="rId722" o:title=""/>
          </v:shape>
          <o:OLEObject Type="Embed" ProgID="Equation.3" ShapeID="_x0000_i1775" DrawAspect="Content" ObjectID="_1783088236" r:id="rId723"/>
        </w:object>
      </w:r>
      <w:r w:rsidRPr="00D93DB4">
        <w:tab/>
        <w:t>(136)</w:t>
      </w:r>
    </w:p>
    <w:p w14:paraId="3D0BF78A" w14:textId="77777777" w:rsidR="00CC2B84" w:rsidRPr="00D93DB4" w:rsidRDefault="00CC2B84" w:rsidP="00CC2B84">
      <w:r w:rsidRPr="00D93DB4">
        <w:t>If the change of the pitch between the last and the second last frame is smaller then 0.5, then for each</w:t>
      </w:r>
    </w:p>
    <w:p w14:paraId="0F24436D" w14:textId="7ABFC409" w:rsidR="00CC2B84" w:rsidRPr="00D93DB4" w:rsidRDefault="00CC2B84" w:rsidP="00CC2B84">
      <w:pPr>
        <w:pStyle w:val="B2"/>
      </w:pPr>
      <w:r w:rsidRPr="00D93DB4">
        <w:t>-</w:t>
      </w:r>
      <w:r w:rsidRPr="00D93DB4">
        <w:tab/>
      </w:r>
      <w:r w:rsidR="004C5B74">
        <w:rPr>
          <w:noProof/>
          <w:position w:val="-10"/>
          <w:lang w:val="de-DE" w:eastAsia="de-DE"/>
        </w:rPr>
        <w:drawing>
          <wp:inline distT="0" distB="0" distL="0" distR="0" wp14:anchorId="7C4FD319" wp14:editId="786CA340">
            <wp:extent cx="609600" cy="190500"/>
            <wp:effectExtent l="0" t="0" r="0" b="0"/>
            <wp:docPr id="752" name="Bild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8"/>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609600" cy="190500"/>
                    </a:xfrm>
                    <a:prstGeom prst="rect">
                      <a:avLst/>
                    </a:prstGeom>
                    <a:noFill/>
                    <a:ln>
                      <a:noFill/>
                    </a:ln>
                  </pic:spPr>
                </pic:pic>
              </a:graphicData>
            </a:graphic>
          </wp:inline>
        </w:drawing>
      </w:r>
      <w:r w:rsidRPr="00D93DB4">
        <w:t xml:space="preserve">, for each </w:t>
      </w:r>
      <w:r w:rsidR="004C5B74">
        <w:rPr>
          <w:noProof/>
          <w:position w:val="-8"/>
          <w:lang w:val="de-DE" w:eastAsia="de-DE"/>
        </w:rPr>
        <w:drawing>
          <wp:inline distT="0" distB="0" distL="0" distR="0" wp14:anchorId="1D6268FC" wp14:editId="3B6B3058">
            <wp:extent cx="495300" cy="180975"/>
            <wp:effectExtent l="0" t="0" r="0" b="0"/>
            <wp:docPr id="753" name="Bild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9"/>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Pr="00D93DB4">
        <w:t xml:space="preserve">, </w:t>
      </w:r>
      <w:r w:rsidRPr="00D93DB4">
        <w:rPr>
          <w:position w:val="-6"/>
        </w:rPr>
        <w:object w:dxaOrig="240" w:dyaOrig="240" w14:anchorId="63624B9C">
          <v:shape id="_x0000_i1778" type="#_x0000_t75" style="width:12pt;height:12pt" o:ole="" fillcolor="window">
            <v:imagedata r:id="rId726" o:title=""/>
          </v:shape>
          <o:OLEObject Type="Embed" ProgID="Equation.3" ShapeID="_x0000_i1778" DrawAspect="Content" ObjectID="_1783088237" r:id="rId727"/>
        </w:object>
      </w:r>
      <w:r w:rsidRPr="00D93DB4">
        <w:t xml:space="preserve">being the number of the harmonics of </w:t>
      </w:r>
      <w:r w:rsidRPr="00D93DB4">
        <w:rPr>
          <w:noProof/>
          <w:position w:val="-10"/>
        </w:rPr>
        <w:object w:dxaOrig="279" w:dyaOrig="300" w14:anchorId="4CFB8520">
          <v:shape id="_x0000_i1779" type="#_x0000_t75" style="width:13.9pt;height:15pt" o:ole="">
            <v:imagedata r:id="rId728" o:title=""/>
          </v:shape>
          <o:OLEObject Type="Embed" ProgID="Equation.3" ShapeID="_x0000_i1779" DrawAspect="Content" ObjectID="_1783088238" r:id="rId729"/>
        </w:object>
      </w:r>
      <w:r w:rsidRPr="00D93DB4">
        <w:rPr>
          <w:noProof/>
        </w:rPr>
        <w:t>,</w:t>
      </w:r>
      <w:r w:rsidRPr="00D93DB4">
        <w:t xml:space="preserve"> </w:t>
      </w:r>
      <w:r w:rsidR="004C5B74">
        <w:rPr>
          <w:noProof/>
          <w:position w:val="-10"/>
          <w:lang w:val="de-DE" w:eastAsia="de-DE"/>
        </w:rPr>
        <w:drawing>
          <wp:inline distT="0" distB="0" distL="0" distR="0" wp14:anchorId="682EF437" wp14:editId="3B1F4847">
            <wp:extent cx="876300" cy="190500"/>
            <wp:effectExtent l="0" t="0" r="0" b="0"/>
            <wp:docPr id="756" name="Bild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02"/>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p>
    <w:p w14:paraId="7D3B5B59" w14:textId="77777777" w:rsidR="00CC2B84" w:rsidRPr="00D93DB4" w:rsidRDefault="00CC2B84" w:rsidP="00CC2B84">
      <w:pPr>
        <w:pStyle w:val="B2"/>
      </w:pPr>
      <w:r w:rsidRPr="00D93DB4">
        <w:t>-</w:t>
      </w:r>
      <w:r w:rsidRPr="00D93DB4">
        <w:tab/>
      </w:r>
      <w:r w:rsidRPr="00D93DB4">
        <w:rPr>
          <w:noProof/>
          <w:position w:val="-12"/>
        </w:rPr>
        <w:object w:dxaOrig="1180" w:dyaOrig="380" w14:anchorId="6C5BC8C8">
          <v:shape id="_x0000_i1781" type="#_x0000_t75" style="width:58.9pt;height:19.15pt" o:ole="">
            <v:imagedata r:id="rId731" o:title=""/>
          </v:shape>
          <o:OLEObject Type="Embed" ProgID="Equation.3" ShapeID="_x0000_i1781" DrawAspect="Content" ObjectID="_1783088239" r:id="rId732"/>
        </w:object>
      </w:r>
      <w:r w:rsidRPr="00D93DB4">
        <w:rPr>
          <w:noProof/>
        </w:rPr>
        <w:t xml:space="preserve">, </w:t>
      </w:r>
      <w:r w:rsidRPr="00D93DB4">
        <w:t xml:space="preserve">for each </w:t>
      </w:r>
      <w:r w:rsidRPr="00D93DB4">
        <w:rPr>
          <w:noProof/>
          <w:position w:val="-32"/>
        </w:rPr>
        <w:object w:dxaOrig="2000" w:dyaOrig="740" w14:anchorId="18328297">
          <v:shape id="_x0000_i1782" type="#_x0000_t75" style="width:100.15pt;height:37.15pt" o:ole="">
            <v:imagedata r:id="rId733" o:title=""/>
          </v:shape>
          <o:OLEObject Type="Embed" ProgID="Equation.3" ShapeID="_x0000_i1782" DrawAspect="Content" ObjectID="_1783088240" r:id="rId734"/>
        </w:object>
      </w:r>
      <w:r w:rsidRPr="00D93DB4">
        <w:rPr>
          <w:noProof/>
        </w:rPr>
        <w:t>,</w:t>
      </w:r>
      <w:r w:rsidRPr="00D93DB4">
        <w:rPr>
          <w:noProof/>
          <w:position w:val="-12"/>
        </w:rPr>
        <w:object w:dxaOrig="1620" w:dyaOrig="380" w14:anchorId="64C89DEA">
          <v:shape id="_x0000_i1783" type="#_x0000_t75" style="width:81pt;height:19.15pt" o:ole="">
            <v:imagedata r:id="rId735" o:title=""/>
          </v:shape>
          <o:OLEObject Type="Embed" ProgID="Equation.3" ShapeID="_x0000_i1783" DrawAspect="Content" ObjectID="_1783088241" r:id="rId736"/>
        </w:object>
      </w:r>
    </w:p>
    <w:p w14:paraId="692C72B8" w14:textId="77777777" w:rsidR="00CC2B84" w:rsidRPr="00D93DB4" w:rsidRDefault="00CC2B84" w:rsidP="00CC2B84">
      <w:r w:rsidRPr="00D93DB4">
        <w:t>thresholds are updated as follows:</w:t>
      </w:r>
    </w:p>
    <w:p w14:paraId="6939F3C1" w14:textId="77777777" w:rsidR="00CC2B84" w:rsidRPr="00D93DB4" w:rsidRDefault="00CC2B84" w:rsidP="00CC2B84">
      <w:pPr>
        <w:pStyle w:val="EQ"/>
      </w:pPr>
      <w:r w:rsidRPr="00D93DB4">
        <w:tab/>
      </w:r>
      <w:r w:rsidRPr="00D93DB4">
        <w:rPr>
          <w:position w:val="-40"/>
        </w:rPr>
        <w:object w:dxaOrig="3500" w:dyaOrig="900" w14:anchorId="7F5F09A6">
          <v:shape id="_x0000_i1784" type="#_x0000_t75" style="width:175.15pt;height:45pt" o:ole="">
            <v:imagedata r:id="rId737" o:title=""/>
          </v:shape>
          <o:OLEObject Type="Embed" ProgID="Equation.3" ShapeID="_x0000_i1784" DrawAspect="Content" ObjectID="_1783088242" r:id="rId738"/>
        </w:object>
      </w:r>
      <w:r w:rsidRPr="00D93DB4">
        <w:tab/>
        <w:t>(137)</w:t>
      </w:r>
    </w:p>
    <w:p w14:paraId="6F491711" w14:textId="77777777" w:rsidR="00CC2B84" w:rsidRPr="00D93DB4" w:rsidRDefault="00CC2B84" w:rsidP="00CC2B84">
      <w:pPr>
        <w:pStyle w:val="EQ"/>
      </w:pPr>
      <w:r w:rsidRPr="00D93DB4">
        <w:t xml:space="preserve">with </w:t>
      </w:r>
    </w:p>
    <w:p w14:paraId="6206CCDA" w14:textId="77777777" w:rsidR="00CC2B84" w:rsidRPr="00D93DB4" w:rsidRDefault="00CC2B84" w:rsidP="00CC2B84">
      <w:pPr>
        <w:pStyle w:val="EQ"/>
      </w:pPr>
      <w:r w:rsidRPr="00D93DB4">
        <w:rPr>
          <w:position w:val="-10"/>
        </w:rPr>
        <w:tab/>
      </w:r>
      <w:r w:rsidRPr="00D93DB4">
        <w:rPr>
          <w:position w:val="-32"/>
        </w:rPr>
        <w:object w:dxaOrig="3879" w:dyaOrig="740" w14:anchorId="7C0217DE">
          <v:shape id="_x0000_i1785" type="#_x0000_t75" style="width:193.9pt;height:37.15pt" o:ole="">
            <v:imagedata r:id="rId739" o:title=""/>
          </v:shape>
          <o:OLEObject Type="Embed" ProgID="Equation.3" ShapeID="_x0000_i1785" DrawAspect="Content" ObjectID="_1783088243" r:id="rId740"/>
        </w:object>
      </w:r>
      <w:r w:rsidRPr="00D93DB4">
        <w:tab/>
        <w:t>(138)</w:t>
      </w:r>
    </w:p>
    <w:p w14:paraId="39EDB3C4" w14:textId="77777777" w:rsidR="00CC2B84" w:rsidRPr="00D93DB4" w:rsidRDefault="00CC2B84" w:rsidP="00CC2B84">
      <w:r w:rsidRPr="00D93DB4">
        <w:t>For all bins not belonging to peaks or harmonics the threshold is set as:</w:t>
      </w:r>
    </w:p>
    <w:p w14:paraId="6F16479B" w14:textId="77777777" w:rsidR="00CC2B84" w:rsidRPr="00D93DB4" w:rsidRDefault="00CC2B84" w:rsidP="00CC2B84">
      <w:pPr>
        <w:pStyle w:val="EQ"/>
      </w:pPr>
      <w:r w:rsidRPr="00D93DB4">
        <w:tab/>
      </w:r>
      <w:r w:rsidRPr="00D93DB4">
        <w:rPr>
          <w:position w:val="-10"/>
        </w:rPr>
        <w:object w:dxaOrig="1520" w:dyaOrig="279" w14:anchorId="775A9582">
          <v:shape id="_x0000_i1786" type="#_x0000_t75" style="width:76.15pt;height:13.9pt" o:ole="">
            <v:imagedata r:id="rId741" o:title=""/>
          </v:shape>
          <o:OLEObject Type="Embed" ProgID="Equation.3" ShapeID="_x0000_i1786" DrawAspect="Content" ObjectID="_1783088244" r:id="rId742"/>
        </w:object>
      </w:r>
      <w:r w:rsidRPr="00D93DB4">
        <w:t>.</w:t>
      </w:r>
      <w:r w:rsidRPr="00D93DB4">
        <w:tab/>
        <w:t>(140)</w:t>
      </w:r>
    </w:p>
    <w:p w14:paraId="44C60A9B" w14:textId="77777777" w:rsidR="00CC2B84" w:rsidRPr="00D93DB4" w:rsidRDefault="00CC2B84" w:rsidP="00CC2B84">
      <w:r w:rsidRPr="00D93DB4">
        <w:t xml:space="preserve">Note: The base threshold 7.59, as given in equation 129, corresponds to </w:t>
      </w:r>
      <w:r w:rsidRPr="00D93DB4">
        <w:rPr>
          <w:position w:val="-6"/>
        </w:rPr>
        <w:object w:dxaOrig="540" w:dyaOrig="260" w14:anchorId="692691C9">
          <v:shape id="_x0000_i1787" type="#_x0000_t75" style="width:27pt;height:13.15pt" o:ole="">
            <v:imagedata r:id="rId743" o:title=""/>
          </v:shape>
          <o:OLEObject Type="Embed" ProgID="Equation.3" ShapeID="_x0000_i1787" DrawAspect="Content" ObjectID="_1783088245" r:id="rId744"/>
        </w:object>
      </w:r>
      <w:r w:rsidRPr="00D93DB4">
        <w:t xml:space="preserve">. All other thresholds, represented by </w:t>
      </w:r>
      <w:r w:rsidRPr="00D93DB4">
        <w:rPr>
          <w:position w:val="-10"/>
        </w:rPr>
        <w:object w:dxaOrig="1140" w:dyaOrig="300" w14:anchorId="07B3CC13">
          <v:shape id="_x0000_i1788" type="#_x0000_t75" style="width:57pt;height:15pt" o:ole="">
            <v:imagedata r:id="rId745" o:title=""/>
          </v:shape>
          <o:OLEObject Type="Embed" ProgID="Equation.3" ShapeID="_x0000_i1788" DrawAspect="Content" ObjectID="_1783088246" r:id="rId746"/>
        </w:object>
      </w:r>
      <w:r w:rsidRPr="00D93DB4">
        <w:t>, are given relative to this base threshold. Thus,</w:t>
      </w:r>
    </w:p>
    <w:p w14:paraId="7C91BB8A" w14:textId="77777777" w:rsidR="00CC2B84" w:rsidRPr="00D93DB4" w:rsidRDefault="00CC2B84" w:rsidP="00CC2B84">
      <w:pPr>
        <w:pStyle w:val="B2"/>
      </w:pPr>
      <w:r w:rsidRPr="00D93DB4">
        <w:t>-</w:t>
      </w:r>
      <w:r w:rsidRPr="00D93DB4">
        <w:tab/>
        <w:t xml:space="preserve">0.35 corresponds to </w:t>
      </w:r>
      <w:r w:rsidRPr="00D93DB4">
        <w:rPr>
          <w:position w:val="-6"/>
        </w:rPr>
        <w:object w:dxaOrig="660" w:dyaOrig="260" w14:anchorId="17A8B8A4">
          <v:shape id="_x0000_i1789" type="#_x0000_t75" style="width:33pt;height:13.15pt" o:ole="">
            <v:imagedata r:id="rId747" o:title=""/>
          </v:shape>
          <o:OLEObject Type="Embed" ProgID="Equation.3" ShapeID="_x0000_i1789" DrawAspect="Content" ObjectID="_1783088247" r:id="rId748"/>
        </w:object>
      </w:r>
    </w:p>
    <w:p w14:paraId="7DD49829" w14:textId="77777777" w:rsidR="00CC2B84" w:rsidRPr="00D93DB4" w:rsidRDefault="00CC2B84" w:rsidP="00CC2B84">
      <w:pPr>
        <w:pStyle w:val="B2"/>
      </w:pPr>
      <w:r w:rsidRPr="00D93DB4">
        <w:t>-</w:t>
      </w:r>
      <w:r w:rsidRPr="00D93DB4">
        <w:tab/>
        <w:t xml:space="preserve">0.7 corresponds to </w:t>
      </w:r>
      <w:r w:rsidRPr="00D93DB4">
        <w:rPr>
          <w:position w:val="-6"/>
        </w:rPr>
        <w:object w:dxaOrig="660" w:dyaOrig="260" w14:anchorId="3EC026D9">
          <v:shape id="_x0000_i1790" type="#_x0000_t75" style="width:33pt;height:13.15pt" o:ole="">
            <v:imagedata r:id="rId749" o:title=""/>
          </v:shape>
          <o:OLEObject Type="Embed" ProgID="Equation.3" ShapeID="_x0000_i1790" DrawAspect="Content" ObjectID="_1783088248" r:id="rId750"/>
        </w:object>
      </w:r>
    </w:p>
    <w:p w14:paraId="5FDE66FC" w14:textId="77777777" w:rsidR="00CC2B84" w:rsidRPr="00D93DB4" w:rsidRDefault="00CC2B84" w:rsidP="00CC2B84">
      <w:pPr>
        <w:pStyle w:val="B2"/>
      </w:pPr>
      <w:r w:rsidRPr="00D93DB4">
        <w:t>-</w:t>
      </w:r>
      <w:r w:rsidRPr="00D93DB4">
        <w:tab/>
        <w:t xml:space="preserve">1.1 corresponds to </w:t>
      </w:r>
      <w:r w:rsidRPr="00D93DB4">
        <w:rPr>
          <w:position w:val="-6"/>
        </w:rPr>
        <w:object w:dxaOrig="639" w:dyaOrig="260" w14:anchorId="6C9F204E">
          <v:shape id="_x0000_i1791" type="#_x0000_t75" style="width:31.9pt;height:13.15pt" o:ole="">
            <v:imagedata r:id="rId751" o:title=""/>
          </v:shape>
          <o:OLEObject Type="Embed" ProgID="Equation.3" ShapeID="_x0000_i1791" DrawAspect="Content" ObjectID="_1783088249" r:id="rId752"/>
        </w:object>
      </w:r>
    </w:p>
    <w:p w14:paraId="7221C8C1" w14:textId="77777777" w:rsidR="00CC2B84" w:rsidRPr="00D93DB4" w:rsidRDefault="00CC2B84" w:rsidP="00CC2B84">
      <w:pPr>
        <w:pStyle w:val="B2"/>
      </w:pPr>
      <w:r w:rsidRPr="00D93DB4">
        <w:t>-</w:t>
      </w:r>
      <w:r w:rsidRPr="00D93DB4">
        <w:tab/>
        <w:t xml:space="preserve">1.5 correspnds to </w:t>
      </w:r>
      <w:r w:rsidRPr="00D93DB4">
        <w:rPr>
          <w:position w:val="-6"/>
        </w:rPr>
        <w:object w:dxaOrig="740" w:dyaOrig="260" w14:anchorId="2FA7497F">
          <v:shape id="_x0000_i1792" type="#_x0000_t75" style="width:37.15pt;height:13.15pt" o:ole="">
            <v:imagedata r:id="rId753" o:title=""/>
          </v:shape>
          <o:OLEObject Type="Embed" ProgID="Equation.3" ShapeID="_x0000_i1792" DrawAspect="Content" ObjectID="_1783088250" r:id="rId754"/>
        </w:object>
      </w:r>
    </w:p>
    <w:p w14:paraId="151F93F2" w14:textId="77777777" w:rsidR="00CC2B84" w:rsidRPr="00D93DB4" w:rsidRDefault="00CC2B84" w:rsidP="00CC2B84">
      <w:pPr>
        <w:pStyle w:val="B2"/>
      </w:pPr>
      <w:r w:rsidRPr="00D93DB4">
        <w:t>-</w:t>
      </w:r>
      <w:r w:rsidRPr="00D93DB4">
        <w:tab/>
        <w:t xml:space="preserve">16 corresponds to </w:t>
      </w:r>
      <w:r w:rsidRPr="00D93DB4">
        <w:rPr>
          <w:position w:val="-6"/>
        </w:rPr>
        <w:object w:dxaOrig="760" w:dyaOrig="260" w14:anchorId="3FBB5C09">
          <v:shape id="_x0000_i1793" type="#_x0000_t75" style="width:37.9pt;height:13.15pt" o:ole="">
            <v:imagedata r:id="rId755" o:title=""/>
          </v:shape>
          <o:OLEObject Type="Embed" ProgID="Equation.3" ShapeID="_x0000_i1793" DrawAspect="Content" ObjectID="_1783088251" r:id="rId756"/>
        </w:object>
      </w:r>
    </w:p>
    <w:p w14:paraId="777B59E4" w14:textId="77777777" w:rsidR="00CC2B84" w:rsidRPr="00D93DB4" w:rsidRDefault="00CC2B84" w:rsidP="00CC2B84">
      <w:pPr>
        <w:pStyle w:val="FP"/>
      </w:pPr>
    </w:p>
    <w:p w14:paraId="52347BC2" w14:textId="77777777" w:rsidR="00DA4660" w:rsidRPr="00D93DB4" w:rsidRDefault="00DA4660" w:rsidP="004071C4">
      <w:pPr>
        <w:pStyle w:val="H6"/>
      </w:pPr>
      <w:r w:rsidRPr="00D93DB4">
        <w:t>5.4.2.4.2.2</w:t>
      </w:r>
      <w:r w:rsidRPr="00D93DB4">
        <w:tab/>
        <w:t>Final detection of the tonal components</w:t>
      </w:r>
    </w:p>
    <w:p w14:paraId="427CAC1A" w14:textId="6529982B" w:rsidR="00CC2B84" w:rsidRPr="00D93DB4" w:rsidRDefault="00CC2B84" w:rsidP="00CC2B84">
      <w:r w:rsidRPr="00D93DB4">
        <w:t xml:space="preserve">After setting the thresholds </w:t>
      </w:r>
      <w:r w:rsidR="004C5B74">
        <w:rPr>
          <w:noProof/>
          <w:position w:val="-10"/>
          <w:lang w:val="de-DE" w:eastAsia="de-DE"/>
        </w:rPr>
        <w:drawing>
          <wp:inline distT="0" distB="0" distL="0" distR="0" wp14:anchorId="11C6A960" wp14:editId="459E4E2B">
            <wp:extent cx="723900" cy="190500"/>
            <wp:effectExtent l="0" t="0" r="0" b="0"/>
            <wp:docPr id="770" name="Bild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19"/>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D93DB4">
        <w:t xml:space="preserve"> as described in subclause 5.4.2.4.2.1, peaks detected in frame </w:t>
      </w:r>
      <w:r w:rsidRPr="00D93DB4">
        <w:rPr>
          <w:noProof/>
          <w:position w:val="-6"/>
        </w:rPr>
        <w:object w:dxaOrig="480" w:dyaOrig="240" w14:anchorId="0D5C9521">
          <v:shape id="_x0000_i1795" type="#_x0000_t75" style="width:24pt;height:12pt" o:ole="">
            <v:imagedata r:id="rId758" o:title=""/>
          </v:shape>
          <o:OLEObject Type="Embed" ProgID="Equation.3" ShapeID="_x0000_i1795" DrawAspect="Content" ObjectID="_1783088252" r:id="rId759"/>
        </w:object>
      </w:r>
      <w:r w:rsidRPr="00D93DB4">
        <w:t xml:space="preserve"> are now searched for in the power spectrum of frame </w:t>
      </w:r>
      <w:r w:rsidRPr="00D93DB4">
        <w:rPr>
          <w:noProof/>
          <w:position w:val="-6"/>
        </w:rPr>
        <w:object w:dxaOrig="639" w:dyaOrig="240" w14:anchorId="33D1D0E1">
          <v:shape id="_x0000_i1796" type="#_x0000_t75" style="width:31.9pt;height:12pt" o:ole="">
            <v:imagedata r:id="rId631" o:title=""/>
          </v:shape>
          <o:OLEObject Type="Embed" ProgID="Equation.3" ShapeID="_x0000_i1796" DrawAspect="Content" ObjectID="_1783088253" r:id="rId760"/>
        </w:object>
      </w:r>
      <w:r w:rsidRPr="00D93DB4">
        <w:t>.</w:t>
      </w:r>
    </w:p>
    <w:p w14:paraId="43E32721" w14:textId="77777777" w:rsidR="00CC2B84" w:rsidRPr="00D93DB4" w:rsidRDefault="00CC2B84" w:rsidP="00CC2B84">
      <w:r w:rsidRPr="00D93DB4">
        <w:t>If the following is fulfilled:</w:t>
      </w:r>
    </w:p>
    <w:p w14:paraId="7C60F3FA" w14:textId="77777777" w:rsidR="00CC2B84" w:rsidRPr="00D93DB4" w:rsidRDefault="00CC2B84" w:rsidP="00CC2B84">
      <w:pPr>
        <w:pStyle w:val="EQ"/>
      </w:pPr>
      <w:r w:rsidRPr="00D93DB4">
        <w:tab/>
      </w:r>
      <w:r w:rsidRPr="00D93DB4">
        <w:rPr>
          <w:position w:val="-34"/>
        </w:rPr>
        <w:object w:dxaOrig="4239" w:dyaOrig="780" w14:anchorId="134722EE">
          <v:shape id="_x0000_i1797" type="#_x0000_t75" style="width:211.9pt;height:39pt" o:ole="">
            <v:imagedata r:id="rId761" o:title=""/>
          </v:shape>
          <o:OLEObject Type="Embed" ProgID="Equation.3" ShapeID="_x0000_i1797" DrawAspect="Content" ObjectID="_1783088254" r:id="rId762"/>
        </w:object>
      </w:r>
      <w:r w:rsidRPr="00D93DB4">
        <w:tab/>
        <w:t>(141)</w:t>
      </w:r>
    </w:p>
    <w:p w14:paraId="2E7CB99A" w14:textId="0504BFD4" w:rsidR="00CC2B84" w:rsidRPr="00D93DB4" w:rsidRDefault="00CC2B84" w:rsidP="00CC2B84">
      <w:r w:rsidRPr="00D93DB4">
        <w:t xml:space="preserve">the right and left foot of the peak is searched for in </w:t>
      </w:r>
      <w:r w:rsidRPr="00D93DB4">
        <w:rPr>
          <w:noProof/>
          <w:position w:val="-4"/>
        </w:rPr>
        <w:object w:dxaOrig="720" w:dyaOrig="300" w14:anchorId="2B13BA1C">
          <v:shape id="_x0000_i1798" type="#_x0000_t75" style="width:36pt;height:15pt" o:ole="">
            <v:imagedata r:id="rId763" o:title=""/>
          </v:shape>
          <o:OLEObject Type="Embed" ProgID="Equation.3" ShapeID="_x0000_i1798" DrawAspect="Content" ObjectID="_1783088255" r:id="rId764"/>
        </w:object>
      </w:r>
      <w:r w:rsidRPr="00D93DB4">
        <w:t xml:space="preserve"> around </w:t>
      </w:r>
      <w:r w:rsidR="004C5B74">
        <w:rPr>
          <w:noProof/>
          <w:position w:val="-6"/>
          <w:lang w:val="de-DE" w:eastAsia="de-DE"/>
        </w:rPr>
        <w:drawing>
          <wp:inline distT="0" distB="0" distL="0" distR="0" wp14:anchorId="2ED7A01C" wp14:editId="6C654B40">
            <wp:extent cx="114300" cy="161925"/>
            <wp:effectExtent l="0" t="0" r="0" b="0"/>
            <wp:docPr id="775" name="Bild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26"/>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Pr="00D93DB4">
        <w:t>. The algorithm for the foot search is the same as the one in subclause 5.4.2.4.2.1.</w:t>
      </w:r>
    </w:p>
    <w:p w14:paraId="01E9257C" w14:textId="43B475AA" w:rsidR="00CC2B84" w:rsidRPr="00D93DB4" w:rsidRDefault="00CC2B84" w:rsidP="00CC2B84">
      <w:pPr>
        <w:rPr>
          <w:bCs/>
        </w:rPr>
      </w:pPr>
      <w:r w:rsidRPr="00D93DB4">
        <w:rPr>
          <w:bCs/>
        </w:rPr>
        <w:t xml:space="preserve">The local maximum </w:t>
      </w:r>
      <w:r w:rsidR="004C5B74">
        <w:rPr>
          <w:noProof/>
          <w:position w:val="-10"/>
          <w:lang w:val="de-DE" w:eastAsia="de-DE"/>
        </w:rPr>
        <w:drawing>
          <wp:inline distT="0" distB="0" distL="0" distR="0" wp14:anchorId="21262725" wp14:editId="22F247AD">
            <wp:extent cx="266700" cy="190500"/>
            <wp:effectExtent l="0" t="0" r="0" b="0"/>
            <wp:docPr id="776" name="Bild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27"/>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rPr>
          <w:bCs/>
        </w:rPr>
        <w:t xml:space="preserve"> is then found between the left and the right foot. </w:t>
      </w:r>
    </w:p>
    <w:p w14:paraId="684FC609" w14:textId="154AED75" w:rsidR="00CC2B84" w:rsidRPr="00D93DB4" w:rsidRDefault="00CC2B84" w:rsidP="00CC2B84">
      <w:r w:rsidRPr="00D93DB4">
        <w:rPr>
          <w:bCs/>
        </w:rPr>
        <w:t xml:space="preserve">A tonal component is defined as the set of spectral bins </w:t>
      </w:r>
      <w:r w:rsidR="004C5B74">
        <w:rPr>
          <w:noProof/>
          <w:position w:val="-10"/>
          <w:lang w:val="de-DE" w:eastAsia="de-DE"/>
        </w:rPr>
        <w:drawing>
          <wp:inline distT="0" distB="0" distL="0" distR="0" wp14:anchorId="4FB8692B" wp14:editId="4A21FF46">
            <wp:extent cx="1495425" cy="190500"/>
            <wp:effectExtent l="0" t="0" r="0" b="0"/>
            <wp:docPr id="777" name="Bild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28"/>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1495425" cy="190500"/>
                    </a:xfrm>
                    <a:prstGeom prst="rect">
                      <a:avLst/>
                    </a:prstGeom>
                    <a:noFill/>
                    <a:ln>
                      <a:noFill/>
                    </a:ln>
                  </pic:spPr>
                </pic:pic>
              </a:graphicData>
            </a:graphic>
          </wp:inline>
        </w:drawing>
      </w:r>
      <w:r w:rsidRPr="00D93DB4">
        <w:t xml:space="preserve">. If two neighboring tonal components would overlap, their surroundings are symmetrically reduced such that each spectral bin belongs only to one tonal component. All tonal components then build the set </w:t>
      </w:r>
      <w:r w:rsidR="004C5B74">
        <w:rPr>
          <w:noProof/>
          <w:position w:val="-10"/>
          <w:lang w:val="de-DE" w:eastAsia="de-DE"/>
        </w:rPr>
        <w:drawing>
          <wp:inline distT="0" distB="0" distL="0" distR="0" wp14:anchorId="70A76F55" wp14:editId="330A30C3">
            <wp:extent cx="342900" cy="190500"/>
            <wp:effectExtent l="0" t="0" r="0" b="0"/>
            <wp:docPr id="778" name="Bild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30"/>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D93DB4">
        <w:t>.</w:t>
      </w:r>
    </w:p>
    <w:p w14:paraId="576D25C1" w14:textId="77777777" w:rsidR="00DA4660" w:rsidRPr="00D93DB4" w:rsidRDefault="00DA4660" w:rsidP="0001287F">
      <w:pPr>
        <w:pStyle w:val="Heading5"/>
      </w:pPr>
      <w:bookmarkStart w:id="141" w:name="_Toc123562450"/>
      <w:r w:rsidRPr="00D93DB4">
        <w:t>5.4.2.4.3</w:t>
      </w:r>
      <w:r w:rsidRPr="00D93DB4">
        <w:tab/>
        <w:t>Phase prediction</w:t>
      </w:r>
      <w:bookmarkEnd w:id="141"/>
    </w:p>
    <w:p w14:paraId="114E4FD5" w14:textId="0AA594F6" w:rsidR="006304D6" w:rsidRPr="00D93DB4" w:rsidRDefault="006304D6" w:rsidP="006304D6">
      <w:r w:rsidRPr="00D93DB4">
        <w:t xml:space="preserve">For all found tonal components </w:t>
      </w:r>
      <w:r w:rsidR="004C5B74">
        <w:rPr>
          <w:noProof/>
          <w:position w:val="-10"/>
          <w:lang w:val="de-DE" w:eastAsia="de-DE"/>
        </w:rPr>
        <w:drawing>
          <wp:inline distT="0" distB="0" distL="0" distR="0" wp14:anchorId="6267127A" wp14:editId="658717B6">
            <wp:extent cx="342900" cy="190500"/>
            <wp:effectExtent l="0" t="0" r="0" b="0"/>
            <wp:docPr id="779" name="Bild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31"/>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D93DB4">
        <w:t>, that include spectrum peaks and their surroundings, as described in subclause 5.4.2.4.2.2, the MDCT phase prediction is used. For all other spectrum coefficients sign scrambling described in subclause 5.4.2.3 is used.</w:t>
      </w:r>
    </w:p>
    <w:p w14:paraId="04595561" w14:textId="77777777" w:rsidR="006304D6" w:rsidRPr="00D93DB4" w:rsidRDefault="006304D6" w:rsidP="006304D6">
      <w:r w:rsidRPr="00D93DB4">
        <w:t>The phases  are derived for each bin of a tonal component as:</w:t>
      </w:r>
    </w:p>
    <w:p w14:paraId="722D2A26" w14:textId="2968DEF0" w:rsidR="006304D6" w:rsidRPr="00D93DB4" w:rsidRDefault="006304D6" w:rsidP="006304D6">
      <w:pPr>
        <w:pStyle w:val="EQ"/>
      </w:pPr>
      <w:r w:rsidRPr="00D93DB4">
        <w:tab/>
      </w:r>
      <w:r w:rsidRPr="00D93DB4">
        <w:rPr>
          <w:position w:val="-30"/>
        </w:rPr>
        <w:object w:dxaOrig="2820" w:dyaOrig="700" w14:anchorId="273CC33D">
          <v:shape id="_x0000_i1804" type="#_x0000_t75" style="width:141pt;height:34.9pt" o:ole="">
            <v:imagedata r:id="rId769" o:title=""/>
          </v:shape>
          <o:OLEObject Type="Embed" ProgID="Equation.3" ShapeID="_x0000_i1804" DrawAspect="Content" ObjectID="_1783088256" r:id="rId770"/>
        </w:object>
      </w:r>
      <w:r w:rsidRPr="00D93DB4">
        <w:t xml:space="preserve">,  </w:t>
      </w:r>
      <w:r w:rsidR="004C5B74">
        <w:rPr>
          <w:noProof/>
          <w:position w:val="-10"/>
          <w:lang w:val="de-DE" w:eastAsia="de-DE"/>
        </w:rPr>
        <w:drawing>
          <wp:inline distT="0" distB="0" distL="0" distR="0" wp14:anchorId="611ACABB" wp14:editId="393B0CDA">
            <wp:extent cx="1257300" cy="190500"/>
            <wp:effectExtent l="0" t="0" r="0" b="0"/>
            <wp:docPr id="781" name="Bild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34"/>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1257300" cy="190500"/>
                    </a:xfrm>
                    <a:prstGeom prst="rect">
                      <a:avLst/>
                    </a:prstGeom>
                    <a:noFill/>
                    <a:ln>
                      <a:noFill/>
                    </a:ln>
                  </pic:spPr>
                </pic:pic>
              </a:graphicData>
            </a:graphic>
          </wp:inline>
        </w:drawing>
      </w:r>
      <w:r w:rsidRPr="00D93DB4">
        <w:tab/>
        <w:t>(142)</w:t>
      </w:r>
    </w:p>
    <w:p w14:paraId="49B6F1AF" w14:textId="28D1229F" w:rsidR="006304D6" w:rsidRPr="00D93DB4" w:rsidRDefault="006304D6" w:rsidP="006304D6">
      <w:r w:rsidRPr="00D93DB4">
        <w:t xml:space="preserve">The fractional part </w:t>
      </w:r>
      <w:r w:rsidR="004C5B74">
        <w:rPr>
          <w:rFonts w:cs="Calibri"/>
          <w:noProof/>
          <w:position w:val="-6"/>
          <w:lang w:val="de-DE" w:eastAsia="de-DE"/>
        </w:rPr>
        <w:drawing>
          <wp:inline distT="0" distB="0" distL="0" distR="0" wp14:anchorId="5BE06463" wp14:editId="2ED47D21">
            <wp:extent cx="161925" cy="152400"/>
            <wp:effectExtent l="0" t="0" r="0" b="0"/>
            <wp:docPr id="782" name="Bild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39"/>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93DB4">
        <w:t xml:space="preserve"> is given by:</w:t>
      </w:r>
    </w:p>
    <w:p w14:paraId="0A62A669" w14:textId="73126EFD" w:rsidR="00DA4660" w:rsidRPr="00D93DB4" w:rsidRDefault="00DA4660" w:rsidP="0001287F">
      <w:pPr>
        <w:pStyle w:val="EQ"/>
      </w:pPr>
      <w:r w:rsidRPr="00D93DB4">
        <w:tab/>
      </w:r>
      <w:r w:rsidR="004C5B74">
        <w:rPr>
          <w:noProof/>
          <w:position w:val="-24"/>
        </w:rPr>
        <w:drawing>
          <wp:inline distT="0" distB="0" distL="0" distR="0" wp14:anchorId="4A781EDA" wp14:editId="14C8B69D">
            <wp:extent cx="962025" cy="367030"/>
            <wp:effectExtent l="0" t="0" r="0" b="0"/>
            <wp:docPr id="783"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962025" cy="367030"/>
                    </a:xfrm>
                    <a:prstGeom prst="rect">
                      <a:avLst/>
                    </a:prstGeom>
                    <a:noFill/>
                    <a:ln>
                      <a:noFill/>
                    </a:ln>
                  </pic:spPr>
                </pic:pic>
              </a:graphicData>
            </a:graphic>
          </wp:inline>
        </w:drawing>
      </w:r>
      <w:r w:rsidRPr="00D93DB4">
        <w:tab/>
        <w:t>(</w:t>
      </w:r>
      <w:bookmarkStart w:id="142" w:name="TonalPLC_a"/>
      <w:r w:rsidR="005B1BA1" w:rsidRPr="00D93DB4">
        <w:t>143</w:t>
      </w:r>
      <w:bookmarkEnd w:id="142"/>
      <w:r w:rsidRPr="00D93DB4">
        <w:t>)</w:t>
      </w:r>
    </w:p>
    <w:p w14:paraId="0596C9D6" w14:textId="4F594102" w:rsidR="00DA4660" w:rsidRPr="00D93DB4" w:rsidRDefault="00DA4660" w:rsidP="0001287F">
      <w:pPr>
        <w:rPr>
          <w:rFonts w:cs="Calibri"/>
        </w:rPr>
      </w:pPr>
      <w:r w:rsidRPr="00D93DB4">
        <w:rPr>
          <w:rFonts w:cs="Calibri"/>
        </w:rPr>
        <w:t xml:space="preserve">with </w:t>
      </w:r>
      <w:r w:rsidRPr="00D93DB4">
        <w:rPr>
          <w:i/>
        </w:rPr>
        <w:t>a</w:t>
      </w:r>
      <w:r w:rsidRPr="00D93DB4">
        <w:rPr>
          <w:rFonts w:cs="Calibri"/>
        </w:rPr>
        <w:t xml:space="preserve"> given in Table 2, depending on the neighboring bins around a spectral peak </w:t>
      </w:r>
      <w:r w:rsidR="004C5B74">
        <w:rPr>
          <w:noProof/>
          <w:position w:val="-10"/>
        </w:rPr>
        <w:drawing>
          <wp:inline distT="0" distB="0" distL="0" distR="0" wp14:anchorId="7D4478D1" wp14:editId="37EE6303">
            <wp:extent cx="433705" cy="190500"/>
            <wp:effectExtent l="0" t="0" r="0" b="0"/>
            <wp:docPr id="784"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433705" cy="190500"/>
                    </a:xfrm>
                    <a:prstGeom prst="rect">
                      <a:avLst/>
                    </a:prstGeom>
                    <a:noFill/>
                    <a:ln>
                      <a:noFill/>
                    </a:ln>
                  </pic:spPr>
                </pic:pic>
              </a:graphicData>
            </a:graphic>
          </wp:inline>
        </w:drawing>
      </w:r>
      <w:r w:rsidRPr="00D93DB4">
        <w:rPr>
          <w:rFonts w:cs="Calibri"/>
        </w:rPr>
        <w:t>.</w:t>
      </w:r>
    </w:p>
    <w:p w14:paraId="04C9D95B" w14:textId="77777777" w:rsidR="00DA4660" w:rsidRPr="00D93DB4" w:rsidRDefault="00DA4660" w:rsidP="00F742AD">
      <w:pPr>
        <w:pStyle w:val="TH"/>
      </w:pPr>
      <w:r w:rsidRPr="00D93DB4">
        <w:t>Table</w:t>
      </w:r>
      <w:r w:rsidR="000B67DD" w:rsidRPr="00D93DB4">
        <w:t xml:space="preserve"> 9</w:t>
      </w:r>
      <w:r w:rsidRPr="00D93DB4">
        <w:t>: Variable a from equation (</w:t>
      </w:r>
      <w:r w:rsidR="005B1BA1" w:rsidRPr="00D93DB4">
        <w:rPr>
          <w:noProof/>
        </w:rPr>
        <w:t>143</w:t>
      </w:r>
      <w:r w:rsidRPr="00D93DB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56"/>
        <w:gridCol w:w="3519"/>
      </w:tblGrid>
      <w:tr w:rsidR="00DA4660" w:rsidRPr="00D93DB4" w14:paraId="7A7937A6" w14:textId="77777777" w:rsidTr="005B1611">
        <w:trPr>
          <w:jc w:val="center"/>
        </w:trPr>
        <w:tc>
          <w:tcPr>
            <w:tcW w:w="2956" w:type="dxa"/>
            <w:shd w:val="clear" w:color="auto" w:fill="D9D9D9"/>
          </w:tcPr>
          <w:p w14:paraId="4EA43DE4" w14:textId="77777777" w:rsidR="00DA4660" w:rsidRPr="00D93DB4" w:rsidRDefault="00DA4660" w:rsidP="00F742AD">
            <w:pPr>
              <w:pStyle w:val="TAH"/>
            </w:pPr>
            <w:r w:rsidRPr="00D93DB4">
              <w:t>if</w:t>
            </w:r>
          </w:p>
        </w:tc>
        <w:tc>
          <w:tcPr>
            <w:tcW w:w="3519" w:type="dxa"/>
            <w:shd w:val="clear" w:color="auto" w:fill="D9D9D9"/>
          </w:tcPr>
          <w:p w14:paraId="0DE738C3" w14:textId="77777777" w:rsidR="00DA4660" w:rsidRPr="00D93DB4" w:rsidRDefault="00DA4660" w:rsidP="00F742AD">
            <w:pPr>
              <w:pStyle w:val="TAH"/>
            </w:pPr>
            <w:r w:rsidRPr="00D93DB4">
              <w:t>a</w:t>
            </w:r>
          </w:p>
        </w:tc>
      </w:tr>
      <w:tr w:rsidR="00DA4660" w:rsidRPr="00D93DB4" w14:paraId="654FC6C9" w14:textId="77777777" w:rsidTr="005B1611">
        <w:trPr>
          <w:jc w:val="center"/>
        </w:trPr>
        <w:tc>
          <w:tcPr>
            <w:tcW w:w="2956" w:type="dxa"/>
          </w:tcPr>
          <w:p w14:paraId="1758DEF5" w14:textId="6CD14398" w:rsidR="00DA4660" w:rsidRPr="00D93DB4" w:rsidRDefault="004C5B74" w:rsidP="00F742AD">
            <w:pPr>
              <w:pStyle w:val="TAL"/>
            </w:pPr>
            <w:r>
              <w:rPr>
                <w:noProof/>
                <w:position w:val="-10"/>
              </w:rPr>
              <w:drawing>
                <wp:inline distT="0" distB="0" distL="0" distR="0" wp14:anchorId="46DBF225" wp14:editId="43173822">
                  <wp:extent cx="1700530" cy="228600"/>
                  <wp:effectExtent l="0" t="0" r="0" b="0"/>
                  <wp:docPr id="785"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1700530" cy="228600"/>
                          </a:xfrm>
                          <a:prstGeom prst="rect">
                            <a:avLst/>
                          </a:prstGeom>
                          <a:noFill/>
                          <a:ln>
                            <a:noFill/>
                          </a:ln>
                        </pic:spPr>
                      </pic:pic>
                    </a:graphicData>
                  </a:graphic>
                </wp:inline>
              </w:drawing>
            </w:r>
          </w:p>
        </w:tc>
        <w:tc>
          <w:tcPr>
            <w:tcW w:w="3519" w:type="dxa"/>
          </w:tcPr>
          <w:p w14:paraId="476E1606" w14:textId="1B28EE21" w:rsidR="00DA4660" w:rsidRPr="00D93DB4" w:rsidRDefault="004C5B74" w:rsidP="00F742AD">
            <w:pPr>
              <w:pStyle w:val="TAL"/>
            </w:pPr>
            <w:r>
              <w:rPr>
                <w:noProof/>
                <w:position w:val="-24"/>
              </w:rPr>
              <w:drawing>
                <wp:inline distT="0" distB="0" distL="0" distR="0" wp14:anchorId="7EE557F8" wp14:editId="6C3DD533">
                  <wp:extent cx="571500" cy="367030"/>
                  <wp:effectExtent l="0" t="0" r="0" b="0"/>
                  <wp:docPr id="786"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571500" cy="367030"/>
                          </a:xfrm>
                          <a:prstGeom prst="rect">
                            <a:avLst/>
                          </a:prstGeom>
                          <a:noFill/>
                          <a:ln>
                            <a:noFill/>
                          </a:ln>
                        </pic:spPr>
                      </pic:pic>
                    </a:graphicData>
                  </a:graphic>
                </wp:inline>
              </w:drawing>
            </w:r>
          </w:p>
        </w:tc>
      </w:tr>
      <w:tr w:rsidR="00DA4660" w:rsidRPr="00D93DB4" w14:paraId="792F816B" w14:textId="77777777" w:rsidTr="005B1611">
        <w:trPr>
          <w:jc w:val="center"/>
        </w:trPr>
        <w:tc>
          <w:tcPr>
            <w:tcW w:w="2956" w:type="dxa"/>
          </w:tcPr>
          <w:p w14:paraId="4089E85B" w14:textId="6682B813" w:rsidR="00DA4660" w:rsidRPr="00D93DB4" w:rsidRDefault="004C5B74" w:rsidP="00F742AD">
            <w:pPr>
              <w:pStyle w:val="TAL"/>
            </w:pPr>
            <w:r>
              <w:rPr>
                <w:noProof/>
                <w:position w:val="-10"/>
              </w:rPr>
              <w:drawing>
                <wp:inline distT="0" distB="0" distL="0" distR="0" wp14:anchorId="3F6CBFD4" wp14:editId="083EA669">
                  <wp:extent cx="1714500" cy="228600"/>
                  <wp:effectExtent l="0" t="0" r="0" b="0"/>
                  <wp:docPr id="78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1714500" cy="228600"/>
                          </a:xfrm>
                          <a:prstGeom prst="rect">
                            <a:avLst/>
                          </a:prstGeom>
                          <a:noFill/>
                          <a:ln>
                            <a:noFill/>
                          </a:ln>
                        </pic:spPr>
                      </pic:pic>
                    </a:graphicData>
                  </a:graphic>
                </wp:inline>
              </w:drawing>
            </w:r>
          </w:p>
        </w:tc>
        <w:tc>
          <w:tcPr>
            <w:tcW w:w="3519" w:type="dxa"/>
          </w:tcPr>
          <w:p w14:paraId="05A3D503" w14:textId="6703A433" w:rsidR="00DA4660" w:rsidRPr="00D93DB4" w:rsidRDefault="004C5B74" w:rsidP="00F742AD">
            <w:pPr>
              <w:pStyle w:val="TAL"/>
            </w:pPr>
            <w:r>
              <w:rPr>
                <w:noProof/>
                <w:position w:val="-24"/>
              </w:rPr>
              <w:drawing>
                <wp:inline distT="0" distB="0" distL="0" distR="0" wp14:anchorId="4A07EFDF" wp14:editId="304520AF">
                  <wp:extent cx="571500" cy="367030"/>
                  <wp:effectExtent l="0" t="0" r="0" b="0"/>
                  <wp:docPr id="788"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571500" cy="367030"/>
                          </a:xfrm>
                          <a:prstGeom prst="rect">
                            <a:avLst/>
                          </a:prstGeom>
                          <a:noFill/>
                          <a:ln>
                            <a:noFill/>
                          </a:ln>
                        </pic:spPr>
                      </pic:pic>
                    </a:graphicData>
                  </a:graphic>
                </wp:inline>
              </w:drawing>
            </w:r>
          </w:p>
        </w:tc>
      </w:tr>
      <w:tr w:rsidR="00DA4660" w:rsidRPr="00D93DB4" w14:paraId="501578CE" w14:textId="77777777" w:rsidTr="005B1611">
        <w:trPr>
          <w:jc w:val="center"/>
        </w:trPr>
        <w:tc>
          <w:tcPr>
            <w:tcW w:w="2956" w:type="dxa"/>
          </w:tcPr>
          <w:p w14:paraId="2E84E1F4" w14:textId="77777777" w:rsidR="00DA4660" w:rsidRPr="00D93DB4" w:rsidRDefault="00DA4660" w:rsidP="00F742AD">
            <w:pPr>
              <w:pStyle w:val="TAL"/>
            </w:pPr>
            <w:r w:rsidRPr="00D93DB4">
              <w:t>else</w:t>
            </w:r>
          </w:p>
        </w:tc>
        <w:tc>
          <w:tcPr>
            <w:tcW w:w="3519" w:type="dxa"/>
          </w:tcPr>
          <w:p w14:paraId="3ADD1FB0" w14:textId="6D49DE71" w:rsidR="00DA4660" w:rsidRPr="00D93DB4" w:rsidRDefault="004C5B74" w:rsidP="00F742AD">
            <w:pPr>
              <w:pStyle w:val="TAL"/>
            </w:pPr>
            <w:r>
              <w:rPr>
                <w:noProof/>
                <w:position w:val="-70"/>
              </w:rPr>
              <w:drawing>
                <wp:inline distT="0" distB="0" distL="0" distR="0" wp14:anchorId="2D8A1F45" wp14:editId="6C57544C">
                  <wp:extent cx="2066925" cy="952500"/>
                  <wp:effectExtent l="0" t="0" r="0" b="0"/>
                  <wp:docPr id="78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2066925" cy="952500"/>
                          </a:xfrm>
                          <a:prstGeom prst="rect">
                            <a:avLst/>
                          </a:prstGeom>
                          <a:noFill/>
                          <a:ln>
                            <a:noFill/>
                          </a:ln>
                        </pic:spPr>
                      </pic:pic>
                    </a:graphicData>
                  </a:graphic>
                </wp:inline>
              </w:drawing>
            </w:r>
          </w:p>
        </w:tc>
      </w:tr>
    </w:tbl>
    <w:p w14:paraId="62C856D1" w14:textId="77777777" w:rsidR="00DA4660" w:rsidRPr="00D93DB4" w:rsidRDefault="00DA4660" w:rsidP="0001287F">
      <w:pPr>
        <w:spacing w:after="0"/>
        <w:jc w:val="both"/>
      </w:pPr>
    </w:p>
    <w:p w14:paraId="3AB783EA" w14:textId="771C3F0E" w:rsidR="00DA4660" w:rsidRPr="00D93DB4" w:rsidRDefault="00DA4660" w:rsidP="0001287F">
      <w:pPr>
        <w:spacing w:after="0"/>
        <w:jc w:val="both"/>
        <w:rPr>
          <w:i/>
          <w:sz w:val="24"/>
        </w:rPr>
      </w:pPr>
      <w:r w:rsidRPr="00D93DB4">
        <w:rPr>
          <w:rFonts w:cs="Calibri"/>
        </w:rPr>
        <w:t xml:space="preserve">Where the bandwidth </w:t>
      </w:r>
      <w:r w:rsidRPr="00D93DB4">
        <w:rPr>
          <w:i/>
        </w:rPr>
        <w:t>b</w:t>
      </w:r>
      <w:r w:rsidRPr="00D93DB4">
        <w:rPr>
          <w:rFonts w:cs="Calibri"/>
        </w:rPr>
        <w:t xml:space="preserve"> is 7, the </w:t>
      </w:r>
      <w:r w:rsidRPr="00D93DB4">
        <w:t xml:space="preserve">maximum ratio </w:t>
      </w:r>
      <w:r w:rsidR="004C5B74">
        <w:rPr>
          <w:noProof/>
          <w:position w:val="-6"/>
        </w:rPr>
        <w:drawing>
          <wp:inline distT="0" distB="0" distL="0" distR="0" wp14:anchorId="26DE6B11" wp14:editId="648255A3">
            <wp:extent cx="205105" cy="128905"/>
            <wp:effectExtent l="0" t="0" r="0" b="0"/>
            <wp:docPr id="790"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205105" cy="128905"/>
                    </a:xfrm>
                    <a:prstGeom prst="rect">
                      <a:avLst/>
                    </a:prstGeom>
                    <a:noFill/>
                    <a:ln>
                      <a:noFill/>
                    </a:ln>
                  </pic:spPr>
                </pic:pic>
              </a:graphicData>
            </a:graphic>
          </wp:inline>
        </w:drawing>
      </w:r>
      <w:r w:rsidRPr="00D93DB4">
        <w:t xml:space="preserve">is 44.8 and the constant </w:t>
      </w:r>
      <w:r w:rsidRPr="00D93DB4">
        <w:rPr>
          <w:i/>
        </w:rPr>
        <w:t>G</w:t>
      </w:r>
      <w:r w:rsidRPr="00D93DB4">
        <w:t xml:space="preserve"> is </w:t>
      </w:r>
      <w:r w:rsidR="004C5B74">
        <w:rPr>
          <w:rFonts w:cs="Calibri"/>
          <w:noProof/>
          <w:position w:val="-20"/>
        </w:rPr>
        <w:drawing>
          <wp:inline distT="0" distB="0" distL="0" distR="0" wp14:anchorId="3DBE2C37" wp14:editId="7E695B31">
            <wp:extent cx="419100" cy="328930"/>
            <wp:effectExtent l="0" t="0" r="0" b="0"/>
            <wp:docPr id="791"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419100" cy="328930"/>
                    </a:xfrm>
                    <a:prstGeom prst="rect">
                      <a:avLst/>
                    </a:prstGeom>
                    <a:noFill/>
                    <a:ln>
                      <a:noFill/>
                    </a:ln>
                  </pic:spPr>
                </pic:pic>
              </a:graphicData>
            </a:graphic>
          </wp:inline>
        </w:drawing>
      </w:r>
      <w:r w:rsidRPr="00D93DB4">
        <w:rPr>
          <w:rFonts w:cs="Calibri"/>
        </w:rPr>
        <w:t>.</w:t>
      </w:r>
    </w:p>
    <w:p w14:paraId="2D4C88BE" w14:textId="6B251A5E" w:rsidR="002E1D75" w:rsidRPr="00D93DB4" w:rsidRDefault="002E1D75" w:rsidP="002E1D75">
      <w:pPr>
        <w:rPr>
          <w:rFonts w:cs="Calibri"/>
        </w:rPr>
      </w:pPr>
      <w:r w:rsidRPr="00D93DB4">
        <w:rPr>
          <w:rFonts w:cs="Calibri"/>
        </w:rPr>
        <w:t>The phase shift, being  the same f</w:t>
      </w:r>
      <w:r w:rsidRPr="00D93DB4">
        <w:t xml:space="preserve">or every spectrum bin in </w:t>
      </w:r>
      <w:r w:rsidR="004C5B74">
        <w:rPr>
          <w:noProof/>
          <w:position w:val="-10"/>
          <w:lang w:val="de-DE" w:eastAsia="de-DE"/>
        </w:rPr>
        <w:drawing>
          <wp:inline distT="0" distB="0" distL="0" distR="0" wp14:anchorId="43B306EF" wp14:editId="2007ED3E">
            <wp:extent cx="304800" cy="190500"/>
            <wp:effectExtent l="0" t="0" r="0" b="0"/>
            <wp:docPr id="792" name="Bild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49"/>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D93DB4">
        <w:t>,</w:t>
      </w:r>
      <w:r w:rsidRPr="00D93DB4">
        <w:rPr>
          <w:rFonts w:cs="Calibri"/>
        </w:rPr>
        <w:t xml:space="preserve"> is derived as follows</w:t>
      </w:r>
    </w:p>
    <w:p w14:paraId="6C26A79B" w14:textId="77777777" w:rsidR="002E1D75" w:rsidRPr="00D93DB4" w:rsidRDefault="002E1D75" w:rsidP="002E1D75">
      <w:pPr>
        <w:pStyle w:val="EQ"/>
      </w:pPr>
      <w:r w:rsidRPr="00D93DB4">
        <w:tab/>
      </w:r>
      <w:r w:rsidRPr="00D93DB4">
        <w:rPr>
          <w:position w:val="-8"/>
        </w:rPr>
        <w:object w:dxaOrig="1460" w:dyaOrig="260" w14:anchorId="461DC734">
          <v:shape id="_x0000_i1817" type="#_x0000_t75" style="width:73.15pt;height:13.15pt" o:ole="">
            <v:imagedata r:id="rId783" o:title=""/>
          </v:shape>
          <o:OLEObject Type="Embed" ProgID="Equation.3" ShapeID="_x0000_i1817" DrawAspect="Content" ObjectID="_1783088257" r:id="rId784"/>
        </w:object>
      </w:r>
      <w:r w:rsidRPr="00D93DB4">
        <w:t>,</w:t>
      </w:r>
      <w:r w:rsidRPr="00D93DB4">
        <w:tab/>
        <w:t>(144)</w:t>
      </w:r>
    </w:p>
    <w:p w14:paraId="21F8C332" w14:textId="279D7FE3" w:rsidR="002E1D75" w:rsidRPr="00D93DB4" w:rsidRDefault="002E1D75" w:rsidP="002E1D75">
      <w:r w:rsidRPr="00D93DB4">
        <w:t xml:space="preserve">where </w:t>
      </w:r>
      <w:r w:rsidR="004C5B74">
        <w:rPr>
          <w:noProof/>
          <w:position w:val="-10"/>
          <w:lang w:val="de-DE" w:eastAsia="de-DE"/>
        </w:rPr>
        <w:drawing>
          <wp:inline distT="0" distB="0" distL="0" distR="0" wp14:anchorId="7F70018F" wp14:editId="0D4EEB17">
            <wp:extent cx="428625" cy="190500"/>
            <wp:effectExtent l="0" t="0" r="0" b="0"/>
            <wp:docPr id="794" name="Bild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52"/>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D93DB4">
        <w:t xml:space="preserve"> is the index of the bin closest to the peak and </w:t>
      </w:r>
      <w:r w:rsidR="004C5B74">
        <w:rPr>
          <w:noProof/>
          <w:position w:val="-6"/>
          <w:lang w:val="de-DE" w:eastAsia="de-DE"/>
        </w:rPr>
        <w:drawing>
          <wp:inline distT="0" distB="0" distL="0" distR="0" wp14:anchorId="06F8CBD4" wp14:editId="383F54B3">
            <wp:extent cx="161925" cy="152400"/>
            <wp:effectExtent l="0" t="0" r="0" b="0"/>
            <wp:docPr id="795" name="Bild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53"/>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93DB4">
        <w:t xml:space="preserve">is the fractional part (i.e. distance of the peak from </w:t>
      </w:r>
      <w:r w:rsidR="004C5B74">
        <w:rPr>
          <w:noProof/>
          <w:position w:val="-10"/>
          <w:lang w:val="de-DE" w:eastAsia="de-DE"/>
        </w:rPr>
        <w:drawing>
          <wp:inline distT="0" distB="0" distL="0" distR="0" wp14:anchorId="11B047AE" wp14:editId="2593E07C">
            <wp:extent cx="266700" cy="190500"/>
            <wp:effectExtent l="0" t="0" r="0" b="0"/>
            <wp:docPr id="796" name="Bild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54"/>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D93DB4">
        <w:t xml:space="preserve"> given as the fractional number of bins).</w:t>
      </w:r>
    </w:p>
    <w:p w14:paraId="5F651F91" w14:textId="31423813" w:rsidR="002E1D75" w:rsidRPr="00D93DB4" w:rsidRDefault="002E1D75" w:rsidP="002E1D75">
      <w:r w:rsidRPr="00D93DB4">
        <w:t xml:space="preserve">The current phase </w:t>
      </w:r>
      <w:r w:rsidR="004C5B74">
        <w:rPr>
          <w:noProof/>
          <w:position w:val="-10"/>
          <w:lang w:val="de-DE" w:eastAsia="de-DE"/>
        </w:rPr>
        <w:drawing>
          <wp:inline distT="0" distB="0" distL="0" distR="0" wp14:anchorId="32BA9283" wp14:editId="2C6B73B2">
            <wp:extent cx="428625" cy="228600"/>
            <wp:effectExtent l="0" t="0" r="0" b="0"/>
            <wp:docPr id="797" name="Bild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55"/>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rsidRPr="00D93DB4">
        <w:t xml:space="preserve"> is estimated for each </w:t>
      </w:r>
      <w:r w:rsidR="004C5B74">
        <w:rPr>
          <w:noProof/>
          <w:position w:val="-10"/>
          <w:lang w:val="de-DE" w:eastAsia="de-DE"/>
        </w:rPr>
        <w:drawing>
          <wp:inline distT="0" distB="0" distL="0" distR="0" wp14:anchorId="3A937D30" wp14:editId="308A3DAB">
            <wp:extent cx="495300" cy="190500"/>
            <wp:effectExtent l="0" t="0" r="0" b="0"/>
            <wp:docPr id="798" name="Bild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56"/>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D93DB4">
        <w:t xml:space="preserve"> using:</w:t>
      </w:r>
    </w:p>
    <w:p w14:paraId="4578E5AD" w14:textId="77777777" w:rsidR="002E1D75" w:rsidRPr="00D93DB4" w:rsidRDefault="002E1D75" w:rsidP="002E1D75">
      <w:pPr>
        <w:pStyle w:val="EQ"/>
      </w:pPr>
      <w:r w:rsidRPr="00D93DB4">
        <w:tab/>
      </w:r>
      <w:r w:rsidRPr="00D93DB4">
        <w:rPr>
          <w:position w:val="-10"/>
        </w:rPr>
        <w:object w:dxaOrig="2940" w:dyaOrig="360" w14:anchorId="47366CDC">
          <v:shape id="_x0000_i1823" type="#_x0000_t75" style="width:147pt;height:18pt" o:ole="">
            <v:imagedata r:id="rId790" o:title=""/>
          </v:shape>
          <o:OLEObject Type="Embed" ProgID="Equation.3" ShapeID="_x0000_i1823" DrawAspect="Content" ObjectID="_1783088258" r:id="rId791"/>
        </w:object>
      </w:r>
      <w:r w:rsidRPr="00D93DB4">
        <w:tab/>
        <w:t>(145)</w:t>
      </w:r>
    </w:p>
    <w:p w14:paraId="4A0FFC2F" w14:textId="77777777" w:rsidR="002E1D75" w:rsidRPr="00D93DB4" w:rsidRDefault="002E1D75" w:rsidP="002E1D75">
      <w:pPr>
        <w:spacing w:after="0"/>
      </w:pPr>
      <w:r w:rsidRPr="00D93DB4">
        <w:t xml:space="preserve">where </w:t>
      </w:r>
      <w:r w:rsidRPr="00D93DB4">
        <w:rPr>
          <w:position w:val="-10"/>
        </w:rPr>
        <w:object w:dxaOrig="1100" w:dyaOrig="300" w14:anchorId="0DFB0645">
          <v:shape id="_x0000_i1824" type="#_x0000_t75" style="width:55.15pt;height:15pt" o:ole="">
            <v:imagedata r:id="rId792" o:title=""/>
          </v:shape>
          <o:OLEObject Type="Embed" ProgID="Equation.3" ShapeID="_x0000_i1824" DrawAspect="Content" ObjectID="_1783088259" r:id="rId793"/>
        </w:object>
      </w:r>
      <w:r w:rsidRPr="00D93DB4">
        <w:t xml:space="preserve"> for the first concealed frame and </w:t>
      </w:r>
      <w:r w:rsidRPr="00D93DB4">
        <w:rPr>
          <w:position w:val="-10"/>
        </w:rPr>
        <w:object w:dxaOrig="639" w:dyaOrig="300" w14:anchorId="722C5071">
          <v:shape id="_x0000_i1825" type="#_x0000_t75" style="width:31.9pt;height:15pt" o:ole="">
            <v:imagedata r:id="rId794" o:title=""/>
          </v:shape>
          <o:OLEObject Type="Embed" ProgID="Equation.3" ShapeID="_x0000_i1825" DrawAspect="Content" ObjectID="_1783088260" r:id="rId795"/>
        </w:object>
      </w:r>
      <w:r w:rsidRPr="00D93DB4">
        <w:t xml:space="preserve"> is increased for 1 for every consecutive frame loss. The correspondingt MDCT bins are estimated as:</w:t>
      </w:r>
    </w:p>
    <w:p w14:paraId="624A64D9" w14:textId="77777777" w:rsidR="002E1D75" w:rsidRPr="00D93DB4" w:rsidRDefault="002E1D75" w:rsidP="002E1D75">
      <w:pPr>
        <w:pStyle w:val="EQ"/>
      </w:pPr>
      <w:r w:rsidRPr="00D93DB4">
        <w:tab/>
      </w:r>
      <w:r w:rsidRPr="00D93DB4">
        <w:rPr>
          <w:position w:val="-12"/>
        </w:rPr>
        <w:object w:dxaOrig="2980" w:dyaOrig="440" w14:anchorId="2916F4EA">
          <v:shape id="_x0000_i1826" type="#_x0000_t75" style="width:148.9pt;height:22.15pt" o:ole="">
            <v:imagedata r:id="rId796" o:title=""/>
          </v:shape>
          <o:OLEObject Type="Embed" ProgID="Equation.3" ShapeID="_x0000_i1826" DrawAspect="Content" ObjectID="_1783088261" r:id="rId797"/>
        </w:object>
      </w:r>
      <w:r w:rsidRPr="00D93DB4">
        <w:t>.</w:t>
      </w:r>
      <w:r w:rsidRPr="00D93DB4">
        <w:tab/>
        <w:t>(146)</w:t>
      </w:r>
    </w:p>
    <w:p w14:paraId="5B0BC780" w14:textId="77777777" w:rsidR="002E1D75" w:rsidRPr="00D93DB4" w:rsidRDefault="002E1D75" w:rsidP="002E1D75">
      <w:pPr>
        <w:pStyle w:val="FP"/>
      </w:pPr>
    </w:p>
    <w:p w14:paraId="6DF15E33" w14:textId="77777777" w:rsidR="00DA4660" w:rsidRPr="00D93DB4" w:rsidRDefault="00DA4660" w:rsidP="0001287F">
      <w:pPr>
        <w:pStyle w:val="Heading4"/>
      </w:pPr>
      <w:bookmarkStart w:id="143" w:name="_Toc123562451"/>
      <w:r w:rsidRPr="00D93DB4">
        <w:t>5.4.2.5</w:t>
      </w:r>
      <w:r w:rsidRPr="00D93DB4">
        <w:tab/>
        <w:t>Non-tonal concealment with waveform adjustment</w:t>
      </w:r>
      <w:bookmarkEnd w:id="143"/>
    </w:p>
    <w:p w14:paraId="5FB7CF86" w14:textId="77777777" w:rsidR="00DA4660" w:rsidRPr="00D93DB4" w:rsidRDefault="00DA4660" w:rsidP="0001287F">
      <w:pPr>
        <w:pStyle w:val="Heading5"/>
      </w:pPr>
      <w:bookmarkStart w:id="144" w:name="_Toc123562452"/>
      <w:r w:rsidRPr="00D93DB4">
        <w:t>5.4.2.</w:t>
      </w:r>
      <w:r w:rsidRPr="00D93DB4">
        <w:rPr>
          <w:rFonts w:hint="eastAsia"/>
          <w:lang w:eastAsia="zh-CN"/>
        </w:rPr>
        <w:t>5.1</w:t>
      </w:r>
      <w:r w:rsidRPr="00D93DB4">
        <w:tab/>
      </w:r>
      <w:r w:rsidRPr="00D93DB4">
        <w:rPr>
          <w:rFonts w:hint="eastAsia"/>
          <w:lang w:eastAsia="zh-CN"/>
        </w:rPr>
        <w:t>Preliminary concealment in frequency domain</w:t>
      </w:r>
      <w:bookmarkEnd w:id="144"/>
    </w:p>
    <w:p w14:paraId="29A13168" w14:textId="77777777" w:rsidR="00DA4660" w:rsidRPr="00D93DB4" w:rsidRDefault="00F002F6" w:rsidP="00577E4F">
      <w:r w:rsidRPr="00D93DB4">
        <w:t>T</w:t>
      </w:r>
      <w:r w:rsidR="00DA4660" w:rsidRPr="00D93DB4">
        <w:rPr>
          <w:rFonts w:hint="eastAsia"/>
        </w:rPr>
        <w:t xml:space="preserve">he </w:t>
      </w:r>
      <w:r w:rsidR="00DA4660" w:rsidRPr="00D93DB4">
        <w:t>MDCT coefficients of the current lost frame are computed by using the MDCT coefficients of the frame prior to the current lost frame as follows:</w:t>
      </w:r>
    </w:p>
    <w:p w14:paraId="27F12193" w14:textId="2007D4B2" w:rsidR="00DA4660" w:rsidRPr="00D93DB4" w:rsidRDefault="00DA4660" w:rsidP="00577E4F">
      <w:r w:rsidRPr="00D93DB4">
        <w:t xml:space="preserve">The MDCT coefficients at all frequency points of the frame prior to the current lost frame are multiplied by random signs to obtain the MDCT coefficients of all frequency points of the current lost frame. In other words, when the current </w:t>
      </w:r>
      <w:r w:rsidRPr="00D93DB4">
        <w:rPr>
          <w:rFonts w:hint="eastAsia"/>
        </w:rPr>
        <w:t xml:space="preserve">lost </w:t>
      </w:r>
      <w:r w:rsidRPr="00D93DB4">
        <w:t xml:space="preserve">frame is the </w:t>
      </w:r>
      <w:r w:rsidR="004C5B74">
        <w:rPr>
          <w:noProof/>
          <w:position w:val="-10"/>
        </w:rPr>
        <w:drawing>
          <wp:inline distT="0" distB="0" distL="0" distR="0" wp14:anchorId="70BE8434" wp14:editId="46149E40">
            <wp:extent cx="228600" cy="228600"/>
            <wp:effectExtent l="0" t="0" r="0" b="0"/>
            <wp:docPr id="803"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93DB4">
        <w:t xml:space="preserve"> frame,</w:t>
      </w:r>
    </w:p>
    <w:p w14:paraId="68A1C01E" w14:textId="676F54BF" w:rsidR="00DA4660" w:rsidRPr="00D93DB4" w:rsidRDefault="00DA4660" w:rsidP="0001287F">
      <w:pPr>
        <w:pStyle w:val="EQ"/>
      </w:pPr>
      <w:r w:rsidRPr="00D93DB4">
        <w:rPr>
          <w:rFonts w:hint="eastAsia"/>
        </w:rPr>
        <w:tab/>
      </w:r>
      <w:r w:rsidR="004C5B74">
        <w:rPr>
          <w:noProof/>
          <w:position w:val="-10"/>
        </w:rPr>
        <w:drawing>
          <wp:inline distT="0" distB="0" distL="0" distR="0" wp14:anchorId="57E2BEDE" wp14:editId="70C59844">
            <wp:extent cx="2224405" cy="228600"/>
            <wp:effectExtent l="0" t="0" r="0" b="0"/>
            <wp:docPr id="80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2224405" cy="228600"/>
                    </a:xfrm>
                    <a:prstGeom prst="rect">
                      <a:avLst/>
                    </a:prstGeom>
                    <a:noFill/>
                    <a:ln>
                      <a:noFill/>
                    </a:ln>
                  </pic:spPr>
                </pic:pic>
              </a:graphicData>
            </a:graphic>
          </wp:inline>
        </w:drawing>
      </w:r>
      <w:r w:rsidRPr="00D93DB4">
        <w:rPr>
          <w:rFonts w:hint="eastAsia"/>
          <w:lang w:eastAsia="zh-CN"/>
        </w:rPr>
        <w:tab/>
      </w:r>
      <w:r w:rsidRPr="00D93DB4">
        <w:t>(</w:t>
      </w:r>
      <w:r w:rsidR="005B1BA1" w:rsidRPr="00D93DB4">
        <w:t>147</w:t>
      </w:r>
      <w:r w:rsidRPr="00D93DB4">
        <w:t>)</w:t>
      </w:r>
    </w:p>
    <w:p w14:paraId="20543630" w14:textId="737B88EB" w:rsidR="00DA4660" w:rsidRPr="00D93DB4" w:rsidRDefault="00DA4660" w:rsidP="00577E4F">
      <w:r w:rsidRPr="00D93DB4">
        <w:t>where</w:t>
      </w:r>
      <w:r w:rsidRPr="00D93DB4">
        <w:rPr>
          <w:rFonts w:hint="eastAsia"/>
        </w:rPr>
        <w:t>in</w:t>
      </w:r>
      <w:r w:rsidRPr="00D93DB4">
        <w:t xml:space="preserve"> </w:t>
      </w:r>
      <w:r w:rsidR="004C5B74">
        <w:rPr>
          <w:noProof/>
          <w:position w:val="-10"/>
        </w:rPr>
        <w:drawing>
          <wp:inline distT="0" distB="0" distL="0" distR="0" wp14:anchorId="30C12DC8" wp14:editId="25C436EA">
            <wp:extent cx="405130" cy="228600"/>
            <wp:effectExtent l="0" t="0" r="0" b="0"/>
            <wp:docPr id="805"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r w:rsidRPr="00D93DB4">
        <w:t xml:space="preserve">is the MDCT coefficient at the frequency point </w:t>
      </w:r>
      <w:r w:rsidR="004C5B74">
        <w:rPr>
          <w:noProof/>
          <w:position w:val="-6"/>
        </w:rPr>
        <w:drawing>
          <wp:inline distT="0" distB="0" distL="0" distR="0" wp14:anchorId="7E06110B" wp14:editId="04EE031C">
            <wp:extent cx="167005" cy="138430"/>
            <wp:effectExtent l="0" t="0" r="0" b="0"/>
            <wp:docPr id="806"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167005" cy="138430"/>
                    </a:xfrm>
                    <a:prstGeom prst="rect">
                      <a:avLst/>
                    </a:prstGeom>
                    <a:noFill/>
                    <a:ln>
                      <a:noFill/>
                    </a:ln>
                  </pic:spPr>
                </pic:pic>
              </a:graphicData>
            </a:graphic>
          </wp:inline>
        </w:drawing>
      </w:r>
      <w:r w:rsidRPr="00D93DB4">
        <w:t xml:space="preserve"> of the </w:t>
      </w:r>
      <w:r w:rsidR="004C5B74">
        <w:rPr>
          <w:noProof/>
          <w:position w:val="-10"/>
        </w:rPr>
        <w:drawing>
          <wp:inline distT="0" distB="0" distL="0" distR="0" wp14:anchorId="49C8C676" wp14:editId="0271FF72">
            <wp:extent cx="228600" cy="228600"/>
            <wp:effectExtent l="0" t="0" r="0" b="0"/>
            <wp:docPr id="807"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93DB4">
        <w:t xml:space="preserve"> frame, </w:t>
      </w:r>
      <w:r w:rsidR="004C5B74">
        <w:rPr>
          <w:noProof/>
          <w:position w:val="-4"/>
        </w:rPr>
        <w:drawing>
          <wp:inline distT="0" distB="0" distL="0" distR="0" wp14:anchorId="36727343" wp14:editId="1CB05C2C">
            <wp:extent cx="205105" cy="167005"/>
            <wp:effectExtent l="0" t="0" r="0" b="0"/>
            <wp:docPr id="80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205105" cy="167005"/>
                    </a:xfrm>
                    <a:prstGeom prst="rect">
                      <a:avLst/>
                    </a:prstGeom>
                    <a:noFill/>
                    <a:ln>
                      <a:noFill/>
                    </a:ln>
                  </pic:spPr>
                </pic:pic>
              </a:graphicData>
            </a:graphic>
          </wp:inline>
        </w:drawing>
      </w:r>
      <w:r w:rsidRPr="00D93DB4">
        <w:t xml:space="preserve"> is the total number of the frequency points, and </w:t>
      </w:r>
      <w:r w:rsidR="004C5B74">
        <w:rPr>
          <w:noProof/>
          <w:position w:val="-10"/>
        </w:rPr>
        <w:drawing>
          <wp:inline distT="0" distB="0" distL="0" distR="0" wp14:anchorId="5FBC9560" wp14:editId="72B47539">
            <wp:extent cx="481330" cy="205105"/>
            <wp:effectExtent l="0" t="0" r="0" b="0"/>
            <wp:docPr id="809"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481330" cy="205105"/>
                    </a:xfrm>
                    <a:prstGeom prst="rect">
                      <a:avLst/>
                    </a:prstGeom>
                    <a:noFill/>
                    <a:ln>
                      <a:noFill/>
                    </a:ln>
                  </pic:spPr>
                </pic:pic>
              </a:graphicData>
            </a:graphic>
          </wp:inline>
        </w:drawing>
      </w:r>
      <w:r w:rsidR="00EB3C36" w:rsidRPr="00D93DB4">
        <w:t xml:space="preserve"> </w:t>
      </w:r>
      <w:r w:rsidRPr="00D93DB4">
        <w:t xml:space="preserve">is the random sign at the frequency point </w:t>
      </w:r>
      <w:r w:rsidR="004C5B74">
        <w:rPr>
          <w:noProof/>
          <w:position w:val="-6"/>
        </w:rPr>
        <w:drawing>
          <wp:inline distT="0" distB="0" distL="0" distR="0" wp14:anchorId="60BB5B04" wp14:editId="580AC3CF">
            <wp:extent cx="167005" cy="138430"/>
            <wp:effectExtent l="0" t="0" r="0" b="0"/>
            <wp:docPr id="810"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167005" cy="138430"/>
                    </a:xfrm>
                    <a:prstGeom prst="rect">
                      <a:avLst/>
                    </a:prstGeom>
                    <a:noFill/>
                    <a:ln>
                      <a:noFill/>
                    </a:ln>
                  </pic:spPr>
                </pic:pic>
              </a:graphicData>
            </a:graphic>
          </wp:inline>
        </w:drawing>
      </w:r>
      <w:r w:rsidRPr="00D93DB4">
        <w:t>.</w:t>
      </w:r>
    </w:p>
    <w:p w14:paraId="59AF8981" w14:textId="77777777" w:rsidR="00DA4660" w:rsidRPr="00D93DB4" w:rsidRDefault="00DA4660" w:rsidP="00577E4F">
      <w:r w:rsidRPr="00D93DB4">
        <w:t>The obtained MDCT coefficients of the current lost frame are transformed by an IMDCT to produce the initially compensated signal of the current lost frame.</w:t>
      </w:r>
    </w:p>
    <w:p w14:paraId="3E3B114D" w14:textId="77777777" w:rsidR="00DA4660" w:rsidRPr="00D93DB4" w:rsidRDefault="00DA4660" w:rsidP="0001287F">
      <w:pPr>
        <w:pStyle w:val="Heading5"/>
      </w:pPr>
      <w:bookmarkStart w:id="145" w:name="_Toc123562453"/>
      <w:r w:rsidRPr="00D93DB4">
        <w:t>5.4.2.</w:t>
      </w:r>
      <w:r w:rsidRPr="00D93DB4">
        <w:rPr>
          <w:rFonts w:hint="eastAsia"/>
          <w:lang w:eastAsia="zh-CN"/>
        </w:rPr>
        <w:t>5.2</w:t>
      </w:r>
      <w:r w:rsidRPr="00D93DB4">
        <w:tab/>
      </w:r>
      <w:r w:rsidRPr="00D93DB4">
        <w:rPr>
          <w:rFonts w:hint="eastAsia"/>
          <w:lang w:eastAsia="zh-CN"/>
        </w:rPr>
        <w:t>Waveform adjustment in time domain</w:t>
      </w:r>
      <w:bookmarkEnd w:id="145"/>
    </w:p>
    <w:p w14:paraId="7B137EFA" w14:textId="77777777" w:rsidR="00DA4660" w:rsidRPr="00D93DB4" w:rsidRDefault="00DA4660" w:rsidP="00577E4F">
      <w:r w:rsidRPr="00D93DB4">
        <w:rPr>
          <w:rFonts w:hint="eastAsia"/>
        </w:rPr>
        <w:t xml:space="preserve">Waveform adjustment is performed on </w:t>
      </w:r>
      <w:r w:rsidRPr="00D93DB4">
        <w:t>the initially compensated signal of the current lost frame to obtain the compensated signal of the current lost frame. The detailed procedure of the waveform adjustment is described as follows:</w:t>
      </w:r>
    </w:p>
    <w:p w14:paraId="35FB2C04" w14:textId="77777777" w:rsidR="00DA4660" w:rsidRPr="00D93DB4" w:rsidRDefault="00DA4660" w:rsidP="00577E4F">
      <w:r w:rsidRPr="00D93DB4">
        <w:t>When the first lost frame occurs, the pitch period of the current lost frame is estimated as follows:</w:t>
      </w:r>
    </w:p>
    <w:p w14:paraId="7FD45E34" w14:textId="4FD7062C" w:rsidR="00DA4660" w:rsidRPr="00D93DB4" w:rsidRDefault="00934763" w:rsidP="00577E4F">
      <w:r w:rsidRPr="00D93DB4">
        <w:t xml:space="preserve">The pitch search is performed over the time-domain signal of the frame prior to the current lost frame by using the autocorrelation method to obtain the value of the pitch period of the frame prior to the current lost frame. The obtained pitch period </w:t>
      </w:r>
      <w:r w:rsidRPr="00D93DB4">
        <w:rPr>
          <w:rFonts w:hint="eastAsia"/>
        </w:rPr>
        <w:t xml:space="preserve">value </w:t>
      </w:r>
      <w:r w:rsidRPr="00D93DB4">
        <w:t xml:space="preserve">is used as the pitch period </w:t>
      </w:r>
      <w:r w:rsidRPr="00D93DB4">
        <w:rPr>
          <w:rFonts w:hint="eastAsia"/>
        </w:rPr>
        <w:t xml:space="preserve">value </w:t>
      </w:r>
      <w:r w:rsidRPr="00D93DB4">
        <w:t xml:space="preserve">of the current lost frame </w:t>
      </w:r>
      <w:r w:rsidRPr="00D93DB4">
        <w:rPr>
          <w:rFonts w:hint="eastAsia"/>
        </w:rPr>
        <w:t xml:space="preserve">and </w:t>
      </w:r>
      <w:r w:rsidRPr="00D93DB4">
        <w:t>to compute the maximum of normalized autocorrelation of the current lost frame</w:t>
      </w:r>
      <w:r w:rsidRPr="00D93DB4">
        <w:rPr>
          <w:rFonts w:eastAsia="SimSun" w:hint="eastAsia"/>
          <w:lang w:eastAsia="zh-CN"/>
        </w:rPr>
        <w:t xml:space="preserve">. Detailedly, </w:t>
      </w:r>
      <w:r w:rsidR="004C5B74">
        <w:rPr>
          <w:noProof/>
          <w:position w:val="-12"/>
        </w:rPr>
        <w:drawing>
          <wp:inline distT="0" distB="0" distL="0" distR="0" wp14:anchorId="0E9F8BD0" wp14:editId="23E97FC2">
            <wp:extent cx="1981200" cy="228600"/>
            <wp:effectExtent l="0" t="0" r="0" b="0"/>
            <wp:docPr id="811"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1981200" cy="228600"/>
                    </a:xfrm>
                    <a:prstGeom prst="rect">
                      <a:avLst/>
                    </a:prstGeom>
                    <a:noFill/>
                    <a:ln>
                      <a:noFill/>
                    </a:ln>
                  </pic:spPr>
                </pic:pic>
              </a:graphicData>
            </a:graphic>
          </wp:inline>
        </w:drawing>
      </w:r>
      <w:r w:rsidRPr="00D93DB4">
        <w:rPr>
          <w:rFonts w:eastAsia="SimSun" w:hint="eastAsia"/>
          <w:position w:val="-12"/>
          <w:lang w:eastAsia="zh-CN"/>
        </w:rPr>
        <w:t xml:space="preserve"> </w:t>
      </w:r>
      <w:r w:rsidRPr="00D93DB4">
        <w:rPr>
          <w:rFonts w:eastAsia="SimSun" w:hint="eastAsia"/>
          <w:lang w:eastAsia="zh-CN"/>
        </w:rPr>
        <w:t>is searched so that</w:t>
      </w:r>
    </w:p>
    <w:p w14:paraId="112EFF68" w14:textId="39E10B5C" w:rsidR="00DA4660" w:rsidRPr="00D93DB4" w:rsidRDefault="00DA4660" w:rsidP="0001287F">
      <w:pPr>
        <w:pStyle w:val="EQ"/>
      </w:pPr>
      <w:r w:rsidRPr="00D93DB4">
        <w:rPr>
          <w:rFonts w:hint="eastAsia"/>
        </w:rPr>
        <w:tab/>
      </w:r>
      <w:r w:rsidR="004C5B74">
        <w:rPr>
          <w:noProof/>
          <w:position w:val="-22"/>
        </w:rPr>
        <w:drawing>
          <wp:inline distT="0" distB="0" distL="0" distR="0" wp14:anchorId="19C3587F" wp14:editId="6AF45155">
            <wp:extent cx="1157605" cy="647700"/>
            <wp:effectExtent l="0" t="0" r="0" b="0"/>
            <wp:docPr id="812"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1157605" cy="647700"/>
                    </a:xfrm>
                    <a:prstGeom prst="rect">
                      <a:avLst/>
                    </a:prstGeom>
                    <a:noFill/>
                    <a:ln>
                      <a:noFill/>
                    </a:ln>
                  </pic:spPr>
                </pic:pic>
              </a:graphicData>
            </a:graphic>
          </wp:inline>
        </w:drawing>
      </w:r>
      <w:r w:rsidR="00D93DB4">
        <w:rPr>
          <w:rFonts w:hint="eastAsia"/>
          <w:lang w:eastAsia="zh-CN"/>
        </w:rPr>
        <w:tab/>
      </w:r>
      <w:r w:rsidRPr="00D93DB4">
        <w:t>(</w:t>
      </w:r>
      <w:r w:rsidR="005B1BA1" w:rsidRPr="00D93DB4">
        <w:t>148</w:t>
      </w:r>
      <w:r w:rsidRPr="00D93DB4">
        <w:t>)</w:t>
      </w:r>
    </w:p>
    <w:p w14:paraId="5308FED7" w14:textId="376D1F05" w:rsidR="00DA4660" w:rsidRPr="00D93DB4" w:rsidRDefault="00934763" w:rsidP="00577E4F">
      <w:r w:rsidRPr="00D93DB4">
        <w:rPr>
          <w:rFonts w:eastAsia="SimSun" w:hint="eastAsia"/>
          <w:lang w:eastAsia="zh-CN"/>
        </w:rPr>
        <w:t>a</w:t>
      </w:r>
      <w:r w:rsidRPr="00D93DB4">
        <w:rPr>
          <w:rFonts w:eastAsia="SimSun"/>
          <w:lang w:eastAsia="zh-CN"/>
        </w:rPr>
        <w:t>chieves</w:t>
      </w:r>
      <w:r w:rsidRPr="00D93DB4">
        <w:rPr>
          <w:rFonts w:eastAsia="SimSun" w:hint="eastAsia"/>
          <w:lang w:eastAsia="zh-CN"/>
        </w:rPr>
        <w:t xml:space="preserve"> the maximum value</w:t>
      </w:r>
      <w:r w:rsidRPr="00D93DB4">
        <w:rPr>
          <w:rFonts w:hint="eastAsia"/>
        </w:rPr>
        <w:t xml:space="preserve">, then the resulting </w:t>
      </w:r>
      <w:r w:rsidR="004C5B74">
        <w:rPr>
          <w:noProof/>
          <w:position w:val="-6"/>
        </w:rPr>
        <w:drawing>
          <wp:inline distT="0" distB="0" distL="0" distR="0" wp14:anchorId="7626C0DF" wp14:editId="257FEB28">
            <wp:extent cx="90805" cy="152400"/>
            <wp:effectExtent l="0" t="0" r="0" b="0"/>
            <wp:docPr id="813"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90805" cy="152400"/>
                    </a:xfrm>
                    <a:prstGeom prst="rect">
                      <a:avLst/>
                    </a:prstGeom>
                    <a:noFill/>
                    <a:ln>
                      <a:noFill/>
                    </a:ln>
                  </pic:spPr>
                </pic:pic>
              </a:graphicData>
            </a:graphic>
          </wp:inline>
        </w:drawing>
      </w:r>
      <w:r w:rsidRPr="00D93DB4">
        <w:t xml:space="preserve"> is the value of the pitch period, denoted by </w:t>
      </w:r>
      <w:r w:rsidR="004C5B74">
        <w:rPr>
          <w:noProof/>
          <w:position w:val="-4"/>
        </w:rPr>
        <w:drawing>
          <wp:inline distT="0" distB="0" distL="0" distR="0" wp14:anchorId="47C228D1" wp14:editId="368F991F">
            <wp:extent cx="138430" cy="167005"/>
            <wp:effectExtent l="0" t="0" r="0" b="0"/>
            <wp:docPr id="814"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138430" cy="167005"/>
                    </a:xfrm>
                    <a:prstGeom prst="rect">
                      <a:avLst/>
                    </a:prstGeom>
                    <a:noFill/>
                    <a:ln>
                      <a:noFill/>
                    </a:ln>
                  </pic:spPr>
                </pic:pic>
              </a:graphicData>
            </a:graphic>
          </wp:inline>
        </w:drawing>
      </w:r>
      <w:r w:rsidRPr="00D93DB4">
        <w:rPr>
          <w:rFonts w:hint="eastAsia"/>
        </w:rPr>
        <w:t xml:space="preserve">, </w:t>
      </w:r>
      <w:r w:rsidRPr="00D93DB4">
        <w:t>where</w:t>
      </w:r>
      <w:r w:rsidRPr="00D93DB4">
        <w:rPr>
          <w:rFonts w:hint="eastAsia"/>
        </w:rPr>
        <w:t>in</w:t>
      </w:r>
      <w:r w:rsidRPr="00D93DB4">
        <w:t xml:space="preserve"> </w:t>
      </w:r>
      <w:r w:rsidR="004C5B74">
        <w:rPr>
          <w:noProof/>
          <w:position w:val="-12"/>
        </w:rPr>
        <w:drawing>
          <wp:inline distT="0" distB="0" distL="0" distR="0" wp14:anchorId="7EA4B2DD" wp14:editId="171253CF">
            <wp:extent cx="281305" cy="228600"/>
            <wp:effectExtent l="0" t="0" r="0" b="0"/>
            <wp:docPr id="815"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281305" cy="2286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0F6EB96E" wp14:editId="668EAF76">
            <wp:extent cx="266700" cy="214630"/>
            <wp:effectExtent l="0" t="0" r="0" b="0"/>
            <wp:docPr id="816"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D93DB4">
        <w:t xml:space="preserve"> are the upper and lower limits for the pitch searching, respectively,</w:t>
      </w:r>
      <w:r w:rsidRPr="00D93DB4">
        <w:rPr>
          <w:rFonts w:hint="eastAsia"/>
        </w:rPr>
        <w:t xml:space="preserve"> and</w:t>
      </w:r>
      <w:r w:rsidRPr="00D93DB4">
        <w:t xml:space="preserve"> </w:t>
      </w:r>
      <w:r w:rsidR="004C5B74">
        <w:rPr>
          <w:noProof/>
          <w:position w:val="-4"/>
        </w:rPr>
        <w:drawing>
          <wp:inline distT="0" distB="0" distL="0" distR="0" wp14:anchorId="25CC6F3A" wp14:editId="4152BDCC">
            <wp:extent cx="138430" cy="167005"/>
            <wp:effectExtent l="0" t="0" r="0" b="0"/>
            <wp:docPr id="817"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138430" cy="167005"/>
                    </a:xfrm>
                    <a:prstGeom prst="rect">
                      <a:avLst/>
                    </a:prstGeom>
                    <a:noFill/>
                    <a:ln>
                      <a:noFill/>
                    </a:ln>
                  </pic:spPr>
                </pic:pic>
              </a:graphicData>
            </a:graphic>
          </wp:inline>
        </w:drawing>
      </w:r>
      <w:r w:rsidRPr="00D93DB4">
        <w:t xml:space="preserve"> is the frame length</w:t>
      </w:r>
      <w:r w:rsidRPr="00D93DB4">
        <w:rPr>
          <w:rFonts w:hint="eastAsia"/>
        </w:rPr>
        <w:t>,</w:t>
      </w:r>
      <w:r w:rsidRPr="00D93DB4">
        <w:t xml:space="preserve"> </w:t>
      </w:r>
      <w:r w:rsidR="004C5B74">
        <w:rPr>
          <w:noProof/>
          <w:position w:val="-10"/>
        </w:rPr>
        <w:drawing>
          <wp:inline distT="0" distB="0" distL="0" distR="0" wp14:anchorId="2ED3DBBD" wp14:editId="3A94E754">
            <wp:extent cx="266700" cy="205105"/>
            <wp:effectExtent l="0" t="0" r="0" b="0"/>
            <wp:docPr id="818"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266700" cy="205105"/>
                    </a:xfrm>
                    <a:prstGeom prst="rect">
                      <a:avLst/>
                    </a:prstGeom>
                    <a:noFill/>
                    <a:ln>
                      <a:noFill/>
                    </a:ln>
                  </pic:spPr>
                </pic:pic>
              </a:graphicData>
            </a:graphic>
          </wp:inline>
        </w:drawing>
      </w:r>
      <w:r w:rsidRPr="00D93DB4">
        <w:t xml:space="preserve"> with </w:t>
      </w:r>
      <w:r w:rsidR="004C5B74">
        <w:rPr>
          <w:noProof/>
          <w:position w:val="-6"/>
        </w:rPr>
        <w:drawing>
          <wp:inline distT="0" distB="0" distL="0" distR="0" wp14:anchorId="10A1A912" wp14:editId="5B8573F4">
            <wp:extent cx="738505" cy="176530"/>
            <wp:effectExtent l="0" t="0" r="0" b="0"/>
            <wp:docPr id="819"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738505" cy="176530"/>
                    </a:xfrm>
                    <a:prstGeom prst="rect">
                      <a:avLst/>
                    </a:prstGeom>
                    <a:noFill/>
                    <a:ln>
                      <a:noFill/>
                    </a:ln>
                  </pic:spPr>
                </pic:pic>
              </a:graphicData>
            </a:graphic>
          </wp:inline>
        </w:drawing>
      </w:r>
      <w:r w:rsidRPr="00D93DB4">
        <w:t xml:space="preserve"> is the time-domain signal (the signal before TCX long-time prediction and post-processing) over which the pitch search is performed.</w:t>
      </w:r>
      <w:r w:rsidRPr="00D93DB4">
        <w:rPr>
          <w:rFonts w:hint="eastAsia"/>
        </w:rPr>
        <w:t xml:space="preserve"> </w:t>
      </w:r>
      <w:r w:rsidR="004C5B74">
        <w:rPr>
          <w:noProof/>
          <w:position w:val="-12"/>
        </w:rPr>
        <w:drawing>
          <wp:inline distT="0" distB="0" distL="0" distR="0" wp14:anchorId="24DFCEFD" wp14:editId="6EBCFE26">
            <wp:extent cx="281305" cy="228600"/>
            <wp:effectExtent l="0" t="0" r="0" b="0"/>
            <wp:docPr id="820"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281305" cy="2286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39148345" wp14:editId="13DC428E">
            <wp:extent cx="266700" cy="214630"/>
            <wp:effectExtent l="0" t="0" r="0" b="0"/>
            <wp:docPr id="8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D93DB4">
        <w:rPr>
          <w:rFonts w:hint="eastAsia"/>
        </w:rPr>
        <w:t>are obtained as follows</w:t>
      </w:r>
      <w:r w:rsidR="00DA4660" w:rsidRPr="00D93DB4">
        <w:rPr>
          <w:rFonts w:hint="eastAsia"/>
        </w:rPr>
        <w:t>:</w:t>
      </w:r>
    </w:p>
    <w:p w14:paraId="1B255194" w14:textId="27C1DE40" w:rsidR="00DA4660" w:rsidRPr="00D93DB4" w:rsidRDefault="00DA4660" w:rsidP="0001287F">
      <w:pPr>
        <w:pStyle w:val="EQ"/>
      </w:pPr>
      <w:r w:rsidRPr="00D93DB4">
        <w:rPr>
          <w:rFonts w:hint="eastAsia"/>
        </w:rPr>
        <w:tab/>
      </w:r>
      <w:r w:rsidR="004C5B74">
        <w:rPr>
          <w:noProof/>
          <w:position w:val="-10"/>
        </w:rPr>
        <w:drawing>
          <wp:inline distT="0" distB="0" distL="0" distR="0" wp14:anchorId="62FCD338" wp14:editId="75891A46">
            <wp:extent cx="1119505" cy="190500"/>
            <wp:effectExtent l="0" t="0" r="0" b="0"/>
            <wp:docPr id="822"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1119505" cy="190500"/>
                    </a:xfrm>
                    <a:prstGeom prst="rect">
                      <a:avLst/>
                    </a:prstGeom>
                    <a:noFill/>
                    <a:ln>
                      <a:noFill/>
                    </a:ln>
                  </pic:spPr>
                </pic:pic>
              </a:graphicData>
            </a:graphic>
          </wp:inline>
        </w:drawing>
      </w:r>
      <w:r w:rsidR="00D93DB4">
        <w:rPr>
          <w:rFonts w:hint="eastAsia"/>
          <w:lang w:eastAsia="zh-CN"/>
        </w:rPr>
        <w:tab/>
      </w:r>
      <w:r w:rsidRPr="00D93DB4">
        <w:t>(</w:t>
      </w:r>
      <w:r w:rsidR="005B1BA1" w:rsidRPr="00D93DB4">
        <w:t>149</w:t>
      </w:r>
      <w:r w:rsidRPr="00D93DB4">
        <w:t>)</w:t>
      </w:r>
    </w:p>
    <w:p w14:paraId="01B75B95" w14:textId="0EA8FD61" w:rsidR="00DA4660" w:rsidRPr="00D93DB4" w:rsidRDefault="00DA4660" w:rsidP="0001287F">
      <w:pPr>
        <w:pStyle w:val="EQ"/>
      </w:pPr>
      <w:r w:rsidRPr="00D93DB4">
        <w:rPr>
          <w:rFonts w:hint="eastAsia"/>
        </w:rPr>
        <w:tab/>
      </w:r>
      <w:r w:rsidR="004C5B74">
        <w:rPr>
          <w:noProof/>
          <w:position w:val="-10"/>
        </w:rPr>
        <w:drawing>
          <wp:inline distT="0" distB="0" distL="0" distR="0" wp14:anchorId="183FED6D" wp14:editId="38AE380C">
            <wp:extent cx="1271905" cy="190500"/>
            <wp:effectExtent l="0" t="0" r="0" b="0"/>
            <wp:docPr id="823"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1271905" cy="190500"/>
                    </a:xfrm>
                    <a:prstGeom prst="rect">
                      <a:avLst/>
                    </a:prstGeom>
                    <a:noFill/>
                    <a:ln>
                      <a:noFill/>
                    </a:ln>
                  </pic:spPr>
                </pic:pic>
              </a:graphicData>
            </a:graphic>
          </wp:inline>
        </w:drawing>
      </w:r>
      <w:r w:rsidR="00D93DB4">
        <w:rPr>
          <w:rFonts w:hint="eastAsia"/>
          <w:lang w:eastAsia="zh-CN"/>
        </w:rPr>
        <w:tab/>
      </w:r>
      <w:r w:rsidRPr="00D93DB4">
        <w:t>(</w:t>
      </w:r>
      <w:r w:rsidR="005B1BA1" w:rsidRPr="00D93DB4">
        <w:t>150</w:t>
      </w:r>
      <w:r w:rsidRPr="00D93DB4">
        <w:t>)</w:t>
      </w:r>
    </w:p>
    <w:p w14:paraId="72411B2C" w14:textId="706DF3A0" w:rsidR="00DA4660" w:rsidRPr="00D93DB4" w:rsidRDefault="00DA4660" w:rsidP="00577E4F">
      <w:r w:rsidRPr="00D93DB4">
        <w:rPr>
          <w:rFonts w:hint="eastAsia"/>
        </w:rPr>
        <w:t xml:space="preserve">wherein </w:t>
      </w:r>
      <w:r w:rsidR="004C5B74">
        <w:rPr>
          <w:noProof/>
          <w:position w:val="-10"/>
        </w:rPr>
        <w:drawing>
          <wp:inline distT="0" distB="0" distL="0" distR="0" wp14:anchorId="67843F85" wp14:editId="3E918A28">
            <wp:extent cx="509905" cy="205105"/>
            <wp:effectExtent l="0" t="0" r="0" b="0"/>
            <wp:docPr id="824"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509905" cy="205105"/>
                    </a:xfrm>
                    <a:prstGeom prst="rect">
                      <a:avLst/>
                    </a:prstGeom>
                    <a:noFill/>
                    <a:ln>
                      <a:noFill/>
                    </a:ln>
                  </pic:spPr>
                </pic:pic>
              </a:graphicData>
            </a:graphic>
          </wp:inline>
        </w:drawing>
      </w:r>
      <w:r w:rsidRPr="00D93DB4">
        <w:rPr>
          <w:rFonts w:hint="eastAsia"/>
        </w:rPr>
        <w:t xml:space="preserve"> denotes the rounding operation</w:t>
      </w:r>
      <w:r w:rsidRPr="00D93DB4">
        <w:t xml:space="preserve">. </w:t>
      </w:r>
      <w:r w:rsidRPr="00D93DB4">
        <w:rPr>
          <w:rFonts w:hint="eastAsia"/>
        </w:rPr>
        <w:t>Define</w:t>
      </w:r>
    </w:p>
    <w:p w14:paraId="46BC6218" w14:textId="7C33F67E" w:rsidR="00DA4660" w:rsidRPr="00D93DB4" w:rsidRDefault="00DA4660" w:rsidP="0001287F">
      <w:pPr>
        <w:pStyle w:val="EQ"/>
      </w:pPr>
      <w:r w:rsidRPr="00D93DB4">
        <w:rPr>
          <w:rFonts w:hint="eastAsia"/>
        </w:rPr>
        <w:tab/>
      </w:r>
      <w:r w:rsidR="004C5B74">
        <w:rPr>
          <w:noProof/>
          <w:position w:val="-68"/>
        </w:rPr>
        <w:drawing>
          <wp:inline distT="0" distB="0" distL="0" distR="0" wp14:anchorId="5785B1BF" wp14:editId="65A4BEAE">
            <wp:extent cx="1676400" cy="929005"/>
            <wp:effectExtent l="0" t="0" r="0" b="0"/>
            <wp:docPr id="825"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1676400" cy="929005"/>
                    </a:xfrm>
                    <a:prstGeom prst="rect">
                      <a:avLst/>
                    </a:prstGeom>
                    <a:noFill/>
                    <a:ln>
                      <a:noFill/>
                    </a:ln>
                  </pic:spPr>
                </pic:pic>
              </a:graphicData>
            </a:graphic>
          </wp:inline>
        </w:drawing>
      </w:r>
      <w:r w:rsidR="00D93DB4">
        <w:rPr>
          <w:rFonts w:hint="eastAsia"/>
          <w:lang w:eastAsia="zh-CN"/>
        </w:rPr>
        <w:tab/>
      </w:r>
      <w:r w:rsidRPr="00D93DB4">
        <w:t>(</w:t>
      </w:r>
      <w:r w:rsidR="005B1BA1" w:rsidRPr="00D93DB4">
        <w:t>151</w:t>
      </w:r>
      <w:r w:rsidRPr="00D93DB4">
        <w:t>)</w:t>
      </w:r>
    </w:p>
    <w:p w14:paraId="440C0DE8" w14:textId="6AB9D92C" w:rsidR="00DA4660" w:rsidRPr="00D93DB4" w:rsidRDefault="00DA4660" w:rsidP="00577E4F">
      <w:r w:rsidRPr="00D93DB4">
        <w:t xml:space="preserve">then </w:t>
      </w:r>
      <w:r w:rsidR="004C5B74">
        <w:rPr>
          <w:noProof/>
          <w:position w:val="-10"/>
        </w:rPr>
        <w:drawing>
          <wp:inline distT="0" distB="0" distL="0" distR="0" wp14:anchorId="3F00E3D3" wp14:editId="49A56FAB">
            <wp:extent cx="357505" cy="205105"/>
            <wp:effectExtent l="0" t="0" r="0" b="0"/>
            <wp:docPr id="826"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357505" cy="205105"/>
                    </a:xfrm>
                    <a:prstGeom prst="rect">
                      <a:avLst/>
                    </a:prstGeom>
                    <a:noFill/>
                    <a:ln>
                      <a:noFill/>
                    </a:ln>
                  </pic:spPr>
                </pic:pic>
              </a:graphicData>
            </a:graphic>
          </wp:inline>
        </w:drawing>
      </w:r>
      <w:r w:rsidRPr="00D93DB4">
        <w:rPr>
          <w:rFonts w:hint="eastAsia"/>
        </w:rPr>
        <w:t xml:space="preserve"> </w:t>
      </w:r>
      <w:r w:rsidRPr="00D93DB4">
        <w:t>is the maximum of normalized autocorrelation</w:t>
      </w:r>
      <w:r w:rsidRPr="00D93DB4">
        <w:rPr>
          <w:rFonts w:hint="eastAsia"/>
        </w:rPr>
        <w:t>.</w:t>
      </w:r>
      <w:r w:rsidRPr="00D93DB4" w:rsidDel="0063048E">
        <w:t xml:space="preserve"> </w:t>
      </w:r>
      <w:r w:rsidRPr="00D93DB4">
        <w:t xml:space="preserve">When the frame length </w:t>
      </w:r>
      <w:r w:rsidR="004C5B74">
        <w:rPr>
          <w:noProof/>
          <w:position w:val="-4"/>
        </w:rPr>
        <w:drawing>
          <wp:inline distT="0" distB="0" distL="0" distR="0" wp14:anchorId="2030DDA9" wp14:editId="0006417E">
            <wp:extent cx="138430" cy="167005"/>
            <wp:effectExtent l="0" t="0" r="0" b="0"/>
            <wp:docPr id="827"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138430" cy="167005"/>
                    </a:xfrm>
                    <a:prstGeom prst="rect">
                      <a:avLst/>
                    </a:prstGeom>
                    <a:noFill/>
                    <a:ln>
                      <a:noFill/>
                    </a:ln>
                  </pic:spPr>
                </pic:pic>
              </a:graphicData>
            </a:graphic>
          </wp:inline>
        </w:drawing>
      </w:r>
      <w:r w:rsidRPr="00D93DB4">
        <w:t xml:space="preserve"> is not greater than 320, </w:t>
      </w:r>
      <w:r w:rsidRPr="00D93DB4">
        <w:rPr>
          <w:rFonts w:hint="eastAsia"/>
        </w:rPr>
        <w:t>define</w:t>
      </w:r>
      <w:r w:rsidRPr="00D93DB4">
        <w:t>:</w:t>
      </w:r>
    </w:p>
    <w:p w14:paraId="1D7E594C" w14:textId="79196032" w:rsidR="00DA4660" w:rsidRPr="00D93DB4" w:rsidRDefault="00D93DB4" w:rsidP="0001287F">
      <w:pPr>
        <w:pStyle w:val="EQ"/>
      </w:pPr>
      <w:r>
        <w:rPr>
          <w:rFonts w:hint="eastAsia"/>
        </w:rPr>
        <w:tab/>
      </w:r>
      <w:r w:rsidR="004C5B74">
        <w:rPr>
          <w:noProof/>
          <w:position w:val="-10"/>
        </w:rPr>
        <w:drawing>
          <wp:inline distT="0" distB="0" distL="0" distR="0" wp14:anchorId="0DB4653A" wp14:editId="39F14CBA">
            <wp:extent cx="624205" cy="190500"/>
            <wp:effectExtent l="0" t="0" r="0" b="0"/>
            <wp:docPr id="828"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624205" cy="190500"/>
                    </a:xfrm>
                    <a:prstGeom prst="rect">
                      <a:avLst/>
                    </a:prstGeom>
                    <a:noFill/>
                    <a:ln>
                      <a:noFill/>
                    </a:ln>
                  </pic:spPr>
                </pic:pic>
              </a:graphicData>
            </a:graphic>
          </wp:inline>
        </w:drawing>
      </w:r>
      <w:r w:rsidR="00DA4660" w:rsidRPr="00D93DB4">
        <w:rPr>
          <w:rFonts w:hint="eastAsia"/>
          <w:lang w:eastAsia="zh-CN"/>
        </w:rPr>
        <w:tab/>
      </w:r>
      <w:r w:rsidR="00DA4660" w:rsidRPr="00D93DB4">
        <w:t>(</w:t>
      </w:r>
      <w:r w:rsidR="005B1BA1" w:rsidRPr="00D93DB4">
        <w:t>152</w:t>
      </w:r>
      <w:r w:rsidR="00DA4660" w:rsidRPr="00D93DB4">
        <w:t>)</w:t>
      </w:r>
    </w:p>
    <w:p w14:paraId="13346E30" w14:textId="1927F65B" w:rsidR="00DA4660" w:rsidRPr="00D93DB4" w:rsidRDefault="00DA4660" w:rsidP="0001287F">
      <w:pPr>
        <w:rPr>
          <w:iCs/>
          <w:lang w:eastAsia="zh-CN"/>
        </w:rPr>
      </w:pPr>
      <w:r w:rsidRPr="00D93DB4">
        <w:t>where</w:t>
      </w:r>
      <w:r w:rsidRPr="00D93DB4">
        <w:rPr>
          <w:rFonts w:hint="eastAsia"/>
          <w:lang w:eastAsia="zh-CN"/>
        </w:rPr>
        <w:t>in</w:t>
      </w:r>
      <w:r w:rsidRPr="00D93DB4">
        <w:t xml:space="preserve"> </w:t>
      </w:r>
      <w:r w:rsidR="004C5B74">
        <w:rPr>
          <w:noProof/>
          <w:position w:val="-8"/>
        </w:rPr>
        <w:drawing>
          <wp:inline distT="0" distB="0" distL="0" distR="0" wp14:anchorId="5C9C2AD3" wp14:editId="18769B13">
            <wp:extent cx="176530" cy="176530"/>
            <wp:effectExtent l="0" t="0" r="0" b="0"/>
            <wp:docPr id="829"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sidR="00064C44" w:rsidRPr="00D93DB4">
        <w:t xml:space="preserve"> </w:t>
      </w:r>
      <w:r w:rsidRPr="00D93DB4">
        <w:t xml:space="preserve">indicates taking the greatest integer value less than or equal to </w:t>
      </w:r>
      <w:r w:rsidR="004C5B74">
        <w:rPr>
          <w:noProof/>
          <w:position w:val="-6"/>
        </w:rPr>
        <w:drawing>
          <wp:inline distT="0" distB="0" distL="0" distR="0" wp14:anchorId="6E23C8CD" wp14:editId="24F761AB">
            <wp:extent cx="128905" cy="138430"/>
            <wp:effectExtent l="0" t="0" r="0" b="0"/>
            <wp:docPr id="830"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Pr="00D93DB4">
        <w:rPr>
          <w:iCs/>
        </w:rPr>
        <w:t xml:space="preserve">. Comparing </w:t>
      </w:r>
      <w:r w:rsidR="004C5B74">
        <w:rPr>
          <w:noProof/>
          <w:position w:val="-10"/>
        </w:rPr>
        <w:drawing>
          <wp:inline distT="0" distB="0" distL="0" distR="0" wp14:anchorId="6DDB4CBE" wp14:editId="6CCF9766">
            <wp:extent cx="304800" cy="176530"/>
            <wp:effectExtent l="0" t="0" r="0" b="0"/>
            <wp:docPr id="831"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824">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sidRPr="00D93DB4">
        <w:t xml:space="preserve"> with </w:t>
      </w:r>
      <w:r w:rsidR="004C5B74">
        <w:rPr>
          <w:noProof/>
          <w:position w:val="-10"/>
        </w:rPr>
        <w:drawing>
          <wp:inline distT="0" distB="0" distL="0" distR="0" wp14:anchorId="111C0100" wp14:editId="7F6078F7">
            <wp:extent cx="395605" cy="190500"/>
            <wp:effectExtent l="0" t="0" r="0" b="0"/>
            <wp:docPr id="832"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D93DB4">
        <w:rPr>
          <w:iCs/>
        </w:rPr>
        <w:t xml:space="preserve">, the pitch period is reset as </w:t>
      </w:r>
      <w:r w:rsidR="004C5B74">
        <w:rPr>
          <w:noProof/>
          <w:position w:val="-10"/>
        </w:rPr>
        <w:drawing>
          <wp:inline distT="0" distB="0" distL="0" distR="0" wp14:anchorId="7A5F06BB" wp14:editId="009D7F9A">
            <wp:extent cx="419100" cy="190500"/>
            <wp:effectExtent l="0" t="0" r="0" b="0"/>
            <wp:docPr id="833"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D93DB4">
        <w:rPr>
          <w:iCs/>
        </w:rPr>
        <w:t xml:space="preserve"> in case </w:t>
      </w:r>
      <w:r w:rsidR="004C5B74">
        <w:rPr>
          <w:noProof/>
          <w:position w:val="-10"/>
        </w:rPr>
        <w:drawing>
          <wp:inline distT="0" distB="0" distL="0" distR="0" wp14:anchorId="2A923ACE" wp14:editId="0E022F14">
            <wp:extent cx="786130" cy="190500"/>
            <wp:effectExtent l="0" t="0" r="0" b="0"/>
            <wp:docPr id="83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rsidRPr="00D93DB4">
        <w:rPr>
          <w:iCs/>
        </w:rPr>
        <w:t>.</w:t>
      </w:r>
    </w:p>
    <w:p w14:paraId="5D73D60B" w14:textId="1DDF00BD" w:rsidR="00DA4660" w:rsidRPr="00D93DB4" w:rsidRDefault="00DA4660" w:rsidP="0001287F">
      <w:pPr>
        <w:rPr>
          <w:lang w:eastAsia="zh-CN"/>
        </w:rPr>
      </w:pPr>
      <w:r w:rsidRPr="00D93DB4">
        <w:t xml:space="preserve">When the frame length </w:t>
      </w:r>
      <w:r w:rsidR="004C5B74">
        <w:rPr>
          <w:noProof/>
          <w:position w:val="-4"/>
        </w:rPr>
        <w:drawing>
          <wp:inline distT="0" distB="0" distL="0" distR="0" wp14:anchorId="46E6C8E0" wp14:editId="0717247A">
            <wp:extent cx="138430" cy="167005"/>
            <wp:effectExtent l="0" t="0" r="0" b="0"/>
            <wp:docPr id="83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138430" cy="167005"/>
                    </a:xfrm>
                    <a:prstGeom prst="rect">
                      <a:avLst/>
                    </a:prstGeom>
                    <a:noFill/>
                    <a:ln>
                      <a:noFill/>
                    </a:ln>
                  </pic:spPr>
                </pic:pic>
              </a:graphicData>
            </a:graphic>
          </wp:inline>
        </w:drawing>
      </w:r>
      <w:r w:rsidRPr="00D93DB4">
        <w:t xml:space="preserve"> is greater than 320, </w:t>
      </w:r>
      <w:r w:rsidRPr="00D93DB4">
        <w:rPr>
          <w:rFonts w:hint="eastAsia"/>
          <w:lang w:eastAsia="zh-CN"/>
        </w:rPr>
        <w:t xml:space="preserve">in the </w:t>
      </w:r>
      <w:r w:rsidRPr="00D93DB4">
        <w:rPr>
          <w:lang w:eastAsia="zh-CN"/>
        </w:rPr>
        <w:t>procedure</w:t>
      </w:r>
      <w:r w:rsidRPr="00D93DB4">
        <w:rPr>
          <w:rFonts w:hint="eastAsia"/>
          <w:lang w:eastAsia="zh-CN"/>
        </w:rPr>
        <w:t xml:space="preserve"> of estimating pitch period </w:t>
      </w:r>
      <w:r w:rsidRPr="00D93DB4">
        <w:t xml:space="preserve">the following processing is carried out before </w:t>
      </w:r>
      <w:r w:rsidRPr="00D93DB4">
        <w:rPr>
          <w:rFonts w:hint="eastAsia"/>
          <w:lang w:eastAsia="zh-CN"/>
        </w:rPr>
        <w:t>pitch searching</w:t>
      </w:r>
      <w:r w:rsidRPr="00D93DB4">
        <w:t xml:space="preserve"> over the time-domain signal of the frame prior to the current lost frame:</w:t>
      </w:r>
      <w:r w:rsidRPr="00D93DB4">
        <w:rPr>
          <w:rFonts w:hint="eastAsia"/>
          <w:lang w:eastAsia="zh-CN"/>
        </w:rPr>
        <w:t xml:space="preserve"> </w:t>
      </w:r>
      <w:r w:rsidRPr="00D93DB4">
        <w:t xml:space="preserve">the time-domain signal of the frame prior to the current lost frame is down-sampled </w:t>
      </w:r>
      <w:r w:rsidRPr="00D93DB4">
        <w:rPr>
          <w:rFonts w:hint="eastAsia"/>
          <w:lang w:eastAsia="zh-CN"/>
        </w:rPr>
        <w:t xml:space="preserve">towards a half sampling rate, </w:t>
      </w:r>
      <w:r w:rsidRPr="00D93DB4">
        <w:t>and the down-sampled time-domain signal is used to replace the original time-domain signal of the frame prior to the current lost frame for the pitch estimate.</w:t>
      </w:r>
      <w:r w:rsidRPr="00D93DB4">
        <w:rPr>
          <w:rFonts w:hint="eastAsia"/>
          <w:lang w:eastAsia="zh-CN"/>
        </w:rPr>
        <w:t xml:space="preserve"> Accordingly, the searching limits </w:t>
      </w:r>
      <w:r w:rsidR="004C5B74">
        <w:rPr>
          <w:noProof/>
          <w:position w:val="-12"/>
        </w:rPr>
        <w:drawing>
          <wp:inline distT="0" distB="0" distL="0" distR="0" wp14:anchorId="1EB523A0" wp14:editId="30127C54">
            <wp:extent cx="281305" cy="228600"/>
            <wp:effectExtent l="0" t="0" r="0" b="0"/>
            <wp:docPr id="836"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281305" cy="2286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26247A55" wp14:editId="73994812">
            <wp:extent cx="266700" cy="214630"/>
            <wp:effectExtent l="0" t="0" r="0" b="0"/>
            <wp:docPr id="83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D93DB4">
        <w:rPr>
          <w:rFonts w:hint="eastAsia"/>
          <w:lang w:eastAsia="zh-CN"/>
        </w:rPr>
        <w:t xml:space="preserve">herein </w:t>
      </w:r>
      <w:r w:rsidRPr="00D93DB4">
        <w:rPr>
          <w:rFonts w:hint="eastAsia"/>
        </w:rPr>
        <w:t xml:space="preserve">are obtained </w:t>
      </w:r>
      <w:r w:rsidRPr="00D93DB4">
        <w:rPr>
          <w:rFonts w:hint="eastAsia"/>
          <w:lang w:eastAsia="zh-CN"/>
        </w:rPr>
        <w:t xml:space="preserve">specifically </w:t>
      </w:r>
      <w:r w:rsidRPr="00D93DB4">
        <w:rPr>
          <w:rFonts w:hint="eastAsia"/>
        </w:rPr>
        <w:t>as follows:</w:t>
      </w:r>
    </w:p>
    <w:p w14:paraId="3FE73D16" w14:textId="3D9A5330" w:rsidR="00DA4660" w:rsidRPr="00D93DB4" w:rsidRDefault="00DA4660" w:rsidP="0001287F">
      <w:pPr>
        <w:pStyle w:val="EQ"/>
      </w:pPr>
      <w:r w:rsidRPr="00D93DB4">
        <w:rPr>
          <w:rFonts w:hint="eastAsia"/>
        </w:rPr>
        <w:tab/>
      </w:r>
      <w:r w:rsidR="004C5B74">
        <w:rPr>
          <w:noProof/>
          <w:position w:val="-10"/>
        </w:rPr>
        <w:drawing>
          <wp:inline distT="0" distB="0" distL="0" distR="0" wp14:anchorId="6075D41C" wp14:editId="28B83372">
            <wp:extent cx="1257300" cy="190500"/>
            <wp:effectExtent l="0" t="0" r="0" b="0"/>
            <wp:docPr id="83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1257300" cy="190500"/>
                    </a:xfrm>
                    <a:prstGeom prst="rect">
                      <a:avLst/>
                    </a:prstGeom>
                    <a:noFill/>
                    <a:ln>
                      <a:noFill/>
                    </a:ln>
                  </pic:spPr>
                </pic:pic>
              </a:graphicData>
            </a:graphic>
          </wp:inline>
        </w:drawing>
      </w:r>
      <w:r w:rsidR="00D93DB4">
        <w:rPr>
          <w:rFonts w:hint="eastAsia"/>
          <w:lang w:eastAsia="zh-CN"/>
        </w:rPr>
        <w:tab/>
      </w:r>
      <w:r w:rsidRPr="00D93DB4">
        <w:t>(</w:t>
      </w:r>
      <w:r w:rsidR="005B1BA1" w:rsidRPr="00D93DB4">
        <w:t>153</w:t>
      </w:r>
      <w:r w:rsidRPr="00D93DB4">
        <w:t>)</w:t>
      </w:r>
    </w:p>
    <w:p w14:paraId="251F4DB6" w14:textId="31ACE22F" w:rsidR="00DA4660" w:rsidRPr="00D93DB4" w:rsidRDefault="00DA4660" w:rsidP="0001287F">
      <w:pPr>
        <w:pStyle w:val="EQ"/>
      </w:pPr>
      <w:r w:rsidRPr="00D93DB4">
        <w:rPr>
          <w:rFonts w:hint="eastAsia"/>
        </w:rPr>
        <w:tab/>
      </w:r>
      <w:r w:rsidR="004C5B74">
        <w:rPr>
          <w:noProof/>
          <w:position w:val="-10"/>
        </w:rPr>
        <w:drawing>
          <wp:inline distT="0" distB="0" distL="0" distR="0" wp14:anchorId="23573015" wp14:editId="19B78D1A">
            <wp:extent cx="1271905" cy="190500"/>
            <wp:effectExtent l="0" t="0" r="0" b="0"/>
            <wp:docPr id="839"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1271905" cy="190500"/>
                    </a:xfrm>
                    <a:prstGeom prst="rect">
                      <a:avLst/>
                    </a:prstGeom>
                    <a:noFill/>
                    <a:ln>
                      <a:noFill/>
                    </a:ln>
                  </pic:spPr>
                </pic:pic>
              </a:graphicData>
            </a:graphic>
          </wp:inline>
        </w:drawing>
      </w:r>
      <w:r w:rsidR="00D93DB4">
        <w:rPr>
          <w:rFonts w:hint="eastAsia"/>
          <w:lang w:eastAsia="zh-CN"/>
        </w:rPr>
        <w:tab/>
      </w:r>
      <w:r w:rsidRPr="00D93DB4">
        <w:t>(</w:t>
      </w:r>
      <w:r w:rsidR="005B1BA1" w:rsidRPr="00D93DB4">
        <w:t>154</w:t>
      </w:r>
      <w:r w:rsidRPr="00D93DB4">
        <w:t>)</w:t>
      </w:r>
    </w:p>
    <w:p w14:paraId="3CF4F4FE" w14:textId="77777777" w:rsidR="00DA4660" w:rsidRPr="00D93DB4" w:rsidRDefault="00DA4660" w:rsidP="0001287F">
      <w:r w:rsidRPr="00D93DB4">
        <w:t xml:space="preserve">The following procedure is used to determine whether the pitch period </w:t>
      </w:r>
      <w:r w:rsidRPr="00D93DB4">
        <w:rPr>
          <w:rFonts w:hint="eastAsia"/>
          <w:lang w:eastAsia="zh-CN"/>
        </w:rPr>
        <w:t xml:space="preserve">value </w:t>
      </w:r>
      <w:r w:rsidRPr="00D93DB4">
        <w:t xml:space="preserve">of the current lost frame estimated by </w:t>
      </w:r>
      <w:r w:rsidRPr="00D93DB4">
        <w:rPr>
          <w:rFonts w:hint="eastAsia"/>
          <w:lang w:eastAsia="zh-CN"/>
        </w:rPr>
        <w:t>the above</w:t>
      </w:r>
      <w:r w:rsidRPr="00D93DB4">
        <w:t xml:space="preserve"> method is usable</w:t>
      </w:r>
      <w:r w:rsidRPr="00D93DB4">
        <w:rPr>
          <w:rFonts w:hint="eastAsia"/>
          <w:lang w:eastAsia="zh-CN"/>
        </w:rPr>
        <w:t xml:space="preserve"> regarding subsequent waveform adjustment</w:t>
      </w:r>
      <w:r w:rsidRPr="00D93DB4">
        <w:t>:</w:t>
      </w:r>
    </w:p>
    <w:p w14:paraId="1C677EC1" w14:textId="77777777" w:rsidR="00C51C4C" w:rsidRPr="00D93DB4" w:rsidRDefault="00C51C4C" w:rsidP="00C51C4C">
      <w:r w:rsidRPr="00D93DB4">
        <w:rPr>
          <w:lang w:eastAsia="zh-CN"/>
        </w:rPr>
        <w:t xml:space="preserve">i. </w:t>
      </w:r>
      <w:r w:rsidRPr="00D93DB4">
        <w:t>Verify the following conditions</w:t>
      </w:r>
      <w:r w:rsidRPr="00D93DB4">
        <w:rPr>
          <w:rFonts w:hint="eastAsia"/>
          <w:lang w:eastAsia="zh-CN"/>
        </w:rPr>
        <w:t xml:space="preserve"> to find</w:t>
      </w:r>
      <w:r w:rsidRPr="00D93DB4">
        <w:t xml:space="preserve"> </w:t>
      </w:r>
      <w:r w:rsidRPr="00D93DB4">
        <w:rPr>
          <w:rFonts w:hint="eastAsia"/>
          <w:lang w:eastAsia="zh-CN"/>
        </w:rPr>
        <w:t>i</w:t>
      </w:r>
      <w:r w:rsidRPr="00D93DB4">
        <w:t xml:space="preserve">f </w:t>
      </w:r>
      <w:r w:rsidRPr="00D93DB4">
        <w:rPr>
          <w:lang w:eastAsia="zh-CN"/>
        </w:rPr>
        <w:t xml:space="preserve">any one of </w:t>
      </w:r>
      <w:r w:rsidRPr="00D93DB4">
        <w:rPr>
          <w:rFonts w:hint="eastAsia"/>
          <w:lang w:eastAsia="zh-CN"/>
        </w:rPr>
        <w:t>them</w:t>
      </w:r>
      <w:r w:rsidRPr="00D93DB4">
        <w:rPr>
          <w:lang w:eastAsia="zh-CN"/>
        </w:rPr>
        <w:t xml:space="preserve"> is met</w:t>
      </w:r>
      <w:r w:rsidRPr="00D93DB4">
        <w:rPr>
          <w:rFonts w:hint="eastAsia"/>
          <w:lang w:eastAsia="zh-CN"/>
        </w:rPr>
        <w:t>. If so,</w:t>
      </w:r>
      <w:r w:rsidRPr="00D93DB4">
        <w:rPr>
          <w:lang w:eastAsia="zh-CN"/>
        </w:rPr>
        <w:t xml:space="preserve"> the obtained pitch period </w:t>
      </w:r>
      <w:r w:rsidRPr="00D93DB4">
        <w:rPr>
          <w:rFonts w:hint="eastAsia"/>
          <w:lang w:eastAsia="zh-CN"/>
        </w:rPr>
        <w:t xml:space="preserve">value </w:t>
      </w:r>
      <w:r w:rsidRPr="00D93DB4">
        <w:rPr>
          <w:lang w:eastAsia="zh-CN"/>
        </w:rPr>
        <w:t>is unusable.</w:t>
      </w:r>
    </w:p>
    <w:p w14:paraId="49767AB8" w14:textId="3CDD1F6F" w:rsidR="00DA4660" w:rsidRPr="00D93DB4" w:rsidRDefault="00C51C4C" w:rsidP="00C51C4C">
      <w:pPr>
        <w:rPr>
          <w:lang w:eastAsia="zh-CN"/>
        </w:rPr>
      </w:pPr>
      <w:r w:rsidRPr="00D93DB4">
        <w:rPr>
          <w:lang w:eastAsia="zh-CN"/>
        </w:rPr>
        <w:t xml:space="preserve">(1) The cross-zero rate of the </w:t>
      </w:r>
      <w:r w:rsidRPr="00D93DB4">
        <w:t xml:space="preserve">initially compensated signal of the first lost frame, denoted by </w:t>
      </w:r>
      <w:r w:rsidR="004C5B74">
        <w:rPr>
          <w:noProof/>
          <w:position w:val="-10"/>
        </w:rPr>
        <w:drawing>
          <wp:inline distT="0" distB="0" distL="0" distR="0" wp14:anchorId="62DC5D69" wp14:editId="6C70C25B">
            <wp:extent cx="662305" cy="167005"/>
            <wp:effectExtent l="0" t="0" r="0" b="0"/>
            <wp:docPr id="840"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662305" cy="167005"/>
                    </a:xfrm>
                    <a:prstGeom prst="rect">
                      <a:avLst/>
                    </a:prstGeom>
                    <a:noFill/>
                    <a:ln>
                      <a:noFill/>
                    </a:ln>
                  </pic:spPr>
                </pic:pic>
              </a:graphicData>
            </a:graphic>
          </wp:inline>
        </w:drawing>
      </w:r>
      <w:r w:rsidRPr="00D93DB4">
        <w:rPr>
          <w:rFonts w:hint="eastAsia"/>
          <w:lang w:eastAsia="zh-CN"/>
        </w:rPr>
        <w:t>,</w:t>
      </w:r>
      <w:r w:rsidRPr="00D93DB4">
        <w:t xml:space="preserve"> is greater than a threshold </w:t>
      </w:r>
      <w:r w:rsidR="004C5B74">
        <w:rPr>
          <w:noProof/>
          <w:position w:val="-4"/>
        </w:rPr>
        <w:drawing>
          <wp:inline distT="0" distB="0" distL="0" distR="0" wp14:anchorId="3AF85F6F" wp14:editId="0DBDE7CB">
            <wp:extent cx="152400" cy="138430"/>
            <wp:effectExtent l="0" t="0" r="0" b="0"/>
            <wp:docPr id="841"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152400" cy="138430"/>
                    </a:xfrm>
                    <a:prstGeom prst="rect">
                      <a:avLst/>
                    </a:prstGeom>
                    <a:noFill/>
                    <a:ln>
                      <a:noFill/>
                    </a:ln>
                  </pic:spPr>
                </pic:pic>
              </a:graphicData>
            </a:graphic>
          </wp:inline>
        </w:drawing>
      </w:r>
      <w:r w:rsidRPr="00D93DB4">
        <w:t>, where</w:t>
      </w:r>
      <w:r w:rsidRPr="00D93DB4">
        <w:rPr>
          <w:rFonts w:hint="eastAsia"/>
          <w:lang w:eastAsia="zh-CN"/>
        </w:rPr>
        <w:t>in</w:t>
      </w:r>
      <w:r w:rsidRPr="00D93DB4">
        <w:t xml:space="preserve"> </w:t>
      </w:r>
      <w:r w:rsidR="004C5B74">
        <w:rPr>
          <w:noProof/>
          <w:position w:val="-6"/>
        </w:rPr>
        <w:drawing>
          <wp:inline distT="0" distB="0" distL="0" distR="0" wp14:anchorId="6571FA71" wp14:editId="73A96472">
            <wp:extent cx="405130" cy="152400"/>
            <wp:effectExtent l="0" t="0" r="0" b="0"/>
            <wp:docPr id="842"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Pr="00D93DB4">
        <w:t xml:space="preserve"> for </w:t>
      </w:r>
      <w:r w:rsidRPr="00D93DB4">
        <w:rPr>
          <w:position w:val="-6"/>
        </w:rPr>
        <w:object w:dxaOrig="700" w:dyaOrig="240" w14:anchorId="60A1A813">
          <v:shape id="_x0000_i1867" type="#_x0000_t75" style="width:34.9pt;height:12pt" o:ole="">
            <v:imagedata r:id="rId836" o:title=""/>
          </v:shape>
          <o:OLEObject Type="Embed" ProgID="Equation.3" ShapeID="_x0000_i1867" DrawAspect="Content" ObjectID="_1783088262" r:id="rId837"/>
        </w:object>
      </w:r>
      <w:r w:rsidRPr="00D93DB4">
        <w:t xml:space="preserve">, </w:t>
      </w:r>
      <w:r w:rsidRPr="00D93DB4">
        <w:rPr>
          <w:rFonts w:eastAsia="SimSun" w:hint="eastAsia"/>
          <w:lang w:eastAsia="zh-CN"/>
        </w:rPr>
        <w:t xml:space="preserve">and </w:t>
      </w:r>
      <w:r w:rsidR="004C5B74">
        <w:rPr>
          <w:noProof/>
          <w:position w:val="-6"/>
        </w:rPr>
        <w:drawing>
          <wp:inline distT="0" distB="0" distL="0" distR="0" wp14:anchorId="34B9D7BD" wp14:editId="15819856">
            <wp:extent cx="457200" cy="152400"/>
            <wp:effectExtent l="0" t="0" r="0" b="0"/>
            <wp:docPr id="84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D93DB4">
        <w:t xml:space="preserve"> in other cases</w:t>
      </w:r>
      <w:r w:rsidR="00AF3BEB" w:rsidRPr="00D93DB4">
        <w:t>.</w:t>
      </w:r>
    </w:p>
    <w:p w14:paraId="614EBF0E" w14:textId="7C43401B" w:rsidR="00DA4660" w:rsidRPr="00D93DB4" w:rsidRDefault="00DA4660" w:rsidP="0001287F">
      <w:r w:rsidRPr="00D93DB4">
        <w:rPr>
          <w:lang w:eastAsia="zh-CN"/>
        </w:rPr>
        <w:t xml:space="preserve">(2) In </w:t>
      </w:r>
      <w:r w:rsidRPr="00D93DB4">
        <w:t>the frame prior to the current lost frame, t</w:t>
      </w:r>
      <w:r w:rsidRPr="00D93DB4">
        <w:rPr>
          <w:lang w:eastAsia="zh-CN"/>
        </w:rPr>
        <w:t>he ratio of lower-frequency energy to whole-frame energy</w:t>
      </w:r>
      <w:r w:rsidRPr="00D93DB4">
        <w:t xml:space="preserve">, denoted by </w:t>
      </w:r>
      <w:r w:rsidR="004C5B74">
        <w:rPr>
          <w:noProof/>
          <w:position w:val="-10"/>
        </w:rPr>
        <w:drawing>
          <wp:inline distT="0" distB="0" distL="0" distR="0" wp14:anchorId="58964AA5" wp14:editId="66DE612F">
            <wp:extent cx="890905" cy="190500"/>
            <wp:effectExtent l="0" t="0" r="0" b="0"/>
            <wp:docPr id="845"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890905" cy="190500"/>
                    </a:xfrm>
                    <a:prstGeom prst="rect">
                      <a:avLst/>
                    </a:prstGeom>
                    <a:noFill/>
                    <a:ln>
                      <a:noFill/>
                    </a:ln>
                  </pic:spPr>
                </pic:pic>
              </a:graphicData>
            </a:graphic>
          </wp:inline>
        </w:drawing>
      </w:r>
      <w:r w:rsidRPr="00D93DB4">
        <w:rPr>
          <w:rFonts w:hint="eastAsia"/>
          <w:lang w:eastAsia="zh-CN"/>
        </w:rPr>
        <w:t>,</w:t>
      </w:r>
      <w:r w:rsidRPr="00D93DB4">
        <w:t xml:space="preserve"> is smaller than a threshold of 0.02. This ratio is defined as</w:t>
      </w:r>
    </w:p>
    <w:p w14:paraId="2504709A" w14:textId="7BDE6245" w:rsidR="00DA4660" w:rsidRPr="00D93DB4" w:rsidRDefault="00DA4660" w:rsidP="0001287F">
      <w:pPr>
        <w:pStyle w:val="EQ"/>
      </w:pPr>
      <w:r w:rsidRPr="00D93DB4">
        <w:rPr>
          <w:rFonts w:hint="eastAsia"/>
          <w:lang w:eastAsia="zh-CN"/>
        </w:rPr>
        <w:tab/>
      </w:r>
      <w:r w:rsidR="004C5B74">
        <w:rPr>
          <w:noProof/>
          <w:position w:val="-68"/>
        </w:rPr>
        <w:drawing>
          <wp:inline distT="0" distB="0" distL="0" distR="0" wp14:anchorId="18BA85BE" wp14:editId="6BFD9F8A">
            <wp:extent cx="1943100" cy="929005"/>
            <wp:effectExtent l="0" t="0" r="0" b="0"/>
            <wp:docPr id="846"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1943100" cy="929005"/>
                    </a:xfrm>
                    <a:prstGeom prst="rect">
                      <a:avLst/>
                    </a:prstGeom>
                    <a:noFill/>
                    <a:ln>
                      <a:noFill/>
                    </a:ln>
                  </pic:spPr>
                </pic:pic>
              </a:graphicData>
            </a:graphic>
          </wp:inline>
        </w:drawing>
      </w:r>
      <w:r w:rsidRPr="00D93DB4">
        <w:rPr>
          <w:rFonts w:hint="eastAsia"/>
          <w:lang w:eastAsia="zh-CN"/>
        </w:rPr>
        <w:tab/>
      </w:r>
      <w:r w:rsidRPr="00D93DB4">
        <w:t>(</w:t>
      </w:r>
      <w:r w:rsidR="005B1BA1" w:rsidRPr="00D93DB4">
        <w:t>155</w:t>
      </w:r>
      <w:r w:rsidRPr="00D93DB4">
        <w:t>)</w:t>
      </w:r>
    </w:p>
    <w:p w14:paraId="366088BB" w14:textId="6D52C5DF" w:rsidR="00DA4660" w:rsidRPr="00D93DB4" w:rsidRDefault="00DA4660" w:rsidP="0001287F">
      <w:pPr>
        <w:rPr>
          <w:lang w:eastAsia="zh-CN"/>
        </w:rPr>
      </w:pPr>
      <w:r w:rsidRPr="00D93DB4">
        <w:t>where</w:t>
      </w:r>
      <w:r w:rsidRPr="00D93DB4">
        <w:rPr>
          <w:rFonts w:hint="eastAsia"/>
          <w:lang w:eastAsia="zh-CN"/>
        </w:rPr>
        <w:t>in</w:t>
      </w:r>
      <w:r w:rsidRPr="00D93DB4">
        <w:t xml:space="preserve"> </w:t>
      </w:r>
      <w:r w:rsidR="004C5B74">
        <w:rPr>
          <w:noProof/>
          <w:position w:val="-6"/>
        </w:rPr>
        <w:drawing>
          <wp:inline distT="0" distB="0" distL="0" distR="0" wp14:anchorId="46A98FC8" wp14:editId="1ED505F8">
            <wp:extent cx="471805" cy="167005"/>
            <wp:effectExtent l="0" t="0" r="0" b="0"/>
            <wp:docPr id="847"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471805" cy="167005"/>
                    </a:xfrm>
                    <a:prstGeom prst="rect">
                      <a:avLst/>
                    </a:prstGeom>
                    <a:noFill/>
                    <a:ln>
                      <a:noFill/>
                    </a:ln>
                  </pic:spPr>
                </pic:pic>
              </a:graphicData>
            </a:graphic>
          </wp:inline>
        </w:drawing>
      </w:r>
      <w:r w:rsidRPr="00D93DB4">
        <w:rPr>
          <w:rFonts w:hint="eastAsia"/>
          <w:lang w:eastAsia="zh-CN"/>
        </w:rPr>
        <w:t xml:space="preserve"> when the current lost frame is TCX20, </w:t>
      </w:r>
      <w:r w:rsidR="004C5B74">
        <w:rPr>
          <w:noProof/>
          <w:position w:val="-6"/>
        </w:rPr>
        <w:drawing>
          <wp:inline distT="0" distB="0" distL="0" distR="0" wp14:anchorId="71FDC99D" wp14:editId="1FB4A579">
            <wp:extent cx="471805" cy="152400"/>
            <wp:effectExtent l="0" t="0" r="0" b="0"/>
            <wp:docPr id="84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471805" cy="152400"/>
                    </a:xfrm>
                    <a:prstGeom prst="rect">
                      <a:avLst/>
                    </a:prstGeom>
                    <a:noFill/>
                    <a:ln>
                      <a:noFill/>
                    </a:ln>
                  </pic:spPr>
                </pic:pic>
              </a:graphicData>
            </a:graphic>
          </wp:inline>
        </w:drawing>
      </w:r>
      <w:r w:rsidRPr="00D93DB4">
        <w:rPr>
          <w:rFonts w:hint="eastAsia"/>
          <w:lang w:eastAsia="zh-CN"/>
        </w:rPr>
        <w:t xml:space="preserve"> when the current lost frame is TCX10</w:t>
      </w:r>
      <w:r w:rsidRPr="00D93DB4">
        <w:t xml:space="preserve">, </w:t>
      </w:r>
      <w:r w:rsidR="004C5B74">
        <w:rPr>
          <w:noProof/>
          <w:position w:val="-4"/>
        </w:rPr>
        <w:drawing>
          <wp:inline distT="0" distB="0" distL="0" distR="0" wp14:anchorId="302C83B2" wp14:editId="1F883EC9">
            <wp:extent cx="176530" cy="138430"/>
            <wp:effectExtent l="0" t="0" r="0" b="0"/>
            <wp:docPr id="849"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176530" cy="138430"/>
                    </a:xfrm>
                    <a:prstGeom prst="rect">
                      <a:avLst/>
                    </a:prstGeom>
                    <a:noFill/>
                    <a:ln>
                      <a:noFill/>
                    </a:ln>
                  </pic:spPr>
                </pic:pic>
              </a:graphicData>
            </a:graphic>
          </wp:inline>
        </w:drawing>
      </w:r>
      <w:r w:rsidRPr="00D93DB4">
        <w:t xml:space="preserve"> is the total number of the frequency points.</w:t>
      </w:r>
    </w:p>
    <w:p w14:paraId="306A3E09" w14:textId="07E01BAE" w:rsidR="00DA4660" w:rsidRPr="00D93DB4" w:rsidRDefault="00DA4660" w:rsidP="0001287F">
      <w:pPr>
        <w:rPr>
          <w:lang w:eastAsia="zh-CN"/>
        </w:rPr>
      </w:pPr>
      <w:r w:rsidRPr="00D93DB4">
        <w:rPr>
          <w:lang w:eastAsia="zh-CN"/>
        </w:rPr>
        <w:t xml:space="preserve">(3) In </w:t>
      </w:r>
      <w:r w:rsidRPr="00D93DB4">
        <w:t>the frame prior to the current lost frame, t</w:t>
      </w:r>
      <w:r w:rsidRPr="00D93DB4">
        <w:rPr>
          <w:lang w:eastAsia="zh-CN"/>
        </w:rPr>
        <w:t>he spectral tilt</w:t>
      </w:r>
      <w:r w:rsidRPr="00D93DB4">
        <w:t>, denoted by</w:t>
      </w:r>
      <w:r w:rsidR="004C5B74">
        <w:rPr>
          <w:noProof/>
          <w:position w:val="-6"/>
        </w:rPr>
        <w:drawing>
          <wp:inline distT="0" distB="0" distL="0" distR="0" wp14:anchorId="36C520A7" wp14:editId="5431719B">
            <wp:extent cx="190500" cy="152400"/>
            <wp:effectExtent l="0" t="0" r="0" b="0"/>
            <wp:docPr id="850"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D93DB4">
        <w:rPr>
          <w:rFonts w:hint="eastAsia"/>
          <w:lang w:eastAsia="zh-CN"/>
        </w:rPr>
        <w:t>,</w:t>
      </w:r>
      <w:r w:rsidRPr="00D93DB4">
        <w:t xml:space="preserve"> is smaller than a threshold </w:t>
      </w:r>
      <w:r w:rsidR="004C5B74">
        <w:rPr>
          <w:noProof/>
          <w:position w:val="-4"/>
        </w:rPr>
        <w:drawing>
          <wp:inline distT="0" distB="0" distL="0" distR="0" wp14:anchorId="43826A1B" wp14:editId="58F7B8A6">
            <wp:extent cx="319405" cy="138430"/>
            <wp:effectExtent l="0" t="0" r="0" b="0"/>
            <wp:docPr id="851"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319405" cy="138430"/>
                    </a:xfrm>
                    <a:prstGeom prst="rect">
                      <a:avLst/>
                    </a:prstGeom>
                    <a:noFill/>
                    <a:ln>
                      <a:noFill/>
                    </a:ln>
                  </pic:spPr>
                </pic:pic>
              </a:graphicData>
            </a:graphic>
          </wp:inline>
        </w:drawing>
      </w:r>
      <w:r w:rsidRPr="00D93DB4">
        <w:t xml:space="preserve">, </w:t>
      </w:r>
      <w:r w:rsidRPr="00D93DB4">
        <w:rPr>
          <w:rFonts w:hint="eastAsia"/>
          <w:lang w:eastAsia="zh-CN"/>
        </w:rPr>
        <w:t xml:space="preserve">wherein </w:t>
      </w:r>
      <w:r w:rsidR="004C5B74">
        <w:rPr>
          <w:noProof/>
          <w:position w:val="-6"/>
        </w:rPr>
        <w:drawing>
          <wp:inline distT="0" distB="0" distL="0" distR="0" wp14:anchorId="7D2D5390" wp14:editId="228AD894">
            <wp:extent cx="609600" cy="152400"/>
            <wp:effectExtent l="0" t="0" r="0" b="0"/>
            <wp:docPr id="852"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r w:rsidRPr="00D93DB4">
        <w:t xml:space="preserve"> for </w:t>
      </w:r>
      <w:r w:rsidR="004C5B74">
        <w:rPr>
          <w:noProof/>
          <w:position w:val="-6"/>
        </w:rPr>
        <w:drawing>
          <wp:inline distT="0" distB="0" distL="0" distR="0" wp14:anchorId="4EEBBFA3" wp14:editId="4FFB4574">
            <wp:extent cx="443230" cy="152400"/>
            <wp:effectExtent l="0" t="0" r="0" b="0"/>
            <wp:docPr id="85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443230" cy="152400"/>
                    </a:xfrm>
                    <a:prstGeom prst="rect">
                      <a:avLst/>
                    </a:prstGeom>
                    <a:noFill/>
                    <a:ln>
                      <a:noFill/>
                    </a:ln>
                  </pic:spPr>
                </pic:pic>
              </a:graphicData>
            </a:graphic>
          </wp:inline>
        </w:drawing>
      </w:r>
      <w:r w:rsidRPr="00D93DB4">
        <w:t xml:space="preserve"> and </w:t>
      </w:r>
      <w:r w:rsidR="004C5B74">
        <w:rPr>
          <w:noProof/>
          <w:position w:val="-6"/>
        </w:rPr>
        <w:drawing>
          <wp:inline distT="0" distB="0" distL="0" distR="0" wp14:anchorId="4523A1A9" wp14:editId="4CEF9375">
            <wp:extent cx="609600" cy="152400"/>
            <wp:effectExtent l="0" t="0" r="0" b="0"/>
            <wp:docPr id="85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r w:rsidRPr="00D93DB4">
        <w:t xml:space="preserve"> </w:t>
      </w:r>
      <w:r w:rsidRPr="00D93DB4">
        <w:rPr>
          <w:rFonts w:hint="eastAsia"/>
          <w:lang w:eastAsia="zh-CN"/>
        </w:rPr>
        <w:t>otherwise</w:t>
      </w:r>
      <w:r w:rsidRPr="00D93DB4">
        <w:t xml:space="preserve">. </w:t>
      </w:r>
      <w:r w:rsidRPr="00D93DB4">
        <w:rPr>
          <w:lang w:eastAsia="zh-CN"/>
        </w:rPr>
        <w:t xml:space="preserve">This spectral tilt is defined as </w:t>
      </w:r>
    </w:p>
    <w:p w14:paraId="76DA9969" w14:textId="3C6A5F23" w:rsidR="00DA4660" w:rsidRPr="00D93DB4" w:rsidRDefault="00DA4660" w:rsidP="0001287F">
      <w:pPr>
        <w:pStyle w:val="EQ"/>
        <w:rPr>
          <w:lang w:eastAsia="zh-CN"/>
        </w:rPr>
      </w:pPr>
      <w:r w:rsidRPr="00D93DB4">
        <w:rPr>
          <w:rFonts w:hint="eastAsia"/>
          <w:lang w:eastAsia="zh-CN"/>
        </w:rPr>
        <w:tab/>
      </w:r>
      <w:r w:rsidR="004C5B74">
        <w:rPr>
          <w:noProof/>
          <w:position w:val="-68"/>
          <w:lang w:eastAsia="zh-CN"/>
        </w:rPr>
        <w:drawing>
          <wp:inline distT="0" distB="0" distL="0" distR="0" wp14:anchorId="02FDBB3F" wp14:editId="437A0DA6">
            <wp:extent cx="1409700" cy="929005"/>
            <wp:effectExtent l="0" t="0" r="0" b="0"/>
            <wp:docPr id="855"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1409700" cy="929005"/>
                    </a:xfrm>
                    <a:prstGeom prst="rect">
                      <a:avLst/>
                    </a:prstGeom>
                    <a:noFill/>
                    <a:ln>
                      <a:noFill/>
                    </a:ln>
                  </pic:spPr>
                </pic:pic>
              </a:graphicData>
            </a:graphic>
          </wp:inline>
        </w:drawing>
      </w:r>
      <w:r w:rsidR="00D93DB4">
        <w:rPr>
          <w:lang w:eastAsia="zh-CN"/>
        </w:rPr>
        <w:tab/>
      </w:r>
      <w:r w:rsidRPr="00D93DB4">
        <w:rPr>
          <w:lang w:eastAsia="zh-CN"/>
        </w:rPr>
        <w:t>(</w:t>
      </w:r>
      <w:r w:rsidR="005B1BA1" w:rsidRPr="00D93DB4">
        <w:rPr>
          <w:lang w:eastAsia="zh-CN"/>
        </w:rPr>
        <w:t>156</w:t>
      </w:r>
      <w:r w:rsidRPr="00D93DB4">
        <w:rPr>
          <w:lang w:eastAsia="zh-CN"/>
        </w:rPr>
        <w:t>)</w:t>
      </w:r>
    </w:p>
    <w:p w14:paraId="3B3C4F8D" w14:textId="7729F692" w:rsidR="00DA4660" w:rsidRPr="00D93DB4" w:rsidRDefault="00DA4660" w:rsidP="0001287F">
      <w:pPr>
        <w:rPr>
          <w:lang w:eastAsia="zh-CN"/>
        </w:rPr>
      </w:pPr>
      <w:r w:rsidRPr="00D93DB4">
        <w:t>where</w:t>
      </w:r>
      <w:r w:rsidRPr="00D93DB4">
        <w:rPr>
          <w:rFonts w:hint="eastAsia"/>
          <w:lang w:eastAsia="zh-CN"/>
        </w:rPr>
        <w:t>in</w:t>
      </w:r>
      <w:r w:rsidRPr="00D93DB4">
        <w:t xml:space="preserve"> </w:t>
      </w:r>
      <w:r w:rsidR="004C5B74">
        <w:rPr>
          <w:noProof/>
          <w:position w:val="-10"/>
        </w:rPr>
        <w:drawing>
          <wp:inline distT="0" distB="0" distL="0" distR="0" wp14:anchorId="5B05141C" wp14:editId="7227AD22">
            <wp:extent cx="1081405" cy="190500"/>
            <wp:effectExtent l="0" t="0" r="0" b="0"/>
            <wp:docPr id="85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1081405" cy="190500"/>
                    </a:xfrm>
                    <a:prstGeom prst="rect">
                      <a:avLst/>
                    </a:prstGeom>
                    <a:noFill/>
                    <a:ln>
                      <a:noFill/>
                    </a:ln>
                  </pic:spPr>
                </pic:pic>
              </a:graphicData>
            </a:graphic>
          </wp:inline>
        </w:drawing>
      </w:r>
      <w:r w:rsidRPr="00D93DB4">
        <w:t xml:space="preserve"> is </w:t>
      </w:r>
      <w:r w:rsidRPr="00D93DB4">
        <w:rPr>
          <w:rFonts w:hint="eastAsia"/>
          <w:lang w:eastAsia="zh-CN"/>
        </w:rPr>
        <w:t xml:space="preserve">a low-pass filtered signal of </w:t>
      </w:r>
      <w:r w:rsidRPr="00D93DB4">
        <w:t xml:space="preserve">the time-domain signal </w:t>
      </w:r>
      <w:r w:rsidRPr="00D93DB4">
        <w:rPr>
          <w:rFonts w:hint="eastAsia"/>
          <w:lang w:eastAsia="zh-CN"/>
        </w:rPr>
        <w:t>of the prior frame</w:t>
      </w:r>
      <w:r w:rsidRPr="00D93DB4">
        <w:t>.</w:t>
      </w:r>
      <w:r w:rsidRPr="00D93DB4">
        <w:rPr>
          <w:rFonts w:hint="eastAsia"/>
          <w:lang w:eastAsia="zh-CN"/>
        </w:rPr>
        <w:t xml:space="preserve"> The low-pass filter is given by:</w:t>
      </w:r>
    </w:p>
    <w:p w14:paraId="13C49830" w14:textId="64262565" w:rsidR="00DA4660" w:rsidRPr="00D93DB4" w:rsidRDefault="00DA4660" w:rsidP="0001287F">
      <w:pPr>
        <w:pStyle w:val="EQ"/>
        <w:rPr>
          <w:lang w:eastAsia="zh-CN"/>
        </w:rPr>
      </w:pPr>
      <w:r w:rsidRPr="00D93DB4">
        <w:rPr>
          <w:rFonts w:hint="eastAsia"/>
          <w:lang w:eastAsia="zh-CN"/>
        </w:rPr>
        <w:tab/>
      </w:r>
      <w:r w:rsidR="004C5B74">
        <w:rPr>
          <w:noProof/>
          <w:position w:val="-24"/>
        </w:rPr>
        <w:drawing>
          <wp:inline distT="0" distB="0" distL="0" distR="0" wp14:anchorId="6CE1672A" wp14:editId="4EF33ADE">
            <wp:extent cx="1676400" cy="367030"/>
            <wp:effectExtent l="0" t="0" r="0" b="0"/>
            <wp:docPr id="85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1676400" cy="367030"/>
                    </a:xfrm>
                    <a:prstGeom prst="rect">
                      <a:avLst/>
                    </a:prstGeom>
                    <a:noFill/>
                    <a:ln>
                      <a:noFill/>
                    </a:ln>
                  </pic:spPr>
                </pic:pic>
              </a:graphicData>
            </a:graphic>
          </wp:inline>
        </w:drawing>
      </w:r>
      <w:r w:rsidRPr="00D93DB4">
        <w:rPr>
          <w:rFonts w:hint="eastAsia"/>
          <w:lang w:eastAsia="zh-CN"/>
        </w:rPr>
        <w:tab/>
      </w:r>
      <w:r w:rsidRPr="00D93DB4">
        <w:rPr>
          <w:lang w:eastAsia="zh-CN"/>
        </w:rPr>
        <w:t>(</w:t>
      </w:r>
      <w:r w:rsidR="005B1BA1" w:rsidRPr="00D93DB4">
        <w:rPr>
          <w:lang w:eastAsia="zh-CN"/>
        </w:rPr>
        <w:t>157</w:t>
      </w:r>
      <w:r w:rsidRPr="00D93DB4">
        <w:rPr>
          <w:lang w:eastAsia="zh-CN"/>
        </w:rPr>
        <w:t>)</w:t>
      </w:r>
    </w:p>
    <w:p w14:paraId="780F133F" w14:textId="53388C99" w:rsidR="00DA4660" w:rsidRPr="00D93DB4" w:rsidRDefault="00DA4660" w:rsidP="0001287F">
      <w:pPr>
        <w:rPr>
          <w:lang w:eastAsia="zh-CN"/>
        </w:rPr>
      </w:pPr>
      <w:r w:rsidRPr="00D93DB4">
        <w:rPr>
          <w:lang w:eastAsia="zh-CN"/>
        </w:rPr>
        <w:t xml:space="preserve">(4) In </w:t>
      </w:r>
      <w:r w:rsidRPr="00D93DB4">
        <w:t xml:space="preserve">the frame prior to the current lost frame, </w:t>
      </w:r>
      <w:r w:rsidRPr="00D93DB4">
        <w:rPr>
          <w:lang w:eastAsia="zh-CN"/>
        </w:rPr>
        <w:t xml:space="preserve">the cross-zero rate of the second half frame </w:t>
      </w:r>
      <w:r w:rsidR="004C5B74">
        <w:rPr>
          <w:noProof/>
          <w:position w:val="-10"/>
        </w:rPr>
        <w:drawing>
          <wp:inline distT="0" distB="0" distL="0" distR="0" wp14:anchorId="1E3FA3CE" wp14:editId="60165144">
            <wp:extent cx="243205" cy="176530"/>
            <wp:effectExtent l="0" t="0" r="0" b="0"/>
            <wp:docPr id="85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243205" cy="176530"/>
                    </a:xfrm>
                    <a:prstGeom prst="rect">
                      <a:avLst/>
                    </a:prstGeom>
                    <a:noFill/>
                    <a:ln>
                      <a:noFill/>
                    </a:ln>
                  </pic:spPr>
                </pic:pic>
              </a:graphicData>
            </a:graphic>
          </wp:inline>
        </w:drawing>
      </w:r>
      <w:r w:rsidRPr="00D93DB4">
        <w:rPr>
          <w:lang w:eastAsia="zh-CN"/>
        </w:rPr>
        <w:t xml:space="preserve"> is greater than </w:t>
      </w:r>
      <w:r w:rsidRPr="00D93DB4">
        <w:rPr>
          <w:rFonts w:hint="eastAsia"/>
          <w:lang w:eastAsia="zh-CN"/>
        </w:rPr>
        <w:t>that</w:t>
      </w:r>
      <w:r w:rsidRPr="00D93DB4">
        <w:rPr>
          <w:lang w:eastAsia="zh-CN"/>
        </w:rPr>
        <w:t xml:space="preserve"> of the first half frame </w:t>
      </w:r>
      <w:r w:rsidR="004C5B74">
        <w:rPr>
          <w:noProof/>
          <w:position w:val="-10"/>
        </w:rPr>
        <w:drawing>
          <wp:inline distT="0" distB="0" distL="0" distR="0" wp14:anchorId="0A7BDEE5" wp14:editId="0B1978D7">
            <wp:extent cx="214630" cy="176530"/>
            <wp:effectExtent l="0" t="0" r="0" b="0"/>
            <wp:docPr id="859"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214630" cy="176530"/>
                    </a:xfrm>
                    <a:prstGeom prst="rect">
                      <a:avLst/>
                    </a:prstGeom>
                    <a:noFill/>
                    <a:ln>
                      <a:noFill/>
                    </a:ln>
                  </pic:spPr>
                </pic:pic>
              </a:graphicData>
            </a:graphic>
          </wp:inline>
        </w:drawing>
      </w:r>
      <w:r w:rsidRPr="00D93DB4">
        <w:rPr>
          <w:i/>
          <w:lang w:eastAsia="zh-CN"/>
        </w:rPr>
        <w:t xml:space="preserve"> </w:t>
      </w:r>
      <w:r w:rsidRPr="00D93DB4">
        <w:rPr>
          <w:lang w:eastAsia="zh-CN"/>
        </w:rPr>
        <w:t xml:space="preserve">by </w:t>
      </w:r>
      <w:r w:rsidRPr="00D93DB4">
        <w:rPr>
          <w:rFonts w:hint="eastAsia"/>
          <w:lang w:eastAsia="zh-CN"/>
        </w:rPr>
        <w:t>four</w:t>
      </w:r>
      <w:r w:rsidRPr="00D93DB4">
        <w:rPr>
          <w:lang w:eastAsia="zh-CN"/>
        </w:rPr>
        <w:t xml:space="preserve"> times.</w:t>
      </w:r>
    </w:p>
    <w:p w14:paraId="75623F5C" w14:textId="77777777" w:rsidR="00DA4660" w:rsidRPr="00D93DB4" w:rsidRDefault="00DA4660" w:rsidP="0001287F">
      <w:r w:rsidRPr="00D93DB4">
        <w:rPr>
          <w:rFonts w:hint="eastAsia"/>
          <w:lang w:eastAsia="zh-CN"/>
        </w:rPr>
        <w:t>i</w:t>
      </w:r>
      <w:r w:rsidRPr="00D93DB4">
        <w:rPr>
          <w:lang w:eastAsia="zh-CN"/>
        </w:rPr>
        <w:t>i.</w:t>
      </w:r>
      <w:r w:rsidRPr="00D93DB4">
        <w:t xml:space="preserve"> If none of the above-mentioned conditions (i.e. the conditions (1)-(4)) is met, verify whether </w:t>
      </w:r>
      <w:r w:rsidRPr="00D93DB4">
        <w:rPr>
          <w:lang w:eastAsia="zh-CN"/>
        </w:rPr>
        <w:t xml:space="preserve">the obtained pitch period </w:t>
      </w:r>
      <w:r w:rsidRPr="00D93DB4">
        <w:rPr>
          <w:rFonts w:hint="eastAsia"/>
          <w:lang w:eastAsia="zh-CN"/>
        </w:rPr>
        <w:t xml:space="preserve">value </w:t>
      </w:r>
      <w:r w:rsidRPr="00D93DB4">
        <w:rPr>
          <w:lang w:eastAsia="zh-CN"/>
        </w:rPr>
        <w:t>is usable according to the following criteria:</w:t>
      </w:r>
    </w:p>
    <w:p w14:paraId="5525A6C7" w14:textId="77777777" w:rsidR="00DA4660" w:rsidRPr="00D93DB4" w:rsidRDefault="00DA4660" w:rsidP="0001287F">
      <w:pPr>
        <w:rPr>
          <w:lang w:eastAsia="zh-CN"/>
        </w:rPr>
      </w:pPr>
      <w:r w:rsidRPr="00D93DB4">
        <w:rPr>
          <w:lang w:eastAsia="zh-CN"/>
        </w:rPr>
        <w:t xml:space="preserve">(a) When the current lost frame is within a silence segment, the obtained pitch period </w:t>
      </w:r>
      <w:r w:rsidRPr="00D93DB4">
        <w:rPr>
          <w:rFonts w:hint="eastAsia"/>
          <w:lang w:eastAsia="zh-CN"/>
        </w:rPr>
        <w:t xml:space="preserve">value </w:t>
      </w:r>
      <w:r w:rsidRPr="00D93DB4">
        <w:rPr>
          <w:lang w:eastAsia="zh-CN"/>
        </w:rPr>
        <w:t xml:space="preserve">is considered to be unusable. The silence segment is identified if the logarithm energy of </w:t>
      </w:r>
      <w:r w:rsidRPr="00D93DB4">
        <w:t>the frame prior to</w:t>
      </w:r>
      <w:r w:rsidRPr="00D93DB4">
        <w:rPr>
          <w:lang w:eastAsia="zh-CN"/>
        </w:rPr>
        <w:t xml:space="preserve"> the current lost frame is smaller than a threshold of 50 or the following </w:t>
      </w:r>
      <w:r w:rsidRPr="00D93DB4">
        <w:rPr>
          <w:rFonts w:hint="eastAsia"/>
          <w:lang w:eastAsia="zh-CN"/>
        </w:rPr>
        <w:t xml:space="preserve">two </w:t>
      </w:r>
      <w:r w:rsidRPr="00D93DB4">
        <w:rPr>
          <w:lang w:eastAsia="zh-CN"/>
        </w:rPr>
        <w:t>conditions are met simultaneously:</w:t>
      </w:r>
    </w:p>
    <w:p w14:paraId="207C11F6" w14:textId="77777777" w:rsidR="00DA4660" w:rsidRPr="00D93DB4" w:rsidRDefault="00DA4660" w:rsidP="0001287F">
      <w:pPr>
        <w:rPr>
          <w:lang w:eastAsia="zh-CN"/>
        </w:rPr>
      </w:pPr>
      <w:r w:rsidRPr="00D93DB4">
        <w:rPr>
          <w:lang w:eastAsia="zh-CN"/>
        </w:rPr>
        <w:t xml:space="preserve">(1) The maximum </w:t>
      </w:r>
      <w:r w:rsidR="00C51C4C" w:rsidRPr="00D93DB4">
        <w:rPr>
          <w:lang w:eastAsia="zh-CN"/>
        </w:rPr>
        <w:t xml:space="preserve">of </w:t>
      </w:r>
      <w:r w:rsidRPr="00D93DB4">
        <w:rPr>
          <w:lang w:eastAsia="zh-CN"/>
        </w:rPr>
        <w:t>normalized autocorrelation mentioned above in the pitch estimate procedure is smaller than 0.9</w:t>
      </w:r>
      <w:r w:rsidR="005B1611" w:rsidRPr="00D93DB4">
        <w:rPr>
          <w:lang w:eastAsia="zh-CN"/>
        </w:rPr>
        <w:t>.</w:t>
      </w:r>
    </w:p>
    <w:p w14:paraId="52C9D2E6" w14:textId="77777777" w:rsidR="00DA4660" w:rsidRPr="00D93DB4" w:rsidRDefault="00DA4660" w:rsidP="0001287F">
      <w:pPr>
        <w:rPr>
          <w:lang w:eastAsia="zh-CN"/>
        </w:rPr>
      </w:pPr>
      <w:r w:rsidRPr="00D93DB4">
        <w:rPr>
          <w:lang w:eastAsia="zh-CN"/>
        </w:rPr>
        <w:t xml:space="preserve">(2) The </w:t>
      </w:r>
      <w:r w:rsidRPr="00D93DB4">
        <w:rPr>
          <w:rFonts w:hint="eastAsia"/>
          <w:lang w:eastAsia="zh-CN"/>
        </w:rPr>
        <w:t>result of</w:t>
      </w:r>
      <w:r w:rsidRPr="00D93DB4">
        <w:rPr>
          <w:lang w:eastAsia="zh-CN"/>
        </w:rPr>
        <w:t xml:space="preserve"> the current long-time logarithm energy </w:t>
      </w:r>
      <w:r w:rsidRPr="00D93DB4">
        <w:rPr>
          <w:rFonts w:hint="eastAsia"/>
          <w:lang w:eastAsia="zh-CN"/>
        </w:rPr>
        <w:t>minus</w:t>
      </w:r>
      <w:r w:rsidRPr="00D93DB4">
        <w:rPr>
          <w:lang w:eastAsia="zh-CN"/>
        </w:rPr>
        <w:t xml:space="preserve"> the logarithm energy of </w:t>
      </w:r>
      <w:r w:rsidRPr="00D93DB4">
        <w:t>the frame prior to</w:t>
      </w:r>
      <w:r w:rsidRPr="00D93DB4">
        <w:rPr>
          <w:lang w:eastAsia="zh-CN"/>
        </w:rPr>
        <w:t xml:space="preserve"> the current lost frame is greater than 8.0.</w:t>
      </w:r>
    </w:p>
    <w:p w14:paraId="23AC94CD" w14:textId="77777777" w:rsidR="00DA4660" w:rsidRPr="00D93DB4" w:rsidRDefault="00DA4660" w:rsidP="0001287F">
      <w:pPr>
        <w:rPr>
          <w:lang w:eastAsia="zh-CN"/>
        </w:rPr>
      </w:pPr>
      <w:r w:rsidRPr="00D93DB4">
        <w:rPr>
          <w:lang w:eastAsia="zh-CN"/>
        </w:rPr>
        <w:t>The logarith</w:t>
      </w:r>
      <w:r w:rsidRPr="00D93DB4">
        <w:rPr>
          <w:rFonts w:hint="eastAsia"/>
          <w:lang w:eastAsia="zh-CN"/>
        </w:rPr>
        <w:t>m</w:t>
      </w:r>
      <w:r w:rsidRPr="00D93DB4">
        <w:rPr>
          <w:lang w:eastAsia="zh-CN"/>
        </w:rPr>
        <w:t xml:space="preserve"> energy is defined as</w:t>
      </w:r>
      <w:r w:rsidR="005B1611" w:rsidRPr="00D93DB4">
        <w:rPr>
          <w:lang w:eastAsia="zh-CN"/>
        </w:rPr>
        <w:t>:</w:t>
      </w:r>
    </w:p>
    <w:p w14:paraId="2ED54EBF" w14:textId="304CAEBB" w:rsidR="00DA4660" w:rsidRPr="00D93DB4" w:rsidRDefault="00DA4660" w:rsidP="0001287F">
      <w:pPr>
        <w:pStyle w:val="EQ"/>
        <w:rPr>
          <w:lang w:eastAsia="zh-CN"/>
        </w:rPr>
      </w:pPr>
      <w:r w:rsidRPr="00D93DB4">
        <w:rPr>
          <w:rFonts w:hint="eastAsia"/>
          <w:lang w:eastAsia="zh-CN"/>
        </w:rPr>
        <w:tab/>
      </w:r>
      <w:r w:rsidR="004C5B74">
        <w:rPr>
          <w:noProof/>
          <w:position w:val="-32"/>
          <w:lang w:eastAsia="zh-CN"/>
        </w:rPr>
        <w:drawing>
          <wp:inline distT="0" distB="0" distL="0" distR="0" wp14:anchorId="4D22AE7D" wp14:editId="04905655">
            <wp:extent cx="1462405" cy="471805"/>
            <wp:effectExtent l="0" t="0" r="0" b="0"/>
            <wp:docPr id="86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1462405" cy="471805"/>
                    </a:xfrm>
                    <a:prstGeom prst="rect">
                      <a:avLst/>
                    </a:prstGeom>
                    <a:noFill/>
                    <a:ln>
                      <a:noFill/>
                    </a:ln>
                  </pic:spPr>
                </pic:pic>
              </a:graphicData>
            </a:graphic>
          </wp:inline>
        </w:drawing>
      </w:r>
      <w:r w:rsidRPr="00D93DB4">
        <w:rPr>
          <w:rFonts w:hint="eastAsia"/>
          <w:lang w:eastAsia="zh-CN"/>
        </w:rPr>
        <w:tab/>
      </w:r>
      <w:r w:rsidRPr="00D93DB4">
        <w:rPr>
          <w:lang w:eastAsia="zh-CN"/>
        </w:rPr>
        <w:t>(</w:t>
      </w:r>
      <w:r w:rsidR="005B1BA1" w:rsidRPr="00D93DB4">
        <w:rPr>
          <w:lang w:eastAsia="zh-CN"/>
        </w:rPr>
        <w:t>158</w:t>
      </w:r>
      <w:r w:rsidRPr="00D93DB4">
        <w:rPr>
          <w:lang w:eastAsia="zh-CN"/>
        </w:rPr>
        <w:t>)</w:t>
      </w:r>
    </w:p>
    <w:p w14:paraId="483AB9CC" w14:textId="6D2AA1F1" w:rsidR="00DA4660" w:rsidRPr="00D93DB4" w:rsidRDefault="00DA4660" w:rsidP="0001287F">
      <w:pPr>
        <w:rPr>
          <w:lang w:eastAsia="zh-CN"/>
        </w:rPr>
      </w:pPr>
      <w:r w:rsidRPr="00D93DB4">
        <w:rPr>
          <w:lang w:eastAsia="zh-CN"/>
        </w:rPr>
        <w:t xml:space="preserve">where </w:t>
      </w:r>
      <w:r w:rsidR="004C5B74">
        <w:rPr>
          <w:noProof/>
          <w:position w:val="-10"/>
        </w:rPr>
        <w:drawing>
          <wp:inline distT="0" distB="0" distL="0" distR="0" wp14:anchorId="468CCD32" wp14:editId="56614897">
            <wp:extent cx="967105" cy="190500"/>
            <wp:effectExtent l="0" t="0" r="0" b="0"/>
            <wp:docPr id="861"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967105" cy="190500"/>
                    </a:xfrm>
                    <a:prstGeom prst="rect">
                      <a:avLst/>
                    </a:prstGeom>
                    <a:noFill/>
                    <a:ln>
                      <a:noFill/>
                    </a:ln>
                  </pic:spPr>
                </pic:pic>
              </a:graphicData>
            </a:graphic>
          </wp:inline>
        </w:drawing>
      </w:r>
      <w:r w:rsidRPr="00D93DB4">
        <w:rPr>
          <w:lang w:eastAsia="zh-CN"/>
        </w:rPr>
        <w:t xml:space="preserve"> is the time-domain signal used </w:t>
      </w:r>
      <w:r w:rsidRPr="00D93DB4">
        <w:rPr>
          <w:rFonts w:hint="eastAsia"/>
          <w:lang w:eastAsia="zh-CN"/>
        </w:rPr>
        <w:t>as</w:t>
      </w:r>
      <w:r w:rsidRPr="00D93DB4">
        <w:rPr>
          <w:lang w:eastAsia="zh-CN"/>
        </w:rPr>
        <w:t xml:space="preserve"> the final decoder output.</w:t>
      </w:r>
    </w:p>
    <w:p w14:paraId="0FF69ABC" w14:textId="77777777" w:rsidR="00DA4660" w:rsidRPr="00D93DB4" w:rsidRDefault="00DA4660" w:rsidP="0001287F">
      <w:pPr>
        <w:rPr>
          <w:lang w:eastAsia="zh-CN"/>
        </w:rPr>
      </w:pPr>
      <w:r w:rsidRPr="00D93DB4">
        <w:rPr>
          <w:lang w:eastAsia="zh-CN"/>
        </w:rPr>
        <w:t>The long-time logarithm energy is defined as follows:</w:t>
      </w:r>
    </w:p>
    <w:p w14:paraId="029AC6B0" w14:textId="45C5AC4E" w:rsidR="00DA4660" w:rsidRPr="00D93DB4" w:rsidRDefault="00DA4660" w:rsidP="0001287F">
      <w:pPr>
        <w:rPr>
          <w:lang w:eastAsia="zh-CN"/>
        </w:rPr>
      </w:pPr>
      <w:r w:rsidRPr="00D93DB4">
        <w:rPr>
          <w:lang w:eastAsia="zh-CN"/>
        </w:rPr>
        <w:t xml:space="preserve">Set an initial value </w:t>
      </w:r>
      <w:r w:rsidR="004C5B74">
        <w:rPr>
          <w:noProof/>
          <w:position w:val="-6"/>
        </w:rPr>
        <w:drawing>
          <wp:inline distT="0" distB="0" distL="0" distR="0" wp14:anchorId="22A8E490" wp14:editId="030DDC36">
            <wp:extent cx="357505" cy="152400"/>
            <wp:effectExtent l="0" t="0" r="0" b="0"/>
            <wp:docPr id="862"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57505" cy="152400"/>
                    </a:xfrm>
                    <a:prstGeom prst="rect">
                      <a:avLst/>
                    </a:prstGeom>
                    <a:noFill/>
                    <a:ln>
                      <a:noFill/>
                    </a:ln>
                  </pic:spPr>
                </pic:pic>
              </a:graphicData>
            </a:graphic>
          </wp:inline>
        </w:drawing>
      </w:r>
      <w:r w:rsidRPr="00D93DB4">
        <w:rPr>
          <w:lang w:eastAsia="zh-CN"/>
        </w:rPr>
        <w:t>. For each frame, if its logarithm energy is greater than 50 and its cross-zero rate is smaller than 100, the long-time logarithm energy is updated as below:</w:t>
      </w:r>
    </w:p>
    <w:p w14:paraId="06C4FDBF" w14:textId="2664FBE3" w:rsidR="00DA4660" w:rsidRPr="00D93DB4" w:rsidRDefault="00DA4660" w:rsidP="0001287F">
      <w:pPr>
        <w:pStyle w:val="EQ"/>
        <w:rPr>
          <w:lang w:eastAsia="zh-CN"/>
        </w:rPr>
      </w:pPr>
      <w:r w:rsidRPr="00D93DB4">
        <w:rPr>
          <w:rFonts w:hint="eastAsia"/>
          <w:lang w:eastAsia="zh-CN"/>
        </w:rPr>
        <w:tab/>
      </w:r>
      <w:r w:rsidR="004C5B74">
        <w:rPr>
          <w:noProof/>
          <w:position w:val="-10"/>
          <w:lang w:eastAsia="zh-CN"/>
        </w:rPr>
        <w:drawing>
          <wp:inline distT="0" distB="0" distL="0" distR="0" wp14:anchorId="44552348" wp14:editId="3BF44E19">
            <wp:extent cx="2033905" cy="190500"/>
            <wp:effectExtent l="0" t="0" r="0" b="0"/>
            <wp:docPr id="8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2033905" cy="190500"/>
                    </a:xfrm>
                    <a:prstGeom prst="rect">
                      <a:avLst/>
                    </a:prstGeom>
                    <a:noFill/>
                    <a:ln>
                      <a:noFill/>
                    </a:ln>
                  </pic:spPr>
                </pic:pic>
              </a:graphicData>
            </a:graphic>
          </wp:inline>
        </w:drawing>
      </w:r>
      <w:r w:rsidRPr="00D93DB4">
        <w:rPr>
          <w:rFonts w:hint="eastAsia"/>
          <w:lang w:eastAsia="zh-CN"/>
        </w:rPr>
        <w:tab/>
      </w:r>
      <w:r w:rsidRPr="00D93DB4">
        <w:rPr>
          <w:lang w:eastAsia="zh-CN"/>
        </w:rPr>
        <w:t>(</w:t>
      </w:r>
      <w:r w:rsidR="005B1BA1" w:rsidRPr="00D93DB4">
        <w:rPr>
          <w:lang w:eastAsia="zh-CN"/>
        </w:rPr>
        <w:t>159</w:t>
      </w:r>
      <w:r w:rsidRPr="00D93DB4">
        <w:rPr>
          <w:lang w:eastAsia="zh-CN"/>
        </w:rPr>
        <w:t>)</w:t>
      </w:r>
    </w:p>
    <w:p w14:paraId="4E473785" w14:textId="09567A4C" w:rsidR="00DA4660" w:rsidRPr="00D93DB4" w:rsidRDefault="00DA4660" w:rsidP="0001287F">
      <w:pPr>
        <w:rPr>
          <w:lang w:eastAsia="zh-CN"/>
        </w:rPr>
      </w:pPr>
      <w:r w:rsidRPr="00D93DB4">
        <w:t xml:space="preserve">where </w:t>
      </w:r>
      <w:r w:rsidR="004C5B74">
        <w:rPr>
          <w:noProof/>
          <w:position w:val="-6"/>
        </w:rPr>
        <w:drawing>
          <wp:inline distT="0" distB="0" distL="0" distR="0" wp14:anchorId="11375920" wp14:editId="25E2D01C">
            <wp:extent cx="647700" cy="152400"/>
            <wp:effectExtent l="0" t="0" r="0" b="0"/>
            <wp:docPr id="864"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r w:rsidRPr="00D93DB4">
        <w:rPr>
          <w:lang w:eastAsia="zh-CN"/>
        </w:rPr>
        <w:t xml:space="preserve"> and </w:t>
      </w:r>
      <w:r w:rsidR="004C5B74">
        <w:rPr>
          <w:noProof/>
          <w:position w:val="-6"/>
        </w:rPr>
        <w:drawing>
          <wp:inline distT="0" distB="0" distL="0" distR="0" wp14:anchorId="1362DD8B" wp14:editId="16FEAE34">
            <wp:extent cx="471805" cy="152400"/>
            <wp:effectExtent l="0" t="0" r="0" b="0"/>
            <wp:docPr id="865"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471805" cy="152400"/>
                    </a:xfrm>
                    <a:prstGeom prst="rect">
                      <a:avLst/>
                    </a:prstGeom>
                    <a:noFill/>
                    <a:ln>
                      <a:noFill/>
                    </a:ln>
                  </pic:spPr>
                </pic:pic>
              </a:graphicData>
            </a:graphic>
          </wp:inline>
        </w:drawing>
      </w:r>
      <w:r w:rsidRPr="00D93DB4">
        <w:rPr>
          <w:lang w:eastAsia="zh-CN"/>
        </w:rPr>
        <w:t>.</w:t>
      </w:r>
    </w:p>
    <w:p w14:paraId="1D29BD74" w14:textId="77777777" w:rsidR="00DA4660" w:rsidRPr="00D93DB4" w:rsidRDefault="00DA4660" w:rsidP="0001287F">
      <w:pPr>
        <w:rPr>
          <w:lang w:eastAsia="zh-CN"/>
        </w:rPr>
      </w:pPr>
      <w:r w:rsidRPr="00D93DB4">
        <w:rPr>
          <w:lang w:eastAsia="zh-CN"/>
        </w:rPr>
        <w:t>(b) When the current lost frame is not within a silence segment and the maximum</w:t>
      </w:r>
      <w:r w:rsidR="00C51C4C" w:rsidRPr="00D93DB4">
        <w:rPr>
          <w:lang w:eastAsia="zh-CN"/>
        </w:rPr>
        <w:t xml:space="preserve"> of</w:t>
      </w:r>
      <w:r w:rsidRPr="00D93DB4">
        <w:rPr>
          <w:lang w:eastAsia="zh-CN"/>
        </w:rPr>
        <w:t xml:space="preserve"> normalized autocorrelation mentioned above is greater than 0.8, the obtained pitch period </w:t>
      </w:r>
      <w:r w:rsidRPr="00D93DB4">
        <w:rPr>
          <w:rFonts w:hint="eastAsia"/>
          <w:lang w:eastAsia="zh-CN"/>
        </w:rPr>
        <w:t xml:space="preserve">value </w:t>
      </w:r>
      <w:r w:rsidRPr="00D93DB4">
        <w:rPr>
          <w:lang w:eastAsia="zh-CN"/>
        </w:rPr>
        <w:t>is considered to be usable.</w:t>
      </w:r>
    </w:p>
    <w:p w14:paraId="6555D505" w14:textId="77777777" w:rsidR="00DA4660" w:rsidRPr="00D93DB4" w:rsidRDefault="00DA4660" w:rsidP="0001287F">
      <w:pPr>
        <w:rPr>
          <w:lang w:eastAsia="zh-CN"/>
        </w:rPr>
      </w:pPr>
      <w:r w:rsidRPr="00D93DB4">
        <w:rPr>
          <w:lang w:eastAsia="zh-CN"/>
        </w:rPr>
        <w:t>(c) When the criteria (a) and (b) are not met and the cross-zero rate of</w:t>
      </w:r>
      <w:r w:rsidRPr="00D93DB4">
        <w:rPr>
          <w:rFonts w:hint="eastAsia"/>
          <w:lang w:eastAsia="zh-CN"/>
        </w:rPr>
        <w:t xml:space="preserve"> </w:t>
      </w:r>
      <w:r w:rsidRPr="00D93DB4">
        <w:t>the frame prior to</w:t>
      </w:r>
      <w:r w:rsidRPr="00D93DB4">
        <w:rPr>
          <w:lang w:eastAsia="zh-CN"/>
        </w:rPr>
        <w:t xml:space="preserve"> the current lost frame is greater than 100</w:t>
      </w:r>
      <w:r w:rsidRPr="00D93DB4">
        <w:rPr>
          <w:rFonts w:hint="eastAsia"/>
          <w:lang w:eastAsia="zh-CN"/>
        </w:rPr>
        <w:t>,</w:t>
      </w:r>
      <w:r w:rsidRPr="00D93DB4">
        <w:rPr>
          <w:lang w:eastAsia="zh-CN"/>
        </w:rPr>
        <w:t xml:space="preserve"> the obtained pitch period </w:t>
      </w:r>
      <w:r w:rsidRPr="00D93DB4">
        <w:rPr>
          <w:rFonts w:hint="eastAsia"/>
          <w:lang w:eastAsia="zh-CN"/>
        </w:rPr>
        <w:t xml:space="preserve">value </w:t>
      </w:r>
      <w:r w:rsidRPr="00D93DB4">
        <w:rPr>
          <w:lang w:eastAsia="zh-CN"/>
        </w:rPr>
        <w:t xml:space="preserve">is considered to be unusable, </w:t>
      </w:r>
    </w:p>
    <w:p w14:paraId="28D9FE67" w14:textId="77777777" w:rsidR="00DA4660" w:rsidRPr="00D93DB4" w:rsidRDefault="00DA4660" w:rsidP="0001287F">
      <w:pPr>
        <w:rPr>
          <w:lang w:eastAsia="zh-CN"/>
        </w:rPr>
      </w:pPr>
      <w:r w:rsidRPr="00D93DB4">
        <w:rPr>
          <w:lang w:eastAsia="zh-CN"/>
        </w:rPr>
        <w:t xml:space="preserve">(d) When the criteria (a), (b), and (c) are not met and the </w:t>
      </w:r>
      <w:r w:rsidRPr="00D93DB4">
        <w:rPr>
          <w:rFonts w:hint="eastAsia"/>
          <w:lang w:eastAsia="zh-CN"/>
        </w:rPr>
        <w:t>result of</w:t>
      </w:r>
      <w:r w:rsidRPr="00D93DB4">
        <w:rPr>
          <w:lang w:eastAsia="zh-CN"/>
        </w:rPr>
        <w:t xml:space="preserve"> the current long-time logarithm energy </w:t>
      </w:r>
      <w:r w:rsidRPr="00D93DB4">
        <w:rPr>
          <w:rFonts w:hint="eastAsia"/>
          <w:lang w:eastAsia="zh-CN"/>
        </w:rPr>
        <w:t>minus</w:t>
      </w:r>
      <w:r w:rsidRPr="00D93DB4">
        <w:rPr>
          <w:lang w:eastAsia="zh-CN"/>
        </w:rPr>
        <w:t xml:space="preserve"> the logarithm energy of </w:t>
      </w:r>
      <w:r w:rsidRPr="00D93DB4">
        <w:t>the frame prior to</w:t>
      </w:r>
      <w:r w:rsidRPr="00D93DB4">
        <w:rPr>
          <w:rFonts w:hint="eastAsia"/>
          <w:lang w:eastAsia="zh-CN"/>
        </w:rPr>
        <w:t xml:space="preserve"> </w:t>
      </w:r>
      <w:r w:rsidRPr="00D93DB4">
        <w:rPr>
          <w:lang w:eastAsia="zh-CN"/>
        </w:rPr>
        <w:t>the current lost frame is greater than 6.0</w:t>
      </w:r>
      <w:r w:rsidRPr="00D93DB4">
        <w:rPr>
          <w:rFonts w:hint="eastAsia"/>
          <w:lang w:eastAsia="zh-CN"/>
        </w:rPr>
        <w:t>,</w:t>
      </w:r>
      <w:r w:rsidRPr="00D93DB4">
        <w:rPr>
          <w:lang w:eastAsia="zh-CN"/>
        </w:rPr>
        <w:t xml:space="preserve"> the obtained pitch period </w:t>
      </w:r>
      <w:r w:rsidRPr="00D93DB4">
        <w:rPr>
          <w:rFonts w:hint="eastAsia"/>
          <w:lang w:eastAsia="zh-CN"/>
        </w:rPr>
        <w:t xml:space="preserve">value </w:t>
      </w:r>
      <w:r w:rsidRPr="00D93DB4">
        <w:rPr>
          <w:lang w:eastAsia="zh-CN"/>
        </w:rPr>
        <w:t>is considered to be unusable,</w:t>
      </w:r>
    </w:p>
    <w:p w14:paraId="4E018A3C" w14:textId="77777777" w:rsidR="00DA4660" w:rsidRPr="00D93DB4" w:rsidRDefault="00DA4660" w:rsidP="0001287F">
      <w:pPr>
        <w:rPr>
          <w:lang w:eastAsia="zh-CN"/>
        </w:rPr>
      </w:pPr>
      <w:r w:rsidRPr="00D93DB4">
        <w:rPr>
          <w:lang w:eastAsia="zh-CN"/>
        </w:rPr>
        <w:t>(e) When the criteria (a), (b), (c), and (d) are not met</w:t>
      </w:r>
      <w:r w:rsidRPr="00D93DB4">
        <w:rPr>
          <w:rFonts w:hint="eastAsia"/>
          <w:lang w:eastAsia="zh-CN"/>
        </w:rPr>
        <w:t>,</w:t>
      </w:r>
      <w:r w:rsidRPr="00D93DB4">
        <w:rPr>
          <w:lang w:eastAsia="zh-CN"/>
        </w:rPr>
        <w:t xml:space="preserve"> and the </w:t>
      </w:r>
      <w:r w:rsidRPr="00D93DB4">
        <w:rPr>
          <w:rFonts w:hint="eastAsia"/>
          <w:lang w:eastAsia="zh-CN"/>
        </w:rPr>
        <w:t>result of</w:t>
      </w:r>
      <w:r w:rsidRPr="00D93DB4">
        <w:rPr>
          <w:lang w:eastAsia="zh-CN"/>
        </w:rPr>
        <w:t xml:space="preserve"> the logarithm energy of </w:t>
      </w:r>
      <w:r w:rsidRPr="00D93DB4">
        <w:t>the frame prior to</w:t>
      </w:r>
      <w:r w:rsidRPr="00D93DB4">
        <w:rPr>
          <w:lang w:eastAsia="zh-CN"/>
        </w:rPr>
        <w:t xml:space="preserve"> the current lost frame</w:t>
      </w:r>
      <w:r w:rsidR="00064C44" w:rsidRPr="00D93DB4">
        <w:rPr>
          <w:lang w:eastAsia="zh-CN"/>
        </w:rPr>
        <w:t xml:space="preserve"> </w:t>
      </w:r>
      <w:r w:rsidRPr="00D93DB4">
        <w:rPr>
          <w:rFonts w:hint="eastAsia"/>
          <w:lang w:eastAsia="zh-CN"/>
        </w:rPr>
        <w:t>minus</w:t>
      </w:r>
      <w:r w:rsidRPr="00D93DB4">
        <w:rPr>
          <w:lang w:eastAsia="zh-CN"/>
        </w:rPr>
        <w:t xml:space="preserve"> the current long-time logarithm energy is greater than 1.0 and the maximum </w:t>
      </w:r>
      <w:r w:rsidR="00E5009A" w:rsidRPr="00D93DB4">
        <w:rPr>
          <w:lang w:eastAsia="zh-CN"/>
        </w:rPr>
        <w:t xml:space="preserve">of </w:t>
      </w:r>
      <w:r w:rsidRPr="00D93DB4">
        <w:rPr>
          <w:lang w:eastAsia="zh-CN"/>
        </w:rPr>
        <w:t>normalized autocorrelation mentioned above is greater tha</w:t>
      </w:r>
      <w:r w:rsidRPr="00D93DB4">
        <w:rPr>
          <w:rFonts w:hint="eastAsia"/>
          <w:lang w:eastAsia="zh-CN"/>
        </w:rPr>
        <w:t>n</w:t>
      </w:r>
      <w:r w:rsidRPr="00D93DB4">
        <w:rPr>
          <w:lang w:eastAsia="zh-CN"/>
        </w:rPr>
        <w:t xml:space="preserve"> 0.6</w:t>
      </w:r>
      <w:r w:rsidRPr="00D93DB4">
        <w:rPr>
          <w:rFonts w:hint="eastAsia"/>
          <w:lang w:eastAsia="zh-CN"/>
        </w:rPr>
        <w:t>,</w:t>
      </w:r>
      <w:r w:rsidRPr="00D93DB4">
        <w:rPr>
          <w:lang w:eastAsia="zh-CN"/>
        </w:rPr>
        <w:t xml:space="preserve"> the obtained pitch period </w:t>
      </w:r>
      <w:r w:rsidRPr="00D93DB4">
        <w:rPr>
          <w:rFonts w:hint="eastAsia"/>
          <w:lang w:eastAsia="zh-CN"/>
        </w:rPr>
        <w:t xml:space="preserve">value </w:t>
      </w:r>
      <w:r w:rsidRPr="00D93DB4">
        <w:rPr>
          <w:lang w:eastAsia="zh-CN"/>
        </w:rPr>
        <w:t>is considered to be usable,</w:t>
      </w:r>
    </w:p>
    <w:p w14:paraId="2C211151" w14:textId="242C8D5F" w:rsidR="00DA4660" w:rsidRPr="00D93DB4" w:rsidRDefault="00DA4660" w:rsidP="0001287F">
      <w:pPr>
        <w:rPr>
          <w:lang w:eastAsia="zh-CN"/>
        </w:rPr>
      </w:pPr>
      <w:r w:rsidRPr="00D93DB4">
        <w:rPr>
          <w:lang w:eastAsia="zh-CN"/>
        </w:rPr>
        <w:t xml:space="preserve">(f) When the criteria (a), (b), (c), (d), (e), and (f) are not met, the harmonic characteristic of </w:t>
      </w:r>
      <w:r w:rsidRPr="00D93DB4">
        <w:t>the frame prior to</w:t>
      </w:r>
      <w:r w:rsidRPr="00D93DB4">
        <w:rPr>
          <w:lang w:eastAsia="zh-CN"/>
        </w:rPr>
        <w:t xml:space="preserve"> the current lost frame is verified. When a value </w:t>
      </w:r>
      <w:r w:rsidR="004C5B74">
        <w:rPr>
          <w:noProof/>
          <w:position w:val="-6"/>
        </w:rPr>
        <w:drawing>
          <wp:inline distT="0" distB="0" distL="0" distR="0" wp14:anchorId="52D9EAD2" wp14:editId="3C94667D">
            <wp:extent cx="367030" cy="176530"/>
            <wp:effectExtent l="0" t="0" r="0" b="0"/>
            <wp:docPr id="866"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367030" cy="176530"/>
                    </a:xfrm>
                    <a:prstGeom prst="rect">
                      <a:avLst/>
                    </a:prstGeom>
                    <a:noFill/>
                    <a:ln>
                      <a:noFill/>
                    </a:ln>
                  </pic:spPr>
                </pic:pic>
              </a:graphicData>
            </a:graphic>
          </wp:inline>
        </w:drawing>
      </w:r>
      <w:r w:rsidRPr="00D93DB4">
        <w:rPr>
          <w:lang w:eastAsia="zh-CN"/>
        </w:rPr>
        <w:t xml:space="preserve"> representing the harmonic characteristic is smaller than a threshold </w:t>
      </w:r>
      <w:r w:rsidR="004C5B74">
        <w:rPr>
          <w:noProof/>
          <w:position w:val="-4"/>
        </w:rPr>
        <w:drawing>
          <wp:inline distT="0" distB="0" distL="0" distR="0" wp14:anchorId="0D126584" wp14:editId="0B556E40">
            <wp:extent cx="176530" cy="167005"/>
            <wp:effectExtent l="0" t="0" r="0" b="0"/>
            <wp:docPr id="867"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176530" cy="167005"/>
                    </a:xfrm>
                    <a:prstGeom prst="rect">
                      <a:avLst/>
                    </a:prstGeom>
                    <a:noFill/>
                    <a:ln>
                      <a:noFill/>
                    </a:ln>
                  </pic:spPr>
                </pic:pic>
              </a:graphicData>
            </a:graphic>
          </wp:inline>
        </w:drawing>
      </w:r>
      <w:r w:rsidRPr="00D93DB4">
        <w:rPr>
          <w:lang w:eastAsia="zh-CN"/>
        </w:rPr>
        <w:t xml:space="preserve">, the obtained pitch period </w:t>
      </w:r>
      <w:r w:rsidRPr="00D93DB4">
        <w:rPr>
          <w:rFonts w:hint="eastAsia"/>
          <w:lang w:eastAsia="zh-CN"/>
        </w:rPr>
        <w:t xml:space="preserve">value </w:t>
      </w:r>
      <w:r w:rsidRPr="00D93DB4">
        <w:rPr>
          <w:lang w:eastAsia="zh-CN"/>
        </w:rPr>
        <w:t xml:space="preserve">is considered to be unusable, When the value </w:t>
      </w:r>
      <w:r w:rsidR="004C5B74">
        <w:rPr>
          <w:noProof/>
          <w:position w:val="-6"/>
        </w:rPr>
        <w:drawing>
          <wp:inline distT="0" distB="0" distL="0" distR="0" wp14:anchorId="15CD29A9" wp14:editId="7ADC7986">
            <wp:extent cx="319405" cy="167005"/>
            <wp:effectExtent l="0" t="0" r="0" b="0"/>
            <wp:docPr id="86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319405" cy="167005"/>
                    </a:xfrm>
                    <a:prstGeom prst="rect">
                      <a:avLst/>
                    </a:prstGeom>
                    <a:noFill/>
                    <a:ln>
                      <a:noFill/>
                    </a:ln>
                  </pic:spPr>
                </pic:pic>
              </a:graphicData>
            </a:graphic>
          </wp:inline>
        </w:drawing>
      </w:r>
      <w:r w:rsidRPr="00D93DB4">
        <w:rPr>
          <w:lang w:eastAsia="zh-CN"/>
        </w:rPr>
        <w:t xml:space="preserve"> is greater than or equal to</w:t>
      </w:r>
      <w:r w:rsidR="00064C44" w:rsidRPr="00D93DB4">
        <w:rPr>
          <w:lang w:eastAsia="zh-CN"/>
        </w:rPr>
        <w:t xml:space="preserve"> </w:t>
      </w:r>
      <w:r w:rsidRPr="00D93DB4">
        <w:rPr>
          <w:lang w:eastAsia="zh-CN"/>
        </w:rPr>
        <w:t xml:space="preserve">the threshold </w:t>
      </w:r>
      <w:r w:rsidR="004C5B74">
        <w:rPr>
          <w:noProof/>
          <w:position w:val="-4"/>
        </w:rPr>
        <w:drawing>
          <wp:inline distT="0" distB="0" distL="0" distR="0" wp14:anchorId="7AC3EE6A" wp14:editId="2B6036DD">
            <wp:extent cx="176530" cy="167005"/>
            <wp:effectExtent l="0" t="0" r="0" b="0"/>
            <wp:docPr id="86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76530" cy="167005"/>
                    </a:xfrm>
                    <a:prstGeom prst="rect">
                      <a:avLst/>
                    </a:prstGeom>
                    <a:noFill/>
                    <a:ln>
                      <a:noFill/>
                    </a:ln>
                  </pic:spPr>
                </pic:pic>
              </a:graphicData>
            </a:graphic>
          </wp:inline>
        </w:drawing>
      </w:r>
      <w:r w:rsidRPr="00D93DB4">
        <w:rPr>
          <w:lang w:eastAsia="zh-CN"/>
        </w:rPr>
        <w:t xml:space="preserve">, the obtained pitch period </w:t>
      </w:r>
      <w:r w:rsidRPr="00D93DB4">
        <w:rPr>
          <w:rFonts w:hint="eastAsia"/>
          <w:lang w:eastAsia="zh-CN"/>
        </w:rPr>
        <w:t xml:space="preserve">value </w:t>
      </w:r>
      <w:r w:rsidRPr="00D93DB4">
        <w:rPr>
          <w:lang w:eastAsia="zh-CN"/>
        </w:rPr>
        <w:t xml:space="preserve">is considered to be usable, In this case, </w:t>
      </w:r>
      <w:r w:rsidR="004C5B74">
        <w:rPr>
          <w:noProof/>
          <w:position w:val="-6"/>
        </w:rPr>
        <w:drawing>
          <wp:inline distT="0" distB="0" distL="0" distR="0" wp14:anchorId="499E5749" wp14:editId="0F702D0A">
            <wp:extent cx="443230" cy="152400"/>
            <wp:effectExtent l="0" t="0" r="0" b="0"/>
            <wp:docPr id="870"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443230" cy="152400"/>
                    </a:xfrm>
                    <a:prstGeom prst="rect">
                      <a:avLst/>
                    </a:prstGeom>
                    <a:noFill/>
                    <a:ln>
                      <a:noFill/>
                    </a:ln>
                  </pic:spPr>
                </pic:pic>
              </a:graphicData>
            </a:graphic>
          </wp:inline>
        </w:drawing>
      </w:r>
      <w:r w:rsidRPr="00D93DB4">
        <w:rPr>
          <w:lang w:eastAsia="zh-CN"/>
        </w:rPr>
        <w:t xml:space="preserve">. </w:t>
      </w:r>
      <w:r w:rsidR="004C5B74">
        <w:rPr>
          <w:noProof/>
          <w:position w:val="-6"/>
        </w:rPr>
        <w:drawing>
          <wp:inline distT="0" distB="0" distL="0" distR="0" wp14:anchorId="5A87723F" wp14:editId="1BF2CD1F">
            <wp:extent cx="319405" cy="167005"/>
            <wp:effectExtent l="0" t="0" r="0" b="0"/>
            <wp:docPr id="871"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319405" cy="167005"/>
                    </a:xfrm>
                    <a:prstGeom prst="rect">
                      <a:avLst/>
                    </a:prstGeom>
                    <a:noFill/>
                    <a:ln>
                      <a:noFill/>
                    </a:ln>
                  </pic:spPr>
                </pic:pic>
              </a:graphicData>
            </a:graphic>
          </wp:inline>
        </w:drawing>
      </w:r>
      <w:r w:rsidRPr="00D93DB4">
        <w:rPr>
          <w:lang w:eastAsia="zh-CN"/>
        </w:rPr>
        <w:t xml:space="preserve"> can be computed as follows:</w:t>
      </w:r>
    </w:p>
    <w:p w14:paraId="0BA20B06" w14:textId="4ACF0B2A" w:rsidR="00DA4660" w:rsidRPr="00D93DB4" w:rsidRDefault="00DA4660" w:rsidP="0001287F">
      <w:pPr>
        <w:pStyle w:val="EQ"/>
        <w:rPr>
          <w:lang w:eastAsia="zh-CN"/>
        </w:rPr>
      </w:pPr>
      <w:r w:rsidRPr="00D93DB4">
        <w:rPr>
          <w:rFonts w:hint="eastAsia"/>
          <w:lang w:eastAsia="zh-CN"/>
        </w:rPr>
        <w:tab/>
      </w:r>
      <w:r w:rsidR="004C5B74">
        <w:rPr>
          <w:noProof/>
          <w:position w:val="-68"/>
          <w:lang w:eastAsia="zh-CN"/>
        </w:rPr>
        <w:drawing>
          <wp:inline distT="0" distB="0" distL="0" distR="0" wp14:anchorId="1936B5DA" wp14:editId="50724507">
            <wp:extent cx="990600" cy="929005"/>
            <wp:effectExtent l="0" t="0" r="0" b="0"/>
            <wp:docPr id="872"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990600" cy="929005"/>
                    </a:xfrm>
                    <a:prstGeom prst="rect">
                      <a:avLst/>
                    </a:prstGeom>
                    <a:noFill/>
                    <a:ln>
                      <a:noFill/>
                    </a:ln>
                  </pic:spPr>
                </pic:pic>
              </a:graphicData>
            </a:graphic>
          </wp:inline>
        </w:drawing>
      </w:r>
      <w:r w:rsidRPr="00D93DB4">
        <w:rPr>
          <w:rFonts w:hint="eastAsia"/>
          <w:lang w:eastAsia="zh-CN"/>
        </w:rPr>
        <w:tab/>
      </w:r>
      <w:r w:rsidRPr="00D93DB4">
        <w:rPr>
          <w:lang w:eastAsia="zh-CN"/>
        </w:rPr>
        <w:t>(</w:t>
      </w:r>
      <w:r w:rsidR="005B1BA1" w:rsidRPr="00D93DB4">
        <w:rPr>
          <w:lang w:eastAsia="zh-CN"/>
        </w:rPr>
        <w:t>160</w:t>
      </w:r>
      <w:r w:rsidRPr="00D93DB4">
        <w:rPr>
          <w:lang w:eastAsia="zh-CN"/>
        </w:rPr>
        <w:t>)</w:t>
      </w:r>
    </w:p>
    <w:p w14:paraId="628D9A4D" w14:textId="350C22C8" w:rsidR="00DA4660" w:rsidRPr="00D93DB4" w:rsidRDefault="00DA4660" w:rsidP="0001287F">
      <w:pPr>
        <w:rPr>
          <w:lang w:eastAsia="zh-CN"/>
        </w:rPr>
      </w:pPr>
      <w:r w:rsidRPr="00D93DB4">
        <w:rPr>
          <w:lang w:eastAsia="zh-CN"/>
        </w:rPr>
        <w:t>where</w:t>
      </w:r>
      <w:r w:rsidRPr="00D93DB4">
        <w:rPr>
          <w:rFonts w:hint="eastAsia"/>
          <w:lang w:eastAsia="zh-CN"/>
        </w:rPr>
        <w:t>in</w:t>
      </w:r>
      <w:r w:rsidRPr="00D93DB4">
        <w:rPr>
          <w:lang w:eastAsia="zh-CN"/>
        </w:rPr>
        <w:t xml:space="preserve"> </w:t>
      </w:r>
      <w:r w:rsidR="004C5B74">
        <w:rPr>
          <w:noProof/>
          <w:position w:val="-10"/>
        </w:rPr>
        <w:drawing>
          <wp:inline distT="0" distB="0" distL="0" distR="0" wp14:anchorId="62EB334D" wp14:editId="48B3CEAA">
            <wp:extent cx="152400" cy="214630"/>
            <wp:effectExtent l="0" t="0" r="0" b="0"/>
            <wp:docPr id="87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152400" cy="214630"/>
                    </a:xfrm>
                    <a:prstGeom prst="rect">
                      <a:avLst/>
                    </a:prstGeom>
                    <a:noFill/>
                    <a:ln>
                      <a:noFill/>
                    </a:ln>
                  </pic:spPr>
                </pic:pic>
              </a:graphicData>
            </a:graphic>
          </wp:inline>
        </w:drawing>
      </w:r>
      <w:r w:rsidRPr="00D93DB4">
        <w:rPr>
          <w:lang w:eastAsia="zh-CN"/>
        </w:rPr>
        <w:t xml:space="preserve"> is the </w:t>
      </w:r>
      <w:r w:rsidRPr="00D93DB4">
        <w:rPr>
          <w:rFonts w:hint="eastAsia"/>
          <w:lang w:eastAsia="zh-CN"/>
        </w:rPr>
        <w:t>fundamental</w:t>
      </w:r>
      <w:r w:rsidRPr="00D93DB4">
        <w:rPr>
          <w:lang w:eastAsia="zh-CN"/>
        </w:rPr>
        <w:t xml:space="preserve"> frequency point, </w:t>
      </w:r>
      <w:r w:rsidR="004C5B74">
        <w:rPr>
          <w:noProof/>
          <w:position w:val="-10"/>
        </w:rPr>
        <w:drawing>
          <wp:inline distT="0" distB="0" distL="0" distR="0" wp14:anchorId="741BF945" wp14:editId="1212E26E">
            <wp:extent cx="662305" cy="190500"/>
            <wp:effectExtent l="0" t="0" r="0" b="0"/>
            <wp:docPr id="874"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662305" cy="190500"/>
                    </a:xfrm>
                    <a:prstGeom prst="rect">
                      <a:avLst/>
                    </a:prstGeom>
                    <a:noFill/>
                    <a:ln>
                      <a:noFill/>
                    </a:ln>
                  </pic:spPr>
                </pic:pic>
              </a:graphicData>
            </a:graphic>
          </wp:inline>
        </w:drawing>
      </w:r>
      <w:r w:rsidRPr="00D93DB4">
        <w:rPr>
          <w:i/>
          <w:lang w:eastAsia="zh-CN"/>
        </w:rPr>
        <w:t xml:space="preserve"> </w:t>
      </w:r>
      <w:r w:rsidRPr="00D93DB4">
        <w:rPr>
          <w:lang w:eastAsia="zh-CN"/>
        </w:rPr>
        <w:t xml:space="preserve">is the </w:t>
      </w:r>
      <w:r w:rsidR="004C5B74">
        <w:rPr>
          <w:noProof/>
          <w:position w:val="-6"/>
        </w:rPr>
        <w:drawing>
          <wp:inline distT="0" distB="0" distL="0" distR="0" wp14:anchorId="7036C646" wp14:editId="696D2011">
            <wp:extent cx="176530" cy="205105"/>
            <wp:effectExtent l="0" t="0" r="0" b="0"/>
            <wp:docPr id="875"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176530" cy="205105"/>
                    </a:xfrm>
                    <a:prstGeom prst="rect">
                      <a:avLst/>
                    </a:prstGeom>
                    <a:noFill/>
                    <a:ln>
                      <a:noFill/>
                    </a:ln>
                  </pic:spPr>
                </pic:pic>
              </a:graphicData>
            </a:graphic>
          </wp:inline>
        </w:drawing>
      </w:r>
      <w:r w:rsidRPr="00D93DB4">
        <w:rPr>
          <w:lang w:eastAsia="zh-CN"/>
        </w:rPr>
        <w:t xml:space="preserve"> harmonic frequency point of </w:t>
      </w:r>
      <w:r w:rsidR="004C5B74">
        <w:rPr>
          <w:noProof/>
          <w:position w:val="-10"/>
        </w:rPr>
        <w:drawing>
          <wp:inline distT="0" distB="0" distL="0" distR="0" wp14:anchorId="00614F2A" wp14:editId="73D46320">
            <wp:extent cx="138430" cy="190500"/>
            <wp:effectExtent l="0" t="0" r="0" b="0"/>
            <wp:docPr id="876"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138430" cy="190500"/>
                    </a:xfrm>
                    <a:prstGeom prst="rect">
                      <a:avLst/>
                    </a:prstGeom>
                    <a:noFill/>
                    <a:ln>
                      <a:noFill/>
                    </a:ln>
                  </pic:spPr>
                </pic:pic>
              </a:graphicData>
            </a:graphic>
          </wp:inline>
        </w:drawing>
      </w:r>
      <w:r w:rsidRPr="00D93DB4">
        <w:rPr>
          <w:vertAlign w:val="subscript"/>
          <w:lang w:eastAsia="zh-CN"/>
        </w:rPr>
        <w:t xml:space="preserve">, </w:t>
      </w:r>
      <w:r w:rsidR="004C5B74">
        <w:rPr>
          <w:noProof/>
          <w:position w:val="-10"/>
        </w:rPr>
        <w:drawing>
          <wp:inline distT="0" distB="0" distL="0" distR="0" wp14:anchorId="3026A8BE" wp14:editId="0426504E">
            <wp:extent cx="304800" cy="190500"/>
            <wp:effectExtent l="0" t="0" r="0" b="0"/>
            <wp:docPr id="877"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D93DB4">
        <w:rPr>
          <w:lang w:eastAsia="zh-CN"/>
        </w:rPr>
        <w:t xml:space="preserve"> is the MDCT coefficient at the frequency point </w:t>
      </w:r>
      <w:r w:rsidR="004C5B74">
        <w:rPr>
          <w:noProof/>
          <w:position w:val="-12"/>
        </w:rPr>
        <w:drawing>
          <wp:inline distT="0" distB="0" distL="0" distR="0" wp14:anchorId="56245A7D" wp14:editId="33451F1F">
            <wp:extent cx="152400" cy="228600"/>
            <wp:effectExtent l="0" t="0" r="0" b="0"/>
            <wp:docPr id="87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D93DB4">
        <w:rPr>
          <w:lang w:eastAsia="zh-CN"/>
        </w:rPr>
        <w:t>. Due to the quantitative relation between the pitch period and the pitch frequency, the value of</w:t>
      </w:r>
      <w:r w:rsidR="00064C44" w:rsidRPr="00D93DB4">
        <w:rPr>
          <w:lang w:eastAsia="zh-CN"/>
        </w:rPr>
        <w:t xml:space="preserve"> </w:t>
      </w:r>
      <w:r w:rsidR="004C5B74">
        <w:rPr>
          <w:noProof/>
          <w:position w:val="-10"/>
        </w:rPr>
        <w:drawing>
          <wp:inline distT="0" distB="0" distL="0" distR="0" wp14:anchorId="4BB050FD" wp14:editId="79894261">
            <wp:extent cx="647700" cy="190500"/>
            <wp:effectExtent l="0" t="0" r="0" b="0"/>
            <wp:docPr id="879"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r w:rsidRPr="00D93DB4">
        <w:rPr>
          <w:lang w:eastAsia="zh-CN"/>
        </w:rPr>
        <w:t xml:space="preserve"> can be computed with the pitch period </w:t>
      </w:r>
      <w:r w:rsidRPr="00D93DB4">
        <w:rPr>
          <w:rFonts w:hint="eastAsia"/>
          <w:lang w:eastAsia="zh-CN"/>
        </w:rPr>
        <w:t xml:space="preserve">value </w:t>
      </w:r>
      <w:r w:rsidRPr="00D93DB4">
        <w:rPr>
          <w:lang w:eastAsia="zh-CN"/>
        </w:rPr>
        <w:t xml:space="preserve">mentioned above. When </w:t>
      </w:r>
      <w:r w:rsidR="004C5B74">
        <w:rPr>
          <w:noProof/>
          <w:position w:val="-10"/>
        </w:rPr>
        <w:drawing>
          <wp:inline distT="0" distB="0" distL="0" distR="0" wp14:anchorId="461FE31C" wp14:editId="623AC52C">
            <wp:extent cx="138430" cy="190500"/>
            <wp:effectExtent l="0" t="0" r="0" b="0"/>
            <wp:docPr id="880"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138430" cy="190500"/>
                    </a:xfrm>
                    <a:prstGeom prst="rect">
                      <a:avLst/>
                    </a:prstGeom>
                    <a:noFill/>
                    <a:ln>
                      <a:noFill/>
                    </a:ln>
                  </pic:spPr>
                </pic:pic>
              </a:graphicData>
            </a:graphic>
          </wp:inline>
        </w:drawing>
      </w:r>
      <w:r w:rsidRPr="00D93DB4">
        <w:rPr>
          <w:lang w:eastAsia="zh-CN"/>
        </w:rPr>
        <w:t xml:space="preserve"> is not an integer, </w:t>
      </w:r>
      <w:r w:rsidR="004C5B74">
        <w:rPr>
          <w:noProof/>
          <w:position w:val="-6"/>
        </w:rPr>
        <w:drawing>
          <wp:inline distT="0" distB="0" distL="0" distR="0" wp14:anchorId="505883E9" wp14:editId="00EE7C1F">
            <wp:extent cx="290830" cy="152400"/>
            <wp:effectExtent l="0" t="0" r="0" b="0"/>
            <wp:docPr id="881"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290830" cy="152400"/>
                    </a:xfrm>
                    <a:prstGeom prst="rect">
                      <a:avLst/>
                    </a:prstGeom>
                    <a:noFill/>
                    <a:ln>
                      <a:noFill/>
                    </a:ln>
                  </pic:spPr>
                </pic:pic>
              </a:graphicData>
            </a:graphic>
          </wp:inline>
        </w:drawing>
      </w:r>
      <w:r w:rsidRPr="00D93DB4">
        <w:rPr>
          <w:lang w:eastAsia="zh-CN"/>
        </w:rPr>
        <w:t xml:space="preserve"> is computed </w:t>
      </w:r>
      <w:r w:rsidRPr="00D93DB4">
        <w:rPr>
          <w:rFonts w:hint="eastAsia"/>
          <w:lang w:eastAsia="zh-CN"/>
        </w:rPr>
        <w:t xml:space="preserve">with </w:t>
      </w:r>
      <w:r w:rsidRPr="00D93DB4">
        <w:rPr>
          <w:lang w:eastAsia="zh-CN"/>
        </w:rPr>
        <w:t>its adjacent one or several frequency points</w:t>
      </w:r>
      <w:r w:rsidRPr="00D93DB4">
        <w:rPr>
          <w:rFonts w:hint="eastAsia"/>
          <w:lang w:eastAsia="zh-CN"/>
        </w:rPr>
        <w:t xml:space="preserve"> by using rounding</w:t>
      </w:r>
      <w:r w:rsidRPr="00D93DB4">
        <w:rPr>
          <w:lang w:eastAsia="zh-CN"/>
        </w:rPr>
        <w:t>.</w:t>
      </w:r>
    </w:p>
    <w:p w14:paraId="6D6573DB" w14:textId="77777777" w:rsidR="00E5009A" w:rsidRPr="00D93DB4" w:rsidRDefault="00E5009A" w:rsidP="0001287F">
      <w:pPr>
        <w:rPr>
          <w:rFonts w:eastAsia="SimSun"/>
          <w:lang w:eastAsia="zh-CN"/>
        </w:rPr>
      </w:pPr>
      <w:r w:rsidRPr="00D93DB4">
        <w:t xml:space="preserve">When the </w:t>
      </w:r>
      <w:r w:rsidRPr="00D93DB4">
        <w:rPr>
          <w:rFonts w:eastAsia="SimSun" w:hint="eastAsia"/>
          <w:lang w:eastAsia="zh-CN"/>
        </w:rPr>
        <w:t xml:space="preserve">current lost frame is not the </w:t>
      </w:r>
      <w:r w:rsidRPr="00D93DB4">
        <w:t>first lost frame,</w:t>
      </w:r>
      <w:r w:rsidRPr="00D93DB4">
        <w:rPr>
          <w:rFonts w:hint="eastAsia"/>
        </w:rPr>
        <w:t xml:space="preserve"> the pitch </w:t>
      </w:r>
      <w:r w:rsidRPr="00D93DB4">
        <w:t>pe</w:t>
      </w:r>
      <w:r w:rsidRPr="00D93DB4">
        <w:rPr>
          <w:rFonts w:hint="eastAsia"/>
        </w:rPr>
        <w:t xml:space="preserve">riod of the </w:t>
      </w:r>
      <w:r w:rsidRPr="00D93DB4">
        <w:rPr>
          <w:rFonts w:eastAsia="SimSun" w:hint="eastAsia"/>
          <w:lang w:eastAsia="zh-CN"/>
        </w:rPr>
        <w:t>first</w:t>
      </w:r>
      <w:r w:rsidRPr="00D93DB4">
        <w:rPr>
          <w:rFonts w:hint="eastAsia"/>
        </w:rPr>
        <w:t xml:space="preserve"> lost frame is </w:t>
      </w:r>
      <w:r w:rsidRPr="00D93DB4">
        <w:rPr>
          <w:rFonts w:eastAsia="SimSun" w:hint="eastAsia"/>
          <w:lang w:eastAsia="zh-CN"/>
        </w:rPr>
        <w:t xml:space="preserve">taken as </w:t>
      </w:r>
      <w:r w:rsidRPr="00D93DB4">
        <w:rPr>
          <w:rFonts w:hint="eastAsia"/>
        </w:rPr>
        <w:t xml:space="preserve">the </w:t>
      </w:r>
      <w:r w:rsidRPr="00D93DB4">
        <w:rPr>
          <w:rFonts w:eastAsia="SimSun" w:hint="eastAsia"/>
          <w:lang w:eastAsia="zh-CN"/>
        </w:rPr>
        <w:t xml:space="preserve">estimated </w:t>
      </w:r>
      <w:r w:rsidRPr="00D93DB4">
        <w:rPr>
          <w:rFonts w:hint="eastAsia"/>
        </w:rPr>
        <w:t xml:space="preserve">pitch </w:t>
      </w:r>
      <w:r w:rsidRPr="00D93DB4">
        <w:t>pe</w:t>
      </w:r>
      <w:r w:rsidRPr="00D93DB4">
        <w:rPr>
          <w:rFonts w:hint="eastAsia"/>
        </w:rPr>
        <w:t xml:space="preserve">riod of the current lost frame, </w:t>
      </w:r>
    </w:p>
    <w:p w14:paraId="681A8A5F" w14:textId="77777777" w:rsidR="00DA4660" w:rsidRPr="00D93DB4" w:rsidRDefault="00E5009A" w:rsidP="0001287F">
      <w:pPr>
        <w:rPr>
          <w:lang w:eastAsia="zh-CN"/>
        </w:rPr>
      </w:pPr>
      <w:r w:rsidRPr="00D93DB4">
        <w:t>I</w:t>
      </w:r>
      <w:r w:rsidR="00DA4660" w:rsidRPr="00D93DB4">
        <w:rPr>
          <w:rFonts w:hint="eastAsia"/>
          <w:lang w:eastAsia="zh-CN"/>
        </w:rPr>
        <w:t xml:space="preserve">f the pitch </w:t>
      </w:r>
      <w:r w:rsidR="00DA4660" w:rsidRPr="00D93DB4">
        <w:rPr>
          <w:lang w:eastAsia="zh-CN"/>
        </w:rPr>
        <w:t>pe</w:t>
      </w:r>
      <w:r w:rsidR="00DA4660" w:rsidRPr="00D93DB4">
        <w:rPr>
          <w:rFonts w:hint="eastAsia"/>
          <w:lang w:eastAsia="zh-CN"/>
        </w:rPr>
        <w:t>riod of the current lost frame is not usable, the initially compensated signal of the current lost frame is taken as the compensated signal of the current lost frame; if the pitch period is usable, waveform adjustment is performed on the initially compensated signal</w:t>
      </w:r>
      <w:r w:rsidR="00064C44" w:rsidRPr="00D93DB4">
        <w:rPr>
          <w:rFonts w:hint="eastAsia"/>
          <w:lang w:eastAsia="zh-CN"/>
        </w:rPr>
        <w:t xml:space="preserve"> </w:t>
      </w:r>
      <w:r w:rsidR="00DA4660" w:rsidRPr="00D93DB4">
        <w:rPr>
          <w:rFonts w:hint="eastAsia"/>
          <w:lang w:eastAsia="zh-CN"/>
        </w:rPr>
        <w:t xml:space="preserve">with the time-domain signal of the frame prior to the current lost frame, that is, the </w:t>
      </w:r>
      <w:r w:rsidR="00DA4660" w:rsidRPr="00D93DB4">
        <w:rPr>
          <w:lang w:eastAsia="zh-CN"/>
        </w:rPr>
        <w:t>pitch</w:t>
      </w:r>
      <w:r w:rsidR="00DA4660" w:rsidRPr="00D93DB4">
        <w:rPr>
          <w:rFonts w:hint="eastAsia"/>
          <w:lang w:eastAsia="zh-CN"/>
        </w:rPr>
        <w:t xml:space="preserve"> period is adjusted </w:t>
      </w:r>
      <w:r w:rsidR="00DA4660" w:rsidRPr="00D93DB4">
        <w:rPr>
          <w:lang w:eastAsia="zh-CN"/>
        </w:rPr>
        <w:t>under certain conditions</w:t>
      </w:r>
      <w:r w:rsidR="00DA4660" w:rsidRPr="00D93DB4">
        <w:rPr>
          <w:rFonts w:hint="eastAsia"/>
          <w:lang w:eastAsia="zh-CN"/>
        </w:rPr>
        <w:t xml:space="preserve"> at first, and then the following are conducted:</w:t>
      </w:r>
    </w:p>
    <w:p w14:paraId="5D3B5B6A" w14:textId="77777777" w:rsidR="00E5009A" w:rsidRPr="00D93DB4" w:rsidRDefault="00E5009A" w:rsidP="00E5009A">
      <w:pPr>
        <w:rPr>
          <w:lang w:eastAsia="zh-CN"/>
        </w:rPr>
      </w:pPr>
      <w:r w:rsidRPr="00D93DB4">
        <w:rPr>
          <w:rFonts w:eastAsia="SimSun" w:hint="eastAsia"/>
          <w:lang w:eastAsia="zh-CN"/>
        </w:rPr>
        <w:t>I</w:t>
      </w:r>
      <w:r w:rsidRPr="00D93DB4">
        <w:rPr>
          <w:lang w:eastAsia="zh-CN"/>
        </w:rPr>
        <w:t>t is suppose</w:t>
      </w:r>
      <w:r w:rsidRPr="00D93DB4">
        <w:rPr>
          <w:rFonts w:eastAsia="SimSun" w:hint="eastAsia"/>
          <w:lang w:eastAsia="zh-CN"/>
        </w:rPr>
        <w:t>d</w:t>
      </w:r>
      <w:r w:rsidRPr="00D93DB4">
        <w:rPr>
          <w:lang w:eastAsia="zh-CN"/>
        </w:rPr>
        <w:t xml:space="preserve"> that the current lost frame is </w:t>
      </w:r>
      <w:r w:rsidRPr="00D93DB4">
        <w:rPr>
          <w:rFonts w:eastAsia="SimSun" w:hint="eastAsia"/>
          <w:lang w:eastAsia="zh-CN"/>
        </w:rPr>
        <w:t>the</w:t>
      </w:r>
      <w:r w:rsidRPr="00D93DB4">
        <w:rPr>
          <w:lang w:eastAsia="zh-CN"/>
        </w:rPr>
        <w:t xml:space="preserve"> </w:t>
      </w:r>
      <w:r w:rsidRPr="00D93DB4">
        <w:rPr>
          <w:position w:val="-6"/>
        </w:rPr>
        <w:object w:dxaOrig="320" w:dyaOrig="320" w14:anchorId="6EC95A35">
          <v:shape id="_x0000_i1906" type="#_x0000_t75" style="width:16.15pt;height:16.15pt" o:ole="">
            <v:imagedata r:id="rId876" o:title=""/>
          </v:shape>
          <o:OLEObject Type="Embed" ProgID="Equation.3" ShapeID="_x0000_i1906" DrawAspect="Content" ObjectID="_1783088263" r:id="rId877"/>
        </w:object>
      </w:r>
      <w:r w:rsidRPr="00D93DB4">
        <w:rPr>
          <w:lang w:eastAsia="zh-CN"/>
        </w:rPr>
        <w:t xml:space="preserve"> lost frame, wherein </w:t>
      </w:r>
      <w:r w:rsidRPr="00D93DB4">
        <w:rPr>
          <w:position w:val="-6"/>
        </w:rPr>
        <w:object w:dxaOrig="480" w:dyaOrig="240" w14:anchorId="3D9697EB">
          <v:shape id="_x0000_i1907" type="#_x0000_t75" style="width:24pt;height:12pt" o:ole="">
            <v:imagedata r:id="rId878" o:title=""/>
          </v:shape>
          <o:OLEObject Type="Embed" ProgID="Equation.3" ShapeID="_x0000_i1907" DrawAspect="Content" ObjectID="_1783088264" r:id="rId879"/>
        </w:object>
      </w:r>
      <w:r w:rsidRPr="00D93DB4">
        <w:rPr>
          <w:lang w:eastAsia="zh-CN"/>
        </w:rPr>
        <w:t xml:space="preserve">, and when </w:t>
      </w:r>
      <w:r w:rsidRPr="00D93DB4">
        <w:rPr>
          <w:position w:val="-6"/>
        </w:rPr>
        <w:object w:dxaOrig="180" w:dyaOrig="200" w14:anchorId="554EE52A">
          <v:shape id="_x0000_i1908" type="#_x0000_t75" style="width:9pt;height:10.15pt" o:ole="">
            <v:imagedata r:id="rId880" o:title=""/>
          </v:shape>
          <o:OLEObject Type="Embed" ProgID="Equation.3" ShapeID="_x0000_i1908" DrawAspect="Content" ObjectID="_1783088265" r:id="rId881"/>
        </w:object>
      </w:r>
      <w:r w:rsidRPr="00D93DB4">
        <w:rPr>
          <w:lang w:eastAsia="zh-CN"/>
        </w:rPr>
        <w:t xml:space="preserve"> is larger than </w:t>
      </w:r>
      <w:r w:rsidRPr="00D93DB4">
        <w:rPr>
          <w:rFonts w:eastAsia="SimSun" w:hint="eastAsia"/>
          <w:lang w:eastAsia="zh-CN"/>
        </w:rPr>
        <w:t>4</w:t>
      </w:r>
      <w:r w:rsidRPr="00D93DB4">
        <w:rPr>
          <w:lang w:eastAsia="zh-CN"/>
        </w:rPr>
        <w:t>, the initially compensated signal of the current lost frame is taken as the compensated signal of the current lost frame, otherwise the following steps are performed;</w:t>
      </w:r>
    </w:p>
    <w:p w14:paraId="492EE9D8" w14:textId="77777777" w:rsidR="00E5009A" w:rsidRPr="00D93DB4" w:rsidRDefault="00E5009A" w:rsidP="00E5009A">
      <w:pPr>
        <w:rPr>
          <w:lang w:eastAsia="zh-CN"/>
        </w:rPr>
      </w:pPr>
      <w:r w:rsidRPr="00D93DB4">
        <w:rPr>
          <w:lang w:eastAsia="zh-CN"/>
        </w:rPr>
        <w:t>(</w:t>
      </w:r>
      <w:r w:rsidRPr="00D93DB4">
        <w:rPr>
          <w:rFonts w:eastAsia="SimSun" w:hint="eastAsia"/>
          <w:lang w:eastAsia="zh-CN"/>
        </w:rPr>
        <w:t>a</w:t>
      </w:r>
      <w:r w:rsidRPr="00D93DB4">
        <w:rPr>
          <w:lang w:eastAsia="zh-CN"/>
        </w:rPr>
        <w:t>)</w:t>
      </w:r>
      <w:r w:rsidRPr="00D93DB4">
        <w:rPr>
          <w:lang w:eastAsia="zh-CN"/>
        </w:rPr>
        <w:tab/>
      </w:r>
      <w:r w:rsidRPr="00D93DB4">
        <w:rPr>
          <w:rFonts w:eastAsia="SimSun" w:hint="eastAsia"/>
          <w:lang w:eastAsia="zh-CN"/>
        </w:rPr>
        <w:t>A</w:t>
      </w:r>
      <w:r w:rsidRPr="00D93DB4">
        <w:rPr>
          <w:lang w:eastAsia="zh-CN"/>
        </w:rPr>
        <w:t xml:space="preserve"> buffer is established with a length of </w:t>
      </w:r>
      <w:r w:rsidRPr="00D93DB4">
        <w:rPr>
          <w:position w:val="-4"/>
        </w:rPr>
        <w:object w:dxaOrig="200" w:dyaOrig="220" w14:anchorId="4EBA7172">
          <v:shape id="_x0000_i1909" type="#_x0000_t75" style="width:10.15pt;height:10.9pt" o:ole="">
            <v:imagedata r:id="rId882" o:title=""/>
          </v:shape>
          <o:OLEObject Type="Embed" ProgID="Equation.3" ShapeID="_x0000_i1909" DrawAspect="Content" ObjectID="_1783088266" r:id="rId883"/>
        </w:object>
      </w:r>
      <w:r w:rsidRPr="00D93DB4">
        <w:rPr>
          <w:lang w:eastAsia="zh-CN"/>
        </w:rPr>
        <w:t>;</w:t>
      </w:r>
    </w:p>
    <w:p w14:paraId="27CDD25F" w14:textId="77777777" w:rsidR="00E5009A" w:rsidRPr="00D93DB4" w:rsidRDefault="00E5009A" w:rsidP="00E5009A">
      <w:pPr>
        <w:rPr>
          <w:lang w:eastAsia="zh-CN"/>
        </w:rPr>
      </w:pPr>
      <w:r w:rsidRPr="00D93DB4">
        <w:rPr>
          <w:lang w:eastAsia="zh-CN"/>
        </w:rPr>
        <w:t>(</w:t>
      </w:r>
      <w:r w:rsidRPr="00D93DB4">
        <w:rPr>
          <w:rFonts w:eastAsia="SimSun" w:hint="eastAsia"/>
          <w:lang w:eastAsia="zh-CN"/>
        </w:rPr>
        <w:t>b</w:t>
      </w:r>
      <w:r w:rsidRPr="00D93DB4">
        <w:rPr>
          <w:lang w:eastAsia="zh-CN"/>
        </w:rPr>
        <w:t>)</w:t>
      </w:r>
      <w:r w:rsidRPr="00D93DB4">
        <w:rPr>
          <w:lang w:eastAsia="zh-CN"/>
        </w:rPr>
        <w:tab/>
      </w:r>
      <w:r w:rsidRPr="00D93DB4">
        <w:rPr>
          <w:rFonts w:eastAsia="SimSun" w:hint="eastAsia"/>
          <w:lang w:eastAsia="zh-CN"/>
        </w:rPr>
        <w:t>W</w:t>
      </w:r>
      <w:r w:rsidRPr="00D93DB4">
        <w:rPr>
          <w:lang w:eastAsia="zh-CN"/>
        </w:rPr>
        <w:t xml:space="preserve">hen </w:t>
      </w:r>
      <w:r w:rsidRPr="00D93DB4">
        <w:rPr>
          <w:position w:val="-6"/>
        </w:rPr>
        <w:object w:dxaOrig="180" w:dyaOrig="200" w14:anchorId="619EFF8C">
          <v:shape id="_x0000_i1910" type="#_x0000_t75" style="width:9pt;height:10.15pt" o:ole="">
            <v:imagedata r:id="rId884" o:title=""/>
          </v:shape>
          <o:OLEObject Type="Embed" ProgID="Equation.3" ShapeID="_x0000_i1910" DrawAspect="Content" ObjectID="_1783088267" r:id="rId885"/>
        </w:object>
      </w:r>
      <w:r w:rsidRPr="00D93DB4">
        <w:rPr>
          <w:lang w:eastAsia="zh-CN"/>
        </w:rPr>
        <w:t xml:space="preserve"> equals 1, the first </w:t>
      </w:r>
      <w:r w:rsidRPr="00D93DB4">
        <w:rPr>
          <w:position w:val="-6"/>
        </w:rPr>
        <w:object w:dxaOrig="420" w:dyaOrig="260" w14:anchorId="2BBE9599">
          <v:shape id="_x0000_i1911" type="#_x0000_t75" style="width:21pt;height:13.15pt" o:ole="">
            <v:imagedata r:id="rId886" o:title=""/>
          </v:shape>
          <o:OLEObject Type="Embed" ProgID="Equation.3" ShapeID="_x0000_i1911" DrawAspect="Content" ObjectID="_1783088268" r:id="rId887"/>
        </w:object>
      </w:r>
      <w:r w:rsidRPr="00D93DB4">
        <w:rPr>
          <w:lang w:eastAsia="zh-CN"/>
        </w:rPr>
        <w:t xml:space="preserve"> samples of the buffer are configured as a first </w:t>
      </w:r>
      <w:r w:rsidRPr="00D93DB4">
        <w:rPr>
          <w:position w:val="-6"/>
        </w:rPr>
        <w:object w:dxaOrig="420" w:dyaOrig="260" w14:anchorId="497DCC19">
          <v:shape id="_x0000_i1912" type="#_x0000_t75" style="width:21pt;height:13.15pt" o:ole="">
            <v:imagedata r:id="rId888" o:title=""/>
          </v:shape>
          <o:OLEObject Type="Embed" ProgID="Equation.3" ShapeID="_x0000_i1912" DrawAspect="Content" ObjectID="_1783088269" r:id="rId889"/>
        </w:object>
      </w:r>
      <w:r w:rsidRPr="00D93DB4">
        <w:rPr>
          <w:lang w:eastAsia="zh-CN"/>
        </w:rPr>
        <w:t xml:space="preserve">-length signal of the initially compensated signal of the current lost frame, wherein </w:t>
      </w:r>
      <w:r w:rsidRPr="00D93DB4">
        <w:rPr>
          <w:position w:val="-4"/>
        </w:rPr>
        <w:object w:dxaOrig="200" w:dyaOrig="220" w14:anchorId="7A0BB9CA">
          <v:shape id="_x0000_i1913" type="#_x0000_t75" style="width:10.15pt;height:10.9pt" o:ole="">
            <v:imagedata r:id="rId890" o:title=""/>
          </v:shape>
          <o:OLEObject Type="Embed" ProgID="Equation.3" ShapeID="_x0000_i1913" DrawAspect="Content" ObjectID="_1783088270" r:id="rId891"/>
        </w:object>
      </w:r>
      <w:r w:rsidRPr="00D93DB4">
        <w:rPr>
          <w:rFonts w:eastAsia="SimSun" w:hint="eastAsia"/>
          <w:lang w:eastAsia="zh-CN"/>
        </w:rPr>
        <w:t xml:space="preserve"> is </w:t>
      </w:r>
      <w:r w:rsidRPr="00D93DB4">
        <w:rPr>
          <w:rFonts w:hint="eastAsia"/>
        </w:rPr>
        <w:t xml:space="preserve">the pitch </w:t>
      </w:r>
      <w:r w:rsidRPr="00D93DB4">
        <w:t>pe</w:t>
      </w:r>
      <w:r w:rsidRPr="00D93DB4">
        <w:rPr>
          <w:rFonts w:hint="eastAsia"/>
        </w:rPr>
        <w:t>riod of the current lost frame</w:t>
      </w:r>
      <w:r w:rsidRPr="00D93DB4">
        <w:rPr>
          <w:lang w:eastAsia="zh-CN"/>
        </w:rPr>
        <w:t>;</w:t>
      </w:r>
    </w:p>
    <w:p w14:paraId="1E0C4441" w14:textId="77777777" w:rsidR="00E5009A" w:rsidRPr="00D93DB4" w:rsidRDefault="00E5009A" w:rsidP="00E5009A">
      <w:pPr>
        <w:rPr>
          <w:lang w:eastAsia="zh-CN"/>
        </w:rPr>
      </w:pPr>
      <w:r w:rsidRPr="00D93DB4">
        <w:rPr>
          <w:lang w:eastAsia="zh-CN"/>
        </w:rPr>
        <w:t>(</w:t>
      </w:r>
      <w:r w:rsidRPr="00D93DB4">
        <w:rPr>
          <w:rFonts w:eastAsia="SimSun" w:hint="eastAsia"/>
          <w:lang w:eastAsia="zh-CN"/>
        </w:rPr>
        <w:t>c</w:t>
      </w:r>
      <w:r w:rsidRPr="00D93DB4">
        <w:rPr>
          <w:lang w:eastAsia="zh-CN"/>
        </w:rPr>
        <w:t>)</w:t>
      </w:r>
      <w:r w:rsidR="00D93DB4">
        <w:rPr>
          <w:lang w:eastAsia="zh-CN"/>
        </w:rPr>
        <w:tab/>
      </w:r>
      <w:r w:rsidRPr="00D93DB4">
        <w:rPr>
          <w:rFonts w:eastAsia="SimSun" w:hint="eastAsia"/>
          <w:lang w:eastAsia="zh-CN"/>
        </w:rPr>
        <w:t>W</w:t>
      </w:r>
      <w:r w:rsidRPr="00D93DB4">
        <w:rPr>
          <w:lang w:eastAsia="zh-CN"/>
        </w:rPr>
        <w:t xml:space="preserve">hen </w:t>
      </w:r>
      <w:r w:rsidRPr="00D93DB4">
        <w:rPr>
          <w:position w:val="-6"/>
        </w:rPr>
        <w:object w:dxaOrig="180" w:dyaOrig="200" w14:anchorId="2EE36B00">
          <v:shape id="_x0000_i1914" type="#_x0000_t75" style="width:9pt;height:10.15pt" o:ole="">
            <v:imagedata r:id="rId892" o:title=""/>
          </v:shape>
          <o:OLEObject Type="Embed" ProgID="Equation.3" ShapeID="_x0000_i1914" DrawAspect="Content" ObjectID="_1783088271" r:id="rId893"/>
        </w:object>
      </w:r>
      <w:r w:rsidRPr="00D93DB4">
        <w:rPr>
          <w:lang w:eastAsia="zh-CN"/>
        </w:rPr>
        <w:t xml:space="preserve"> equals 1, the last pitch period of time-domain signal of the frame prior to the current lost frame and the first </w:t>
      </w:r>
      <w:r w:rsidRPr="00D93DB4">
        <w:rPr>
          <w:position w:val="-6"/>
        </w:rPr>
        <w:object w:dxaOrig="420" w:dyaOrig="260" w14:anchorId="658CB923">
          <v:shape id="_x0000_i1915" type="#_x0000_t75" style="width:21pt;height:13.15pt" o:ole="">
            <v:imagedata r:id="rId894" o:title=""/>
          </v:shape>
          <o:OLEObject Type="Embed" ProgID="Equation.3" ShapeID="_x0000_i1915" DrawAspect="Content" ObjectID="_1783088272" r:id="rId895"/>
        </w:object>
      </w:r>
      <w:r w:rsidRPr="00D93DB4">
        <w:rPr>
          <w:lang w:eastAsia="zh-CN"/>
        </w:rPr>
        <w:t xml:space="preserve">-length signal in the buffer are concatenated, and repeatedly copied into the buffer, until the buffer is filled up to obtain a time-domain signal with a length of </w:t>
      </w:r>
      <w:r w:rsidRPr="00D93DB4">
        <w:rPr>
          <w:position w:val="-4"/>
        </w:rPr>
        <w:object w:dxaOrig="200" w:dyaOrig="220" w14:anchorId="62A76142">
          <v:shape id="_x0000_i1916" type="#_x0000_t75" style="width:10.15pt;height:10.9pt" o:ole="">
            <v:imagedata r:id="rId896" o:title=""/>
          </v:shape>
          <o:OLEObject Type="Embed" ProgID="Equation.3" ShapeID="_x0000_i1916" DrawAspect="Content" ObjectID="_1783088273" r:id="rId897"/>
        </w:object>
      </w:r>
      <w:r w:rsidRPr="00D93DB4">
        <w:rPr>
          <w:lang w:eastAsia="zh-CN"/>
        </w:rPr>
        <w:t xml:space="preserve">, and during each copy, if the length of the existing signal in the buffer is </w:t>
      </w:r>
      <w:r w:rsidRPr="00D93DB4">
        <w:rPr>
          <w:position w:val="-6"/>
        </w:rPr>
        <w:object w:dxaOrig="139" w:dyaOrig="260" w14:anchorId="4A4B103F">
          <v:shape id="_x0000_i1917" type="#_x0000_t75" style="width:7.15pt;height:13.15pt" o:ole="">
            <v:imagedata r:id="rId898" o:title=""/>
          </v:shape>
          <o:OLEObject Type="Embed" ProgID="Equation.3" ShapeID="_x0000_i1917" DrawAspect="Content" ObjectID="_1783088274" r:id="rId899"/>
        </w:object>
      </w:r>
      <w:r w:rsidRPr="00D93DB4">
        <w:rPr>
          <w:lang w:eastAsia="zh-CN"/>
        </w:rPr>
        <w:t xml:space="preserve">, the signal is copied to locations from </w:t>
      </w:r>
      <w:r w:rsidRPr="00D93DB4">
        <w:rPr>
          <w:position w:val="-6"/>
        </w:rPr>
        <w:object w:dxaOrig="660" w:dyaOrig="260" w14:anchorId="3CBB109C">
          <v:shape id="_x0000_i1918" type="#_x0000_t75" style="width:33pt;height:13.15pt" o:ole="">
            <v:imagedata r:id="rId900" o:title=""/>
          </v:shape>
          <o:OLEObject Type="Embed" ProgID="Equation.3" ShapeID="_x0000_i1918" DrawAspect="Content" ObjectID="_1783088275" r:id="rId901"/>
        </w:object>
      </w:r>
      <w:r w:rsidRPr="00D93DB4">
        <w:rPr>
          <w:lang w:eastAsia="zh-CN"/>
        </w:rPr>
        <w:t xml:space="preserve"> to </w:t>
      </w:r>
      <w:r w:rsidRPr="00D93DB4">
        <w:rPr>
          <w:position w:val="-6"/>
        </w:rPr>
        <w:object w:dxaOrig="680" w:dyaOrig="260" w14:anchorId="6F7914B3">
          <v:shape id="_x0000_i1919" type="#_x0000_t75" style="width:34.15pt;height:13.15pt" o:ole="">
            <v:imagedata r:id="rId902" o:title=""/>
          </v:shape>
          <o:OLEObject Type="Embed" ProgID="Equation.3" ShapeID="_x0000_i1919" DrawAspect="Content" ObjectID="_1783088276" r:id="rId903"/>
        </w:object>
      </w:r>
      <w:r w:rsidRPr="00D93DB4">
        <w:rPr>
          <w:lang w:eastAsia="zh-CN"/>
        </w:rPr>
        <w:t xml:space="preserve"> of the buffer, wherein </w:t>
      </w:r>
      <w:r w:rsidRPr="00D93DB4">
        <w:rPr>
          <w:position w:val="-6"/>
        </w:rPr>
        <w:object w:dxaOrig="440" w:dyaOrig="260" w14:anchorId="131C03AD">
          <v:shape id="_x0000_i1920" type="#_x0000_t75" style="width:22.15pt;height:13.15pt" o:ole="">
            <v:imagedata r:id="rId904" o:title=""/>
          </v:shape>
          <o:OLEObject Type="Embed" ProgID="Equation.3" ShapeID="_x0000_i1920" DrawAspect="Content" ObjectID="_1783088277" r:id="rId905"/>
        </w:object>
      </w:r>
      <w:r w:rsidRPr="00D93DB4">
        <w:rPr>
          <w:lang w:eastAsia="zh-CN"/>
        </w:rPr>
        <w:t xml:space="preserve">, and for the resultant overlapped area with a length of </w:t>
      </w:r>
      <w:r w:rsidRPr="00D93DB4">
        <w:rPr>
          <w:position w:val="-6"/>
        </w:rPr>
        <w:object w:dxaOrig="420" w:dyaOrig="260" w14:anchorId="34C5C603">
          <v:shape id="_x0000_i1921" type="#_x0000_t75" style="width:21pt;height:13.15pt" o:ole="">
            <v:imagedata r:id="rId906" o:title=""/>
          </v:shape>
          <o:OLEObject Type="Embed" ProgID="Equation.3" ShapeID="_x0000_i1921" DrawAspect="Content" ObjectID="_1783088278" r:id="rId907"/>
        </w:object>
      </w:r>
      <w:r w:rsidRPr="00D93DB4">
        <w:rPr>
          <w:lang w:eastAsia="zh-CN"/>
        </w:rPr>
        <w:t xml:space="preserve">, the signal of the overlapped area is obtained by adding signals of two overlapping parts after windowing respectively; when </w:t>
      </w:r>
      <w:r w:rsidRPr="00D93DB4">
        <w:rPr>
          <w:position w:val="-6"/>
        </w:rPr>
        <w:object w:dxaOrig="180" w:dyaOrig="200" w14:anchorId="224A237A">
          <v:shape id="_x0000_i1922" type="#_x0000_t75" style="width:9pt;height:10.15pt" o:ole="">
            <v:imagedata r:id="rId908" o:title=""/>
          </v:shape>
          <o:OLEObject Type="Embed" ProgID="Equation.3" ShapeID="_x0000_i1922" DrawAspect="Content" ObjectID="_1783088279" r:id="rId909"/>
        </w:object>
      </w:r>
      <w:r w:rsidRPr="00D93DB4">
        <w:rPr>
          <w:lang w:eastAsia="zh-CN"/>
        </w:rPr>
        <w:t xml:space="preserve"> is larger than 1, the last pitch period of compensated signal of the frame prior to the current lost frame is repeatedly copied into the buffer without overlapping, until the buffer is filled up to obtain a time-domain signal with a length of </w:t>
      </w:r>
      <w:r w:rsidRPr="00D93DB4">
        <w:rPr>
          <w:position w:val="-4"/>
        </w:rPr>
        <w:object w:dxaOrig="200" w:dyaOrig="220" w14:anchorId="113FD69D">
          <v:shape id="_x0000_i1923" type="#_x0000_t75" style="width:10.15pt;height:10.9pt" o:ole="">
            <v:imagedata r:id="rId910" o:title=""/>
          </v:shape>
          <o:OLEObject Type="Embed" ProgID="Equation.3" ShapeID="_x0000_i1923" DrawAspect="Content" ObjectID="_1783088280" r:id="rId911"/>
        </w:object>
      </w:r>
      <w:r w:rsidRPr="00D93DB4">
        <w:rPr>
          <w:lang w:eastAsia="zh-CN"/>
        </w:rPr>
        <w:t>;</w:t>
      </w:r>
    </w:p>
    <w:p w14:paraId="57A33EDD" w14:textId="77777777" w:rsidR="00E5009A" w:rsidRPr="00D93DB4" w:rsidRDefault="00E5009A" w:rsidP="00E5009A">
      <w:pPr>
        <w:rPr>
          <w:rFonts w:eastAsia="SimSun"/>
          <w:lang w:eastAsia="zh-CN"/>
        </w:rPr>
      </w:pPr>
      <w:r w:rsidRPr="00D93DB4">
        <w:rPr>
          <w:lang w:eastAsia="zh-CN"/>
        </w:rPr>
        <w:t>(</w:t>
      </w:r>
      <w:r w:rsidRPr="00D93DB4">
        <w:rPr>
          <w:rFonts w:eastAsia="SimSun" w:hint="eastAsia"/>
          <w:lang w:eastAsia="zh-CN"/>
        </w:rPr>
        <w:t>d</w:t>
      </w:r>
      <w:r w:rsidRPr="00D93DB4">
        <w:rPr>
          <w:lang w:eastAsia="zh-CN"/>
        </w:rPr>
        <w:t xml:space="preserve">) </w:t>
      </w:r>
      <w:r w:rsidRPr="00D93DB4">
        <w:rPr>
          <w:rFonts w:eastAsia="SimSun" w:hint="eastAsia"/>
          <w:lang w:eastAsia="zh-CN"/>
        </w:rPr>
        <w:t>W</w:t>
      </w:r>
      <w:r w:rsidRPr="00D93DB4">
        <w:rPr>
          <w:lang w:eastAsia="zh-CN"/>
        </w:rPr>
        <w:t xml:space="preserve">hen </w:t>
      </w:r>
      <w:r w:rsidRPr="00D93DB4">
        <w:rPr>
          <w:position w:val="-6"/>
        </w:rPr>
        <w:object w:dxaOrig="180" w:dyaOrig="200" w14:anchorId="59190FF6">
          <v:shape id="_x0000_i1924" type="#_x0000_t75" style="width:9pt;height:10.15pt" o:ole="">
            <v:imagedata r:id="rId912" o:title=""/>
          </v:shape>
          <o:OLEObject Type="Embed" ProgID="Equation.3" ShapeID="_x0000_i1924" DrawAspect="Content" ObjectID="_1783088281" r:id="rId913"/>
        </w:object>
      </w:r>
      <w:r w:rsidRPr="00D93DB4">
        <w:rPr>
          <w:lang w:eastAsia="zh-CN"/>
        </w:rPr>
        <w:t xml:space="preserve"> is less than </w:t>
      </w:r>
      <w:r w:rsidRPr="00D93DB4">
        <w:rPr>
          <w:rFonts w:eastAsia="SimSun" w:hint="eastAsia"/>
          <w:lang w:eastAsia="zh-CN"/>
        </w:rPr>
        <w:t>4</w:t>
      </w:r>
      <w:r w:rsidRPr="00D93DB4">
        <w:rPr>
          <w:lang w:eastAsia="zh-CN"/>
        </w:rPr>
        <w:t xml:space="preserve">, the signal in the buffer is taken as the compensated signal of the current lost frame; when </w:t>
      </w:r>
      <w:r w:rsidRPr="00D93DB4">
        <w:rPr>
          <w:position w:val="-6"/>
        </w:rPr>
        <w:object w:dxaOrig="180" w:dyaOrig="200" w14:anchorId="318642C9">
          <v:shape id="_x0000_i1925" type="#_x0000_t75" style="width:9pt;height:10.15pt" o:ole="">
            <v:imagedata r:id="rId914" o:title=""/>
          </v:shape>
          <o:OLEObject Type="Embed" ProgID="Equation.3" ShapeID="_x0000_i1925" DrawAspect="Content" ObjectID="_1783088282" r:id="rId915"/>
        </w:object>
      </w:r>
      <w:r w:rsidRPr="00D93DB4">
        <w:rPr>
          <w:lang w:eastAsia="zh-CN"/>
        </w:rPr>
        <w:t xml:space="preserve"> equals </w:t>
      </w:r>
      <w:r w:rsidRPr="00D93DB4">
        <w:rPr>
          <w:rFonts w:eastAsia="SimSun" w:hint="eastAsia"/>
          <w:lang w:eastAsia="zh-CN"/>
        </w:rPr>
        <w:t>4</w:t>
      </w:r>
      <w:r w:rsidRPr="00D93DB4">
        <w:rPr>
          <w:lang w:eastAsia="zh-CN"/>
        </w:rPr>
        <w:t>, overlap-add is performed on the signal in the buffer and the initially compensated signal of the current lost frame, and the obtained signal is taken as the compensated signal of the current lost frame.</w:t>
      </w:r>
      <w:r w:rsidRPr="00D93DB4">
        <w:rPr>
          <w:rFonts w:hint="eastAsia"/>
          <w:lang w:eastAsia="zh-CN"/>
        </w:rPr>
        <w:t xml:space="preserve"> </w:t>
      </w:r>
    </w:p>
    <w:p w14:paraId="2CAF888A" w14:textId="77777777" w:rsidR="0034638A" w:rsidRPr="00D93DB4" w:rsidRDefault="00DA4660" w:rsidP="0001287F">
      <w:pPr>
        <w:rPr>
          <w:lang w:eastAsia="zh-CN"/>
        </w:rPr>
      </w:pPr>
      <w:r w:rsidRPr="00D93DB4">
        <w:rPr>
          <w:rFonts w:hint="eastAsia"/>
          <w:lang w:eastAsia="zh-CN"/>
        </w:rPr>
        <w:t>For each lost frame without</w:t>
      </w:r>
      <w:r w:rsidR="00E5009A" w:rsidRPr="00D93DB4">
        <w:rPr>
          <w:lang w:eastAsia="zh-CN"/>
        </w:rPr>
        <w:t xml:space="preserve"> overlap-add</w:t>
      </w:r>
      <w:r w:rsidRPr="00D93DB4">
        <w:rPr>
          <w:rFonts w:hint="eastAsia"/>
          <w:lang w:eastAsia="zh-CN"/>
        </w:rPr>
        <w:t xml:space="preserve"> processing, an additional signal as a noise is added to the compensated signal of the frame after the compensated signal is obtained. The detailed method of adding additional signal is as follows:</w:t>
      </w:r>
      <w:r w:rsidR="00AF3BEB" w:rsidRPr="00D93DB4">
        <w:rPr>
          <w:rFonts w:eastAsia="SimSun" w:hint="eastAsia"/>
          <w:lang w:eastAsia="zh-CN"/>
        </w:rPr>
        <w:t xml:space="preserve"> firstly, </w:t>
      </w:r>
      <w:r w:rsidR="00AF3BEB" w:rsidRPr="00D93DB4">
        <w:rPr>
          <w:rFonts w:hint="eastAsia"/>
          <w:lang w:eastAsia="zh-CN"/>
        </w:rPr>
        <w:t>a past signal</w:t>
      </w:r>
      <w:r w:rsidR="00AF3BEB" w:rsidRPr="00D93DB4">
        <w:rPr>
          <w:rFonts w:eastAsia="SimSun" w:hint="eastAsia"/>
          <w:lang w:eastAsia="zh-CN"/>
        </w:rPr>
        <w:t xml:space="preserve">, namely, </w:t>
      </w:r>
      <w:r w:rsidR="00AF3BEB" w:rsidRPr="00D93DB4">
        <w:rPr>
          <w:rFonts w:hint="eastAsia"/>
          <w:lang w:eastAsia="zh-CN"/>
        </w:rPr>
        <w:t xml:space="preserve">the time-domain signal of the frame prior to the </w:t>
      </w:r>
      <w:r w:rsidR="00AF3BEB" w:rsidRPr="00D93DB4">
        <w:rPr>
          <w:rFonts w:eastAsia="SimSun" w:hint="eastAsia"/>
          <w:lang w:eastAsia="zh-CN"/>
        </w:rPr>
        <w:t>first</w:t>
      </w:r>
      <w:r w:rsidR="00AF3BEB" w:rsidRPr="00D93DB4">
        <w:rPr>
          <w:rFonts w:hint="eastAsia"/>
          <w:lang w:eastAsia="zh-CN"/>
        </w:rPr>
        <w:t xml:space="preserve"> lost frame </w:t>
      </w:r>
      <w:r w:rsidR="00AF3BEB" w:rsidRPr="00D93DB4">
        <w:rPr>
          <w:rFonts w:eastAsia="SimSun" w:hint="eastAsia"/>
          <w:lang w:eastAsia="zh-CN"/>
        </w:rPr>
        <w:t xml:space="preserve">(in the case of the first lost frame) </w:t>
      </w:r>
      <w:r w:rsidR="00AF3BEB" w:rsidRPr="00D93DB4">
        <w:rPr>
          <w:rFonts w:hint="eastAsia"/>
          <w:lang w:eastAsia="zh-CN"/>
        </w:rPr>
        <w:t xml:space="preserve">or the </w:t>
      </w:r>
      <w:r w:rsidR="00AF3BEB" w:rsidRPr="00D93DB4">
        <w:rPr>
          <w:lang w:eastAsia="zh-CN"/>
        </w:rPr>
        <w:t>initially compensated signal</w:t>
      </w:r>
      <w:r w:rsidR="00AF3BEB" w:rsidRPr="00D93DB4">
        <w:rPr>
          <w:rFonts w:hint="eastAsia"/>
          <w:lang w:eastAsia="zh-CN"/>
        </w:rPr>
        <w:t xml:space="preserve"> </w:t>
      </w:r>
      <w:r w:rsidR="00AF3BEB" w:rsidRPr="00D93DB4">
        <w:rPr>
          <w:rFonts w:eastAsia="SimSun" w:hint="eastAsia"/>
          <w:lang w:eastAsia="zh-CN"/>
        </w:rPr>
        <w:t>of the prior lost frame (in the case of the second, third, or fourth</w:t>
      </w:r>
      <w:r w:rsidR="00E5009A" w:rsidRPr="00D93DB4">
        <w:rPr>
          <w:rFonts w:eastAsia="SimSun"/>
          <w:lang w:eastAsia="zh-CN"/>
        </w:rPr>
        <w:t xml:space="preserve"> lost</w:t>
      </w:r>
      <w:r w:rsidR="00AF3BEB" w:rsidRPr="00D93DB4">
        <w:rPr>
          <w:rFonts w:eastAsia="SimSun" w:hint="eastAsia"/>
          <w:lang w:eastAsia="zh-CN"/>
        </w:rPr>
        <w:t xml:space="preserve"> frame) </w:t>
      </w:r>
      <w:r w:rsidR="00AF3BEB" w:rsidRPr="00D93DB4">
        <w:rPr>
          <w:rFonts w:hint="eastAsia"/>
          <w:lang w:eastAsia="zh-CN"/>
        </w:rPr>
        <w:t>is passed through a high-pass filter</w:t>
      </w:r>
      <w:r w:rsidR="00AF3BEB" w:rsidRPr="00D93DB4">
        <w:rPr>
          <w:rFonts w:eastAsia="SimSun" w:hint="eastAsia"/>
          <w:lang w:eastAsia="zh-CN"/>
        </w:rPr>
        <w:t xml:space="preserve"> given as follows</w:t>
      </w:r>
      <w:r w:rsidR="00AF3BEB" w:rsidRPr="00D93DB4">
        <w:rPr>
          <w:rFonts w:hint="eastAsia"/>
          <w:lang w:eastAsia="zh-CN"/>
        </w:rPr>
        <w:t xml:space="preserve"> to obtain an additional signal</w:t>
      </w:r>
      <w:r w:rsidR="00E5009A" w:rsidRPr="00D93DB4">
        <w:rPr>
          <w:rFonts w:hint="eastAsia"/>
          <w:lang w:eastAsia="zh-CN"/>
        </w:rPr>
        <w:t>:</w:t>
      </w:r>
    </w:p>
    <w:p w14:paraId="6515F152" w14:textId="77777777" w:rsidR="00E5009A" w:rsidRPr="00D93DB4" w:rsidRDefault="00E5009A" w:rsidP="00E5009A">
      <w:pPr>
        <w:pStyle w:val="EQ"/>
        <w:rPr>
          <w:lang w:eastAsia="zh-CN"/>
        </w:rPr>
      </w:pPr>
      <w:r w:rsidRPr="00D93DB4">
        <w:rPr>
          <w:rFonts w:hint="eastAsia"/>
          <w:lang w:eastAsia="zh-CN"/>
        </w:rPr>
        <w:tab/>
      </w:r>
      <w:r w:rsidRPr="00D93DB4">
        <w:rPr>
          <w:position w:val="-10"/>
        </w:rPr>
        <w:object w:dxaOrig="1780" w:dyaOrig="360" w14:anchorId="06BCDA83">
          <v:shape id="_x0000_i1926" type="#_x0000_t75" style="width:88.9pt;height:18pt" o:ole="">
            <v:imagedata r:id="rId916" o:title=""/>
          </v:shape>
          <o:OLEObject Type="Embed" ProgID="Equation.3" ShapeID="_x0000_i1926" DrawAspect="Content" ObjectID="_1783088283" r:id="rId917"/>
        </w:object>
      </w:r>
      <w:r w:rsidRPr="00D93DB4">
        <w:rPr>
          <w:rFonts w:hint="eastAsia"/>
          <w:lang w:eastAsia="zh-CN"/>
        </w:rPr>
        <w:tab/>
      </w:r>
      <w:r w:rsidRPr="00D93DB4">
        <w:rPr>
          <w:lang w:eastAsia="zh-CN"/>
        </w:rPr>
        <w:t>(</w:t>
      </w:r>
      <w:r w:rsidRPr="00D93DB4">
        <w:rPr>
          <w:rFonts w:eastAsia="SimSun" w:hint="eastAsia"/>
          <w:lang w:eastAsia="zh-CN"/>
        </w:rPr>
        <w:t>160a</w:t>
      </w:r>
      <w:r w:rsidRPr="00D93DB4">
        <w:rPr>
          <w:lang w:eastAsia="zh-CN"/>
        </w:rPr>
        <w:t>)</w:t>
      </w:r>
    </w:p>
    <w:p w14:paraId="15D7B2CE" w14:textId="77777777" w:rsidR="0034638A" w:rsidRPr="00D93DB4" w:rsidRDefault="0034638A" w:rsidP="0034638A">
      <w:pPr>
        <w:rPr>
          <w:rFonts w:eastAsia="SimSun"/>
          <w:lang w:eastAsia="zh-CN"/>
        </w:rPr>
      </w:pPr>
      <w:r w:rsidRPr="00D93DB4">
        <w:rPr>
          <w:rFonts w:eastAsia="SimSun" w:hint="eastAsia"/>
          <w:lang w:eastAsia="zh-CN"/>
        </w:rPr>
        <w:t xml:space="preserve">secondly, </w:t>
      </w:r>
      <w:r w:rsidRPr="00D93DB4">
        <w:rPr>
          <w:rFonts w:hint="eastAsia"/>
          <w:lang w:eastAsia="zh-CN"/>
        </w:rPr>
        <w:t>additional-signal gain value</w:t>
      </w:r>
      <w:r w:rsidRPr="00D93DB4">
        <w:rPr>
          <w:rFonts w:eastAsia="SimSun" w:hint="eastAsia"/>
          <w:lang w:eastAsia="zh-CN"/>
        </w:rPr>
        <w:t>s</w:t>
      </w:r>
      <w:r w:rsidRPr="00D93DB4">
        <w:rPr>
          <w:rFonts w:hint="eastAsia"/>
          <w:lang w:eastAsia="zh-CN"/>
        </w:rPr>
        <w:t xml:space="preserve"> of the lost frame </w:t>
      </w:r>
      <w:r w:rsidRPr="00D93DB4">
        <w:rPr>
          <w:rFonts w:eastAsia="SimSun" w:hint="eastAsia"/>
          <w:lang w:eastAsia="zh-CN"/>
        </w:rPr>
        <w:t>are</w:t>
      </w:r>
      <w:r w:rsidRPr="00D93DB4">
        <w:rPr>
          <w:rFonts w:hint="eastAsia"/>
          <w:lang w:eastAsia="zh-CN"/>
        </w:rPr>
        <w:t xml:space="preserve"> estimated</w:t>
      </w:r>
      <w:r w:rsidRPr="00D93DB4">
        <w:rPr>
          <w:rFonts w:eastAsia="SimSun" w:hint="eastAsia"/>
          <w:lang w:eastAsia="zh-CN"/>
        </w:rPr>
        <w:t xml:space="preserve"> as follows:</w:t>
      </w:r>
    </w:p>
    <w:p w14:paraId="0EF33E6A" w14:textId="77777777" w:rsidR="00E5009A" w:rsidRPr="00D93DB4" w:rsidRDefault="00E5009A" w:rsidP="00E5009A">
      <w:pPr>
        <w:pStyle w:val="EQ"/>
        <w:rPr>
          <w:lang w:eastAsia="zh-CN"/>
        </w:rPr>
      </w:pPr>
      <w:r w:rsidRPr="00D93DB4">
        <w:rPr>
          <w:rFonts w:hint="eastAsia"/>
          <w:lang w:eastAsia="zh-CN"/>
        </w:rPr>
        <w:tab/>
      </w:r>
      <w:r w:rsidRPr="00D93DB4">
        <w:rPr>
          <w:position w:val="-6"/>
        </w:rPr>
        <w:object w:dxaOrig="3600" w:dyaOrig="260" w14:anchorId="16177DA1">
          <v:shape id="_x0000_i1927" type="#_x0000_t75" style="width:180pt;height:13.15pt" o:ole="">
            <v:imagedata r:id="rId918" o:title=""/>
          </v:shape>
          <o:OLEObject Type="Embed" ProgID="Equation.3" ShapeID="_x0000_i1927" DrawAspect="Content" ObjectID="_1783088284" r:id="rId919"/>
        </w:object>
      </w:r>
      <w:r w:rsidRPr="00D93DB4">
        <w:rPr>
          <w:rFonts w:hint="eastAsia"/>
          <w:lang w:eastAsia="zh-CN"/>
        </w:rPr>
        <w:tab/>
      </w:r>
      <w:r w:rsidRPr="00D93DB4">
        <w:rPr>
          <w:lang w:eastAsia="zh-CN"/>
        </w:rPr>
        <w:t>(</w:t>
      </w:r>
      <w:r w:rsidRPr="00D93DB4">
        <w:rPr>
          <w:rFonts w:eastAsia="SimSun" w:hint="eastAsia"/>
          <w:lang w:eastAsia="zh-CN"/>
        </w:rPr>
        <w:t>160b</w:t>
      </w:r>
      <w:r w:rsidRPr="00D93DB4">
        <w:rPr>
          <w:lang w:eastAsia="zh-CN"/>
        </w:rPr>
        <w:t>)</w:t>
      </w:r>
    </w:p>
    <w:p w14:paraId="24AE171D" w14:textId="77777777" w:rsidR="00E5009A" w:rsidRPr="00D93DB4" w:rsidRDefault="00E5009A" w:rsidP="00E5009A">
      <w:pPr>
        <w:rPr>
          <w:rFonts w:eastAsia="SimSun"/>
          <w:lang w:eastAsia="zh-CN"/>
        </w:rPr>
      </w:pPr>
      <w:r w:rsidRPr="00D93DB4">
        <w:rPr>
          <w:rFonts w:eastAsia="SimSun" w:hint="eastAsia"/>
          <w:lang w:eastAsia="zh-CN"/>
        </w:rPr>
        <w:t xml:space="preserve">wherein </w:t>
      </w:r>
      <w:r w:rsidRPr="00D93DB4">
        <w:rPr>
          <w:position w:val="-6"/>
        </w:rPr>
        <w:object w:dxaOrig="940" w:dyaOrig="240" w14:anchorId="1E3B3925">
          <v:shape id="_x0000_i1928" type="#_x0000_t75" style="width:46.9pt;height:12pt" o:ole="">
            <v:imagedata r:id="rId920" o:title=""/>
          </v:shape>
          <o:OLEObject Type="Embed" ProgID="Equation.3" ShapeID="_x0000_i1928" DrawAspect="Content" ObjectID="_1783088285" r:id="rId921"/>
        </w:object>
      </w:r>
      <w:r w:rsidRPr="00D93DB4">
        <w:rPr>
          <w:rFonts w:eastAsia="SimSun" w:hint="eastAsia"/>
          <w:lang w:eastAsia="zh-CN"/>
        </w:rPr>
        <w:t xml:space="preserve"> is updated sample by sample during a series of consecutively lost frames with an initial value of zero at the beginning of the first lost frame and</w:t>
      </w:r>
    </w:p>
    <w:p w14:paraId="45B98CA0" w14:textId="77777777" w:rsidR="00E5009A" w:rsidRPr="00D93DB4" w:rsidRDefault="00E5009A" w:rsidP="00E5009A">
      <w:pPr>
        <w:pStyle w:val="EQ"/>
        <w:rPr>
          <w:lang w:eastAsia="zh-CN"/>
        </w:rPr>
      </w:pPr>
      <w:r w:rsidRPr="00D93DB4">
        <w:rPr>
          <w:rFonts w:hint="eastAsia"/>
          <w:lang w:eastAsia="zh-CN"/>
        </w:rPr>
        <w:tab/>
      </w:r>
      <w:r w:rsidRPr="00D93DB4">
        <w:rPr>
          <w:position w:val="-20"/>
        </w:rPr>
        <w:object w:dxaOrig="1820" w:dyaOrig="540" w14:anchorId="610C07FF">
          <v:shape id="_x0000_i1929" type="#_x0000_t75" style="width:91.15pt;height:27pt" o:ole="">
            <v:imagedata r:id="rId922" o:title=""/>
          </v:shape>
          <o:OLEObject Type="Embed" ProgID="Equation.3" ShapeID="_x0000_i1929" DrawAspect="Content" ObjectID="_1783088286" r:id="rId923"/>
        </w:object>
      </w:r>
      <w:r w:rsidRPr="00D93DB4">
        <w:rPr>
          <w:rFonts w:hint="eastAsia"/>
          <w:lang w:eastAsia="zh-CN"/>
        </w:rPr>
        <w:tab/>
      </w:r>
      <w:r w:rsidRPr="00D93DB4">
        <w:rPr>
          <w:lang w:eastAsia="zh-CN"/>
        </w:rPr>
        <w:t>(</w:t>
      </w:r>
      <w:r w:rsidRPr="00D93DB4">
        <w:rPr>
          <w:rFonts w:eastAsia="SimSun" w:hint="eastAsia"/>
          <w:lang w:eastAsia="zh-CN"/>
        </w:rPr>
        <w:t>160c</w:t>
      </w:r>
      <w:r w:rsidRPr="00D93DB4">
        <w:rPr>
          <w:lang w:eastAsia="zh-CN"/>
        </w:rPr>
        <w:t>)</w:t>
      </w:r>
    </w:p>
    <w:p w14:paraId="7A54AED6" w14:textId="77777777" w:rsidR="00E5009A" w:rsidRPr="00D93DB4" w:rsidRDefault="00E5009A" w:rsidP="00E5009A">
      <w:pPr>
        <w:rPr>
          <w:lang w:eastAsia="zh-CN"/>
        </w:rPr>
      </w:pPr>
      <w:r w:rsidRPr="00D93DB4">
        <w:rPr>
          <w:rFonts w:eastAsia="SimSun" w:hint="eastAsia"/>
          <w:lang w:eastAsia="zh-CN"/>
        </w:rPr>
        <w:t xml:space="preserve">where </w:t>
      </w:r>
      <w:r w:rsidRPr="00D93DB4">
        <w:rPr>
          <w:position w:val="-10"/>
        </w:rPr>
        <w:object w:dxaOrig="480" w:dyaOrig="300" w14:anchorId="259BAD63">
          <v:shape id="_x0000_i1930" type="#_x0000_t75" style="width:24pt;height:15pt" o:ole="">
            <v:imagedata r:id="rId924" o:title=""/>
          </v:shape>
          <o:OLEObject Type="Embed" ProgID="Equation.3" ShapeID="_x0000_i1930" DrawAspect="Content" ObjectID="_1783088287" r:id="rId925"/>
        </w:object>
      </w:r>
      <w:r w:rsidRPr="00D93DB4">
        <w:rPr>
          <w:rFonts w:hint="eastAsia"/>
        </w:rPr>
        <w:t xml:space="preserve"> </w:t>
      </w:r>
      <w:r w:rsidRPr="00D93DB4">
        <w:t>is the maximum of normalized autocorrelation</w:t>
      </w:r>
      <w:r w:rsidRPr="00D93DB4">
        <w:rPr>
          <w:rFonts w:eastAsia="SimSun" w:hint="eastAsia"/>
          <w:lang w:eastAsia="zh-CN"/>
        </w:rPr>
        <w:t xml:space="preserve"> as described by equation (151)</w:t>
      </w:r>
      <w:r w:rsidRPr="00D93DB4">
        <w:rPr>
          <w:rFonts w:hint="eastAsia"/>
          <w:lang w:eastAsia="zh-CN"/>
        </w:rPr>
        <w:t xml:space="preserve">; </w:t>
      </w:r>
      <w:r w:rsidRPr="00D93DB4">
        <w:rPr>
          <w:rFonts w:eastAsia="SimSun" w:hint="eastAsia"/>
          <w:lang w:eastAsia="zh-CN"/>
        </w:rPr>
        <w:t xml:space="preserve">then, </w:t>
      </w:r>
      <w:r w:rsidRPr="00D93DB4">
        <w:rPr>
          <w:rFonts w:hint="eastAsia"/>
          <w:lang w:eastAsia="zh-CN"/>
        </w:rPr>
        <w:t>the additional signal is multiplied with the estimated additional-signal gain value</w:t>
      </w:r>
      <w:r w:rsidRPr="00D93DB4">
        <w:rPr>
          <w:rFonts w:eastAsia="SimSun" w:hint="eastAsia"/>
          <w:lang w:eastAsia="zh-CN"/>
        </w:rPr>
        <w:t>s sample by sample</w:t>
      </w:r>
      <w:r w:rsidRPr="00D93DB4">
        <w:rPr>
          <w:rFonts w:hint="eastAsia"/>
          <w:lang w:eastAsia="zh-CN"/>
        </w:rPr>
        <w:t xml:space="preserve">, and the additional signal resulting from multiplication is added to the compensated signal, to obtain a new compensated signal. For each lost frame with </w:t>
      </w:r>
      <w:r w:rsidRPr="00D93DB4">
        <w:rPr>
          <w:lang w:eastAsia="zh-CN"/>
        </w:rPr>
        <w:t>overlap-add</w:t>
      </w:r>
      <w:r w:rsidRPr="00D93DB4">
        <w:rPr>
          <w:rFonts w:hint="eastAsia"/>
          <w:lang w:eastAsia="zh-CN"/>
        </w:rPr>
        <w:t xml:space="preserve"> processing, </w:t>
      </w:r>
      <w:r w:rsidRPr="00D93DB4">
        <w:rPr>
          <w:lang w:eastAsia="zh-CN"/>
        </w:rPr>
        <w:t>overlap-add</w:t>
      </w:r>
      <w:r w:rsidRPr="00D93DB4">
        <w:rPr>
          <w:rFonts w:hint="eastAsia"/>
          <w:lang w:eastAsia="zh-CN"/>
        </w:rPr>
        <w:t xml:space="preserve"> is performed after </w:t>
      </w:r>
      <w:bookmarkStart w:id="146" w:name="OLE_LINK4"/>
      <w:r w:rsidRPr="00D93DB4">
        <w:rPr>
          <w:rFonts w:hint="eastAsia"/>
          <w:lang w:eastAsia="zh-CN"/>
        </w:rPr>
        <w:t>the additional signal is added to the signal in the buffer</w:t>
      </w:r>
      <w:bookmarkEnd w:id="146"/>
      <w:r w:rsidRPr="00D93DB4">
        <w:rPr>
          <w:rFonts w:hint="eastAsia"/>
          <w:lang w:eastAsia="zh-CN"/>
        </w:rPr>
        <w:t>.</w:t>
      </w:r>
    </w:p>
    <w:p w14:paraId="1DC44A58" w14:textId="77777777" w:rsidR="00E5009A" w:rsidRPr="00D93DB4" w:rsidRDefault="00E5009A" w:rsidP="00E5009A">
      <w:pPr>
        <w:rPr>
          <w:rFonts w:eastAsia="SimSun"/>
          <w:lang w:eastAsia="zh-CN"/>
        </w:rPr>
      </w:pPr>
      <w:r w:rsidRPr="00D93DB4">
        <w:rPr>
          <w:rFonts w:eastAsia="SimSun" w:hint="eastAsia"/>
          <w:lang w:eastAsia="zh-CN"/>
        </w:rPr>
        <w:t>F</w:t>
      </w:r>
      <w:r w:rsidRPr="00D93DB4">
        <w:t xml:space="preserve">or </w:t>
      </w:r>
      <w:r w:rsidRPr="00D93DB4">
        <w:rPr>
          <w:rFonts w:eastAsia="SimSun" w:hint="eastAsia"/>
          <w:lang w:eastAsia="zh-CN"/>
        </w:rPr>
        <w:t>the</w:t>
      </w:r>
      <w:r w:rsidRPr="00D93DB4">
        <w:t xml:space="preserve"> first correctly received frame after the frame</w:t>
      </w:r>
      <w:r w:rsidRPr="00D93DB4">
        <w:rPr>
          <w:rFonts w:eastAsia="SimSun" w:hint="eastAsia"/>
          <w:lang w:eastAsia="zh-CN"/>
        </w:rPr>
        <w:t xml:space="preserve"> loss</w:t>
      </w:r>
      <w:r w:rsidRPr="00D93DB4">
        <w:t>, if the number of consecutively los</w:t>
      </w:r>
      <w:r w:rsidRPr="00D93DB4">
        <w:rPr>
          <w:rFonts w:eastAsia="SimSun" w:hint="eastAsia"/>
          <w:lang w:eastAsia="zh-CN"/>
        </w:rPr>
        <w:t>t</w:t>
      </w:r>
      <w:r w:rsidRPr="00D93DB4">
        <w:t xml:space="preserve"> frames is less than </w:t>
      </w:r>
      <w:r w:rsidRPr="00D93DB4">
        <w:rPr>
          <w:rFonts w:eastAsia="SimSun" w:hint="eastAsia"/>
          <w:lang w:eastAsia="zh-CN"/>
        </w:rPr>
        <w:t>4</w:t>
      </w:r>
      <w:r w:rsidRPr="00D93DB4">
        <w:t xml:space="preserve">, a buffer is established with a length of </w:t>
      </w:r>
      <w:r w:rsidRPr="00D93DB4">
        <w:rPr>
          <w:position w:val="-4"/>
        </w:rPr>
        <w:object w:dxaOrig="200" w:dyaOrig="220" w14:anchorId="60576A15">
          <v:shape id="_x0000_i1931" type="#_x0000_t75" style="width:10.15pt;height:10.9pt" o:ole="">
            <v:imagedata r:id="rId926" o:title=""/>
          </v:shape>
          <o:OLEObject Type="Embed" ProgID="Equation.3" ShapeID="_x0000_i1931" DrawAspect="Content" ObjectID="_1783088288" r:id="rId927"/>
        </w:object>
      </w:r>
      <w:r w:rsidRPr="00D93DB4">
        <w:t xml:space="preserve">, the last pitch period of compensated signal of the frame prior to the first correctly received frame is repeatedly copied into the buffer without overlapping until the buffer is filled up, overlap-add is performed on the signal in the buffer and </w:t>
      </w:r>
      <w:r w:rsidRPr="00D93DB4">
        <w:rPr>
          <w:rFonts w:eastAsia="SimSun" w:hint="eastAsia"/>
          <w:lang w:eastAsia="zh-CN"/>
        </w:rPr>
        <w:t>the</w:t>
      </w:r>
      <w:r w:rsidRPr="00D93DB4">
        <w:t xml:space="preserve"> time-domain signal obtained by decoding the first correctly received frame, and the obtained signal is taken as a time-domain signal of the first correctly received frame.</w:t>
      </w:r>
      <w:r w:rsidRPr="00D93DB4">
        <w:rPr>
          <w:rFonts w:hint="eastAsia"/>
          <w:lang w:eastAsia="zh-CN"/>
        </w:rPr>
        <w:t xml:space="preserve"> </w:t>
      </w:r>
      <w:r w:rsidRPr="00D93DB4">
        <w:rPr>
          <w:rFonts w:eastAsia="SimSun" w:hint="eastAsia"/>
          <w:lang w:eastAsia="zh-CN"/>
        </w:rPr>
        <w:t>T</w:t>
      </w:r>
      <w:r w:rsidRPr="00D93DB4">
        <w:rPr>
          <w:rFonts w:hint="eastAsia"/>
          <w:lang w:eastAsia="zh-CN"/>
        </w:rPr>
        <w:t xml:space="preserve">he additional signal </w:t>
      </w:r>
      <w:r w:rsidRPr="00D93DB4">
        <w:rPr>
          <w:rFonts w:eastAsia="SimSun" w:hint="eastAsia"/>
          <w:lang w:eastAsia="zh-CN"/>
        </w:rPr>
        <w:t xml:space="preserve">described above </w:t>
      </w:r>
      <w:r w:rsidRPr="00D93DB4">
        <w:rPr>
          <w:rFonts w:hint="eastAsia"/>
          <w:lang w:eastAsia="zh-CN"/>
        </w:rPr>
        <w:t>is added to the signal in the buffer</w:t>
      </w:r>
      <w:r w:rsidRPr="00D93DB4">
        <w:rPr>
          <w:rFonts w:eastAsia="SimSun" w:hint="eastAsia"/>
          <w:lang w:eastAsia="zh-CN"/>
        </w:rPr>
        <w:t xml:space="preserve"> before overlap-add.</w:t>
      </w:r>
    </w:p>
    <w:p w14:paraId="0E64DC87" w14:textId="77777777" w:rsidR="00DA4660" w:rsidRPr="00D93DB4" w:rsidRDefault="00DA4660" w:rsidP="0001287F">
      <w:pPr>
        <w:pStyle w:val="Heading4"/>
      </w:pPr>
      <w:bookmarkStart w:id="147" w:name="_Toc123562454"/>
      <w:r w:rsidRPr="00D93DB4">
        <w:t>5.4.2.6</w:t>
      </w:r>
      <w:r w:rsidRPr="00D93DB4">
        <w:tab/>
        <w:t>Intelligent gap filling</w:t>
      </w:r>
      <w:bookmarkEnd w:id="147"/>
    </w:p>
    <w:p w14:paraId="4E6CD041" w14:textId="77777777" w:rsidR="005E477D" w:rsidRPr="00D93DB4" w:rsidRDefault="005E477D" w:rsidP="005E477D">
      <w:r w:rsidRPr="00D93DB4">
        <w:t xml:space="preserve">The intelligent gap filling tool is applied on the constructed signal, generated from one of the three MDCT-based TCX PLC methods, as described in [5], subclause 6.2.2.3.8. However, with increasing number of lost frames, the tiled IGF signal gets further attenuated by changing the IGF gain factor for each scale factor band. </w:t>
      </w:r>
    </w:p>
    <w:p w14:paraId="3F7E23B5" w14:textId="77777777" w:rsidR="005E477D" w:rsidRPr="00D93DB4" w:rsidRDefault="005E477D" w:rsidP="005E477D">
      <w:r w:rsidRPr="00D93DB4">
        <w:t>In case of a lost frame, the IGF gain factors calculated in [5] subclause 6.2.2.3.8.3.8 firstly get limited to the maximum value of 12. After that, the gain factors get changes as follows:</w:t>
      </w:r>
    </w:p>
    <w:p w14:paraId="652CA547" w14:textId="4D23B36B" w:rsidR="00DA4660" w:rsidRPr="00D93DB4" w:rsidRDefault="00DA4660" w:rsidP="0001287F">
      <w:pPr>
        <w:pStyle w:val="EQ"/>
      </w:pPr>
      <w:r w:rsidRPr="00D93DB4">
        <w:tab/>
      </w:r>
      <w:r w:rsidR="004C5B74">
        <w:rPr>
          <w:noProof/>
          <w:position w:val="-26"/>
        </w:rPr>
        <w:drawing>
          <wp:inline distT="0" distB="0" distL="0" distR="0" wp14:anchorId="148D8D89" wp14:editId="25BFE0E7">
            <wp:extent cx="3009900" cy="395605"/>
            <wp:effectExtent l="0" t="0" r="0" b="0"/>
            <wp:docPr id="908"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3009900" cy="395605"/>
                    </a:xfrm>
                    <a:prstGeom prst="rect">
                      <a:avLst/>
                    </a:prstGeom>
                    <a:noFill/>
                    <a:ln>
                      <a:noFill/>
                    </a:ln>
                  </pic:spPr>
                </pic:pic>
              </a:graphicData>
            </a:graphic>
          </wp:inline>
        </w:drawing>
      </w:r>
      <w:r w:rsidRPr="00D93DB4">
        <w:tab/>
        <w:t>(</w:t>
      </w:r>
      <w:r w:rsidR="005B1BA1" w:rsidRPr="00D93DB4">
        <w:t>161</w:t>
      </w:r>
      <w:r w:rsidRPr="00D93DB4">
        <w:t>)</w:t>
      </w:r>
    </w:p>
    <w:p w14:paraId="7CCD7C6A" w14:textId="38C20132" w:rsidR="00DA4660" w:rsidRPr="00D93DB4" w:rsidRDefault="00DA4660" w:rsidP="0001287F">
      <w:r w:rsidRPr="00D93DB4">
        <w:t xml:space="preserve">where </w:t>
      </w:r>
      <w:r w:rsidR="004C5B74">
        <w:rPr>
          <w:noProof/>
          <w:position w:val="-10"/>
        </w:rPr>
        <w:drawing>
          <wp:inline distT="0" distB="0" distL="0" distR="0" wp14:anchorId="157B7572" wp14:editId="7B66FB42">
            <wp:extent cx="281305" cy="190500"/>
            <wp:effectExtent l="0" t="0" r="0" b="0"/>
            <wp:docPr id="909"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 is the IGF gain factor at scale factor band </w:t>
      </w:r>
      <w:r w:rsidR="004C5B74">
        <w:rPr>
          <w:noProof/>
          <w:position w:val="-6"/>
        </w:rPr>
        <w:drawing>
          <wp:inline distT="0" distB="0" distL="0" distR="0" wp14:anchorId="3C55647D" wp14:editId="74593485">
            <wp:extent cx="114300" cy="167005"/>
            <wp:effectExtent l="0" t="0" r="0" b="0"/>
            <wp:docPr id="910"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D93DB4">
        <w:t xml:space="preserve">and </w:t>
      </w:r>
      <w:r w:rsidR="004C5B74">
        <w:rPr>
          <w:noProof/>
          <w:position w:val="-10"/>
        </w:rPr>
        <w:drawing>
          <wp:inline distT="0" distB="0" distL="0" distR="0" wp14:anchorId="32FCF397" wp14:editId="2936124B">
            <wp:extent cx="685800" cy="190500"/>
            <wp:effectExtent l="0" t="0" r="0" b="0"/>
            <wp:docPr id="91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D93DB4">
        <w:t>are the number of consecutively lost frames.</w:t>
      </w:r>
    </w:p>
    <w:p w14:paraId="722AF6BA" w14:textId="77777777" w:rsidR="00DA4660" w:rsidRPr="00D93DB4" w:rsidRDefault="00DA4660" w:rsidP="0001287F">
      <w:pPr>
        <w:pStyle w:val="Heading3"/>
      </w:pPr>
      <w:bookmarkStart w:id="148" w:name="_Toc123562455"/>
      <w:r w:rsidRPr="00D93DB4">
        <w:t>5.4.3</w:t>
      </w:r>
      <w:r w:rsidRPr="00D93DB4">
        <w:tab/>
        <w:t>HQ MDCT</w:t>
      </w:r>
      <w:bookmarkEnd w:id="148"/>
    </w:p>
    <w:p w14:paraId="75482019" w14:textId="77777777" w:rsidR="0091103C" w:rsidRPr="00D93DB4" w:rsidRDefault="0091103C" w:rsidP="0091103C">
      <w:pPr>
        <w:pStyle w:val="Heading4"/>
      </w:pPr>
      <w:bookmarkStart w:id="149" w:name="_Toc123562456"/>
      <w:r w:rsidRPr="00D93DB4">
        <w:t>5.4.3.1</w:t>
      </w:r>
      <w:r w:rsidRPr="00D93DB4">
        <w:tab/>
        <w:t>Preliminary signal analysis of past synthesis</w:t>
      </w:r>
      <w:bookmarkEnd w:id="149"/>
      <w:r w:rsidRPr="00D93DB4">
        <w:t xml:space="preserve"> </w:t>
      </w:r>
    </w:p>
    <w:p w14:paraId="6B0459E3" w14:textId="77777777" w:rsidR="0091103C" w:rsidRPr="00D93DB4" w:rsidRDefault="0091103C" w:rsidP="0091103C">
      <w:r w:rsidRPr="00D93DB4">
        <w:t>The buffer containing the past decoded signal is analysed in a preliminary step to prepare the PLC selection method described in clause 5.4.3.2 and the MDCT concealment described in clause 5.4.3.6.</w:t>
      </w:r>
    </w:p>
    <w:p w14:paraId="20F94E94" w14:textId="77777777" w:rsidR="0091103C" w:rsidRPr="00D93DB4" w:rsidRDefault="0091103C" w:rsidP="0091103C">
      <w:pPr>
        <w:pStyle w:val="Heading5"/>
        <w:rPr>
          <w:sz w:val="24"/>
          <w:lang w:eastAsia="ko-KR"/>
        </w:rPr>
      </w:pPr>
      <w:bookmarkStart w:id="150" w:name="_Toc123562457"/>
      <w:r w:rsidRPr="00D93DB4">
        <w:rPr>
          <w:rFonts w:hint="eastAsia"/>
          <w:lang w:eastAsia="ko-KR"/>
        </w:rPr>
        <w:t>5.4.3.1</w:t>
      </w:r>
      <w:r w:rsidRPr="00D93DB4">
        <w:rPr>
          <w:lang w:eastAsia="ko-KR"/>
        </w:rPr>
        <w:t>.1</w:t>
      </w:r>
      <w:r w:rsidRPr="00D93DB4">
        <w:rPr>
          <w:lang w:eastAsia="ko-KR"/>
        </w:rPr>
        <w:tab/>
        <w:t>Resampling to 8 kHz</w:t>
      </w:r>
      <w:bookmarkEnd w:id="150"/>
    </w:p>
    <w:p w14:paraId="17485A03" w14:textId="239795F1" w:rsidR="0091103C" w:rsidRPr="00D93DB4" w:rsidRDefault="0091103C" w:rsidP="0091103C">
      <w:r w:rsidRPr="00D93DB4">
        <w:t xml:space="preserve">The last 2 frames of the previous synthesis signal are resampled to 8 kHz using zero-delay low-pass FIR filter with a cutoff frequency at 4 kHz. The FIR filter order is 20, 40, 60 for a sampling frequency of 16, 32, 48 kHz, respectively. The FIR filter coefficients are denoted </w:t>
      </w:r>
      <w:r w:rsidR="004C5B74">
        <w:rPr>
          <w:noProof/>
          <w:position w:val="-12"/>
        </w:rPr>
        <w:drawing>
          <wp:inline distT="0" distB="0" distL="0" distR="0" wp14:anchorId="2D19BC14" wp14:editId="1E4DA3F4">
            <wp:extent cx="471805" cy="214630"/>
            <wp:effectExtent l="0" t="0" r="0" b="0"/>
            <wp:docPr id="912"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471805" cy="214630"/>
                    </a:xfrm>
                    <a:prstGeom prst="rect">
                      <a:avLst/>
                    </a:prstGeom>
                    <a:noFill/>
                    <a:ln>
                      <a:noFill/>
                    </a:ln>
                  </pic:spPr>
                </pic:pic>
              </a:graphicData>
            </a:graphic>
          </wp:inline>
        </w:drawing>
      </w:r>
      <w:r w:rsidRPr="00D93DB4">
        <w:t xml:space="preserve"> at 16 kHz, </w:t>
      </w:r>
      <w:r w:rsidR="004C5B74">
        <w:rPr>
          <w:noProof/>
          <w:position w:val="-12"/>
        </w:rPr>
        <w:drawing>
          <wp:inline distT="0" distB="0" distL="0" distR="0" wp14:anchorId="4F510509" wp14:editId="6719320D">
            <wp:extent cx="495300" cy="214630"/>
            <wp:effectExtent l="0" t="0" r="0" b="0"/>
            <wp:docPr id="913"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sidRPr="00D93DB4">
        <w:t xml:space="preserve"> at 32 kHz and </w:t>
      </w:r>
      <w:r w:rsidR="004C5B74">
        <w:rPr>
          <w:noProof/>
          <w:position w:val="-12"/>
        </w:rPr>
        <w:drawing>
          <wp:inline distT="0" distB="0" distL="0" distR="0" wp14:anchorId="723B05D4" wp14:editId="38FB83FC">
            <wp:extent cx="495300" cy="214630"/>
            <wp:effectExtent l="0" t="0" r="0" b="0"/>
            <wp:docPr id="914"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sidRPr="00D93DB4">
        <w:t xml:space="preserve"> at 48 kHz.</w:t>
      </w:r>
    </w:p>
    <w:p w14:paraId="4DB1DB30" w14:textId="67482301" w:rsidR="0091103C" w:rsidRPr="00D93DB4" w:rsidRDefault="0091103C" w:rsidP="0091103C">
      <w:r w:rsidRPr="00D93DB4">
        <w:t>Low-pass filtering and downsampling steps are jointly performed with a polyphase approach; the resampled signal at 8kHz,</w:t>
      </w:r>
      <w:r w:rsidR="00064C44" w:rsidRPr="00D93DB4">
        <w:t xml:space="preserve"> </w:t>
      </w:r>
      <w:r w:rsidR="004C5B74">
        <w:rPr>
          <w:noProof/>
          <w:position w:val="-10"/>
        </w:rPr>
        <w:drawing>
          <wp:inline distT="0" distB="0" distL="0" distR="0" wp14:anchorId="5D5B94DE" wp14:editId="05C4BB0A">
            <wp:extent cx="1205230" cy="228600"/>
            <wp:effectExtent l="0" t="0" r="0" b="0"/>
            <wp:docPr id="915"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1205230" cy="228600"/>
                    </a:xfrm>
                    <a:prstGeom prst="rect">
                      <a:avLst/>
                    </a:prstGeom>
                    <a:noFill/>
                    <a:ln>
                      <a:noFill/>
                    </a:ln>
                  </pic:spPr>
                </pic:pic>
              </a:graphicData>
            </a:graphic>
          </wp:inline>
        </w:drawing>
      </w:r>
      <w:r w:rsidRPr="00D93DB4">
        <w:t xml:space="preserve">, can be computed using the relationship based on the past synthesis </w:t>
      </w:r>
      <w:r w:rsidR="004C5B74">
        <w:rPr>
          <w:noProof/>
          <w:position w:val="-10"/>
        </w:rPr>
        <w:drawing>
          <wp:inline distT="0" distB="0" distL="0" distR="0" wp14:anchorId="1D6AF66C" wp14:editId="2A1F8804">
            <wp:extent cx="395605" cy="205105"/>
            <wp:effectExtent l="0" t="0" r="0" b="0"/>
            <wp:docPr id="91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395605" cy="205105"/>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2B7C44AF" wp14:editId="16A45C3A">
            <wp:extent cx="395605" cy="205105"/>
            <wp:effectExtent l="0" t="0" r="0" b="0"/>
            <wp:docPr id="917"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395605" cy="205105"/>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5963B0EF" wp14:editId="6F4F0A35">
            <wp:extent cx="395605" cy="205105"/>
            <wp:effectExtent l="0" t="0" r="0" b="0"/>
            <wp:docPr id="91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395605" cy="205105"/>
                    </a:xfrm>
                    <a:prstGeom prst="rect">
                      <a:avLst/>
                    </a:prstGeom>
                    <a:noFill/>
                    <a:ln>
                      <a:noFill/>
                    </a:ln>
                  </pic:spPr>
                </pic:pic>
              </a:graphicData>
            </a:graphic>
          </wp:inline>
        </w:drawing>
      </w:r>
      <w:r w:rsidRPr="00D93DB4">
        <w:t xml:space="preserve"> at respectively 16, 32 and 48 kHz</w:t>
      </w:r>
      <w:r w:rsidR="00064C44" w:rsidRPr="00D93DB4">
        <w:t>:</w:t>
      </w:r>
    </w:p>
    <w:p w14:paraId="3B329FD2" w14:textId="339D3023" w:rsidR="0091103C" w:rsidRPr="00D93DB4" w:rsidRDefault="0091103C" w:rsidP="0091103C">
      <w:pPr>
        <w:pStyle w:val="EQ"/>
      </w:pPr>
      <w:r w:rsidRPr="00D93DB4">
        <w:tab/>
      </w:r>
      <w:r w:rsidR="004C5B74">
        <w:rPr>
          <w:noProof/>
          <w:position w:val="-92"/>
        </w:rPr>
        <w:drawing>
          <wp:inline distT="0" distB="0" distL="0" distR="0" wp14:anchorId="6087A5FA" wp14:editId="6CAFE97C">
            <wp:extent cx="3200400" cy="1243330"/>
            <wp:effectExtent l="0" t="0" r="0" b="0"/>
            <wp:docPr id="91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3200400" cy="1243330"/>
                    </a:xfrm>
                    <a:prstGeom prst="rect">
                      <a:avLst/>
                    </a:prstGeom>
                    <a:noFill/>
                    <a:ln>
                      <a:noFill/>
                    </a:ln>
                  </pic:spPr>
                </pic:pic>
              </a:graphicData>
            </a:graphic>
          </wp:inline>
        </w:drawing>
      </w:r>
      <w:r w:rsidRPr="00D93DB4">
        <w:tab/>
        <w:t>(</w:t>
      </w:r>
      <w:r w:rsidR="005B1BA1" w:rsidRPr="00D93DB4">
        <w:t>162</w:t>
      </w:r>
      <w:r w:rsidRPr="00D93DB4">
        <w:t>)</w:t>
      </w:r>
    </w:p>
    <w:p w14:paraId="202A1DE6" w14:textId="64F9DD97" w:rsidR="0091103C" w:rsidRPr="00D93DB4" w:rsidRDefault="0091103C" w:rsidP="0091103C">
      <w:r w:rsidRPr="00D93DB4">
        <w:t xml:space="preserve">Note that in the above summations, the past synthesis outside the last 2 frames is by convention considered to be zero. For instance, at 16 kHz, it is considered that </w:t>
      </w:r>
      <w:r w:rsidR="004C5B74">
        <w:rPr>
          <w:noProof/>
          <w:position w:val="-10"/>
        </w:rPr>
        <w:drawing>
          <wp:inline distT="0" distB="0" distL="0" distR="0" wp14:anchorId="4EF749E7" wp14:editId="1FADAE06">
            <wp:extent cx="586105" cy="205105"/>
            <wp:effectExtent l="0" t="0" r="0" b="0"/>
            <wp:docPr id="920"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586105" cy="205105"/>
                    </a:xfrm>
                    <a:prstGeom prst="rect">
                      <a:avLst/>
                    </a:prstGeom>
                    <a:noFill/>
                    <a:ln>
                      <a:noFill/>
                    </a:ln>
                  </pic:spPr>
                </pic:pic>
              </a:graphicData>
            </a:graphic>
          </wp:inline>
        </w:drawing>
      </w:r>
      <w:r w:rsidRPr="00D93DB4">
        <w:t xml:space="preserve">when </w:t>
      </w:r>
      <w:r w:rsidR="004C5B74">
        <w:rPr>
          <w:noProof/>
          <w:position w:val="-6"/>
        </w:rPr>
        <w:drawing>
          <wp:inline distT="0" distB="0" distL="0" distR="0" wp14:anchorId="7FDAF3D6" wp14:editId="6315C6BC">
            <wp:extent cx="328930" cy="167005"/>
            <wp:effectExtent l="0" t="0" r="0" b="0"/>
            <wp:docPr id="92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941">
                      <a:extLst>
                        <a:ext uri="{28A0092B-C50C-407E-A947-70E740481C1C}">
                          <a14:useLocalDpi xmlns:a14="http://schemas.microsoft.com/office/drawing/2010/main" val="0"/>
                        </a:ext>
                      </a:extLst>
                    </a:blip>
                    <a:srcRect/>
                    <a:stretch>
                      <a:fillRect/>
                    </a:stretch>
                  </pic:blipFill>
                  <pic:spPr bwMode="auto">
                    <a:xfrm>
                      <a:off x="0" y="0"/>
                      <a:ext cx="328930" cy="167005"/>
                    </a:xfrm>
                    <a:prstGeom prst="rect">
                      <a:avLst/>
                    </a:prstGeom>
                    <a:noFill/>
                    <a:ln>
                      <a:noFill/>
                    </a:ln>
                  </pic:spPr>
                </pic:pic>
              </a:graphicData>
            </a:graphic>
          </wp:inline>
        </w:drawing>
      </w:r>
      <w:r w:rsidRPr="00D93DB4">
        <w:t xml:space="preserve"> or </w:t>
      </w:r>
      <w:r w:rsidR="004C5B74">
        <w:rPr>
          <w:noProof/>
          <w:position w:val="-6"/>
        </w:rPr>
        <w:drawing>
          <wp:inline distT="0" distB="0" distL="0" distR="0" wp14:anchorId="0DC95F8B" wp14:editId="46198773">
            <wp:extent cx="471805" cy="167005"/>
            <wp:effectExtent l="0" t="0" r="0" b="0"/>
            <wp:docPr id="9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471805" cy="167005"/>
                    </a:xfrm>
                    <a:prstGeom prst="rect">
                      <a:avLst/>
                    </a:prstGeom>
                    <a:noFill/>
                    <a:ln>
                      <a:noFill/>
                    </a:ln>
                  </pic:spPr>
                </pic:pic>
              </a:graphicData>
            </a:graphic>
          </wp:inline>
        </w:drawing>
      </w:r>
      <w:r w:rsidRPr="00D93DB4">
        <w:t>.</w:t>
      </w:r>
    </w:p>
    <w:p w14:paraId="0AC9B588" w14:textId="77777777" w:rsidR="0091103C" w:rsidRPr="00D93DB4" w:rsidRDefault="0091103C" w:rsidP="0091103C">
      <w:pPr>
        <w:pStyle w:val="Heading5"/>
        <w:rPr>
          <w:lang w:eastAsia="ko-KR"/>
        </w:rPr>
      </w:pPr>
      <w:bookmarkStart w:id="151" w:name="_Toc123562458"/>
      <w:r w:rsidRPr="00D93DB4">
        <w:rPr>
          <w:rFonts w:hint="eastAsia"/>
          <w:lang w:eastAsia="ko-KR"/>
        </w:rPr>
        <w:t>5.4.3.</w:t>
      </w:r>
      <w:r w:rsidRPr="00D93DB4">
        <w:rPr>
          <w:lang w:eastAsia="ko-KR"/>
        </w:rPr>
        <w:t>1.</w:t>
      </w:r>
      <w:r w:rsidRPr="00D93DB4">
        <w:rPr>
          <w:rFonts w:hint="eastAsia"/>
          <w:lang w:eastAsia="ko-KR"/>
        </w:rPr>
        <w:t>2</w:t>
      </w:r>
      <w:r w:rsidRPr="00D93DB4">
        <w:rPr>
          <w:lang w:eastAsia="ko-KR"/>
        </w:rPr>
        <w:tab/>
      </w:r>
      <w:r w:rsidRPr="00D93DB4">
        <w:t>Pitch search by cross-correlation</w:t>
      </w:r>
      <w:bookmarkEnd w:id="151"/>
    </w:p>
    <w:p w14:paraId="7745E5FD" w14:textId="10CE4252" w:rsidR="0091103C" w:rsidRPr="00D93DB4" w:rsidRDefault="0091103C" w:rsidP="0091103C">
      <w:r w:rsidRPr="00D93DB4">
        <w:t xml:space="preserve">The past synthesis signal resampled to 8 kHz and of length 40 ms, </w:t>
      </w:r>
      <w:r w:rsidR="004C5B74">
        <w:rPr>
          <w:noProof/>
          <w:position w:val="-10"/>
        </w:rPr>
        <w:drawing>
          <wp:inline distT="0" distB="0" distL="0" distR="0" wp14:anchorId="01630249" wp14:editId="726110CB">
            <wp:extent cx="1205230" cy="228600"/>
            <wp:effectExtent l="0" t="0" r="0" b="0"/>
            <wp:docPr id="923"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1205230" cy="228600"/>
                    </a:xfrm>
                    <a:prstGeom prst="rect">
                      <a:avLst/>
                    </a:prstGeom>
                    <a:noFill/>
                    <a:ln>
                      <a:noFill/>
                    </a:ln>
                  </pic:spPr>
                </pic:pic>
              </a:graphicData>
            </a:graphic>
          </wp:inline>
        </w:drawing>
      </w:r>
      <w:r w:rsidRPr="00D93DB4">
        <w:t>,</w:t>
      </w:r>
      <w:r w:rsidR="00064C44" w:rsidRPr="00D93DB4">
        <w:t xml:space="preserve"> </w:t>
      </w:r>
      <w:r w:rsidRPr="00D93DB4">
        <w:t xml:space="preserve"> is used to perform an open-loop pitch search as follows:</w:t>
      </w:r>
    </w:p>
    <w:p w14:paraId="4F9514F8" w14:textId="0CAECF9B" w:rsidR="0091103C" w:rsidRPr="00D93DB4" w:rsidRDefault="009523CD" w:rsidP="009523CD">
      <w:pPr>
        <w:pStyle w:val="B1"/>
      </w:pPr>
      <w:r w:rsidRPr="00D93DB4">
        <w:t>-</w:t>
      </w:r>
      <w:r w:rsidRPr="00D93DB4">
        <w:tab/>
      </w:r>
      <w:r w:rsidR="0091103C" w:rsidRPr="00D93DB4">
        <w:t xml:space="preserve">The target signal is defined as the last 6 ms segment from the 40 ms buffer at 8 kHz: </w:t>
      </w:r>
      <w:r w:rsidR="004C5B74">
        <w:rPr>
          <w:noProof/>
          <w:position w:val="-10"/>
        </w:rPr>
        <w:drawing>
          <wp:inline distT="0" distB="0" distL="0" distR="0" wp14:anchorId="4E5B5321" wp14:editId="071D5E14">
            <wp:extent cx="1843405" cy="228600"/>
            <wp:effectExtent l="0" t="0" r="0" b="0"/>
            <wp:docPr id="924"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1843405" cy="228600"/>
                    </a:xfrm>
                    <a:prstGeom prst="rect">
                      <a:avLst/>
                    </a:prstGeom>
                    <a:noFill/>
                    <a:ln>
                      <a:noFill/>
                    </a:ln>
                  </pic:spPr>
                </pic:pic>
              </a:graphicData>
            </a:graphic>
          </wp:inline>
        </w:drawing>
      </w:r>
    </w:p>
    <w:p w14:paraId="255243E3" w14:textId="1F98B835" w:rsidR="0091103C" w:rsidRPr="00D93DB4" w:rsidRDefault="009523CD" w:rsidP="009523CD">
      <w:pPr>
        <w:pStyle w:val="B1"/>
      </w:pPr>
      <w:r w:rsidRPr="00D93DB4">
        <w:t>-</w:t>
      </w:r>
      <w:r w:rsidRPr="00D93DB4">
        <w:tab/>
      </w:r>
      <w:r w:rsidR="0091103C" w:rsidRPr="00D93DB4">
        <w:t xml:space="preserve">A search vector of the same length (6 ms), </w:t>
      </w:r>
      <w:r w:rsidR="004C5B74">
        <w:rPr>
          <w:noProof/>
          <w:position w:val="-10"/>
        </w:rPr>
        <w:drawing>
          <wp:inline distT="0" distB="0" distL="0" distR="0" wp14:anchorId="20910410" wp14:editId="57DEF638">
            <wp:extent cx="1348105" cy="228600"/>
            <wp:effectExtent l="0" t="0" r="0" b="0"/>
            <wp:docPr id="92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945">
                      <a:extLst>
                        <a:ext uri="{28A0092B-C50C-407E-A947-70E740481C1C}">
                          <a14:useLocalDpi xmlns:a14="http://schemas.microsoft.com/office/drawing/2010/main" val="0"/>
                        </a:ext>
                      </a:extLst>
                    </a:blip>
                    <a:srcRect/>
                    <a:stretch>
                      <a:fillRect/>
                    </a:stretch>
                  </pic:blipFill>
                  <pic:spPr bwMode="auto">
                    <a:xfrm>
                      <a:off x="0" y="0"/>
                      <a:ext cx="1348105" cy="228600"/>
                    </a:xfrm>
                    <a:prstGeom prst="rect">
                      <a:avLst/>
                    </a:prstGeom>
                    <a:noFill/>
                    <a:ln>
                      <a:noFill/>
                    </a:ln>
                  </pic:spPr>
                </pic:pic>
              </a:graphicData>
            </a:graphic>
          </wp:inline>
        </w:drawing>
      </w:r>
      <w:r w:rsidR="0091103C" w:rsidRPr="00D93DB4">
        <w:t xml:space="preserve">, with sliding starting point </w:t>
      </w:r>
      <w:r w:rsidR="004C5B74">
        <w:rPr>
          <w:noProof/>
          <w:position w:val="-10"/>
        </w:rPr>
        <w:drawing>
          <wp:inline distT="0" distB="0" distL="0" distR="0" wp14:anchorId="7655AE67" wp14:editId="7E67A1C0">
            <wp:extent cx="800100" cy="205105"/>
            <wp:effectExtent l="0" t="0" r="0" b="0"/>
            <wp:docPr id="9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946">
                      <a:extLst>
                        <a:ext uri="{28A0092B-C50C-407E-A947-70E740481C1C}">
                          <a14:useLocalDpi xmlns:a14="http://schemas.microsoft.com/office/drawing/2010/main" val="0"/>
                        </a:ext>
                      </a:extLst>
                    </a:blip>
                    <a:srcRect/>
                    <a:stretch>
                      <a:fillRect/>
                    </a:stretch>
                  </pic:blipFill>
                  <pic:spPr bwMode="auto">
                    <a:xfrm>
                      <a:off x="0" y="0"/>
                      <a:ext cx="800100" cy="205105"/>
                    </a:xfrm>
                    <a:prstGeom prst="rect">
                      <a:avLst/>
                    </a:prstGeom>
                    <a:noFill/>
                    <a:ln>
                      <a:noFill/>
                    </a:ln>
                  </pic:spPr>
                </pic:pic>
              </a:graphicData>
            </a:graphic>
          </wp:inline>
        </w:drawing>
      </w:r>
      <w:r w:rsidR="0091103C" w:rsidRPr="00D93DB4">
        <w:t xml:space="preserve"> is used. The search range </w:t>
      </w:r>
      <w:r w:rsidR="004C5B74">
        <w:rPr>
          <w:noProof/>
          <w:position w:val="-10"/>
        </w:rPr>
        <w:drawing>
          <wp:inline distT="0" distB="0" distL="0" distR="0" wp14:anchorId="5010A864" wp14:editId="045593A1">
            <wp:extent cx="367030" cy="205105"/>
            <wp:effectExtent l="0" t="0" r="0" b="0"/>
            <wp:docPr id="927"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367030" cy="205105"/>
                    </a:xfrm>
                    <a:prstGeom prst="rect">
                      <a:avLst/>
                    </a:prstGeom>
                    <a:noFill/>
                    <a:ln>
                      <a:noFill/>
                    </a:ln>
                  </pic:spPr>
                </pic:pic>
              </a:graphicData>
            </a:graphic>
          </wp:inline>
        </w:drawing>
      </w:r>
      <w:r w:rsidR="0091103C" w:rsidRPr="00D93DB4">
        <w:t xml:space="preserve"> covers 33 ms when the voicing parameter indicates a voiced segment (i.e. </w:t>
      </w:r>
      <w:r w:rsidR="004C5B74">
        <w:rPr>
          <w:rFonts w:cs="Calibri"/>
          <w:noProof/>
          <w:position w:val="-6"/>
        </w:rPr>
        <w:drawing>
          <wp:inline distT="0" distB="0" distL="0" distR="0" wp14:anchorId="2A18F1A6" wp14:editId="0664EC32">
            <wp:extent cx="114300" cy="138430"/>
            <wp:effectExtent l="0" t="0" r="0" b="0"/>
            <wp:docPr id="928"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0091103C" w:rsidRPr="00D93DB4">
        <w:rPr>
          <w:rFonts w:cs="Calibri"/>
        </w:rPr>
        <w:t>=1)</w:t>
      </w:r>
      <w:r w:rsidR="0091103C" w:rsidRPr="00D93DB4">
        <w:t xml:space="preserve"> and 28 ms otherwise; therefore the pitch search range is adapted depending on the voicing indicator </w:t>
      </w:r>
      <w:r w:rsidR="004C5B74">
        <w:rPr>
          <w:rFonts w:cs="Calibri"/>
          <w:noProof/>
          <w:position w:val="-6"/>
        </w:rPr>
        <w:drawing>
          <wp:inline distT="0" distB="0" distL="0" distR="0" wp14:anchorId="19FB47AC" wp14:editId="63DF5909">
            <wp:extent cx="114300" cy="138430"/>
            <wp:effectExtent l="0" t="0" r="0" b="0"/>
            <wp:docPr id="929"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0091103C" w:rsidRPr="00D93DB4">
        <w:t xml:space="preserve">, to use a longer search range in case of voiced signals. The cross-correlation is computed for each index </w:t>
      </w:r>
      <w:r w:rsidR="004C5B74">
        <w:rPr>
          <w:noProof/>
          <w:position w:val="-10"/>
        </w:rPr>
        <w:drawing>
          <wp:inline distT="0" distB="0" distL="0" distR="0" wp14:anchorId="57F94735" wp14:editId="15E9C43D">
            <wp:extent cx="114300" cy="176530"/>
            <wp:effectExtent l="0" t="0" r="0" b="0"/>
            <wp:docPr id="93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114300" cy="176530"/>
                    </a:xfrm>
                    <a:prstGeom prst="rect">
                      <a:avLst/>
                    </a:prstGeom>
                    <a:noFill/>
                    <a:ln>
                      <a:noFill/>
                    </a:ln>
                  </pic:spPr>
                </pic:pic>
              </a:graphicData>
            </a:graphic>
          </wp:inline>
        </w:drawing>
      </w:r>
      <w:r w:rsidR="0091103C" w:rsidRPr="00D93DB4">
        <w:t xml:space="preserve"> as:</w:t>
      </w:r>
    </w:p>
    <w:p w14:paraId="6003347A" w14:textId="5C807264" w:rsidR="0091103C" w:rsidRPr="00D93DB4" w:rsidRDefault="0091103C" w:rsidP="0091103C">
      <w:pPr>
        <w:pStyle w:val="EQ"/>
      </w:pPr>
      <w:r w:rsidRPr="00D93DB4">
        <w:tab/>
      </w:r>
      <w:r w:rsidR="004C5B74">
        <w:rPr>
          <w:noProof/>
          <w:position w:val="-68"/>
        </w:rPr>
        <w:drawing>
          <wp:inline distT="0" distB="0" distL="0" distR="0" wp14:anchorId="112D9F2A" wp14:editId="0EF15CC4">
            <wp:extent cx="2186305" cy="890905"/>
            <wp:effectExtent l="0" t="0" r="0" b="0"/>
            <wp:docPr id="93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2186305" cy="890905"/>
                    </a:xfrm>
                    <a:prstGeom prst="rect">
                      <a:avLst/>
                    </a:prstGeom>
                    <a:noFill/>
                    <a:ln>
                      <a:noFill/>
                    </a:ln>
                  </pic:spPr>
                </pic:pic>
              </a:graphicData>
            </a:graphic>
          </wp:inline>
        </w:drawing>
      </w:r>
      <w:r w:rsidRPr="00D93DB4">
        <w:tab/>
        <w:t>(</w:t>
      </w:r>
      <w:r w:rsidR="005B1BA1" w:rsidRPr="00D93DB4">
        <w:t>163</w:t>
      </w:r>
      <w:r w:rsidRPr="00D93DB4">
        <w:t>)</w:t>
      </w:r>
    </w:p>
    <w:p w14:paraId="7601246D" w14:textId="3AEBBC95" w:rsidR="0091103C" w:rsidRPr="00D93DB4" w:rsidRDefault="0091103C" w:rsidP="0091103C">
      <w:pPr>
        <w:ind w:left="568"/>
      </w:pPr>
      <w:r w:rsidRPr="00D93DB4">
        <w:t xml:space="preserve">To minimize computational complexity the term </w:t>
      </w:r>
      <w:r w:rsidR="004C5B74">
        <w:rPr>
          <w:noProof/>
          <w:position w:val="-28"/>
        </w:rPr>
        <w:drawing>
          <wp:inline distT="0" distB="0" distL="0" distR="0" wp14:anchorId="1E3FB8BF" wp14:editId="62037D53">
            <wp:extent cx="519430" cy="433705"/>
            <wp:effectExtent l="0" t="0" r="0" b="0"/>
            <wp:docPr id="932"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519430" cy="433705"/>
                    </a:xfrm>
                    <a:prstGeom prst="rect">
                      <a:avLst/>
                    </a:prstGeom>
                    <a:noFill/>
                    <a:ln>
                      <a:noFill/>
                    </a:ln>
                  </pic:spPr>
                </pic:pic>
              </a:graphicData>
            </a:graphic>
          </wp:inline>
        </w:drawing>
      </w:r>
      <w:r w:rsidRPr="00D93DB4">
        <w:t xml:space="preserve"> is pre-computed and the term </w:t>
      </w:r>
      <w:r w:rsidR="004C5B74">
        <w:rPr>
          <w:noProof/>
          <w:position w:val="-28"/>
        </w:rPr>
        <w:drawing>
          <wp:inline distT="0" distB="0" distL="0" distR="0" wp14:anchorId="0D9F2A7E" wp14:editId="1770966A">
            <wp:extent cx="929005" cy="433705"/>
            <wp:effectExtent l="0" t="0" r="0" b="0"/>
            <wp:docPr id="93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952">
                      <a:extLst>
                        <a:ext uri="{28A0092B-C50C-407E-A947-70E740481C1C}">
                          <a14:useLocalDpi xmlns:a14="http://schemas.microsoft.com/office/drawing/2010/main" val="0"/>
                        </a:ext>
                      </a:extLst>
                    </a:blip>
                    <a:srcRect/>
                    <a:stretch>
                      <a:fillRect/>
                    </a:stretch>
                  </pic:blipFill>
                  <pic:spPr bwMode="auto">
                    <a:xfrm>
                      <a:off x="0" y="0"/>
                      <a:ext cx="929005" cy="433705"/>
                    </a:xfrm>
                    <a:prstGeom prst="rect">
                      <a:avLst/>
                    </a:prstGeom>
                    <a:noFill/>
                    <a:ln>
                      <a:noFill/>
                    </a:ln>
                  </pic:spPr>
                </pic:pic>
              </a:graphicData>
            </a:graphic>
          </wp:inline>
        </w:drawing>
      </w:r>
      <w:r w:rsidRPr="00D93DB4">
        <w:t xml:space="preserve"> is updated incrementally by removing the first term and adding a new term in each iteration.</w:t>
      </w:r>
    </w:p>
    <w:p w14:paraId="24DF7052" w14:textId="0DC0BFAD" w:rsidR="0091103C" w:rsidRPr="00D93DB4" w:rsidRDefault="0091103C" w:rsidP="0091103C">
      <w:pPr>
        <w:ind w:left="568"/>
      </w:pPr>
      <w:r w:rsidRPr="00D93DB4">
        <w:t xml:space="preserve">For each index </w:t>
      </w:r>
      <w:r w:rsidR="004C5B74">
        <w:rPr>
          <w:noProof/>
          <w:position w:val="-10"/>
        </w:rPr>
        <w:drawing>
          <wp:inline distT="0" distB="0" distL="0" distR="0" wp14:anchorId="2E2DD29B" wp14:editId="00F9E487">
            <wp:extent cx="114300" cy="176530"/>
            <wp:effectExtent l="0" t="0" r="0" b="0"/>
            <wp:docPr id="934"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114300" cy="176530"/>
                    </a:xfrm>
                    <a:prstGeom prst="rect">
                      <a:avLst/>
                    </a:prstGeom>
                    <a:noFill/>
                    <a:ln>
                      <a:noFill/>
                    </a:ln>
                  </pic:spPr>
                </pic:pic>
              </a:graphicData>
            </a:graphic>
          </wp:inline>
        </w:drawing>
      </w:r>
      <w:r w:rsidRPr="00D93DB4">
        <w:t xml:space="preserve">, the maximum correlation </w:t>
      </w:r>
      <w:r w:rsidR="004C5B74">
        <w:rPr>
          <w:rFonts w:cs="Calibri"/>
          <w:noProof/>
          <w:position w:val="-6"/>
        </w:rPr>
        <w:drawing>
          <wp:inline distT="0" distB="0" distL="0" distR="0" wp14:anchorId="2EF54BF1" wp14:editId="203257BE">
            <wp:extent cx="114300" cy="138430"/>
            <wp:effectExtent l="0" t="0" r="0" b="0"/>
            <wp:docPr id="93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953">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 xml:space="preserve"> and maximum location </w:t>
      </w:r>
      <w:r w:rsidR="004C5B74">
        <w:rPr>
          <w:rFonts w:cs="Calibri"/>
          <w:noProof/>
          <w:position w:val="-10"/>
        </w:rPr>
        <w:drawing>
          <wp:inline distT="0" distB="0" distL="0" distR="0" wp14:anchorId="136F28E8" wp14:editId="5DC8BFB6">
            <wp:extent cx="281305" cy="205105"/>
            <wp:effectExtent l="0" t="0" r="0" b="0"/>
            <wp:docPr id="93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281305" cy="205105"/>
                    </a:xfrm>
                    <a:prstGeom prst="rect">
                      <a:avLst/>
                    </a:prstGeom>
                    <a:noFill/>
                    <a:ln>
                      <a:noFill/>
                    </a:ln>
                  </pic:spPr>
                </pic:pic>
              </a:graphicData>
            </a:graphic>
          </wp:inline>
        </w:drawing>
      </w:r>
      <w:r w:rsidRPr="00D93DB4">
        <w:rPr>
          <w:rFonts w:cs="Calibri"/>
        </w:rPr>
        <w:t xml:space="preserve"> are updated as follows: If</w:t>
      </w:r>
      <w:r w:rsidR="00064C44" w:rsidRPr="00D93DB4">
        <w:rPr>
          <w:rFonts w:cs="Calibri"/>
        </w:rPr>
        <w:t xml:space="preserve"> </w:t>
      </w:r>
      <w:r w:rsidR="004C5B74">
        <w:rPr>
          <w:rFonts w:cs="Calibri"/>
          <w:noProof/>
          <w:position w:val="-10"/>
        </w:rPr>
        <w:drawing>
          <wp:inline distT="0" distB="0" distL="0" distR="0" wp14:anchorId="2A810348" wp14:editId="0EE180BC">
            <wp:extent cx="709930" cy="190500"/>
            <wp:effectExtent l="0" t="0" r="0" b="0"/>
            <wp:docPr id="937"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709930" cy="190500"/>
                    </a:xfrm>
                    <a:prstGeom prst="rect">
                      <a:avLst/>
                    </a:prstGeom>
                    <a:noFill/>
                    <a:ln>
                      <a:noFill/>
                    </a:ln>
                  </pic:spPr>
                </pic:pic>
              </a:graphicData>
            </a:graphic>
          </wp:inline>
        </w:drawing>
      </w:r>
      <w:r w:rsidRPr="00D93DB4">
        <w:rPr>
          <w:rFonts w:cs="Calibri"/>
        </w:rPr>
        <w:t>,</w:t>
      </w:r>
      <w:r w:rsidR="004C5B74">
        <w:rPr>
          <w:rFonts w:cs="Calibri"/>
          <w:noProof/>
          <w:position w:val="-10"/>
        </w:rPr>
        <w:drawing>
          <wp:inline distT="0" distB="0" distL="0" distR="0" wp14:anchorId="3267A112" wp14:editId="424A7BF2">
            <wp:extent cx="704850" cy="186055"/>
            <wp:effectExtent l="0" t="0" r="0" b="0"/>
            <wp:docPr id="938"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0" y="0"/>
                      <a:ext cx="704850" cy="186055"/>
                    </a:xfrm>
                    <a:prstGeom prst="rect">
                      <a:avLst/>
                    </a:prstGeom>
                    <a:noFill/>
                    <a:ln>
                      <a:noFill/>
                    </a:ln>
                  </pic:spPr>
                </pic:pic>
              </a:graphicData>
            </a:graphic>
          </wp:inline>
        </w:drawing>
      </w:r>
      <w:r w:rsidRPr="00D93DB4">
        <w:rPr>
          <w:rFonts w:cs="Calibri"/>
        </w:rPr>
        <w:t xml:space="preserve"> and </w:t>
      </w:r>
      <w:r w:rsidR="004C5B74">
        <w:rPr>
          <w:rFonts w:cs="Calibri"/>
          <w:noProof/>
          <w:position w:val="-10"/>
        </w:rPr>
        <w:drawing>
          <wp:inline distT="0" distB="0" distL="0" distR="0" wp14:anchorId="4C9B070E" wp14:editId="47C881F8">
            <wp:extent cx="519430" cy="205105"/>
            <wp:effectExtent l="0" t="0" r="0" b="0"/>
            <wp:docPr id="939"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519430" cy="205105"/>
                    </a:xfrm>
                    <a:prstGeom prst="rect">
                      <a:avLst/>
                    </a:prstGeom>
                    <a:noFill/>
                    <a:ln>
                      <a:noFill/>
                    </a:ln>
                  </pic:spPr>
                </pic:pic>
              </a:graphicData>
            </a:graphic>
          </wp:inline>
        </w:drawing>
      </w:r>
      <w:r w:rsidRPr="00D93DB4">
        <w:rPr>
          <w:rFonts w:cs="Calibri"/>
        </w:rPr>
        <w:t xml:space="preserve">, with the initial conditions </w:t>
      </w:r>
      <w:r w:rsidR="004C5B74">
        <w:rPr>
          <w:rFonts w:cs="Calibri"/>
          <w:noProof/>
          <w:position w:val="-6"/>
        </w:rPr>
        <w:drawing>
          <wp:inline distT="0" distB="0" distL="0" distR="0" wp14:anchorId="726A83EB" wp14:editId="517C4D64">
            <wp:extent cx="328930" cy="161925"/>
            <wp:effectExtent l="0" t="0" r="0" b="0"/>
            <wp:docPr id="940"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328930" cy="161925"/>
                    </a:xfrm>
                    <a:prstGeom prst="rect">
                      <a:avLst/>
                    </a:prstGeom>
                    <a:noFill/>
                    <a:ln>
                      <a:noFill/>
                    </a:ln>
                  </pic:spPr>
                </pic:pic>
              </a:graphicData>
            </a:graphic>
          </wp:inline>
        </w:drawing>
      </w:r>
      <w:r w:rsidRPr="00D93DB4">
        <w:rPr>
          <w:rFonts w:cs="Calibri"/>
        </w:rPr>
        <w:t xml:space="preserve"> and </w:t>
      </w:r>
      <w:r w:rsidR="004C5B74">
        <w:rPr>
          <w:rFonts w:cs="Calibri"/>
          <w:noProof/>
          <w:position w:val="-10"/>
        </w:rPr>
        <w:drawing>
          <wp:inline distT="0" distB="0" distL="0" distR="0" wp14:anchorId="7B53B46C" wp14:editId="44E3C664">
            <wp:extent cx="519430" cy="205105"/>
            <wp:effectExtent l="0" t="0" r="0" b="0"/>
            <wp:docPr id="94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519430" cy="205105"/>
                    </a:xfrm>
                    <a:prstGeom prst="rect">
                      <a:avLst/>
                    </a:prstGeom>
                    <a:noFill/>
                    <a:ln>
                      <a:noFill/>
                    </a:ln>
                  </pic:spPr>
                </pic:pic>
              </a:graphicData>
            </a:graphic>
          </wp:inline>
        </w:drawing>
      </w:r>
      <w:r w:rsidRPr="00D93DB4">
        <w:t xml:space="preserve">; this loop is stopped whenever </w:t>
      </w:r>
      <w:r w:rsidR="004C5B74">
        <w:rPr>
          <w:rFonts w:cs="Calibri"/>
          <w:noProof/>
          <w:position w:val="-6"/>
        </w:rPr>
        <w:drawing>
          <wp:inline distT="0" distB="0" distL="0" distR="0" wp14:anchorId="553D7C5C" wp14:editId="66FFF595">
            <wp:extent cx="114300" cy="138430"/>
            <wp:effectExtent l="0" t="0" r="0" b="0"/>
            <wp:docPr id="942"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 xml:space="preserve">=0 and </w:t>
      </w:r>
      <w:r w:rsidR="004C5B74">
        <w:rPr>
          <w:rFonts w:cs="Calibri"/>
          <w:noProof/>
          <w:position w:val="-10"/>
        </w:rPr>
        <w:drawing>
          <wp:inline distT="0" distB="0" distL="0" distR="0" wp14:anchorId="32D8A945" wp14:editId="2ACB1992">
            <wp:extent cx="876300" cy="190500"/>
            <wp:effectExtent l="0" t="0" r="0" b="0"/>
            <wp:docPr id="943"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rsidRPr="00D93DB4">
        <w:rPr>
          <w:rFonts w:cs="Calibri"/>
        </w:rPr>
        <w:t>.</w:t>
      </w:r>
    </w:p>
    <w:p w14:paraId="2AE4C40B" w14:textId="152D5621" w:rsidR="0091103C" w:rsidRPr="00D93DB4" w:rsidRDefault="0091103C" w:rsidP="0045741F">
      <w:r w:rsidRPr="00D93DB4">
        <w:t xml:space="preserve">The pitch is then defined as </w:t>
      </w:r>
      <w:r w:rsidR="004C5B74">
        <w:rPr>
          <w:rFonts w:cs="Calibri"/>
          <w:noProof/>
          <w:position w:val="-10"/>
        </w:rPr>
        <w:drawing>
          <wp:inline distT="0" distB="0" distL="0" distR="0" wp14:anchorId="3CE2795C" wp14:editId="1B39D858">
            <wp:extent cx="900430" cy="205105"/>
            <wp:effectExtent l="0" t="0" r="0" b="0"/>
            <wp:docPr id="944"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900430" cy="205105"/>
                    </a:xfrm>
                    <a:prstGeom prst="rect">
                      <a:avLst/>
                    </a:prstGeom>
                    <a:noFill/>
                    <a:ln>
                      <a:noFill/>
                    </a:ln>
                  </pic:spPr>
                </pic:pic>
              </a:graphicData>
            </a:graphic>
          </wp:inline>
        </w:drawing>
      </w:r>
      <w:r w:rsidR="00064C44" w:rsidRPr="00D93DB4">
        <w:t>,</w:t>
      </w:r>
      <w:r w:rsidRPr="00D93DB4">
        <w:t xml:space="preserve"> which corresponds to the time offset with respect to the beginning of the target signal (i.e. 34 ms after the beginning of the past synthesis </w:t>
      </w:r>
      <w:r w:rsidR="004C5B74">
        <w:rPr>
          <w:noProof/>
          <w:position w:val="-10"/>
        </w:rPr>
        <w:drawing>
          <wp:inline distT="0" distB="0" distL="0" distR="0" wp14:anchorId="5756883A" wp14:editId="0EB1088E">
            <wp:extent cx="481330" cy="228600"/>
            <wp:effectExtent l="0" t="0" r="0" b="0"/>
            <wp:docPr id="945"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481330" cy="228600"/>
                    </a:xfrm>
                    <a:prstGeom prst="rect">
                      <a:avLst/>
                    </a:prstGeom>
                    <a:noFill/>
                    <a:ln>
                      <a:noFill/>
                    </a:ln>
                  </pic:spPr>
                </pic:pic>
              </a:graphicData>
            </a:graphic>
          </wp:inline>
        </w:drawing>
      </w:r>
      <w:r w:rsidRPr="00D93DB4">
        <w:t>).</w:t>
      </w:r>
    </w:p>
    <w:p w14:paraId="2541B410" w14:textId="77777777" w:rsidR="00DA4660" w:rsidRPr="00D93DB4" w:rsidRDefault="00956FFB" w:rsidP="0001287F">
      <w:pPr>
        <w:pStyle w:val="Heading4"/>
      </w:pPr>
      <w:bookmarkStart w:id="152" w:name="_Toc123562459"/>
      <w:r w:rsidRPr="00D93DB4">
        <w:t>5.4.3.2</w:t>
      </w:r>
      <w:r w:rsidR="00DA4660" w:rsidRPr="00D93DB4">
        <w:tab/>
        <w:t>PLC method selection</w:t>
      </w:r>
      <w:bookmarkEnd w:id="152"/>
    </w:p>
    <w:p w14:paraId="64A58A06" w14:textId="77777777" w:rsidR="00DA4660" w:rsidRPr="00D93DB4" w:rsidRDefault="00DA4660" w:rsidP="0001287F">
      <w:r w:rsidRPr="00D93DB4">
        <w:t xml:space="preserve">In case the last good frame prior to a loss was coded with HQ MDCT a range of different specifically optimized PLC methods is available that are selected based on second level criteria described in this subclause. </w:t>
      </w:r>
    </w:p>
    <w:p w14:paraId="3DACFB92" w14:textId="77777777" w:rsidR="00DA4660" w:rsidRPr="00D93DB4" w:rsidRDefault="00DA4660" w:rsidP="0001287F">
      <w:r w:rsidRPr="00D93DB4">
        <w:t>The criteria evaluated in this second level PLC method selection are</w:t>
      </w:r>
      <w:r w:rsidR="005B1611" w:rsidRPr="00D93DB4">
        <w:t>:</w:t>
      </w:r>
    </w:p>
    <w:p w14:paraId="303BDF64" w14:textId="7DE6BE8A" w:rsidR="00DA4660" w:rsidRPr="00D93DB4" w:rsidRDefault="005B1611" w:rsidP="000C29AC">
      <w:pPr>
        <w:pStyle w:val="B1"/>
      </w:pPr>
      <w:r w:rsidRPr="00D93DB4">
        <w:t>-</w:t>
      </w:r>
      <w:r w:rsidRPr="00D93DB4">
        <w:tab/>
      </w:r>
      <w:r w:rsidR="00DA4660" w:rsidRPr="00D93DB4">
        <w:t>Output sampling rate</w:t>
      </w:r>
      <w:r w:rsidR="00DA4660" w:rsidRPr="00D93DB4">
        <w:br/>
        <w:t xml:space="preserve">The output sampling rate </w:t>
      </w:r>
      <w:r w:rsidR="004C5B74">
        <w:rPr>
          <w:rFonts w:cs="Calibri"/>
          <w:noProof/>
          <w:position w:val="-12"/>
        </w:rPr>
        <w:drawing>
          <wp:inline distT="0" distB="0" distL="0" distR="0" wp14:anchorId="2DB4EFB0" wp14:editId="79AD06B1">
            <wp:extent cx="328930" cy="200025"/>
            <wp:effectExtent l="0" t="0" r="0" b="0"/>
            <wp:docPr id="94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963">
                      <a:extLst>
                        <a:ext uri="{28A0092B-C50C-407E-A947-70E740481C1C}">
                          <a14:useLocalDpi xmlns:a14="http://schemas.microsoft.com/office/drawing/2010/main" val="0"/>
                        </a:ext>
                      </a:extLst>
                    </a:blip>
                    <a:srcRect/>
                    <a:stretch>
                      <a:fillRect/>
                    </a:stretch>
                  </pic:blipFill>
                  <pic:spPr bwMode="auto">
                    <a:xfrm>
                      <a:off x="0" y="0"/>
                      <a:ext cx="328930" cy="200025"/>
                    </a:xfrm>
                    <a:prstGeom prst="rect">
                      <a:avLst/>
                    </a:prstGeom>
                    <a:noFill/>
                    <a:ln>
                      <a:noFill/>
                    </a:ln>
                  </pic:spPr>
                </pic:pic>
              </a:graphicData>
            </a:graphic>
          </wp:inline>
        </w:drawing>
      </w:r>
      <w:r w:rsidR="00DA4660" w:rsidRPr="00D93DB4">
        <w:rPr>
          <w:rFonts w:cs="Calibri"/>
        </w:rPr>
        <w:t xml:space="preserve"> </w:t>
      </w:r>
      <w:r w:rsidR="00DA4660" w:rsidRPr="00D93DB4">
        <w:t xml:space="preserve">in which response the second level PLC method is selected is one out of the set of {8000Hz, 16000Hz, 32000Hz, 48000Hz}. </w:t>
      </w:r>
    </w:p>
    <w:p w14:paraId="03F5C085" w14:textId="075177E6" w:rsidR="00DA4660" w:rsidRPr="00D93DB4" w:rsidRDefault="005B1611" w:rsidP="000C29AC">
      <w:pPr>
        <w:pStyle w:val="B1"/>
      </w:pPr>
      <w:r w:rsidRPr="00D93DB4">
        <w:t>-</w:t>
      </w:r>
      <w:r w:rsidRPr="00D93DB4">
        <w:tab/>
      </w:r>
      <w:r w:rsidR="00DA4660" w:rsidRPr="00D93DB4">
        <w:t>Bit rate</w:t>
      </w:r>
      <w:r w:rsidR="00DA4660" w:rsidRPr="00D93DB4">
        <w:br/>
        <w:t xml:space="preserve">The bit rate </w:t>
      </w:r>
      <w:r w:rsidR="004C5B74">
        <w:rPr>
          <w:rFonts w:cs="Calibri"/>
          <w:noProof/>
          <w:position w:val="-4"/>
        </w:rPr>
        <w:drawing>
          <wp:inline distT="0" distB="0" distL="0" distR="0" wp14:anchorId="115C0BE1" wp14:editId="5DE07766">
            <wp:extent cx="100330" cy="109855"/>
            <wp:effectExtent l="0" t="0" r="0" b="0"/>
            <wp:docPr id="947"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64">
                      <a:extLst>
                        <a:ext uri="{28A0092B-C50C-407E-A947-70E740481C1C}">
                          <a14:useLocalDpi xmlns:a14="http://schemas.microsoft.com/office/drawing/2010/main" val="0"/>
                        </a:ext>
                      </a:extLst>
                    </a:blip>
                    <a:srcRect/>
                    <a:stretch>
                      <a:fillRect/>
                    </a:stretch>
                  </pic:blipFill>
                  <pic:spPr bwMode="auto">
                    <a:xfrm>
                      <a:off x="0" y="0"/>
                      <a:ext cx="100330" cy="109855"/>
                    </a:xfrm>
                    <a:prstGeom prst="rect">
                      <a:avLst/>
                    </a:prstGeom>
                    <a:noFill/>
                    <a:ln>
                      <a:noFill/>
                    </a:ln>
                  </pic:spPr>
                </pic:pic>
              </a:graphicData>
            </a:graphic>
          </wp:inline>
        </w:drawing>
      </w:r>
      <w:r w:rsidR="00DA4660" w:rsidRPr="00D93DB4">
        <w:t xml:space="preserve">in which response the second level PLC method is selected is one out of the set of the supported bit rates of the EVS default operation mode </w:t>
      </w:r>
      <w:r w:rsidR="00314012" w:rsidRPr="00D93DB4">
        <w:t>[5]</w:t>
      </w:r>
      <w:r w:rsidR="00DA4660" w:rsidRPr="00D93DB4">
        <w:t>.</w:t>
      </w:r>
    </w:p>
    <w:p w14:paraId="05E762D8" w14:textId="48DADFA0" w:rsidR="00DA4660" w:rsidRPr="00D93DB4" w:rsidRDefault="005B1611" w:rsidP="000C29AC">
      <w:pPr>
        <w:pStyle w:val="B1"/>
      </w:pPr>
      <w:r w:rsidRPr="00D93DB4">
        <w:t>-</w:t>
      </w:r>
      <w:r w:rsidRPr="00D93DB4">
        <w:tab/>
      </w:r>
      <w:r w:rsidR="00DA4660" w:rsidRPr="00D93DB4">
        <w:t>Voicing</w:t>
      </w:r>
      <w:r w:rsidR="00DA4660" w:rsidRPr="00D93DB4">
        <w:br/>
        <w:t xml:space="preserve">The voicing parameter </w:t>
      </w:r>
      <w:r w:rsidR="004C5B74">
        <w:rPr>
          <w:rFonts w:cs="Calibri"/>
          <w:noProof/>
          <w:position w:val="-6"/>
        </w:rPr>
        <w:drawing>
          <wp:inline distT="0" distB="0" distL="0" distR="0" wp14:anchorId="13408185" wp14:editId="669DA549">
            <wp:extent cx="114300" cy="138430"/>
            <wp:effectExtent l="0" t="0" r="0" b="0"/>
            <wp:docPr id="94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00DA4660" w:rsidRPr="00D93DB4">
        <w:t xml:space="preserve">in which response the second level PLC method is selected is a binary parameter. </w:t>
      </w:r>
    </w:p>
    <w:p w14:paraId="18C7B89C" w14:textId="4E03DE4C" w:rsidR="00DA4660" w:rsidRPr="00D93DB4" w:rsidRDefault="005B1611" w:rsidP="000C29AC">
      <w:pPr>
        <w:pStyle w:val="B1"/>
      </w:pPr>
      <w:r w:rsidRPr="00D93DB4">
        <w:t>-</w:t>
      </w:r>
      <w:r w:rsidRPr="00D93DB4">
        <w:tab/>
      </w:r>
      <w:r w:rsidR="00DA4660" w:rsidRPr="00D93DB4">
        <w:t>Correlation</w:t>
      </w:r>
      <w:r w:rsidR="00DA4660" w:rsidRPr="00D93DB4">
        <w:br/>
        <w:t xml:space="preserve">The correlation parameter </w:t>
      </w:r>
      <w:r w:rsidR="004C5B74">
        <w:rPr>
          <w:rFonts w:cs="Calibri"/>
          <w:noProof/>
          <w:position w:val="-6"/>
        </w:rPr>
        <w:drawing>
          <wp:inline distT="0" distB="0" distL="0" distR="0" wp14:anchorId="2CB5896F" wp14:editId="52277016">
            <wp:extent cx="114300" cy="138430"/>
            <wp:effectExtent l="0" t="0" r="0" b="0"/>
            <wp:docPr id="949"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953">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0091103C" w:rsidRPr="00D93DB4">
        <w:rPr>
          <w:rFonts w:cs="Calibri"/>
        </w:rPr>
        <w:t xml:space="preserve">computed as in clause 5.4.3.1.2, </w:t>
      </w:r>
      <w:r w:rsidR="00DA4660" w:rsidRPr="00D93DB4">
        <w:t>in which response the second level PLC method is selected is a correlation coefficient defined in the number range from [0…1].</w:t>
      </w:r>
    </w:p>
    <w:p w14:paraId="4101FEBB" w14:textId="6BB9A534" w:rsidR="00DA4660" w:rsidRPr="00D93DB4" w:rsidRDefault="005B1611" w:rsidP="000C29AC">
      <w:pPr>
        <w:pStyle w:val="B1"/>
      </w:pPr>
      <w:r w:rsidRPr="00D93DB4">
        <w:t>-</w:t>
      </w:r>
      <w:r w:rsidRPr="00D93DB4">
        <w:tab/>
      </w:r>
      <w:r w:rsidR="00DA4660" w:rsidRPr="00D93DB4">
        <w:t>Transient condition</w:t>
      </w:r>
      <w:r w:rsidR="00DA4660" w:rsidRPr="00D93DB4">
        <w:br/>
        <w:t>The transient condition</w:t>
      </w:r>
      <w:r w:rsidR="004C5B74">
        <w:rPr>
          <w:rFonts w:cs="Calibri"/>
          <w:noProof/>
          <w:position w:val="-10"/>
        </w:rPr>
        <w:drawing>
          <wp:inline distT="0" distB="0" distL="0" distR="0" wp14:anchorId="4B66310E" wp14:editId="4E3F4151">
            <wp:extent cx="504825" cy="186055"/>
            <wp:effectExtent l="0" t="0" r="0" b="0"/>
            <wp:docPr id="950"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504825" cy="186055"/>
                    </a:xfrm>
                    <a:prstGeom prst="rect">
                      <a:avLst/>
                    </a:prstGeom>
                    <a:noFill/>
                    <a:ln>
                      <a:noFill/>
                    </a:ln>
                  </pic:spPr>
                </pic:pic>
              </a:graphicData>
            </a:graphic>
          </wp:inline>
        </w:drawing>
      </w:r>
      <w:r w:rsidR="00DA4660" w:rsidRPr="00D93DB4">
        <w:rPr>
          <w:rFonts w:cs="Calibri"/>
        </w:rPr>
        <w:t xml:space="preserve"> </w:t>
      </w:r>
      <w:r w:rsidR="00DA4660" w:rsidRPr="00D93DB4">
        <w:t xml:space="preserve">in which response the second level PLC method is selected is a vector of dimension 2 of binary parameters </w:t>
      </w:r>
      <w:r w:rsidR="004C5B74">
        <w:rPr>
          <w:noProof/>
          <w:position w:val="-10"/>
        </w:rPr>
        <w:drawing>
          <wp:inline distT="0" distB="0" distL="0" distR="0" wp14:anchorId="2A74B5BD" wp14:editId="0DF3E5A8">
            <wp:extent cx="266700" cy="190500"/>
            <wp:effectExtent l="0" t="0" r="0" b="0"/>
            <wp:docPr id="95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DA4660" w:rsidRPr="00D93DB4">
        <w:t xml:space="preserve">indicating a transient condition </w:t>
      </w:r>
      <w:r w:rsidR="004C5B74">
        <w:rPr>
          <w:noProof/>
          <w:position w:val="-10"/>
        </w:rPr>
        <w:drawing>
          <wp:inline distT="0" distB="0" distL="0" distR="0" wp14:anchorId="5A6CCA5B" wp14:editId="1C35F936">
            <wp:extent cx="138430" cy="190500"/>
            <wp:effectExtent l="0" t="0" r="0" b="0"/>
            <wp:docPr id="95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967">
                      <a:extLst>
                        <a:ext uri="{28A0092B-C50C-407E-A947-70E740481C1C}">
                          <a14:useLocalDpi xmlns:a14="http://schemas.microsoft.com/office/drawing/2010/main" val="0"/>
                        </a:ext>
                      </a:extLst>
                    </a:blip>
                    <a:srcRect/>
                    <a:stretch>
                      <a:fillRect/>
                    </a:stretch>
                  </pic:blipFill>
                  <pic:spPr bwMode="auto">
                    <a:xfrm>
                      <a:off x="0" y="0"/>
                      <a:ext cx="138430" cy="190500"/>
                    </a:xfrm>
                    <a:prstGeom prst="rect">
                      <a:avLst/>
                    </a:prstGeom>
                    <a:noFill/>
                    <a:ln>
                      <a:noFill/>
                    </a:ln>
                  </pic:spPr>
                </pic:pic>
              </a:graphicData>
            </a:graphic>
          </wp:inline>
        </w:drawing>
      </w:r>
      <w:r w:rsidR="00DA4660" w:rsidRPr="00D93DB4">
        <w:t xml:space="preserve">in the last good frame or in the frame before </w:t>
      </w:r>
      <w:r w:rsidR="004C5B74">
        <w:rPr>
          <w:noProof/>
          <w:position w:val="-10"/>
        </w:rPr>
        <w:drawing>
          <wp:inline distT="0" distB="0" distL="0" distR="0" wp14:anchorId="1A9BF5D4" wp14:editId="0BE92D3E">
            <wp:extent cx="114300" cy="190500"/>
            <wp:effectExtent l="0" t="0" r="0" b="0"/>
            <wp:docPr id="953"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DA4660" w:rsidRPr="00D93DB4">
        <w:t xml:space="preserve">. The determination of the transient condition for a given HQ MDCT frame is specified in </w:t>
      </w:r>
      <w:r w:rsidR="00314012" w:rsidRPr="00D93DB4">
        <w:t>[5]</w:t>
      </w:r>
      <w:r w:rsidR="00DA4660" w:rsidRPr="00D93DB4">
        <w:t>, subclause 5.3.2.4.1.1.</w:t>
      </w:r>
    </w:p>
    <w:p w14:paraId="04961F68" w14:textId="5CE19093" w:rsidR="005B1611" w:rsidRPr="00D93DB4" w:rsidRDefault="005B1611" w:rsidP="000C29AC">
      <w:pPr>
        <w:pStyle w:val="B1"/>
      </w:pPr>
      <w:r w:rsidRPr="00D93DB4">
        <w:t>-</w:t>
      </w:r>
      <w:r w:rsidRPr="00D93DB4">
        <w:tab/>
      </w:r>
      <w:r w:rsidR="00DA4660" w:rsidRPr="00D93DB4">
        <w:t>Spectral envelope stability based speech/music classification</w:t>
      </w:r>
      <w:r w:rsidR="00DA4660" w:rsidRPr="00D93DB4">
        <w:br/>
      </w:r>
      <w:r w:rsidR="0034638A" w:rsidRPr="00D93DB4">
        <w:t xml:space="preserve">The Spectral envelope stability based speech/music classification </w:t>
      </w:r>
      <w:r w:rsidR="004C5B74">
        <w:rPr>
          <w:rFonts w:cs="Calibri"/>
          <w:noProof/>
          <w:position w:val="-14"/>
        </w:rPr>
        <w:drawing>
          <wp:inline distT="0" distB="0" distL="0" distR="0" wp14:anchorId="6C3287A7" wp14:editId="7D08FD12">
            <wp:extent cx="266700" cy="209550"/>
            <wp:effectExtent l="0" t="0" r="0" b="0"/>
            <wp:docPr id="954"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r w:rsidR="0034638A" w:rsidRPr="00D93DB4">
        <w:rPr>
          <w:rFonts w:cs="Calibri"/>
        </w:rPr>
        <w:t xml:space="preserve"> </w:t>
      </w:r>
      <w:r w:rsidR="0034638A" w:rsidRPr="00D93DB4">
        <w:t xml:space="preserve">in which response the second level PLC method is selected is a binary parameter. This parameter is a post-processed instance of the envelope stability parameter </w:t>
      </w:r>
      <w:r w:rsidR="004C5B74">
        <w:rPr>
          <w:noProof/>
          <w:position w:val="-6"/>
        </w:rPr>
        <w:drawing>
          <wp:inline distT="0" distB="0" distL="0" distR="0" wp14:anchorId="698AF000" wp14:editId="083852B8">
            <wp:extent cx="128905" cy="152400"/>
            <wp:effectExtent l="0" t="0" r="0" b="0"/>
            <wp:docPr id="955"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r>
      <w:r w:rsidR="0034638A" w:rsidRPr="00D93DB4">
        <w:t>that is specified in [5], subclause 6.2.3.2.1.3.</w:t>
      </w:r>
      <w:r w:rsidR="0034638A" w:rsidRPr="00D93DB4">
        <w:rPr>
          <w:lang w:val="en-US"/>
        </w:rPr>
        <w:t>2.3</w:t>
      </w:r>
      <w:r w:rsidR="0034638A" w:rsidRPr="00D93DB4">
        <w:t xml:space="preserve"> (Noise level adjustment). The spectral envelope stability based speech/music classification is calculated during the decoding of the preceding good HQ MDCT frame and stored for use in the context of the PLC method selection during a bad frame</w:t>
      </w:r>
      <w:r w:rsidR="00DA4660" w:rsidRPr="00D93DB4">
        <w:t>.</w:t>
      </w:r>
    </w:p>
    <w:p w14:paraId="0E3F9999" w14:textId="77777777" w:rsidR="00DA4660" w:rsidRPr="00D93DB4" w:rsidRDefault="00DA4660" w:rsidP="000C29AC">
      <w:pPr>
        <w:pStyle w:val="B1"/>
      </w:pPr>
      <w:r w:rsidRPr="00D93DB4">
        <w:t>The post-processing of this parameter is a Markov smoother with</w:t>
      </w:r>
      <w:r w:rsidR="005B1611" w:rsidRPr="00D93DB4">
        <w:t>:</w:t>
      </w:r>
      <w:r w:rsidRPr="00D93DB4">
        <w:t xml:space="preserve"> </w:t>
      </w:r>
    </w:p>
    <w:p w14:paraId="38F43AA1" w14:textId="77777777" w:rsidR="00DA4660" w:rsidRPr="00D93DB4" w:rsidRDefault="005B1611" w:rsidP="000C29AC">
      <w:pPr>
        <w:pStyle w:val="B1"/>
      </w:pPr>
      <w:r w:rsidRPr="00D93DB4">
        <w:t>-</w:t>
      </w:r>
      <w:r w:rsidRPr="00D93DB4">
        <w:tab/>
      </w:r>
      <w:r w:rsidR="00DA4660" w:rsidRPr="00D93DB4">
        <w:t>{speech, music} as hidden states,</w:t>
      </w:r>
    </w:p>
    <w:p w14:paraId="0C7A073C" w14:textId="77777777" w:rsidR="00DA4660" w:rsidRPr="00D93DB4" w:rsidRDefault="005B1611" w:rsidP="000C29AC">
      <w:pPr>
        <w:pStyle w:val="B1"/>
      </w:pPr>
      <w:r w:rsidRPr="00D93DB4">
        <w:t>-</w:t>
      </w:r>
      <w:r w:rsidRPr="00D93DB4">
        <w:tab/>
      </w:r>
      <w:r w:rsidR="00DA4660" w:rsidRPr="00D93DB4">
        <w:t>the normalized envelope stability parameter</w:t>
      </w:r>
      <w:r w:rsidRPr="00D93DB4">
        <w:t>,</w:t>
      </w:r>
    </w:p>
    <w:p w14:paraId="40744CFB" w14:textId="46548764" w:rsidR="00DA4660" w:rsidRPr="00D93DB4" w:rsidRDefault="00DA4660" w:rsidP="0001287F">
      <w:pPr>
        <w:pStyle w:val="EQ"/>
      </w:pPr>
      <w:r w:rsidRPr="00D93DB4">
        <w:tab/>
      </w:r>
      <w:r w:rsidR="004C5B74">
        <w:rPr>
          <w:noProof/>
          <w:position w:val="-20"/>
        </w:rPr>
        <w:drawing>
          <wp:inline distT="0" distB="0" distL="0" distR="0" wp14:anchorId="12262438" wp14:editId="3393C0B4">
            <wp:extent cx="2019300" cy="290830"/>
            <wp:effectExtent l="0" t="0" r="0" b="0"/>
            <wp:docPr id="95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2019300" cy="290830"/>
                    </a:xfrm>
                    <a:prstGeom prst="rect">
                      <a:avLst/>
                    </a:prstGeom>
                    <a:noFill/>
                    <a:ln>
                      <a:noFill/>
                    </a:ln>
                  </pic:spPr>
                </pic:pic>
              </a:graphicData>
            </a:graphic>
          </wp:inline>
        </w:drawing>
      </w:r>
      <w:r w:rsidRPr="00D93DB4">
        <w:tab/>
        <w:t>(</w:t>
      </w:r>
      <w:bookmarkStart w:id="153" w:name="eq_n_splits_init"/>
      <w:r w:rsidR="005B1BA1" w:rsidRPr="00D93DB4">
        <w:t>164</w:t>
      </w:r>
      <w:bookmarkEnd w:id="153"/>
      <w:r w:rsidRPr="00D93DB4">
        <w:t>)</w:t>
      </w:r>
    </w:p>
    <w:p w14:paraId="48BA1E43" w14:textId="0AC7CFFA" w:rsidR="00DA4660" w:rsidRPr="00D93DB4" w:rsidRDefault="00DA4660" w:rsidP="0001287F">
      <w:pPr>
        <w:tabs>
          <w:tab w:val="right" w:pos="9072"/>
        </w:tabs>
        <w:ind w:left="1440"/>
      </w:pPr>
      <w:r w:rsidRPr="00D93DB4">
        <w:t xml:space="preserve">and its reverse </w:t>
      </w:r>
      <w:r w:rsidR="004C5B74">
        <w:rPr>
          <w:noProof/>
          <w:position w:val="-6"/>
        </w:rPr>
        <w:drawing>
          <wp:inline distT="0" distB="0" distL="0" distR="0" wp14:anchorId="5C482141" wp14:editId="732C6FBE">
            <wp:extent cx="290830" cy="171450"/>
            <wp:effectExtent l="0" t="0" r="0" b="0"/>
            <wp:docPr id="95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972">
                      <a:extLst>
                        <a:ext uri="{28A0092B-C50C-407E-A947-70E740481C1C}">
                          <a14:useLocalDpi xmlns:a14="http://schemas.microsoft.com/office/drawing/2010/main" val="0"/>
                        </a:ext>
                      </a:extLst>
                    </a:blip>
                    <a:srcRect/>
                    <a:stretch>
                      <a:fillRect/>
                    </a:stretch>
                  </pic:blipFill>
                  <pic:spPr bwMode="auto">
                    <a:xfrm>
                      <a:off x="0" y="0"/>
                      <a:ext cx="290830" cy="171450"/>
                    </a:xfrm>
                    <a:prstGeom prst="rect">
                      <a:avLst/>
                    </a:prstGeom>
                    <a:noFill/>
                    <a:ln>
                      <a:noFill/>
                    </a:ln>
                  </pic:spPr>
                </pic:pic>
              </a:graphicData>
            </a:graphic>
          </wp:inline>
        </w:drawing>
      </w:r>
      <w:r w:rsidRPr="00D93DB4">
        <w:br/>
        <w:t xml:space="preserve">as direct state observation likelihoods for music and, respectively, speech, </w:t>
      </w:r>
    </w:p>
    <w:p w14:paraId="2727CB74" w14:textId="46EE2510" w:rsidR="00DA4660" w:rsidRPr="00D93DB4" w:rsidRDefault="005B1611" w:rsidP="000C29AC">
      <w:pPr>
        <w:pStyle w:val="B1"/>
      </w:pPr>
      <w:r w:rsidRPr="00D93DB4">
        <w:t>-</w:t>
      </w:r>
      <w:r w:rsidRPr="00D93DB4">
        <w:tab/>
      </w:r>
      <w:r w:rsidR="00DA4660" w:rsidRPr="00D93DB4">
        <w:t>and the transition probabilities</w:t>
      </w:r>
      <w:r w:rsidR="00DA4660" w:rsidRPr="00D93DB4">
        <w:br/>
      </w:r>
      <w:r w:rsidR="004C5B74">
        <w:rPr>
          <w:noProof/>
          <w:position w:val="-10"/>
        </w:rPr>
        <w:drawing>
          <wp:inline distT="0" distB="0" distL="0" distR="0" wp14:anchorId="56309B32" wp14:editId="64D47DE2">
            <wp:extent cx="933450" cy="186055"/>
            <wp:effectExtent l="0" t="0" r="0" b="0"/>
            <wp:docPr id="958"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933450" cy="186055"/>
                    </a:xfrm>
                    <a:prstGeom prst="rect">
                      <a:avLst/>
                    </a:prstGeom>
                    <a:noFill/>
                    <a:ln>
                      <a:noFill/>
                    </a:ln>
                  </pic:spPr>
                </pic:pic>
              </a:graphicData>
            </a:graphic>
          </wp:inline>
        </w:drawing>
      </w:r>
      <w:r w:rsidR="00DA4660" w:rsidRPr="00D93DB4">
        <w:t>for going from speech or, respectively, music state to speech state, and</w:t>
      </w:r>
      <w:r w:rsidR="00DA4660" w:rsidRPr="00D93DB4">
        <w:br/>
      </w:r>
      <w:r w:rsidR="004C5B74">
        <w:rPr>
          <w:noProof/>
          <w:position w:val="-10"/>
        </w:rPr>
        <w:drawing>
          <wp:inline distT="0" distB="0" distL="0" distR="0" wp14:anchorId="21BEAC2D" wp14:editId="0BFA760C">
            <wp:extent cx="957580" cy="186055"/>
            <wp:effectExtent l="0" t="0" r="0" b="0"/>
            <wp:docPr id="959"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957580" cy="186055"/>
                    </a:xfrm>
                    <a:prstGeom prst="rect">
                      <a:avLst/>
                    </a:prstGeom>
                    <a:noFill/>
                    <a:ln>
                      <a:noFill/>
                    </a:ln>
                  </pic:spPr>
                </pic:pic>
              </a:graphicData>
            </a:graphic>
          </wp:inline>
        </w:drawing>
      </w:r>
      <w:r w:rsidR="00DA4660" w:rsidRPr="00D93DB4">
        <w:t>for going from speech or, respectively, music state to music state.</w:t>
      </w:r>
    </w:p>
    <w:p w14:paraId="3CB4F62F" w14:textId="77777777" w:rsidR="00DA4660" w:rsidRPr="00D93DB4" w:rsidRDefault="00DA4660" w:rsidP="000C29AC">
      <w:r w:rsidRPr="00D93DB4">
        <w:t>For each good HQ MDCT frame the following sequence of operations is executed:</w:t>
      </w:r>
    </w:p>
    <w:p w14:paraId="05554923" w14:textId="39769BD7" w:rsidR="00DA4660" w:rsidRPr="00D93DB4" w:rsidRDefault="005B1611" w:rsidP="000C29AC">
      <w:pPr>
        <w:pStyle w:val="B1"/>
      </w:pPr>
      <w:r w:rsidRPr="00D93DB4">
        <w:t>1)</w:t>
      </w:r>
      <w:r w:rsidRPr="00D93DB4">
        <w:tab/>
      </w:r>
      <w:r w:rsidR="00DA4660" w:rsidRPr="00D93DB4">
        <w:t xml:space="preserve">Calculation of the normalized envelope stability parameter </w:t>
      </w:r>
      <w:r w:rsidR="004C5B74">
        <w:rPr>
          <w:noProof/>
          <w:position w:val="-6"/>
        </w:rPr>
        <w:drawing>
          <wp:inline distT="0" distB="0" distL="0" distR="0" wp14:anchorId="2ADFFA1D" wp14:editId="073FE666">
            <wp:extent cx="138430" cy="190500"/>
            <wp:effectExtent l="0" t="0" r="0" b="0"/>
            <wp:docPr id="960"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138430" cy="190500"/>
                    </a:xfrm>
                    <a:prstGeom prst="rect">
                      <a:avLst/>
                    </a:prstGeom>
                    <a:noFill/>
                    <a:ln>
                      <a:noFill/>
                    </a:ln>
                  </pic:spPr>
                </pic:pic>
              </a:graphicData>
            </a:graphic>
          </wp:inline>
        </w:drawing>
      </w:r>
      <w:r w:rsidR="00DA4660" w:rsidRPr="00D93DB4">
        <w:t>and its reverse</w:t>
      </w:r>
      <w:r w:rsidR="00DA4660" w:rsidRPr="00D93DB4">
        <w:rPr>
          <w:rFonts w:cs="Calibri"/>
        </w:rPr>
        <w:t xml:space="preserve"> </w:t>
      </w:r>
      <w:r w:rsidR="004C5B74">
        <w:rPr>
          <w:noProof/>
          <w:position w:val="-6"/>
        </w:rPr>
        <w:drawing>
          <wp:inline distT="0" distB="0" distL="0" distR="0" wp14:anchorId="6D8AF41D" wp14:editId="110BAD32">
            <wp:extent cx="290830" cy="171450"/>
            <wp:effectExtent l="0" t="0" r="0" b="0"/>
            <wp:docPr id="96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290830" cy="171450"/>
                    </a:xfrm>
                    <a:prstGeom prst="rect">
                      <a:avLst/>
                    </a:prstGeom>
                    <a:noFill/>
                    <a:ln>
                      <a:noFill/>
                    </a:ln>
                  </pic:spPr>
                </pic:pic>
              </a:graphicData>
            </a:graphic>
          </wp:inline>
        </w:drawing>
      </w:r>
      <w:r w:rsidR="00DA4660" w:rsidRPr="00D93DB4">
        <w:rPr>
          <w:rFonts w:cs="Calibri"/>
        </w:rPr>
        <w:t>.</w:t>
      </w:r>
    </w:p>
    <w:p w14:paraId="33E371F2" w14:textId="2A66DC07" w:rsidR="00DA4660" w:rsidRPr="00D93DB4" w:rsidRDefault="005B1611" w:rsidP="000C29AC">
      <w:pPr>
        <w:pStyle w:val="B1"/>
      </w:pPr>
      <w:r w:rsidRPr="00D93DB4">
        <w:t>2)</w:t>
      </w:r>
      <w:r w:rsidRPr="00D93DB4">
        <w:tab/>
      </w:r>
      <w:r w:rsidR="00DA4660" w:rsidRPr="00D93DB4">
        <w:t xml:space="preserve">Calculation of a priori likelihoods </w:t>
      </w:r>
      <w:r w:rsidR="004C5B74">
        <w:rPr>
          <w:noProof/>
          <w:position w:val="-10"/>
        </w:rPr>
        <w:drawing>
          <wp:inline distT="0" distB="0" distL="0" distR="0" wp14:anchorId="06C3E49D" wp14:editId="32A977D4">
            <wp:extent cx="176530" cy="190500"/>
            <wp:effectExtent l="0" t="0" r="0" b="0"/>
            <wp:docPr id="962"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00DA4660" w:rsidRPr="00D93DB4">
        <w:t xml:space="preserve">for speech and music states based on the state likelihoods for the instant </w:t>
      </w:r>
      <w:r w:rsidR="004C5B74">
        <w:rPr>
          <w:noProof/>
          <w:position w:val="-10"/>
        </w:rPr>
        <w:drawing>
          <wp:inline distT="0" distB="0" distL="0" distR="0" wp14:anchorId="24261A0D" wp14:editId="4E892135">
            <wp:extent cx="138430" cy="190500"/>
            <wp:effectExtent l="0" t="0" r="0" b="0"/>
            <wp:docPr id="963"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78">
                      <a:extLst>
                        <a:ext uri="{28A0092B-C50C-407E-A947-70E740481C1C}">
                          <a14:useLocalDpi xmlns:a14="http://schemas.microsoft.com/office/drawing/2010/main" val="0"/>
                        </a:ext>
                      </a:extLst>
                    </a:blip>
                    <a:srcRect/>
                    <a:stretch>
                      <a:fillRect/>
                    </a:stretch>
                  </pic:blipFill>
                  <pic:spPr bwMode="auto">
                    <a:xfrm>
                      <a:off x="0" y="0"/>
                      <a:ext cx="138430" cy="190500"/>
                    </a:xfrm>
                    <a:prstGeom prst="rect">
                      <a:avLst/>
                    </a:prstGeom>
                    <a:noFill/>
                    <a:ln>
                      <a:noFill/>
                    </a:ln>
                  </pic:spPr>
                </pic:pic>
              </a:graphicData>
            </a:graphic>
          </wp:inline>
        </w:drawing>
      </w:r>
      <w:r w:rsidR="00DA4660" w:rsidRPr="00D93DB4">
        <w:t xml:space="preserve">of the previous (good) frame and the transition probabilities: </w:t>
      </w:r>
    </w:p>
    <w:p w14:paraId="37972D87" w14:textId="2658EA11" w:rsidR="00DA4660" w:rsidRPr="00D93DB4" w:rsidRDefault="00DA4660" w:rsidP="0001287F">
      <w:pPr>
        <w:pStyle w:val="EQ"/>
      </w:pPr>
      <w:r w:rsidRPr="00D93DB4">
        <w:tab/>
      </w:r>
      <w:r w:rsidR="004C5B74">
        <w:rPr>
          <w:noProof/>
          <w:position w:val="-28"/>
        </w:rPr>
        <w:drawing>
          <wp:inline distT="0" distB="0" distL="0" distR="0" wp14:anchorId="64C23558" wp14:editId="29C93091">
            <wp:extent cx="1243330" cy="419100"/>
            <wp:effectExtent l="0" t="0" r="0" b="0"/>
            <wp:docPr id="964"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979">
                      <a:extLst>
                        <a:ext uri="{28A0092B-C50C-407E-A947-70E740481C1C}">
                          <a14:useLocalDpi xmlns:a14="http://schemas.microsoft.com/office/drawing/2010/main" val="0"/>
                        </a:ext>
                      </a:extLst>
                    </a:blip>
                    <a:srcRect/>
                    <a:stretch>
                      <a:fillRect/>
                    </a:stretch>
                  </pic:blipFill>
                  <pic:spPr bwMode="auto">
                    <a:xfrm>
                      <a:off x="0" y="0"/>
                      <a:ext cx="1243330" cy="419100"/>
                    </a:xfrm>
                    <a:prstGeom prst="rect">
                      <a:avLst/>
                    </a:prstGeom>
                    <a:noFill/>
                    <a:ln>
                      <a:noFill/>
                    </a:ln>
                  </pic:spPr>
                </pic:pic>
              </a:graphicData>
            </a:graphic>
          </wp:inline>
        </w:drawing>
      </w:r>
      <w:r w:rsidRPr="00D93DB4">
        <w:tab/>
        <w:t>(</w:t>
      </w:r>
      <w:r w:rsidR="005B1BA1" w:rsidRPr="00D93DB4">
        <w:t>165</w:t>
      </w:r>
      <w:r w:rsidRPr="00D93DB4">
        <w:t>)</w:t>
      </w:r>
    </w:p>
    <w:p w14:paraId="3DBA5B00" w14:textId="1C2D41F8" w:rsidR="00DA4660" w:rsidRPr="00D93DB4" w:rsidRDefault="005B1611" w:rsidP="000C29AC">
      <w:pPr>
        <w:pStyle w:val="B1"/>
      </w:pPr>
      <w:r w:rsidRPr="00D93DB4">
        <w:t>3)</w:t>
      </w:r>
      <w:r w:rsidRPr="00D93DB4">
        <w:tab/>
      </w:r>
      <w:r w:rsidR="00DA4660" w:rsidRPr="00D93DB4">
        <w:t xml:space="preserve">Element-wise multiplication of the vector of a priori likelihoods </w:t>
      </w:r>
      <w:r w:rsidR="004C5B74">
        <w:rPr>
          <w:noProof/>
          <w:position w:val="-10"/>
        </w:rPr>
        <w:drawing>
          <wp:inline distT="0" distB="0" distL="0" distR="0" wp14:anchorId="09855BE5" wp14:editId="1EC58FE0">
            <wp:extent cx="176530" cy="190500"/>
            <wp:effectExtent l="0" t="0" r="0" b="0"/>
            <wp:docPr id="965"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00DA4660" w:rsidRPr="00D93DB4">
        <w:t>with the vector of direct state observation likelihoods for music and, respectively, speech:</w:t>
      </w:r>
    </w:p>
    <w:p w14:paraId="3141E95D" w14:textId="7648873B" w:rsidR="00DA4660" w:rsidRPr="00D93DB4" w:rsidRDefault="00DA4660" w:rsidP="0001287F">
      <w:pPr>
        <w:pStyle w:val="EQ"/>
      </w:pPr>
      <w:r w:rsidRPr="00D93DB4">
        <w:tab/>
      </w:r>
      <w:r w:rsidR="004C5B74">
        <w:rPr>
          <w:noProof/>
          <w:position w:val="-36"/>
        </w:rPr>
        <w:drawing>
          <wp:inline distT="0" distB="0" distL="0" distR="0" wp14:anchorId="5C231B62" wp14:editId="79C0D8C2">
            <wp:extent cx="1043305" cy="481330"/>
            <wp:effectExtent l="0" t="0" r="0" b="0"/>
            <wp:docPr id="96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981">
                      <a:extLst>
                        <a:ext uri="{28A0092B-C50C-407E-A947-70E740481C1C}">
                          <a14:useLocalDpi xmlns:a14="http://schemas.microsoft.com/office/drawing/2010/main" val="0"/>
                        </a:ext>
                      </a:extLst>
                    </a:blip>
                    <a:srcRect/>
                    <a:stretch>
                      <a:fillRect/>
                    </a:stretch>
                  </pic:blipFill>
                  <pic:spPr bwMode="auto">
                    <a:xfrm>
                      <a:off x="0" y="0"/>
                      <a:ext cx="1043305" cy="481330"/>
                    </a:xfrm>
                    <a:prstGeom prst="rect">
                      <a:avLst/>
                    </a:prstGeom>
                    <a:noFill/>
                    <a:ln>
                      <a:noFill/>
                    </a:ln>
                  </pic:spPr>
                </pic:pic>
              </a:graphicData>
            </a:graphic>
          </wp:inline>
        </w:drawing>
      </w:r>
      <w:r w:rsidRPr="00D93DB4">
        <w:tab/>
        <w:t>(</w:t>
      </w:r>
      <w:r w:rsidR="005B1BA1" w:rsidRPr="00D93DB4">
        <w:t>166</w:t>
      </w:r>
      <w:r w:rsidRPr="00D93DB4">
        <w:t>)</w:t>
      </w:r>
    </w:p>
    <w:p w14:paraId="48A270DF" w14:textId="0D6BE39B" w:rsidR="00DA4660" w:rsidRPr="00D93DB4" w:rsidRDefault="00DA4660" w:rsidP="000C29AC">
      <w:pPr>
        <w:pStyle w:val="B1"/>
      </w:pPr>
      <w:r w:rsidRPr="00D93DB4">
        <w:t xml:space="preserve">Subsequent normalization yield the vector of state likelihoods </w:t>
      </w:r>
      <w:r w:rsidR="004C5B74">
        <w:rPr>
          <w:noProof/>
          <w:position w:val="-10"/>
        </w:rPr>
        <w:drawing>
          <wp:inline distT="0" distB="0" distL="0" distR="0" wp14:anchorId="49DE6B79" wp14:editId="421A7E4B">
            <wp:extent cx="114300" cy="152400"/>
            <wp:effectExtent l="0" t="0" r="0" b="0"/>
            <wp:docPr id="967"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t>of the current frame:</w:t>
      </w:r>
    </w:p>
    <w:p w14:paraId="1AD0FDEB" w14:textId="77777777" w:rsidR="0034638A" w:rsidRPr="00D93DB4" w:rsidRDefault="0034638A" w:rsidP="0034638A">
      <w:pPr>
        <w:pStyle w:val="EQ"/>
      </w:pPr>
      <w:r w:rsidRPr="00D93DB4">
        <w:tab/>
      </w:r>
      <w:r w:rsidRPr="00D93DB4">
        <w:rPr>
          <w:position w:val="-32"/>
        </w:rPr>
        <w:object w:dxaOrig="680" w:dyaOrig="700" w14:anchorId="74CDD7DF">
          <v:shape id="_x0000_i1992" type="#_x0000_t75" style="width:34.15pt;height:34.9pt" o:ole="">
            <v:imagedata r:id="rId983" o:title=""/>
          </v:shape>
          <o:OLEObject Type="Embed" ProgID="Equation.3" ShapeID="_x0000_i1992" DrawAspect="Content" ObjectID="_1783088289" r:id="rId984"/>
        </w:object>
      </w:r>
      <w:r w:rsidRPr="00D93DB4">
        <w:tab/>
        <w:t>(167)</w:t>
      </w:r>
    </w:p>
    <w:p w14:paraId="5EA9F138" w14:textId="7826064A" w:rsidR="00DA4660" w:rsidRPr="00D93DB4" w:rsidRDefault="005B1611" w:rsidP="000C29AC">
      <w:pPr>
        <w:pStyle w:val="B1"/>
        <w:rPr>
          <w:rFonts w:cs="Calibri"/>
        </w:rPr>
      </w:pPr>
      <w:r w:rsidRPr="00D93DB4">
        <w:rPr>
          <w:rFonts w:cs="Calibri"/>
        </w:rPr>
        <w:t>4)</w:t>
      </w:r>
      <w:r w:rsidRPr="00D93DB4">
        <w:rPr>
          <w:rFonts w:cs="Calibri"/>
        </w:rPr>
        <w:tab/>
      </w:r>
      <w:r w:rsidR="00DA4660" w:rsidRPr="00D93DB4">
        <w:rPr>
          <w:rFonts w:cs="Calibri"/>
        </w:rPr>
        <w:t xml:space="preserve">Finally, the index of the largest element of the state likelihood vector </w:t>
      </w:r>
      <w:r w:rsidR="004C5B74">
        <w:rPr>
          <w:noProof/>
          <w:position w:val="-10"/>
        </w:rPr>
        <w:drawing>
          <wp:inline distT="0" distB="0" distL="0" distR="0" wp14:anchorId="17DF7AD4" wp14:editId="37D81839">
            <wp:extent cx="114300" cy="152400"/>
            <wp:effectExtent l="0" t="0" r="0" b="0"/>
            <wp:docPr id="969"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DA4660" w:rsidRPr="00D93DB4">
        <w:t xml:space="preserve">is identified and taken as speech/music classification result </w:t>
      </w:r>
      <w:r w:rsidR="004C5B74">
        <w:rPr>
          <w:rFonts w:cs="Calibri"/>
          <w:noProof/>
          <w:position w:val="-14"/>
        </w:rPr>
        <w:drawing>
          <wp:inline distT="0" distB="0" distL="0" distR="0" wp14:anchorId="7377D162" wp14:editId="079C96EA">
            <wp:extent cx="266700" cy="209550"/>
            <wp:effectExtent l="0" t="0" r="0" b="0"/>
            <wp:docPr id="970"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986">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r w:rsidR="00DA4660" w:rsidRPr="00D93DB4">
        <w:rPr>
          <w:rFonts w:cs="Calibri"/>
        </w:rPr>
        <w:t xml:space="preserve"> </w:t>
      </w:r>
      <w:r w:rsidR="00DA4660" w:rsidRPr="00D93DB4">
        <w:t>for the present frame.</w:t>
      </w:r>
    </w:p>
    <w:p w14:paraId="3897CACF" w14:textId="43164B8F" w:rsidR="00DA4660" w:rsidRPr="00D93DB4" w:rsidRDefault="00DA4660" w:rsidP="0001287F">
      <w:pPr>
        <w:pStyle w:val="EQ"/>
      </w:pPr>
      <w:r w:rsidRPr="00D93DB4">
        <w:tab/>
      </w:r>
      <w:r w:rsidR="004C5B74">
        <w:rPr>
          <w:noProof/>
          <w:position w:val="-14"/>
        </w:rPr>
        <w:drawing>
          <wp:inline distT="0" distB="0" distL="0" distR="0" wp14:anchorId="56A8898C" wp14:editId="11354149">
            <wp:extent cx="914400" cy="252730"/>
            <wp:effectExtent l="0" t="0" r="0" b="0"/>
            <wp:docPr id="971"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987">
                      <a:extLst>
                        <a:ext uri="{28A0092B-C50C-407E-A947-70E740481C1C}">
                          <a14:useLocalDpi xmlns:a14="http://schemas.microsoft.com/office/drawing/2010/main" val="0"/>
                        </a:ext>
                      </a:extLst>
                    </a:blip>
                    <a:srcRect/>
                    <a:stretch>
                      <a:fillRect/>
                    </a:stretch>
                  </pic:blipFill>
                  <pic:spPr bwMode="auto">
                    <a:xfrm>
                      <a:off x="0" y="0"/>
                      <a:ext cx="914400" cy="252730"/>
                    </a:xfrm>
                    <a:prstGeom prst="rect">
                      <a:avLst/>
                    </a:prstGeom>
                    <a:noFill/>
                    <a:ln>
                      <a:noFill/>
                    </a:ln>
                  </pic:spPr>
                </pic:pic>
              </a:graphicData>
            </a:graphic>
          </wp:inline>
        </w:drawing>
      </w:r>
      <w:r w:rsidRPr="00D93DB4">
        <w:tab/>
        <w:t>(</w:t>
      </w:r>
      <w:r w:rsidR="005B1BA1" w:rsidRPr="00D93DB4">
        <w:t>168</w:t>
      </w:r>
      <w:r w:rsidRPr="00D93DB4">
        <w:t>)</w:t>
      </w:r>
    </w:p>
    <w:p w14:paraId="324C3C65" w14:textId="34E7C1A1" w:rsidR="00DA4660" w:rsidRPr="00D93DB4" w:rsidRDefault="005B1611" w:rsidP="000C29AC">
      <w:pPr>
        <w:pStyle w:val="B1"/>
        <w:rPr>
          <w:rFonts w:cs="Calibri"/>
        </w:rPr>
      </w:pPr>
      <w:r w:rsidRPr="00D93DB4">
        <w:rPr>
          <w:rFonts w:cs="Calibri"/>
        </w:rPr>
        <w:t>5)</w:t>
      </w:r>
      <w:r w:rsidRPr="00D93DB4">
        <w:rPr>
          <w:rFonts w:cs="Calibri"/>
        </w:rPr>
        <w:tab/>
      </w:r>
      <w:r w:rsidR="00DA4660" w:rsidRPr="00D93DB4">
        <w:rPr>
          <w:rFonts w:cs="Calibri"/>
        </w:rPr>
        <w:t xml:space="preserve">The state likelihood vector </w:t>
      </w:r>
      <w:r w:rsidR="004C5B74">
        <w:rPr>
          <w:noProof/>
          <w:position w:val="-10"/>
        </w:rPr>
        <w:drawing>
          <wp:inline distT="0" distB="0" distL="0" distR="0" wp14:anchorId="1AB19DE6" wp14:editId="02EF644E">
            <wp:extent cx="114300" cy="152400"/>
            <wp:effectExtent l="0" t="0" r="0" b="0"/>
            <wp:docPr id="972"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DA4660" w:rsidRPr="00D93DB4">
        <w:t>of the current frame is stored for subsequent use in the next good HQ MDCT frame.</w:t>
      </w:r>
    </w:p>
    <w:p w14:paraId="31B5B653" w14:textId="77777777" w:rsidR="00DA4660" w:rsidRPr="00D93DB4" w:rsidRDefault="00DA4660" w:rsidP="0001287F">
      <w:r w:rsidRPr="00D93DB4">
        <w:t>With the above-specified parameters the second level PLC method selection is performed as follows:</w:t>
      </w:r>
    </w:p>
    <w:p w14:paraId="23205A82" w14:textId="3AF2E896" w:rsidR="00DA4660" w:rsidRPr="00D93DB4" w:rsidRDefault="005B1611" w:rsidP="000C29AC">
      <w:pPr>
        <w:pStyle w:val="B1"/>
      </w:pPr>
      <w:r w:rsidRPr="00D93DB4">
        <w:t>-</w:t>
      </w:r>
      <w:r w:rsidRPr="00D93DB4">
        <w:tab/>
      </w:r>
      <w:r w:rsidR="00DA4660" w:rsidRPr="00D93DB4">
        <w:t xml:space="preserve">Firstly, if output sampling rate </w:t>
      </w:r>
      <w:r w:rsidR="004C5B74">
        <w:rPr>
          <w:noProof/>
          <w:position w:val="-12"/>
        </w:rPr>
        <w:drawing>
          <wp:inline distT="0" distB="0" distL="0" distR="0" wp14:anchorId="2B033275" wp14:editId="0D16B38D">
            <wp:extent cx="328930" cy="200025"/>
            <wp:effectExtent l="0" t="0" r="0" b="0"/>
            <wp:docPr id="973"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328930" cy="200025"/>
                    </a:xfrm>
                    <a:prstGeom prst="rect">
                      <a:avLst/>
                    </a:prstGeom>
                    <a:noFill/>
                    <a:ln>
                      <a:noFill/>
                    </a:ln>
                  </pic:spPr>
                </pic:pic>
              </a:graphicData>
            </a:graphic>
          </wp:inline>
        </w:drawing>
      </w:r>
      <w:r w:rsidR="00DA4660" w:rsidRPr="00D93DB4">
        <w:t xml:space="preserve">equals 8000 Hz, the PLC method specified in clauses </w:t>
      </w:r>
      <w:r w:rsidR="00956FFB" w:rsidRPr="00D93DB4">
        <w:t>5.4.3.3</w:t>
      </w:r>
      <w:r w:rsidR="00DA4660" w:rsidRPr="00D93DB4">
        <w:t xml:space="preserve">, </w:t>
      </w:r>
      <w:r w:rsidR="00956FFB" w:rsidRPr="00D93DB4">
        <w:t>5.4.3.4</w:t>
      </w:r>
      <w:r w:rsidR="00DA4660" w:rsidRPr="00D93DB4">
        <w:t xml:space="preserve"> is applied. </w:t>
      </w:r>
    </w:p>
    <w:p w14:paraId="2B3CE43A" w14:textId="2015A868" w:rsidR="00DA4660" w:rsidRPr="00D93DB4" w:rsidRDefault="005B1611" w:rsidP="000C29AC">
      <w:pPr>
        <w:pStyle w:val="B1"/>
      </w:pPr>
      <w:r w:rsidRPr="00D93DB4">
        <w:t>-</w:t>
      </w:r>
      <w:r w:rsidRPr="00D93DB4">
        <w:tab/>
      </w:r>
      <w:r w:rsidR="00DA4660" w:rsidRPr="00D93DB4">
        <w:t xml:space="preserve">Otherwise (if output sampling rate </w:t>
      </w:r>
      <w:r w:rsidR="004C5B74">
        <w:rPr>
          <w:noProof/>
          <w:position w:val="-12"/>
        </w:rPr>
        <w:drawing>
          <wp:inline distT="0" distB="0" distL="0" distR="0" wp14:anchorId="34B38B4C" wp14:editId="7C31DDC4">
            <wp:extent cx="328930" cy="200025"/>
            <wp:effectExtent l="0" t="0" r="0" b="0"/>
            <wp:docPr id="97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328930" cy="200025"/>
                    </a:xfrm>
                    <a:prstGeom prst="rect">
                      <a:avLst/>
                    </a:prstGeom>
                    <a:noFill/>
                    <a:ln>
                      <a:noFill/>
                    </a:ln>
                  </pic:spPr>
                </pic:pic>
              </a:graphicData>
            </a:graphic>
          </wp:inline>
        </w:drawing>
      </w:r>
      <w:r w:rsidR="00DA4660" w:rsidRPr="00D93DB4">
        <w:t>is equal or exceeds 16000 Hz), then</w:t>
      </w:r>
      <w:r w:rsidRPr="00D93DB4">
        <w:t>:</w:t>
      </w:r>
    </w:p>
    <w:p w14:paraId="5A0C44FC" w14:textId="3F5D39D2" w:rsidR="00DA4660" w:rsidRPr="00D93DB4" w:rsidRDefault="005B1611" w:rsidP="000C29AC">
      <w:pPr>
        <w:pStyle w:val="B2"/>
      </w:pPr>
      <w:r w:rsidRPr="00D93DB4">
        <w:t>-</w:t>
      </w:r>
      <w:r w:rsidRPr="00D93DB4">
        <w:tab/>
      </w:r>
      <w:r w:rsidR="00DA4660" w:rsidRPr="00D93DB4">
        <w:t xml:space="preserve">in case the bit rate </w:t>
      </w:r>
      <w:r w:rsidR="004C5B74">
        <w:rPr>
          <w:noProof/>
          <w:position w:val="-4"/>
        </w:rPr>
        <w:drawing>
          <wp:inline distT="0" distB="0" distL="0" distR="0" wp14:anchorId="66F39F73" wp14:editId="2DC37B48">
            <wp:extent cx="100330" cy="109855"/>
            <wp:effectExtent l="0" t="0" r="0" b="0"/>
            <wp:docPr id="9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100330" cy="109855"/>
                    </a:xfrm>
                    <a:prstGeom prst="rect">
                      <a:avLst/>
                    </a:prstGeom>
                    <a:noFill/>
                    <a:ln>
                      <a:noFill/>
                    </a:ln>
                  </pic:spPr>
                </pic:pic>
              </a:graphicData>
            </a:graphic>
          </wp:inline>
        </w:drawing>
      </w:r>
      <w:r w:rsidR="00DA4660" w:rsidRPr="00D93DB4">
        <w:t>is less or equal to 48 kbps and</w:t>
      </w:r>
    </w:p>
    <w:p w14:paraId="23BF4F11" w14:textId="41F1A59D" w:rsidR="00DA4660" w:rsidRPr="00D93DB4" w:rsidRDefault="005B1611" w:rsidP="000C29AC">
      <w:pPr>
        <w:pStyle w:val="B3"/>
      </w:pPr>
      <w:r w:rsidRPr="00D93DB4">
        <w:t>-</w:t>
      </w:r>
      <w:r w:rsidRPr="00D93DB4">
        <w:tab/>
      </w:r>
      <w:r w:rsidR="00DA4660" w:rsidRPr="00D93DB4">
        <w:t xml:space="preserve">if the voicing parameter </w:t>
      </w:r>
      <w:r w:rsidR="004C5B74">
        <w:rPr>
          <w:rFonts w:cs="Calibri"/>
          <w:noProof/>
          <w:position w:val="-6"/>
        </w:rPr>
        <w:drawing>
          <wp:inline distT="0" distB="0" distL="0" distR="0" wp14:anchorId="2B38EB80" wp14:editId="582C98E0">
            <wp:extent cx="100330" cy="123825"/>
            <wp:effectExtent l="0" t="0" r="0" b="0"/>
            <wp:docPr id="976"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100330" cy="123825"/>
                    </a:xfrm>
                    <a:prstGeom prst="rect">
                      <a:avLst/>
                    </a:prstGeom>
                    <a:noFill/>
                    <a:ln>
                      <a:noFill/>
                    </a:ln>
                  </pic:spPr>
                </pic:pic>
              </a:graphicData>
            </a:graphic>
          </wp:inline>
        </w:drawing>
      </w:r>
      <w:r w:rsidR="00DA4660" w:rsidRPr="00D93DB4">
        <w:rPr>
          <w:rFonts w:cs="Calibri"/>
        </w:rPr>
        <w:t>is set or</w:t>
      </w:r>
      <w:r w:rsidR="00DA4660" w:rsidRPr="00D93DB4">
        <w:t xml:space="preserve"> the correlation parameter </w:t>
      </w:r>
      <w:r w:rsidR="004C5B74">
        <w:rPr>
          <w:rFonts w:cs="Calibri"/>
          <w:noProof/>
          <w:position w:val="-6"/>
        </w:rPr>
        <w:drawing>
          <wp:inline distT="0" distB="0" distL="0" distR="0" wp14:anchorId="41AF567B" wp14:editId="40374B5F">
            <wp:extent cx="100330" cy="123825"/>
            <wp:effectExtent l="0" t="0" r="0" b="0"/>
            <wp:docPr id="977"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100330" cy="123825"/>
                    </a:xfrm>
                    <a:prstGeom prst="rect">
                      <a:avLst/>
                    </a:prstGeom>
                    <a:noFill/>
                    <a:ln>
                      <a:noFill/>
                    </a:ln>
                  </pic:spPr>
                </pic:pic>
              </a:graphicData>
            </a:graphic>
          </wp:inline>
        </w:drawing>
      </w:r>
      <w:r w:rsidR="00DA4660" w:rsidRPr="00D93DB4">
        <w:rPr>
          <w:rFonts w:cs="Calibri"/>
        </w:rPr>
        <w:t>exceeds</w:t>
      </w:r>
      <w:r w:rsidR="00DA4660" w:rsidRPr="00D93DB4">
        <w:t xml:space="preserve"> 0.85, then</w:t>
      </w:r>
    </w:p>
    <w:p w14:paraId="7D48F8A4" w14:textId="77777777" w:rsidR="005B1611" w:rsidRPr="00D93DB4" w:rsidRDefault="005B1611" w:rsidP="000C29AC">
      <w:pPr>
        <w:pStyle w:val="B3"/>
        <w:ind w:left="1418"/>
      </w:pPr>
      <w:r w:rsidRPr="00D93DB4">
        <w:t>-</w:t>
      </w:r>
      <w:r w:rsidRPr="00D93DB4">
        <w:tab/>
      </w:r>
      <w:r w:rsidR="00DA4660" w:rsidRPr="00D93DB4">
        <w:t xml:space="preserve">the frame loss concealment method specified in subclause </w:t>
      </w:r>
      <w:r w:rsidR="00956FFB" w:rsidRPr="00D93DB4">
        <w:t>5.4.3.6</w:t>
      </w:r>
      <w:r w:rsidR="00DA4660" w:rsidRPr="00D93DB4">
        <w:t xml:space="preserve"> is applied;</w:t>
      </w:r>
    </w:p>
    <w:p w14:paraId="7377B7FE" w14:textId="77777777" w:rsidR="00DA4660" w:rsidRPr="00D93DB4" w:rsidRDefault="005B1611" w:rsidP="000C29AC">
      <w:pPr>
        <w:pStyle w:val="B3"/>
        <w:ind w:left="1418"/>
      </w:pPr>
      <w:r w:rsidRPr="00D93DB4">
        <w:t>-</w:t>
      </w:r>
      <w:r w:rsidRPr="00D93DB4">
        <w:tab/>
      </w:r>
      <w:r w:rsidR="00DA4660" w:rsidRPr="00D93DB4">
        <w:t>otherwise,</w:t>
      </w:r>
    </w:p>
    <w:p w14:paraId="52DA7466" w14:textId="77777777" w:rsidR="00DA4660" w:rsidRPr="00D93DB4" w:rsidRDefault="005B1611" w:rsidP="000C29AC">
      <w:pPr>
        <w:pStyle w:val="B3"/>
        <w:ind w:left="1843" w:hanging="425"/>
      </w:pPr>
      <w:r w:rsidRPr="00D93DB4">
        <w:t>-</w:t>
      </w:r>
      <w:r w:rsidRPr="00D93DB4">
        <w:tab/>
      </w:r>
      <w:r w:rsidR="00DA4660" w:rsidRPr="00D93DB4">
        <w:t xml:space="preserve">the frame loss concealment method specified in subclause </w:t>
      </w:r>
      <w:r w:rsidR="00956FFB" w:rsidRPr="00D93DB4">
        <w:t>5.4.3.5</w:t>
      </w:r>
      <w:r w:rsidR="00DA4660" w:rsidRPr="00D93DB4">
        <w:t xml:space="preserve"> is applied.</w:t>
      </w:r>
    </w:p>
    <w:p w14:paraId="21B040E7" w14:textId="41D52BDB" w:rsidR="00DA4660" w:rsidRPr="00D93DB4" w:rsidRDefault="005B1611" w:rsidP="000C29AC">
      <w:pPr>
        <w:pStyle w:val="B3"/>
        <w:ind w:left="1418"/>
      </w:pPr>
      <w:r w:rsidRPr="00D93DB4">
        <w:t>-</w:t>
      </w:r>
      <w:r w:rsidRPr="00D93DB4">
        <w:tab/>
      </w:r>
      <w:r w:rsidR="00DA4660" w:rsidRPr="00D93DB4">
        <w:t>otherwise</w:t>
      </w:r>
      <w:r w:rsidR="00DA4660" w:rsidRPr="00D93DB4">
        <w:rPr>
          <w:rFonts w:cs="Calibri"/>
        </w:rPr>
        <w:t xml:space="preserve"> (in case </w:t>
      </w:r>
      <w:r w:rsidR="00DA4660" w:rsidRPr="00D93DB4">
        <w:t xml:space="preserve">the bit rate </w:t>
      </w:r>
      <w:r w:rsidR="004C5B74">
        <w:rPr>
          <w:rFonts w:cs="Calibri"/>
          <w:noProof/>
          <w:position w:val="-4"/>
        </w:rPr>
        <w:drawing>
          <wp:inline distT="0" distB="0" distL="0" distR="0" wp14:anchorId="7E95835F" wp14:editId="38557779">
            <wp:extent cx="100330" cy="109855"/>
            <wp:effectExtent l="0" t="0" r="0" b="0"/>
            <wp:docPr id="978"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00330" cy="109855"/>
                    </a:xfrm>
                    <a:prstGeom prst="rect">
                      <a:avLst/>
                    </a:prstGeom>
                    <a:noFill/>
                    <a:ln>
                      <a:noFill/>
                    </a:ln>
                  </pic:spPr>
                </pic:pic>
              </a:graphicData>
            </a:graphic>
          </wp:inline>
        </w:drawing>
      </w:r>
      <w:r w:rsidR="00DA4660" w:rsidRPr="00D93DB4">
        <w:rPr>
          <w:rFonts w:cs="Calibri"/>
        </w:rPr>
        <w:t>is larger than 48 kbps), then</w:t>
      </w:r>
      <w:r w:rsidRPr="00D93DB4">
        <w:rPr>
          <w:rFonts w:cs="Calibri"/>
        </w:rPr>
        <w:t>:</w:t>
      </w:r>
    </w:p>
    <w:p w14:paraId="01B69B37" w14:textId="3E053495" w:rsidR="00DA4660" w:rsidRPr="00D93DB4" w:rsidRDefault="005B1611" w:rsidP="000C29AC">
      <w:pPr>
        <w:pStyle w:val="B3"/>
        <w:ind w:left="1843" w:hanging="425"/>
      </w:pPr>
      <w:r w:rsidRPr="00D93DB4">
        <w:t>-</w:t>
      </w:r>
      <w:r w:rsidRPr="00D93DB4">
        <w:tab/>
      </w:r>
      <w:r w:rsidR="00DA4660" w:rsidRPr="00D93DB4">
        <w:t xml:space="preserve">the frame loss concealment method specified in subclause </w:t>
      </w:r>
      <w:r w:rsidR="00956FFB" w:rsidRPr="00D93DB4">
        <w:t>5.4.3.6</w:t>
      </w:r>
      <w:r w:rsidR="00DA4660" w:rsidRPr="00D93DB4">
        <w:t xml:space="preserve"> is applied under the same condition as above (for bit rates less or equal to 48 kbps) except for the case that the spectral envelope stability based speech/music classification </w:t>
      </w:r>
      <w:r w:rsidR="004C5B74">
        <w:rPr>
          <w:noProof/>
        </w:rPr>
        <w:drawing>
          <wp:inline distT="0" distB="0" distL="0" distR="0" wp14:anchorId="48DDD9C8" wp14:editId="1181DCED">
            <wp:extent cx="266700" cy="209550"/>
            <wp:effectExtent l="0" t="0" r="0" b="0"/>
            <wp:docPr id="97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95">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r w:rsidR="00DA4660" w:rsidRPr="00D93DB4">
        <w:t xml:space="preserve"> indicates music, in which case this frame loss concealment method is only applied if the correlation parameter </w:t>
      </w:r>
      <w:r w:rsidR="004C5B74">
        <w:rPr>
          <w:noProof/>
        </w:rPr>
        <w:drawing>
          <wp:inline distT="0" distB="0" distL="0" distR="0" wp14:anchorId="01F8BAAE" wp14:editId="2A53FC7C">
            <wp:extent cx="100330" cy="123825"/>
            <wp:effectExtent l="0" t="0" r="0" b="0"/>
            <wp:docPr id="980"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100330" cy="123825"/>
                    </a:xfrm>
                    <a:prstGeom prst="rect">
                      <a:avLst/>
                    </a:prstGeom>
                    <a:noFill/>
                    <a:ln>
                      <a:noFill/>
                    </a:ln>
                  </pic:spPr>
                </pic:pic>
              </a:graphicData>
            </a:graphic>
          </wp:inline>
        </w:drawing>
      </w:r>
      <w:r w:rsidR="00DA4660" w:rsidRPr="00D93DB4">
        <w:t xml:space="preserve">is below 0.6 or if the voicing parameter </w:t>
      </w:r>
      <w:r w:rsidR="004C5B74">
        <w:rPr>
          <w:noProof/>
        </w:rPr>
        <w:drawing>
          <wp:inline distT="0" distB="0" distL="0" distR="0" wp14:anchorId="3E1E63B4" wp14:editId="413B3D65">
            <wp:extent cx="100330" cy="123825"/>
            <wp:effectExtent l="0" t="0" r="0" b="0"/>
            <wp:docPr id="981"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100330" cy="123825"/>
                    </a:xfrm>
                    <a:prstGeom prst="rect">
                      <a:avLst/>
                    </a:prstGeom>
                    <a:noFill/>
                    <a:ln>
                      <a:noFill/>
                    </a:ln>
                  </pic:spPr>
                </pic:pic>
              </a:graphicData>
            </a:graphic>
          </wp:inline>
        </w:drawing>
      </w:r>
      <w:r w:rsidR="00DA4660" w:rsidRPr="00D93DB4">
        <w:t>is set;</w:t>
      </w:r>
    </w:p>
    <w:p w14:paraId="556D306C" w14:textId="77777777" w:rsidR="00DA4660" w:rsidRPr="00D93DB4" w:rsidRDefault="005B1611" w:rsidP="000C29AC">
      <w:pPr>
        <w:pStyle w:val="B3"/>
        <w:ind w:left="1843" w:hanging="425"/>
      </w:pPr>
      <w:r w:rsidRPr="00D93DB4">
        <w:t>-</w:t>
      </w:r>
      <w:r w:rsidRPr="00D93DB4">
        <w:tab/>
      </w:r>
      <w:r w:rsidR="00DA4660" w:rsidRPr="00D93DB4">
        <w:t xml:space="preserve">otherwise, if the above condition is not satisfied the frame loss concealment method specified in subclause </w:t>
      </w:r>
      <w:r w:rsidR="00956FFB" w:rsidRPr="00D93DB4">
        <w:t>5.4.3.5</w:t>
      </w:r>
      <w:r w:rsidR="00DA4660" w:rsidRPr="00D93DB4">
        <w:t xml:space="preserve"> is applied.</w:t>
      </w:r>
    </w:p>
    <w:p w14:paraId="58E775DA" w14:textId="77777777" w:rsidR="00DA4660" w:rsidRPr="00D93DB4" w:rsidRDefault="005B1611" w:rsidP="000C29AC">
      <w:pPr>
        <w:pStyle w:val="B1"/>
      </w:pPr>
      <w:r w:rsidRPr="00D93DB4">
        <w:t>-</w:t>
      </w:r>
      <w:r w:rsidRPr="00D93DB4">
        <w:tab/>
      </w:r>
      <w:r w:rsidR="00DA4660" w:rsidRPr="00D93DB4">
        <w:t xml:space="preserve">However, in addition to the conditions specified above, the frame loss concealment method specified in subclause </w:t>
      </w:r>
      <w:r w:rsidR="00956FFB" w:rsidRPr="00D93DB4">
        <w:t>5.4.3.6</w:t>
      </w:r>
      <w:r w:rsidR="00DA4660" w:rsidRPr="00D93DB4">
        <w:t xml:space="preserve"> is only applied under the provision that the current frame is the first bad frame following a good frame and that the transient condition vector does not indicate a transient in the previous or it indicates a transient in the frame before the previous frame. If this provision is not satisfied, the frame loss concealment method specified in subclause </w:t>
      </w:r>
      <w:r w:rsidR="00956FFB" w:rsidRPr="00D93DB4">
        <w:t>5.4.3.5</w:t>
      </w:r>
      <w:r w:rsidR="00DA4660" w:rsidRPr="00D93DB4">
        <w:t xml:space="preserve"> is applied.</w:t>
      </w:r>
    </w:p>
    <w:p w14:paraId="42A11C23" w14:textId="77777777" w:rsidR="00DA4660" w:rsidRPr="00D93DB4" w:rsidRDefault="00DA4660" w:rsidP="0001287F">
      <w:pPr>
        <w:rPr>
          <w:lang w:eastAsia="ko-KR"/>
        </w:rPr>
      </w:pPr>
      <w:r w:rsidRPr="00D93DB4">
        <w:rPr>
          <w:lang w:eastAsia="ko-KR"/>
        </w:rPr>
        <w:t xml:space="preserve">The decoding of </w:t>
      </w:r>
      <w:r w:rsidRPr="00D93DB4">
        <w:rPr>
          <w:rFonts w:hint="eastAsia"/>
          <w:lang w:eastAsia="ko-KR"/>
        </w:rPr>
        <w:t>HQ MDCT for NB</w:t>
      </w:r>
      <w:r w:rsidRPr="00D93DB4">
        <w:rPr>
          <w:lang w:eastAsia="ko-KR"/>
        </w:rPr>
        <w:t xml:space="preserve"> include</w:t>
      </w:r>
      <w:r w:rsidRPr="00D93DB4">
        <w:rPr>
          <w:rFonts w:hint="eastAsia"/>
          <w:lang w:eastAsia="ko-KR"/>
        </w:rPr>
        <w:t>s</w:t>
      </w:r>
      <w:r w:rsidRPr="00D93DB4">
        <w:rPr>
          <w:lang w:eastAsia="ko-KR"/>
        </w:rPr>
        <w:t xml:space="preserve"> the following modules:</w:t>
      </w:r>
    </w:p>
    <w:p w14:paraId="39C152CA" w14:textId="77777777" w:rsidR="00DA4660" w:rsidRPr="00D93DB4" w:rsidRDefault="005B1611" w:rsidP="00F11E28">
      <w:pPr>
        <w:pStyle w:val="B1"/>
        <w:rPr>
          <w:lang w:eastAsia="ko-KR"/>
        </w:rPr>
      </w:pPr>
      <w:r w:rsidRPr="00D93DB4">
        <w:t>-</w:t>
      </w:r>
      <w:r w:rsidRPr="00D93DB4">
        <w:tab/>
      </w:r>
      <w:r w:rsidR="00DA4660" w:rsidRPr="00D93DB4">
        <w:rPr>
          <w:lang w:eastAsia="ko-KR"/>
        </w:rPr>
        <w:t xml:space="preserve">a frequency domain </w:t>
      </w:r>
      <w:r w:rsidR="00DA4660" w:rsidRPr="00D93DB4">
        <w:rPr>
          <w:rFonts w:hint="eastAsia"/>
          <w:lang w:eastAsia="ko-KR"/>
        </w:rPr>
        <w:t>packet loss</w:t>
      </w:r>
      <w:r w:rsidR="00DA4660" w:rsidRPr="00D93DB4">
        <w:rPr>
          <w:lang w:eastAsia="ko-KR"/>
        </w:rPr>
        <w:t xml:space="preserve"> concealment (</w:t>
      </w:r>
      <w:r w:rsidR="00DA4660" w:rsidRPr="00D93DB4">
        <w:rPr>
          <w:rFonts w:hint="eastAsia"/>
          <w:lang w:eastAsia="ko-KR"/>
        </w:rPr>
        <w:t>PLC</w:t>
      </w:r>
      <w:r w:rsidR="00DA4660" w:rsidRPr="00D93DB4">
        <w:rPr>
          <w:lang w:eastAsia="ko-KR"/>
        </w:rPr>
        <w:t xml:space="preserve">) </w:t>
      </w:r>
      <w:r w:rsidR="00DA4660" w:rsidRPr="00D93DB4">
        <w:rPr>
          <w:rFonts w:hint="eastAsia"/>
          <w:lang w:eastAsia="ko-KR"/>
        </w:rPr>
        <w:t>block</w:t>
      </w:r>
      <w:r w:rsidR="00DA4660" w:rsidRPr="00D93DB4">
        <w:rPr>
          <w:lang w:eastAsia="ko-KR"/>
        </w:rPr>
        <w:t xml:space="preserve">, </w:t>
      </w:r>
    </w:p>
    <w:p w14:paraId="4891F4B0" w14:textId="77777777" w:rsidR="00DA4660" w:rsidRPr="00D93DB4" w:rsidRDefault="005B1611" w:rsidP="00F11E28">
      <w:pPr>
        <w:pStyle w:val="B1"/>
        <w:rPr>
          <w:lang w:eastAsia="ko-KR"/>
        </w:rPr>
      </w:pPr>
      <w:r w:rsidRPr="00D93DB4">
        <w:t>-</w:t>
      </w:r>
      <w:r w:rsidRPr="00D93DB4">
        <w:tab/>
      </w:r>
      <w:r w:rsidR="00DA4660" w:rsidRPr="00D93DB4">
        <w:rPr>
          <w:lang w:eastAsia="ko-KR"/>
        </w:rPr>
        <w:t>a</w:t>
      </w:r>
      <w:r w:rsidR="00DA4660" w:rsidRPr="00D93DB4">
        <w:rPr>
          <w:rFonts w:hint="eastAsia"/>
          <w:lang w:eastAsia="ko-KR"/>
        </w:rPr>
        <w:t xml:space="preserve"> </w:t>
      </w:r>
      <w:r w:rsidR="00DA4660" w:rsidRPr="00D93DB4">
        <w:rPr>
          <w:lang w:eastAsia="ko-KR"/>
        </w:rPr>
        <w:t xml:space="preserve">spectrum decoding </w:t>
      </w:r>
      <w:r w:rsidR="00DA4660" w:rsidRPr="00D93DB4">
        <w:rPr>
          <w:rFonts w:hint="eastAsia"/>
          <w:lang w:eastAsia="ko-KR"/>
        </w:rPr>
        <w:t>block</w:t>
      </w:r>
      <w:r w:rsidR="00DA4660" w:rsidRPr="00D93DB4">
        <w:rPr>
          <w:lang w:eastAsia="ko-KR"/>
        </w:rPr>
        <w:t xml:space="preserve">, </w:t>
      </w:r>
    </w:p>
    <w:p w14:paraId="2264CD98" w14:textId="77777777" w:rsidR="00DA4660" w:rsidRPr="00D93DB4" w:rsidRDefault="005B1611" w:rsidP="00F11E28">
      <w:pPr>
        <w:pStyle w:val="B1"/>
        <w:rPr>
          <w:lang w:eastAsia="ko-KR"/>
        </w:rPr>
      </w:pPr>
      <w:r w:rsidRPr="00D93DB4">
        <w:t>-</w:t>
      </w:r>
      <w:r w:rsidRPr="00D93DB4">
        <w:tab/>
      </w:r>
      <w:r w:rsidR="00DA4660" w:rsidRPr="00D93DB4">
        <w:rPr>
          <w:lang w:eastAsia="ko-KR"/>
        </w:rPr>
        <w:t xml:space="preserve">a memory update </w:t>
      </w:r>
      <w:r w:rsidR="00DA4660" w:rsidRPr="00D93DB4">
        <w:rPr>
          <w:rFonts w:hint="eastAsia"/>
          <w:lang w:eastAsia="ko-KR"/>
        </w:rPr>
        <w:t>block</w:t>
      </w:r>
      <w:r w:rsidR="00DA4660" w:rsidRPr="00D93DB4">
        <w:rPr>
          <w:lang w:eastAsia="ko-KR"/>
        </w:rPr>
        <w:t xml:space="preserve">, </w:t>
      </w:r>
    </w:p>
    <w:p w14:paraId="103008E7" w14:textId="77777777" w:rsidR="00DA4660" w:rsidRPr="00D93DB4" w:rsidRDefault="005B1611" w:rsidP="00F11E28">
      <w:pPr>
        <w:pStyle w:val="B1"/>
        <w:rPr>
          <w:lang w:eastAsia="ko-KR"/>
        </w:rPr>
      </w:pPr>
      <w:r w:rsidRPr="00D93DB4">
        <w:t>-</w:t>
      </w:r>
      <w:r w:rsidRPr="00D93DB4">
        <w:tab/>
      </w:r>
      <w:r w:rsidR="00DA4660" w:rsidRPr="00D93DB4">
        <w:rPr>
          <w:lang w:eastAsia="ko-KR"/>
        </w:rPr>
        <w:t xml:space="preserve">an </w:t>
      </w:r>
      <w:r w:rsidR="00DA4660" w:rsidRPr="00D93DB4">
        <w:rPr>
          <w:rFonts w:hint="eastAsia"/>
          <w:lang w:eastAsia="ko-KR"/>
        </w:rPr>
        <w:t>IMDCT block</w:t>
      </w:r>
      <w:r w:rsidR="00DA4660" w:rsidRPr="00D93DB4">
        <w:rPr>
          <w:lang w:eastAsia="ko-KR"/>
        </w:rPr>
        <w:t xml:space="preserve">, </w:t>
      </w:r>
    </w:p>
    <w:p w14:paraId="1DD240BD" w14:textId="77777777" w:rsidR="00DA4660" w:rsidRPr="00D93DB4" w:rsidRDefault="005B1611" w:rsidP="00F11E28">
      <w:pPr>
        <w:pStyle w:val="B1"/>
        <w:rPr>
          <w:lang w:eastAsia="ko-KR"/>
        </w:rPr>
      </w:pPr>
      <w:r w:rsidRPr="00D93DB4">
        <w:t>-</w:t>
      </w:r>
      <w:r w:rsidRPr="00D93DB4">
        <w:tab/>
      </w:r>
      <w:r w:rsidR="00DA4660" w:rsidRPr="00D93DB4">
        <w:rPr>
          <w:lang w:eastAsia="ko-KR"/>
        </w:rPr>
        <w:t>and a time</w:t>
      </w:r>
      <w:r w:rsidR="00DA4660" w:rsidRPr="00D93DB4">
        <w:rPr>
          <w:rFonts w:hint="eastAsia"/>
          <w:lang w:eastAsia="ko-KR"/>
        </w:rPr>
        <w:t>-</w:t>
      </w:r>
      <w:r w:rsidR="00DA4660" w:rsidRPr="00D93DB4">
        <w:rPr>
          <w:lang w:eastAsia="ko-KR"/>
        </w:rPr>
        <w:t xml:space="preserve">domain </w:t>
      </w:r>
      <w:r w:rsidR="00DA4660" w:rsidRPr="00D93DB4">
        <w:rPr>
          <w:rFonts w:hint="eastAsia"/>
          <w:lang w:eastAsia="ko-KR"/>
        </w:rPr>
        <w:t>PLC block</w:t>
      </w:r>
      <w:r w:rsidR="00DA4660" w:rsidRPr="00D93DB4">
        <w:rPr>
          <w:lang w:eastAsia="ko-KR"/>
        </w:rPr>
        <w:t xml:space="preserve">. </w:t>
      </w:r>
    </w:p>
    <w:p w14:paraId="260A5CB1" w14:textId="77777777" w:rsidR="009F03E7" w:rsidRPr="00D93DB4" w:rsidRDefault="009F03E7" w:rsidP="0001287F">
      <w:pPr>
        <w:rPr>
          <w:lang w:eastAsia="ko-KR"/>
        </w:rPr>
      </w:pPr>
      <w:r w:rsidRPr="00D93DB4">
        <w:rPr>
          <w:lang w:eastAsia="ko-KR"/>
        </w:rPr>
        <w:t>If it is determined</w:t>
      </w:r>
      <w:r w:rsidRPr="00D93DB4">
        <w:rPr>
          <w:rFonts w:hint="eastAsia"/>
          <w:lang w:eastAsia="ko-KR"/>
        </w:rPr>
        <w:t xml:space="preserve"> </w:t>
      </w:r>
      <w:r w:rsidRPr="00D93DB4">
        <w:rPr>
          <w:lang w:eastAsia="ko-KR"/>
        </w:rPr>
        <w:t>that there is an erased frame, the erased frame</w:t>
      </w:r>
      <w:r w:rsidRPr="00D93DB4">
        <w:rPr>
          <w:rFonts w:eastAsia="Malgun Gothic" w:hint="eastAsia"/>
          <w:lang w:eastAsia="ko-KR"/>
        </w:rPr>
        <w:t xml:space="preserve"> is</w:t>
      </w:r>
      <w:r w:rsidRPr="00D93DB4">
        <w:rPr>
          <w:lang w:eastAsia="ko-KR"/>
        </w:rPr>
        <w:t xml:space="preserve"> concealed using a PLC method. The bad frame indicator (BFI) set to 1 indicates that a current frame is erased, or that no useful information exists for that</w:t>
      </w:r>
      <w:r w:rsidRPr="00D93DB4">
        <w:rPr>
          <w:rFonts w:hint="eastAsia"/>
          <w:lang w:eastAsia="ko-KR"/>
        </w:rPr>
        <w:t xml:space="preserve"> </w:t>
      </w:r>
      <w:r w:rsidRPr="00D93DB4">
        <w:rPr>
          <w:lang w:eastAsia="ko-KR"/>
        </w:rPr>
        <w:t>frame.</w:t>
      </w:r>
      <w:r w:rsidRPr="00D93DB4">
        <w:rPr>
          <w:rFonts w:hint="eastAsia"/>
          <w:lang w:eastAsia="ko-KR"/>
        </w:rPr>
        <w:t xml:space="preserve"> </w:t>
      </w:r>
      <w:r w:rsidRPr="00D93DB4">
        <w:rPr>
          <w:lang w:eastAsia="ko-KR"/>
        </w:rPr>
        <w:t>Similarly, t</w:t>
      </w:r>
      <w:r w:rsidRPr="00D93DB4">
        <w:rPr>
          <w:rFonts w:hint="eastAsia"/>
          <w:lang w:eastAsia="ko-KR"/>
        </w:rPr>
        <w:t xml:space="preserve">he Prev_BFI flag </w:t>
      </w:r>
      <w:r w:rsidRPr="00D93DB4">
        <w:rPr>
          <w:lang w:eastAsia="ko-KR"/>
        </w:rPr>
        <w:t>set to 1 indicates that a previous frame has been erased</w:t>
      </w:r>
      <w:r w:rsidR="00DA4660" w:rsidRPr="00D93DB4">
        <w:rPr>
          <w:lang w:eastAsia="ko-KR"/>
        </w:rPr>
        <w:t>.</w:t>
      </w:r>
      <w:r w:rsidR="00DA4660" w:rsidRPr="00D93DB4">
        <w:rPr>
          <w:rFonts w:hint="eastAsia"/>
          <w:lang w:eastAsia="ko-KR"/>
        </w:rPr>
        <w:t xml:space="preserve"> </w:t>
      </w:r>
    </w:p>
    <w:p w14:paraId="7692B775" w14:textId="77777777" w:rsidR="00DA4660" w:rsidRPr="00D93DB4" w:rsidRDefault="00DA4660" w:rsidP="0001287F">
      <w:pPr>
        <w:rPr>
          <w:lang w:eastAsia="ko-KR"/>
        </w:rPr>
      </w:pPr>
      <w:r w:rsidRPr="00D93DB4">
        <w:rPr>
          <w:lang w:eastAsia="ko-KR"/>
        </w:rPr>
        <w:t>F</w:t>
      </w:r>
      <w:r w:rsidRPr="00D93DB4">
        <w:rPr>
          <w:rFonts w:hint="eastAsia"/>
          <w:lang w:eastAsia="ko-KR"/>
        </w:rPr>
        <w:t>igure</w:t>
      </w:r>
      <w:r w:rsidR="000B67DD" w:rsidRPr="00D93DB4">
        <w:rPr>
          <w:lang w:eastAsia="ko-KR"/>
        </w:rPr>
        <w:t xml:space="preserve"> 2</w:t>
      </w:r>
      <w:r w:rsidRPr="00D93DB4">
        <w:rPr>
          <w:lang w:eastAsia="ko-KR"/>
        </w:rPr>
        <w:t xml:space="preserve"> </w:t>
      </w:r>
      <w:r w:rsidRPr="00D93DB4">
        <w:rPr>
          <w:rFonts w:hint="eastAsia"/>
          <w:lang w:eastAsia="ko-KR"/>
        </w:rPr>
        <w:t xml:space="preserve">shows the block </w:t>
      </w:r>
      <w:r w:rsidRPr="00D93DB4">
        <w:rPr>
          <w:lang w:eastAsia="ko-KR"/>
        </w:rPr>
        <w:t xml:space="preserve">diagram for </w:t>
      </w:r>
      <w:r w:rsidRPr="00D93DB4">
        <w:rPr>
          <w:rFonts w:hint="eastAsia"/>
          <w:lang w:eastAsia="ko-KR"/>
        </w:rPr>
        <w:t>packet loss concealment</w:t>
      </w:r>
      <w:r w:rsidRPr="00D93DB4">
        <w:rPr>
          <w:lang w:eastAsia="ko-KR"/>
        </w:rPr>
        <w:t xml:space="preserve"> of NB signals for the MDCT mode</w:t>
      </w:r>
      <w:r w:rsidRPr="00D93DB4">
        <w:rPr>
          <w:rFonts w:hint="eastAsia"/>
          <w:lang w:eastAsia="ko-KR"/>
        </w:rPr>
        <w:t xml:space="preserve">. </w:t>
      </w:r>
      <w:r w:rsidRPr="00D93DB4">
        <w:rPr>
          <w:lang w:eastAsia="ko-KR"/>
        </w:rPr>
        <w:t>A</w:t>
      </w:r>
      <w:r w:rsidRPr="00D93DB4">
        <w:rPr>
          <w:rFonts w:hint="eastAsia"/>
          <w:lang w:eastAsia="ko-KR"/>
        </w:rPr>
        <w:t xml:space="preserve"> frequency-domain approach </w:t>
      </w:r>
      <w:r w:rsidRPr="00D93DB4">
        <w:rPr>
          <w:lang w:eastAsia="ko-KR"/>
        </w:rPr>
        <w:t xml:space="preserve">operates on </w:t>
      </w:r>
      <w:r w:rsidRPr="00D93DB4">
        <w:rPr>
          <w:rFonts w:hint="eastAsia"/>
          <w:lang w:eastAsia="ko-KR"/>
        </w:rPr>
        <w:t xml:space="preserve">the frequency domain signal such as </w:t>
      </w:r>
      <w:r w:rsidRPr="00D93DB4">
        <w:rPr>
          <w:lang w:eastAsia="ko-KR"/>
        </w:rPr>
        <w:t>the</w:t>
      </w:r>
      <w:r w:rsidRPr="00D93DB4">
        <w:rPr>
          <w:rFonts w:hint="eastAsia"/>
          <w:lang w:eastAsia="ko-KR"/>
        </w:rPr>
        <w:t xml:space="preserve"> input to </w:t>
      </w:r>
      <w:r w:rsidRPr="00D93DB4">
        <w:rPr>
          <w:lang w:eastAsia="ko-KR"/>
        </w:rPr>
        <w:t xml:space="preserve">the </w:t>
      </w:r>
      <w:r w:rsidRPr="00D93DB4">
        <w:rPr>
          <w:rFonts w:hint="eastAsia"/>
          <w:lang w:eastAsia="ko-KR"/>
        </w:rPr>
        <w:t xml:space="preserve">IMDCT block in the figure. </w:t>
      </w:r>
      <w:r w:rsidRPr="00D93DB4">
        <w:rPr>
          <w:lang w:eastAsia="ko-KR"/>
        </w:rPr>
        <w:t>A</w:t>
      </w:r>
      <w:r w:rsidRPr="00D93DB4">
        <w:rPr>
          <w:rFonts w:hint="eastAsia"/>
          <w:lang w:eastAsia="ko-KR"/>
        </w:rPr>
        <w:t xml:space="preserve"> time-domain </w:t>
      </w:r>
      <w:r w:rsidRPr="00D93DB4">
        <w:rPr>
          <w:lang w:eastAsia="ko-KR"/>
        </w:rPr>
        <w:t>approach</w:t>
      </w:r>
      <w:r w:rsidRPr="00D93DB4">
        <w:rPr>
          <w:rFonts w:hint="eastAsia"/>
          <w:lang w:eastAsia="ko-KR"/>
        </w:rPr>
        <w:t xml:space="preserve"> </w:t>
      </w:r>
      <w:r w:rsidRPr="00D93DB4">
        <w:rPr>
          <w:lang w:eastAsia="ko-KR"/>
        </w:rPr>
        <w:t>operates on</w:t>
      </w:r>
      <w:r w:rsidRPr="00D93DB4">
        <w:rPr>
          <w:rFonts w:hint="eastAsia"/>
          <w:lang w:eastAsia="ko-KR"/>
        </w:rPr>
        <w:t xml:space="preserve"> </w:t>
      </w:r>
      <w:r w:rsidRPr="00D93DB4">
        <w:rPr>
          <w:lang w:eastAsia="ko-KR"/>
        </w:rPr>
        <w:t xml:space="preserve">the </w:t>
      </w:r>
      <w:r w:rsidRPr="00D93DB4">
        <w:rPr>
          <w:rFonts w:hint="eastAsia"/>
          <w:lang w:eastAsia="ko-KR"/>
        </w:rPr>
        <w:t xml:space="preserve">time domain signal after </w:t>
      </w:r>
      <w:r w:rsidRPr="00D93DB4">
        <w:rPr>
          <w:lang w:eastAsia="ko-KR"/>
        </w:rPr>
        <w:t xml:space="preserve">the </w:t>
      </w:r>
      <w:r w:rsidRPr="00D93DB4">
        <w:rPr>
          <w:rFonts w:hint="eastAsia"/>
          <w:lang w:eastAsia="ko-KR"/>
        </w:rPr>
        <w:t xml:space="preserve">IMDCT block. When </w:t>
      </w:r>
      <w:r w:rsidRPr="00D93DB4">
        <w:rPr>
          <w:lang w:eastAsia="ko-KR"/>
        </w:rPr>
        <w:t>a</w:t>
      </w:r>
      <w:r w:rsidRPr="00D93DB4">
        <w:rPr>
          <w:rFonts w:hint="eastAsia"/>
          <w:lang w:eastAsia="ko-KR"/>
        </w:rPr>
        <w:t xml:space="preserve"> frame </w:t>
      </w:r>
      <w:r w:rsidRPr="00D93DB4">
        <w:rPr>
          <w:lang w:eastAsia="ko-KR"/>
        </w:rPr>
        <w:t>erasure</w:t>
      </w:r>
      <w:r w:rsidRPr="00D93DB4">
        <w:rPr>
          <w:rFonts w:hint="eastAsia"/>
          <w:lang w:eastAsia="ko-KR"/>
        </w:rPr>
        <w:t xml:space="preserve"> occur</w:t>
      </w:r>
      <w:r w:rsidRPr="00D93DB4">
        <w:rPr>
          <w:lang w:eastAsia="ko-KR"/>
        </w:rPr>
        <w:t>s</w:t>
      </w:r>
      <w:r w:rsidRPr="00D93DB4">
        <w:rPr>
          <w:rFonts w:hint="eastAsia"/>
          <w:lang w:eastAsia="ko-KR"/>
        </w:rPr>
        <w:t xml:space="preserve">, the spectral coefficients </w:t>
      </w:r>
      <w:r w:rsidRPr="00D93DB4">
        <w:rPr>
          <w:lang w:eastAsia="ko-KR"/>
        </w:rPr>
        <w:t>of</w:t>
      </w:r>
      <w:r w:rsidRPr="00D93DB4">
        <w:rPr>
          <w:rFonts w:hint="eastAsia"/>
          <w:lang w:eastAsia="ko-KR"/>
        </w:rPr>
        <w:t xml:space="preserve"> the current frame </w:t>
      </w:r>
      <w:r w:rsidRPr="00D93DB4">
        <w:rPr>
          <w:lang w:eastAsia="ko-KR"/>
        </w:rPr>
        <w:t>are</w:t>
      </w:r>
      <w:r w:rsidRPr="00D93DB4">
        <w:rPr>
          <w:rFonts w:hint="eastAsia"/>
          <w:lang w:eastAsia="ko-KR"/>
        </w:rPr>
        <w:t xml:space="preserve"> </w:t>
      </w:r>
      <w:r w:rsidRPr="00D93DB4">
        <w:rPr>
          <w:lang w:eastAsia="ko-KR"/>
        </w:rPr>
        <w:t>estimated</w:t>
      </w:r>
      <w:r w:rsidRPr="00D93DB4">
        <w:rPr>
          <w:rFonts w:hint="eastAsia"/>
          <w:lang w:eastAsia="ko-KR"/>
        </w:rPr>
        <w:t xml:space="preserve">. </w:t>
      </w:r>
      <w:r w:rsidRPr="00D93DB4">
        <w:rPr>
          <w:lang w:eastAsia="ko-KR"/>
        </w:rPr>
        <w:t xml:space="preserve">To accomplish this using the </w:t>
      </w:r>
      <w:r w:rsidRPr="00D93DB4">
        <w:rPr>
          <w:rFonts w:hint="eastAsia"/>
          <w:lang w:eastAsia="ko-KR"/>
        </w:rPr>
        <w:t>frequency-domain</w:t>
      </w:r>
      <w:r w:rsidRPr="00D93DB4">
        <w:rPr>
          <w:lang w:eastAsia="ko-KR"/>
        </w:rPr>
        <w:t xml:space="preserve"> approach,</w:t>
      </w:r>
      <w:r w:rsidRPr="00D93DB4">
        <w:rPr>
          <w:rFonts w:hint="eastAsia"/>
          <w:lang w:eastAsia="ko-KR"/>
        </w:rPr>
        <w:t xml:space="preserve"> the synthesized spectral coefficients of the last good frame </w:t>
      </w:r>
      <w:r w:rsidRPr="00D93DB4">
        <w:rPr>
          <w:lang w:eastAsia="ko-KR"/>
        </w:rPr>
        <w:t>are</w:t>
      </w:r>
      <w:r w:rsidRPr="00D93DB4">
        <w:rPr>
          <w:rFonts w:hint="eastAsia"/>
          <w:lang w:eastAsia="ko-KR"/>
        </w:rPr>
        <w:t xml:space="preserve"> repeated </w:t>
      </w:r>
      <w:r w:rsidRPr="00D93DB4">
        <w:rPr>
          <w:lang w:eastAsia="ko-KR"/>
        </w:rPr>
        <w:t>for the</w:t>
      </w:r>
      <w:r w:rsidRPr="00D93DB4">
        <w:rPr>
          <w:rFonts w:hint="eastAsia"/>
          <w:lang w:eastAsia="ko-KR"/>
        </w:rPr>
        <w:t xml:space="preserve"> current frame with signal modification such as a gain scaling and a random sign changing. In the time-domain approach, </w:t>
      </w:r>
      <w:r w:rsidRPr="00D93DB4">
        <w:rPr>
          <w:lang w:eastAsia="ko-KR"/>
        </w:rPr>
        <w:t>an</w:t>
      </w:r>
      <w:r w:rsidRPr="00D93DB4">
        <w:rPr>
          <w:rFonts w:hint="eastAsia"/>
          <w:lang w:eastAsia="ko-KR"/>
        </w:rPr>
        <w:t xml:space="preserve"> additional PLC operation is added to </w:t>
      </w:r>
      <w:r w:rsidRPr="00D93DB4">
        <w:rPr>
          <w:lang w:eastAsia="ko-KR"/>
        </w:rPr>
        <w:t>enhance</w:t>
      </w:r>
      <w:r w:rsidRPr="00D93DB4">
        <w:rPr>
          <w:rFonts w:hint="eastAsia"/>
          <w:lang w:eastAsia="ko-KR"/>
        </w:rPr>
        <w:t xml:space="preserve"> the performance of the frequency-domain approach depending on the input signal characteristics. For this additional operation, the appropriate </w:t>
      </w:r>
      <w:r w:rsidRPr="00D93DB4">
        <w:rPr>
          <w:lang w:eastAsia="ko-KR"/>
        </w:rPr>
        <w:t>packet loss</w:t>
      </w:r>
      <w:r w:rsidRPr="00D93DB4">
        <w:rPr>
          <w:rFonts w:hint="eastAsia"/>
          <w:lang w:eastAsia="ko-KR"/>
        </w:rPr>
        <w:t xml:space="preserve"> concealment tool</w:t>
      </w:r>
      <w:r w:rsidRPr="00D93DB4">
        <w:rPr>
          <w:lang w:eastAsia="ko-KR"/>
        </w:rPr>
        <w:t>, either</w:t>
      </w:r>
      <w:r w:rsidRPr="00D93DB4">
        <w:rPr>
          <w:rFonts w:hint="eastAsia"/>
          <w:lang w:eastAsia="ko-KR"/>
        </w:rPr>
        <w:t xml:space="preserve"> </w:t>
      </w:r>
      <w:r w:rsidRPr="00D93DB4">
        <w:rPr>
          <w:lang w:eastAsia="ko-KR"/>
        </w:rPr>
        <w:t xml:space="preserve">the </w:t>
      </w:r>
      <w:r w:rsidRPr="00D93DB4">
        <w:rPr>
          <w:rFonts w:hint="eastAsia"/>
          <w:lang w:eastAsia="ko-KR"/>
        </w:rPr>
        <w:t xml:space="preserve">phase matching tool or </w:t>
      </w:r>
      <w:r w:rsidRPr="00D93DB4">
        <w:rPr>
          <w:lang w:eastAsia="ko-KR"/>
        </w:rPr>
        <w:t>the</w:t>
      </w:r>
      <w:r w:rsidRPr="00D93DB4">
        <w:rPr>
          <w:rFonts w:hint="eastAsia"/>
          <w:lang w:eastAsia="ko-KR"/>
        </w:rPr>
        <w:t xml:space="preserve"> </w:t>
      </w:r>
      <w:r w:rsidRPr="00D93DB4">
        <w:rPr>
          <w:lang w:eastAsia="ko-KR"/>
        </w:rPr>
        <w:t>repetition</w:t>
      </w:r>
      <w:r w:rsidRPr="00D93DB4">
        <w:rPr>
          <w:rFonts w:hint="eastAsia"/>
          <w:lang w:eastAsia="ko-KR"/>
        </w:rPr>
        <w:t xml:space="preserve"> and smoothing tool is selected.</w:t>
      </w:r>
    </w:p>
    <w:p w14:paraId="7594F671" w14:textId="77777777" w:rsidR="00DA4660" w:rsidRPr="00D93DB4" w:rsidRDefault="00DA4660" w:rsidP="000C29AC">
      <w:pPr>
        <w:pStyle w:val="TH"/>
        <w:rPr>
          <w:lang w:eastAsia="ko-KR"/>
        </w:rPr>
      </w:pPr>
      <w:r w:rsidRPr="00D93DB4">
        <w:rPr>
          <w:rFonts w:hint="eastAsia"/>
        </w:rPr>
        <w:t xml:space="preserve"> </w:t>
      </w:r>
    </w:p>
    <w:p w14:paraId="6EBF3F77" w14:textId="6A8FBF24" w:rsidR="00056871" w:rsidRDefault="004C5B74" w:rsidP="00855344">
      <w:pPr>
        <w:pStyle w:val="TH"/>
      </w:pPr>
      <w:r>
        <w:rPr>
          <w:noProof/>
        </w:rPr>
        <w:drawing>
          <wp:inline distT="0" distB="0" distL="0" distR="0" wp14:anchorId="2EE3B69A" wp14:editId="1E958EB0">
            <wp:extent cx="2805430" cy="5105400"/>
            <wp:effectExtent l="0" t="0" r="0" b="0"/>
            <wp:docPr id="9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2805430" cy="5105400"/>
                    </a:xfrm>
                    <a:prstGeom prst="rect">
                      <a:avLst/>
                    </a:prstGeom>
                    <a:noFill/>
                    <a:ln>
                      <a:noFill/>
                    </a:ln>
                  </pic:spPr>
                </pic:pic>
              </a:graphicData>
            </a:graphic>
          </wp:inline>
        </w:drawing>
      </w:r>
    </w:p>
    <w:p w14:paraId="39F2A028" w14:textId="77777777" w:rsidR="00DA4660" w:rsidRPr="00D93DB4" w:rsidRDefault="00DA4660" w:rsidP="0001287F">
      <w:pPr>
        <w:pStyle w:val="TF"/>
      </w:pPr>
      <w:r w:rsidRPr="00D93DB4">
        <w:t>Figure</w:t>
      </w:r>
      <w:r w:rsidR="000B67DD" w:rsidRPr="00D93DB4">
        <w:t xml:space="preserve"> 2</w:t>
      </w:r>
      <w:r w:rsidRPr="00D93DB4">
        <w:t xml:space="preserve">: </w:t>
      </w:r>
      <w:r w:rsidRPr="00D93DB4">
        <w:rPr>
          <w:rFonts w:hint="eastAsia"/>
          <w:bCs/>
        </w:rPr>
        <w:t xml:space="preserve">Block diagram for NB </w:t>
      </w:r>
      <w:r w:rsidR="00B4296C" w:rsidRPr="00D93DB4">
        <w:rPr>
          <w:bCs/>
        </w:rPr>
        <w:t>PLC</w:t>
      </w:r>
      <w:r w:rsidRPr="00D93DB4">
        <w:rPr>
          <w:rFonts w:hint="eastAsia"/>
          <w:bCs/>
        </w:rPr>
        <w:t xml:space="preserve"> for MDCT mode</w:t>
      </w:r>
    </w:p>
    <w:p w14:paraId="2BF6F5F9" w14:textId="77777777" w:rsidR="00DA4660" w:rsidRPr="00D93DB4" w:rsidRDefault="00956FFB" w:rsidP="0001287F">
      <w:pPr>
        <w:pStyle w:val="Heading4"/>
        <w:rPr>
          <w:lang w:eastAsia="ko-KR"/>
        </w:rPr>
      </w:pPr>
      <w:bookmarkStart w:id="154" w:name="_Toc123562460"/>
      <w:r w:rsidRPr="00D93DB4">
        <w:t>5.4.3.3</w:t>
      </w:r>
      <w:r w:rsidR="00DA4660" w:rsidRPr="00D93DB4">
        <w:tab/>
        <w:t xml:space="preserve">MDCT frame repetition with </w:t>
      </w:r>
      <w:r w:rsidR="00DA4660" w:rsidRPr="00D93DB4">
        <w:rPr>
          <w:rFonts w:hint="eastAsia"/>
          <w:lang w:eastAsia="ko-KR"/>
        </w:rPr>
        <w:t>random sign and gain scaling</w:t>
      </w:r>
      <w:bookmarkEnd w:id="154"/>
    </w:p>
    <w:p w14:paraId="3C472A53" w14:textId="77777777" w:rsidR="00DA4660" w:rsidRPr="00D93DB4" w:rsidRDefault="00DA4660" w:rsidP="0001287F">
      <w:r w:rsidRPr="00D93DB4">
        <w:rPr>
          <w:rFonts w:hint="eastAsia"/>
          <w:lang w:eastAsia="ko-KR"/>
        </w:rPr>
        <w:t xml:space="preserve">When </w:t>
      </w:r>
      <w:r w:rsidRPr="00D93DB4">
        <w:rPr>
          <w:lang w:eastAsia="ko-KR"/>
        </w:rPr>
        <w:t>a</w:t>
      </w:r>
      <w:r w:rsidRPr="00D93DB4">
        <w:rPr>
          <w:rFonts w:hint="eastAsia"/>
          <w:lang w:eastAsia="ko-KR"/>
        </w:rPr>
        <w:t xml:space="preserve"> </w:t>
      </w:r>
      <w:r w:rsidRPr="00D93DB4">
        <w:rPr>
          <w:lang w:eastAsia="ko-KR"/>
        </w:rPr>
        <w:t>first frame erasure</w:t>
      </w:r>
      <w:r w:rsidRPr="00D93DB4">
        <w:rPr>
          <w:rFonts w:hint="eastAsia"/>
          <w:lang w:eastAsia="ko-KR"/>
        </w:rPr>
        <w:t xml:space="preserve"> occur</w:t>
      </w:r>
      <w:r w:rsidRPr="00D93DB4">
        <w:rPr>
          <w:lang w:eastAsia="ko-KR"/>
        </w:rPr>
        <w:t>s</w:t>
      </w:r>
      <w:r w:rsidRPr="00D93DB4">
        <w:rPr>
          <w:rFonts w:hint="eastAsia"/>
          <w:lang w:eastAsia="ko-KR"/>
        </w:rPr>
        <w:t>, packet loss</w:t>
      </w:r>
      <w:r w:rsidRPr="00D93DB4">
        <w:rPr>
          <w:lang w:eastAsia="ko-KR"/>
        </w:rPr>
        <w:t xml:space="preserve"> concealment</w:t>
      </w:r>
      <w:r w:rsidRPr="00D93DB4">
        <w:rPr>
          <w:rFonts w:hint="eastAsia"/>
          <w:lang w:eastAsia="ko-KR"/>
        </w:rPr>
        <w:t xml:space="preserve"> is performed as follows. In order to conceal the e</w:t>
      </w:r>
      <w:r w:rsidRPr="00D93DB4">
        <w:rPr>
          <w:lang w:eastAsia="ko-KR"/>
        </w:rPr>
        <w:t>rasure</w:t>
      </w:r>
      <w:r w:rsidRPr="00D93DB4">
        <w:rPr>
          <w:rFonts w:hint="eastAsia"/>
          <w:lang w:eastAsia="ko-KR"/>
        </w:rPr>
        <w:t xml:space="preserve">, </w:t>
      </w:r>
      <w:r w:rsidRPr="00D93DB4">
        <w:rPr>
          <w:lang w:eastAsia="ko-KR"/>
        </w:rPr>
        <w:t>the signal characteristics of a decoded signal</w:t>
      </w:r>
      <w:r w:rsidRPr="00D93DB4">
        <w:rPr>
          <w:rFonts w:hint="eastAsia"/>
          <w:lang w:eastAsia="ko-KR"/>
        </w:rPr>
        <w:t xml:space="preserve"> </w:t>
      </w:r>
      <w:r w:rsidRPr="00D93DB4">
        <w:rPr>
          <w:lang w:eastAsia="ko-KR"/>
        </w:rPr>
        <w:t>are</w:t>
      </w:r>
      <w:r w:rsidRPr="00D93DB4">
        <w:rPr>
          <w:rFonts w:hint="eastAsia"/>
          <w:lang w:eastAsia="ko-KR"/>
        </w:rPr>
        <w:t xml:space="preserve"> used, which</w:t>
      </w:r>
      <w:r w:rsidRPr="00D93DB4">
        <w:rPr>
          <w:lang w:eastAsia="ko-KR"/>
        </w:rPr>
        <w:t xml:space="preserve"> results in a classif</w:t>
      </w:r>
      <w:r w:rsidRPr="00D93DB4">
        <w:rPr>
          <w:rFonts w:hint="eastAsia"/>
          <w:lang w:eastAsia="ko-KR"/>
        </w:rPr>
        <w:t>i</w:t>
      </w:r>
      <w:r w:rsidRPr="00D93DB4">
        <w:rPr>
          <w:lang w:eastAsia="ko-KR"/>
        </w:rPr>
        <w:t>cation of the characteristics of</w:t>
      </w:r>
      <w:r w:rsidRPr="00D93DB4">
        <w:rPr>
          <w:rFonts w:hint="eastAsia"/>
          <w:lang w:eastAsia="ko-KR"/>
        </w:rPr>
        <w:t xml:space="preserve"> </w:t>
      </w:r>
      <w:r w:rsidRPr="00D93DB4">
        <w:rPr>
          <w:lang w:eastAsia="ko-KR"/>
        </w:rPr>
        <w:t xml:space="preserve">the decoded signal into a </w:t>
      </w:r>
      <w:r w:rsidRPr="00D93DB4">
        <w:rPr>
          <w:rFonts w:hint="eastAsia"/>
          <w:lang w:eastAsia="ko-KR"/>
        </w:rPr>
        <w:t xml:space="preserve">stationary and </w:t>
      </w:r>
      <w:r w:rsidRPr="00D93DB4">
        <w:rPr>
          <w:lang w:eastAsia="ko-KR"/>
        </w:rPr>
        <w:t>norm</w:t>
      </w:r>
      <w:r w:rsidRPr="00D93DB4">
        <w:rPr>
          <w:rFonts w:hint="eastAsia"/>
          <w:lang w:eastAsia="ko-KR"/>
        </w:rPr>
        <w:t>al frame</w:t>
      </w:r>
      <w:r w:rsidRPr="00D93DB4">
        <w:rPr>
          <w:lang w:eastAsia="ko-KR"/>
        </w:rPr>
        <w:t>. A current frame is determined to be transient</w:t>
      </w:r>
      <w:r w:rsidRPr="00D93DB4">
        <w:rPr>
          <w:rFonts w:hint="eastAsia"/>
          <w:lang w:eastAsia="ko-KR"/>
        </w:rPr>
        <w:t xml:space="preserve"> </w:t>
      </w:r>
      <w:r w:rsidRPr="00D93DB4">
        <w:rPr>
          <w:lang w:eastAsia="ko-KR"/>
        </w:rPr>
        <w:t xml:space="preserve">using </w:t>
      </w:r>
      <w:r w:rsidRPr="00D93DB4">
        <w:rPr>
          <w:rFonts w:hint="eastAsia"/>
          <w:lang w:eastAsia="ko-KR"/>
        </w:rPr>
        <w:t>t</w:t>
      </w:r>
      <w:r w:rsidRPr="00D93DB4">
        <w:rPr>
          <w:lang w:eastAsia="ko-KR"/>
        </w:rPr>
        <w:t xml:space="preserve">he frame type </w:t>
      </w:r>
      <w:r w:rsidRPr="00D93DB4">
        <w:rPr>
          <w:rFonts w:hint="eastAsia"/>
          <w:lang w:eastAsia="ko-KR"/>
        </w:rPr>
        <w:t xml:space="preserve">(is_transient) which is </w:t>
      </w:r>
      <w:r w:rsidRPr="00D93DB4">
        <w:rPr>
          <w:lang w:eastAsia="ko-KR"/>
        </w:rPr>
        <w:t>transmitted from the encoder</w:t>
      </w:r>
      <w:r w:rsidRPr="00D93DB4">
        <w:rPr>
          <w:rFonts w:hint="eastAsia"/>
          <w:lang w:eastAsia="ko-KR"/>
        </w:rPr>
        <w:t>. The energy difference (</w:t>
      </w:r>
      <w:r w:rsidRPr="00D93DB4">
        <w:rPr>
          <w:lang w:eastAsia="ko-KR"/>
        </w:rPr>
        <w:t>energy_diff</w:t>
      </w:r>
      <w:r w:rsidRPr="00D93DB4">
        <w:rPr>
          <w:rFonts w:hint="eastAsia"/>
          <w:lang w:eastAsia="ko-KR"/>
        </w:rPr>
        <w:t>)</w:t>
      </w:r>
      <w:r w:rsidR="00064C44" w:rsidRPr="00D93DB4">
        <w:rPr>
          <w:lang w:eastAsia="ko-KR"/>
        </w:rPr>
        <w:t xml:space="preserve"> </w:t>
      </w:r>
      <w:r w:rsidRPr="00D93DB4">
        <w:rPr>
          <w:rFonts w:hint="eastAsia"/>
          <w:lang w:eastAsia="ko-KR"/>
        </w:rPr>
        <w:t xml:space="preserve">is used to determine </w:t>
      </w:r>
      <w:r w:rsidRPr="00D93DB4">
        <w:rPr>
          <w:lang w:eastAsia="ko-KR"/>
        </w:rPr>
        <w:t>if</w:t>
      </w:r>
      <w:r w:rsidRPr="00D93DB4">
        <w:rPr>
          <w:rFonts w:hint="eastAsia"/>
          <w:lang w:eastAsia="ko-KR"/>
        </w:rPr>
        <w:t xml:space="preserve"> the current frame is stationary, and is </w:t>
      </w:r>
      <w:r w:rsidRPr="00D93DB4">
        <w:rPr>
          <w:lang w:eastAsia="ko-KR"/>
        </w:rPr>
        <w:t>represented by</w:t>
      </w:r>
      <w:r w:rsidRPr="00D93DB4">
        <w:rPr>
          <w:rFonts w:hint="eastAsia"/>
          <w:lang w:eastAsia="ko-KR"/>
        </w:rPr>
        <w:t xml:space="preserve"> the following e</w:t>
      </w:r>
      <w:r w:rsidRPr="00D93DB4">
        <w:rPr>
          <w:lang w:eastAsia="ko-KR"/>
        </w:rPr>
        <w:t>quation</w:t>
      </w:r>
      <w:r w:rsidRPr="00D93DB4">
        <w:rPr>
          <w:rFonts w:hint="eastAsia"/>
          <w:lang w:eastAsia="ko-KR"/>
        </w:rPr>
        <w:t xml:space="preserve">. </w:t>
      </w:r>
      <w:r w:rsidRPr="00D93DB4">
        <w:rPr>
          <w:lang w:eastAsia="ko-KR"/>
        </w:rPr>
        <w:t>The energy difference indicates the absolute value of a</w:t>
      </w:r>
      <w:r w:rsidRPr="00D93DB4">
        <w:rPr>
          <w:rFonts w:hint="eastAsia"/>
          <w:lang w:eastAsia="ko-KR"/>
        </w:rPr>
        <w:t xml:space="preserve"> </w:t>
      </w:r>
      <w:r w:rsidRPr="00D93DB4">
        <w:rPr>
          <w:lang w:eastAsia="ko-KR"/>
        </w:rPr>
        <w:t xml:space="preserve">normalized energy difference between energy </w:t>
      </w:r>
      <w:r w:rsidRPr="00D93DB4">
        <w:rPr>
          <w:i/>
          <w:lang w:eastAsia="ko-KR"/>
        </w:rPr>
        <w:t>E</w:t>
      </w:r>
      <w:r w:rsidRPr="00D93DB4">
        <w:rPr>
          <w:i/>
          <w:vertAlign w:val="subscript"/>
          <w:lang w:eastAsia="ko-KR"/>
        </w:rPr>
        <w:t>curr</w:t>
      </w:r>
      <w:r w:rsidRPr="00D93DB4">
        <w:rPr>
          <w:lang w:eastAsia="ko-KR"/>
        </w:rPr>
        <w:t xml:space="preserve"> of the current frame and a</w:t>
      </w:r>
      <w:r w:rsidRPr="00D93DB4">
        <w:rPr>
          <w:rFonts w:hint="eastAsia"/>
          <w:lang w:eastAsia="ko-KR"/>
        </w:rPr>
        <w:t xml:space="preserve"> </w:t>
      </w:r>
      <w:r w:rsidRPr="00D93DB4">
        <w:rPr>
          <w:lang w:eastAsia="ko-KR"/>
        </w:rPr>
        <w:t xml:space="preserve">moving average </w:t>
      </w:r>
      <w:r w:rsidRPr="00D93DB4">
        <w:rPr>
          <w:i/>
          <w:lang w:eastAsia="ko-KR"/>
        </w:rPr>
        <w:t>E</w:t>
      </w:r>
      <w:r w:rsidRPr="00D93DB4">
        <w:rPr>
          <w:i/>
          <w:vertAlign w:val="subscript"/>
          <w:lang w:eastAsia="ko-KR"/>
        </w:rPr>
        <w:t>MA</w:t>
      </w:r>
      <w:r w:rsidRPr="00D93DB4">
        <w:rPr>
          <w:lang w:eastAsia="ko-KR"/>
        </w:rPr>
        <w:t xml:space="preserve"> of per-frame energy. </w:t>
      </w:r>
      <w:r w:rsidRPr="00D93DB4">
        <w:rPr>
          <w:i/>
          <w:lang w:eastAsia="ko-KR"/>
        </w:rPr>
        <w:t>E</w:t>
      </w:r>
      <w:r w:rsidRPr="00D93DB4">
        <w:rPr>
          <w:i/>
          <w:vertAlign w:val="subscript"/>
          <w:lang w:eastAsia="ko-KR"/>
        </w:rPr>
        <w:t>MA</w:t>
      </w:r>
      <w:r w:rsidRPr="00D93DB4">
        <w:rPr>
          <w:lang w:eastAsia="ko-KR"/>
        </w:rPr>
        <w:t xml:space="preserve"> </w:t>
      </w:r>
      <w:r w:rsidRPr="00D93DB4">
        <w:rPr>
          <w:rFonts w:hint="eastAsia"/>
          <w:lang w:eastAsia="ko-KR"/>
        </w:rPr>
        <w:t xml:space="preserve">will be </w:t>
      </w:r>
      <w:r w:rsidRPr="00D93DB4">
        <w:rPr>
          <w:lang w:eastAsia="ko-KR"/>
        </w:rPr>
        <w:t>updated</w:t>
      </w:r>
      <w:r w:rsidRPr="00D93DB4">
        <w:rPr>
          <w:rFonts w:hint="eastAsia"/>
          <w:lang w:eastAsia="ko-KR"/>
        </w:rPr>
        <w:t xml:space="preserve"> to </w:t>
      </w:r>
      <w:r w:rsidRPr="00D93DB4">
        <w:rPr>
          <w:i/>
          <w:lang w:eastAsia="ko-KR"/>
        </w:rPr>
        <w:t>E</w:t>
      </w:r>
      <w:r w:rsidRPr="00D93DB4">
        <w:rPr>
          <w:i/>
          <w:vertAlign w:val="subscript"/>
          <w:lang w:eastAsia="ko-KR"/>
        </w:rPr>
        <w:t>MA</w:t>
      </w:r>
      <w:r w:rsidRPr="00D93DB4">
        <w:rPr>
          <w:rFonts w:hint="eastAsia"/>
          <w:i/>
          <w:vertAlign w:val="subscript"/>
          <w:lang w:eastAsia="ko-KR"/>
        </w:rPr>
        <w:t>_old</w:t>
      </w:r>
      <w:r w:rsidRPr="00D93DB4">
        <w:rPr>
          <w:lang w:eastAsia="ko-KR"/>
        </w:rPr>
        <w:t xml:space="preserve"> </w:t>
      </w:r>
      <w:r w:rsidRPr="00D93DB4">
        <w:rPr>
          <w:rFonts w:hint="eastAsia"/>
          <w:lang w:eastAsia="ko-KR"/>
        </w:rPr>
        <w:t>in the next frame.</w:t>
      </w:r>
    </w:p>
    <w:p w14:paraId="112F75F7" w14:textId="7F691FBA" w:rsidR="00DA4660" w:rsidRPr="00D93DB4" w:rsidRDefault="00DA4660" w:rsidP="0001287F">
      <w:pPr>
        <w:pStyle w:val="EQ"/>
        <w:rPr>
          <w:lang w:eastAsia="ko-KR"/>
        </w:rPr>
      </w:pPr>
      <w:r w:rsidRPr="00D93DB4">
        <w:tab/>
      </w:r>
      <w:r w:rsidR="004C5B74">
        <w:rPr>
          <w:noProof/>
          <w:position w:val="-28"/>
        </w:rPr>
        <w:drawing>
          <wp:inline distT="0" distB="0" distL="0" distR="0" wp14:anchorId="70E103FD" wp14:editId="125FC72F">
            <wp:extent cx="1129030" cy="419100"/>
            <wp:effectExtent l="0" t="0" r="0" b="0"/>
            <wp:docPr id="983"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99">
                      <a:extLst>
                        <a:ext uri="{28A0092B-C50C-407E-A947-70E740481C1C}">
                          <a14:useLocalDpi xmlns:a14="http://schemas.microsoft.com/office/drawing/2010/main" val="0"/>
                        </a:ext>
                      </a:extLst>
                    </a:blip>
                    <a:srcRect/>
                    <a:stretch>
                      <a:fillRect/>
                    </a:stretch>
                  </pic:blipFill>
                  <pic:spPr bwMode="auto">
                    <a:xfrm>
                      <a:off x="0" y="0"/>
                      <a:ext cx="1129030" cy="419100"/>
                    </a:xfrm>
                    <a:prstGeom prst="rect">
                      <a:avLst/>
                    </a:prstGeom>
                    <a:noFill/>
                    <a:ln>
                      <a:noFill/>
                    </a:ln>
                  </pic:spPr>
                </pic:pic>
              </a:graphicData>
            </a:graphic>
          </wp:inline>
        </w:drawing>
      </w:r>
      <w:r w:rsidRPr="00D93DB4">
        <w:tab/>
        <w:t>(</w:t>
      </w:r>
      <w:bookmarkStart w:id="155" w:name="NBFEC_Eq_energydiff"/>
      <w:r w:rsidR="005B1BA1" w:rsidRPr="00D93DB4">
        <w:t>169</w:t>
      </w:r>
      <w:bookmarkEnd w:id="155"/>
      <w:r w:rsidRPr="00D93DB4">
        <w:t>)</w:t>
      </w:r>
    </w:p>
    <w:p w14:paraId="64CD46F7" w14:textId="77777777" w:rsidR="00DA4660" w:rsidRPr="00D93DB4" w:rsidRDefault="00DA4660" w:rsidP="0001287F">
      <w:r w:rsidRPr="00D93DB4">
        <w:rPr>
          <w:lang w:eastAsia="ko-KR"/>
        </w:rPr>
        <w:t>W</w:t>
      </w:r>
      <w:r w:rsidRPr="00D93DB4">
        <w:rPr>
          <w:rFonts w:hint="eastAsia"/>
          <w:lang w:eastAsia="ko-KR"/>
        </w:rPr>
        <w:t>here,</w:t>
      </w:r>
    </w:p>
    <w:p w14:paraId="32286173" w14:textId="7F7D25AB" w:rsidR="00DA4660" w:rsidRPr="00D93DB4" w:rsidRDefault="00DA4660" w:rsidP="0001287F">
      <w:pPr>
        <w:pStyle w:val="EQ"/>
        <w:rPr>
          <w:lang w:eastAsia="ko-KR"/>
        </w:rPr>
      </w:pPr>
      <w:r w:rsidRPr="00D93DB4">
        <w:tab/>
      </w:r>
      <w:r w:rsidR="004C5B74">
        <w:rPr>
          <w:noProof/>
          <w:position w:val="-14"/>
        </w:rPr>
        <w:drawing>
          <wp:inline distT="0" distB="0" distL="0" distR="0" wp14:anchorId="0362FD25" wp14:editId="3697FACC">
            <wp:extent cx="1805305" cy="214630"/>
            <wp:effectExtent l="0" t="0" r="0" b="0"/>
            <wp:docPr id="984"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1805305" cy="214630"/>
                    </a:xfrm>
                    <a:prstGeom prst="rect">
                      <a:avLst/>
                    </a:prstGeom>
                    <a:noFill/>
                    <a:ln>
                      <a:noFill/>
                    </a:ln>
                  </pic:spPr>
                </pic:pic>
              </a:graphicData>
            </a:graphic>
          </wp:inline>
        </w:drawing>
      </w:r>
      <w:r w:rsidRPr="00D93DB4">
        <w:tab/>
        <w:t>(</w:t>
      </w:r>
      <w:r w:rsidR="005B1BA1" w:rsidRPr="00D93DB4">
        <w:t>170</w:t>
      </w:r>
      <w:r w:rsidRPr="00D93DB4">
        <w:t>)</w:t>
      </w:r>
    </w:p>
    <w:p w14:paraId="522F4BF2" w14:textId="77777777" w:rsidR="00DA4660" w:rsidRPr="00D93DB4" w:rsidRDefault="00DA4660" w:rsidP="0001287F"/>
    <w:p w14:paraId="7B817494" w14:textId="5FEC733E" w:rsidR="00DA4660" w:rsidRPr="00D93DB4" w:rsidRDefault="00DA4660" w:rsidP="0001287F">
      <w:pPr>
        <w:pStyle w:val="EQ"/>
        <w:rPr>
          <w:lang w:eastAsia="ko-KR"/>
        </w:rPr>
      </w:pPr>
      <w:r w:rsidRPr="00D93DB4">
        <w:tab/>
      </w:r>
      <w:r w:rsidR="004C5B74">
        <w:rPr>
          <w:noProof/>
          <w:position w:val="-20"/>
        </w:rPr>
        <w:drawing>
          <wp:inline distT="0" distB="0" distL="0" distR="0" wp14:anchorId="07962E37" wp14:editId="097EC8DD">
            <wp:extent cx="1219200" cy="647700"/>
            <wp:effectExtent l="0" t="0" r="0" b="0"/>
            <wp:docPr id="985"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1219200" cy="647700"/>
                    </a:xfrm>
                    <a:prstGeom prst="rect">
                      <a:avLst/>
                    </a:prstGeom>
                    <a:noFill/>
                    <a:ln>
                      <a:noFill/>
                    </a:ln>
                  </pic:spPr>
                </pic:pic>
              </a:graphicData>
            </a:graphic>
          </wp:inline>
        </w:drawing>
      </w:r>
      <w:r w:rsidRPr="00D93DB4">
        <w:tab/>
        <w:t>(</w:t>
      </w:r>
      <w:r w:rsidR="005B1BA1" w:rsidRPr="00D93DB4">
        <w:t>171</w:t>
      </w:r>
      <w:r w:rsidRPr="00D93DB4">
        <w:t>)</w:t>
      </w:r>
    </w:p>
    <w:p w14:paraId="306240A9" w14:textId="77777777" w:rsidR="00DA4660" w:rsidRPr="00D93DB4" w:rsidRDefault="00DA4660" w:rsidP="0001287F">
      <w:pPr>
        <w:rPr>
          <w:lang w:eastAsia="ko-KR"/>
        </w:rPr>
      </w:pPr>
    </w:p>
    <w:p w14:paraId="445766A4" w14:textId="77777777" w:rsidR="00DA4660" w:rsidRPr="00D93DB4" w:rsidRDefault="00DA4660" w:rsidP="0001287F">
      <w:pPr>
        <w:rPr>
          <w:lang w:eastAsia="ko-KR"/>
        </w:rPr>
      </w:pPr>
      <w:r w:rsidRPr="00D93DB4">
        <w:rPr>
          <w:rFonts w:hint="eastAsia"/>
          <w:lang w:eastAsia="ko-KR"/>
        </w:rPr>
        <w:t xml:space="preserve">Depending on the frame type and characteristics, scaling and </w:t>
      </w:r>
      <w:r w:rsidRPr="00D93DB4">
        <w:rPr>
          <w:lang w:eastAsia="ko-KR"/>
        </w:rPr>
        <w:t xml:space="preserve">a </w:t>
      </w:r>
      <w:r w:rsidRPr="00D93DB4">
        <w:rPr>
          <w:rFonts w:hint="eastAsia"/>
          <w:lang w:eastAsia="ko-KR"/>
        </w:rPr>
        <w:t xml:space="preserve">random sign are used when the spectral coefficients are repeated </w:t>
      </w:r>
      <w:r w:rsidRPr="00D93DB4">
        <w:rPr>
          <w:lang w:eastAsia="ko-KR"/>
        </w:rPr>
        <w:t>for</w:t>
      </w:r>
      <w:r w:rsidRPr="00D93DB4">
        <w:rPr>
          <w:rFonts w:hint="eastAsia"/>
          <w:lang w:eastAsia="ko-KR"/>
        </w:rPr>
        <w:t xml:space="preserve"> the current </w:t>
      </w:r>
      <w:r w:rsidRPr="00D93DB4">
        <w:rPr>
          <w:lang w:eastAsia="ko-KR"/>
        </w:rPr>
        <w:t>erased</w:t>
      </w:r>
      <w:r w:rsidRPr="00D93DB4">
        <w:rPr>
          <w:rFonts w:hint="eastAsia"/>
          <w:lang w:eastAsia="ko-KR"/>
        </w:rPr>
        <w:t xml:space="preserve"> frame. </w:t>
      </w:r>
    </w:p>
    <w:p w14:paraId="680973D9" w14:textId="77777777" w:rsidR="00DA4660" w:rsidRPr="00D93DB4" w:rsidRDefault="00064C44"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r w:rsidR="00DA4660" w:rsidRPr="00D93DB4">
        <w:rPr>
          <w:rFonts w:ascii="Courier New" w:hAnsi="Courier New" w:cs="Courier New"/>
          <w:sz w:val="16"/>
          <w:szCs w:val="16"/>
          <w:lang w:eastAsia="ko-KR"/>
        </w:rPr>
        <w:t xml:space="preserve">       if ( is_transient == 0 ) {</w:t>
      </w:r>
    </w:p>
    <w:p w14:paraId="4DAE369B"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if(energy_diff &lt; ED_THRES) {</w:t>
      </w:r>
    </w:p>
    <w:p w14:paraId="2F71ABEE" w14:textId="77777777" w:rsidR="00DA4660" w:rsidRPr="00D93DB4" w:rsidRDefault="00D93DB4" w:rsidP="0001287F">
      <w:pPr>
        <w:rPr>
          <w:rFonts w:ascii="Courier New" w:hAnsi="Courier New" w:cs="Courier New"/>
          <w:sz w:val="16"/>
          <w:szCs w:val="16"/>
          <w:lang w:eastAsia="ko-KR"/>
        </w:rPr>
      </w:pPr>
      <w:r>
        <w:rPr>
          <w:rFonts w:ascii="Courier New" w:hAnsi="Courier New" w:cs="Courier New"/>
          <w:sz w:val="16"/>
          <w:szCs w:val="16"/>
          <w:lang w:eastAsia="ko-KR"/>
        </w:rPr>
        <w:tab/>
      </w:r>
      <w:r w:rsidR="00DA4660" w:rsidRPr="00D93DB4">
        <w:rPr>
          <w:rFonts w:ascii="Courier New" w:hAnsi="Courier New" w:cs="Courier New"/>
          <w:sz w:val="16"/>
          <w:szCs w:val="16"/>
          <w:lang w:eastAsia="ko-KR"/>
        </w:rPr>
        <w:tab/>
        <w:t>/* Stationary frame */</w:t>
      </w:r>
    </w:p>
    <w:p w14:paraId="36DD983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Repeating the spectral coefficients of the last good frame without scaling;</w:t>
      </w:r>
    </w:p>
    <w:p w14:paraId="6E2525C8" w14:textId="77777777" w:rsidR="00DA4660" w:rsidRPr="00D93DB4" w:rsidRDefault="00DA4660" w:rsidP="0001287F">
      <w:pPr>
        <w:ind w:firstLineChars="300" w:firstLine="480"/>
        <w:rPr>
          <w:rFonts w:ascii="Courier New" w:hAnsi="Courier New" w:cs="Courier New"/>
          <w:sz w:val="16"/>
          <w:szCs w:val="16"/>
          <w:lang w:eastAsia="ko-KR"/>
        </w:rPr>
      </w:pPr>
      <w:r w:rsidRPr="00D93DB4">
        <w:rPr>
          <w:rFonts w:ascii="Courier New" w:hAnsi="Courier New" w:cs="Courier New"/>
          <w:sz w:val="16"/>
          <w:szCs w:val="16"/>
          <w:lang w:eastAsia="ko-KR"/>
        </w:rPr>
        <w:t>}</w:t>
      </w:r>
    </w:p>
    <w:p w14:paraId="22276584" w14:textId="77777777" w:rsidR="00DA4660" w:rsidRPr="00D93DB4" w:rsidRDefault="00DA4660" w:rsidP="0001287F">
      <w:pPr>
        <w:ind w:firstLineChars="300" w:firstLine="480"/>
        <w:rPr>
          <w:rFonts w:ascii="Courier New" w:hAnsi="Courier New" w:cs="Courier New"/>
          <w:sz w:val="16"/>
          <w:szCs w:val="16"/>
          <w:lang w:eastAsia="ko-KR"/>
        </w:rPr>
      </w:pPr>
      <w:r w:rsidRPr="00D93DB4">
        <w:rPr>
          <w:rFonts w:ascii="Courier New" w:hAnsi="Courier New" w:cs="Courier New"/>
          <w:sz w:val="16"/>
          <w:szCs w:val="16"/>
          <w:lang w:eastAsia="ko-KR"/>
        </w:rPr>
        <w:t>else{</w:t>
      </w:r>
    </w:p>
    <w:p w14:paraId="5C6E362B"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 Non-stationary frame */</w:t>
      </w:r>
    </w:p>
    <w:p w14:paraId="0B20F8D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Repeating the spectral coefficients of the last good frame with 3dB scale-down;</w:t>
      </w:r>
    </w:p>
    <w:p w14:paraId="0AF66B08" w14:textId="77777777" w:rsidR="00DA4660" w:rsidRPr="00D93DB4" w:rsidRDefault="00DA4660" w:rsidP="0001287F">
      <w:pPr>
        <w:ind w:firstLineChars="300" w:firstLine="480"/>
        <w:rPr>
          <w:rFonts w:ascii="Courier New" w:hAnsi="Courier New" w:cs="Courier New"/>
          <w:sz w:val="16"/>
          <w:szCs w:val="16"/>
          <w:lang w:eastAsia="ko-KR"/>
        </w:rPr>
      </w:pPr>
      <w:r w:rsidRPr="00D93DB4">
        <w:rPr>
          <w:rFonts w:ascii="Courier New" w:hAnsi="Courier New" w:cs="Courier New"/>
          <w:sz w:val="16"/>
          <w:szCs w:val="16"/>
          <w:lang w:eastAsia="ko-KR"/>
        </w:rPr>
        <w:t>}</w:t>
      </w:r>
    </w:p>
    <w:p w14:paraId="2A74C41C"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5C943478" w14:textId="77777777" w:rsidR="00DA4660" w:rsidRPr="00D93DB4" w:rsidRDefault="00DA4660" w:rsidP="0001287F">
      <w:pPr>
        <w:ind w:firstLineChars="400" w:firstLine="640"/>
        <w:rPr>
          <w:rFonts w:ascii="Courier New" w:hAnsi="Courier New" w:cs="Courier New"/>
          <w:sz w:val="16"/>
          <w:szCs w:val="16"/>
          <w:lang w:eastAsia="ko-KR"/>
        </w:rPr>
      </w:pPr>
      <w:r w:rsidRPr="00D93DB4">
        <w:rPr>
          <w:rFonts w:ascii="Courier New" w:hAnsi="Courier New" w:cs="Courier New"/>
          <w:sz w:val="16"/>
          <w:szCs w:val="16"/>
          <w:lang w:eastAsia="ko-KR"/>
        </w:rPr>
        <w:t>if( st-&gt;old_is_transient[1] == 1 )     {</w:t>
      </w:r>
    </w:p>
    <w:p w14:paraId="3CADD8AE" w14:textId="77777777" w:rsidR="00DA4660" w:rsidRPr="00D93DB4" w:rsidRDefault="00DA4660" w:rsidP="0001287F">
      <w:pPr>
        <w:ind w:firstLineChars="500" w:firstLine="800"/>
        <w:rPr>
          <w:rFonts w:ascii="Courier New" w:hAnsi="Courier New" w:cs="Courier New"/>
          <w:sz w:val="16"/>
          <w:szCs w:val="16"/>
          <w:lang w:eastAsia="ko-KR"/>
        </w:rPr>
      </w:pPr>
      <w:r w:rsidRPr="00D93DB4">
        <w:rPr>
          <w:rFonts w:ascii="Courier New" w:hAnsi="Courier New" w:cs="Courier New"/>
          <w:sz w:val="16"/>
          <w:szCs w:val="16"/>
          <w:lang w:eastAsia="ko-KR"/>
        </w:rPr>
        <w:t>Repeating the spectral coefficients of the last good frame with 3dB scale-down;</w:t>
      </w:r>
    </w:p>
    <w:p w14:paraId="745E5310"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61A5946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283C3779" w14:textId="77777777" w:rsidR="00DA4660" w:rsidRPr="00D93DB4" w:rsidRDefault="00DA4660" w:rsidP="0001287F">
      <w:pPr>
        <w:ind w:firstLineChars="450" w:firstLine="720"/>
        <w:rPr>
          <w:rFonts w:ascii="Courier New" w:hAnsi="Courier New" w:cs="Courier New"/>
          <w:sz w:val="16"/>
          <w:szCs w:val="16"/>
          <w:lang w:eastAsia="ko-KR"/>
        </w:rPr>
      </w:pPr>
      <w:r w:rsidRPr="00D93DB4">
        <w:rPr>
          <w:rFonts w:ascii="Courier New" w:hAnsi="Courier New" w:cs="Courier New"/>
          <w:sz w:val="16"/>
          <w:szCs w:val="16"/>
          <w:lang w:eastAsia="ko-KR"/>
        </w:rPr>
        <w:t xml:space="preserve"> Repeating the spectral coefficients of the last good frame with 3dB scale-down;</w:t>
      </w:r>
    </w:p>
    <w:p w14:paraId="2928EBEF" w14:textId="77777777" w:rsidR="00DA4660" w:rsidRPr="00D93DB4" w:rsidRDefault="00DA4660" w:rsidP="0001287F">
      <w:pPr>
        <w:ind w:firstLineChars="450" w:firstLine="720"/>
        <w:rPr>
          <w:rFonts w:ascii="Courier New" w:hAnsi="Courier New" w:cs="Courier New"/>
          <w:sz w:val="16"/>
          <w:szCs w:val="16"/>
          <w:lang w:eastAsia="ko-KR"/>
        </w:rPr>
      </w:pPr>
      <w:r w:rsidRPr="00D93DB4">
        <w:rPr>
          <w:rFonts w:ascii="Courier New" w:hAnsi="Courier New" w:cs="Courier New"/>
          <w:sz w:val="16"/>
          <w:szCs w:val="16"/>
          <w:lang w:eastAsia="ko-KR"/>
        </w:rPr>
        <w:t xml:space="preserve"> Use random sign from the 2</w:t>
      </w:r>
      <w:r w:rsidRPr="00D93DB4">
        <w:rPr>
          <w:rFonts w:ascii="Courier New" w:hAnsi="Courier New" w:cs="Courier New"/>
          <w:sz w:val="16"/>
          <w:szCs w:val="16"/>
          <w:vertAlign w:val="superscript"/>
          <w:lang w:eastAsia="ko-KR"/>
        </w:rPr>
        <w:t>nd</w:t>
      </w:r>
      <w:r w:rsidRPr="00D93DB4">
        <w:rPr>
          <w:rFonts w:ascii="Courier New" w:hAnsi="Courier New" w:cs="Courier New"/>
          <w:sz w:val="16"/>
          <w:szCs w:val="16"/>
          <w:lang w:eastAsia="ko-KR"/>
        </w:rPr>
        <w:t xml:space="preserve"> band (8</w:t>
      </w:r>
      <w:r w:rsidRPr="00D93DB4">
        <w:rPr>
          <w:rFonts w:ascii="Courier New" w:hAnsi="Courier New" w:cs="Courier New"/>
          <w:sz w:val="16"/>
          <w:szCs w:val="16"/>
          <w:vertAlign w:val="superscript"/>
          <w:lang w:eastAsia="ko-KR"/>
        </w:rPr>
        <w:t>th</w:t>
      </w:r>
      <w:r w:rsidRPr="00D93DB4">
        <w:rPr>
          <w:rFonts w:ascii="Courier New" w:hAnsi="Courier New" w:cs="Courier New"/>
          <w:sz w:val="16"/>
          <w:szCs w:val="16"/>
          <w:lang w:eastAsia="ko-KR"/>
        </w:rPr>
        <w:t xml:space="preserve"> spectral coefficient)</w:t>
      </w:r>
    </w:p>
    <w:p w14:paraId="21EFF489"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0D84F4E7"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40B4002F" w14:textId="77777777" w:rsidR="00DA4660" w:rsidRPr="00D93DB4" w:rsidRDefault="00DA4660" w:rsidP="008C5C6F">
      <w:pPr>
        <w:ind w:firstLineChars="100" w:firstLine="200"/>
        <w:rPr>
          <w:lang w:eastAsia="ko-KR"/>
        </w:rPr>
      </w:pPr>
    </w:p>
    <w:p w14:paraId="5477E2BD" w14:textId="77777777" w:rsidR="00DA4660" w:rsidRPr="00D93DB4" w:rsidRDefault="00DA4660" w:rsidP="0001287F">
      <w:pPr>
        <w:rPr>
          <w:lang w:eastAsia="ko-KR"/>
        </w:rPr>
      </w:pPr>
      <w:r w:rsidRPr="00D93DB4">
        <w:rPr>
          <w:rFonts w:hint="eastAsia"/>
          <w:lang w:eastAsia="ko-KR"/>
        </w:rPr>
        <w:t xml:space="preserve">When multiple </w:t>
      </w:r>
      <w:r w:rsidRPr="00D93DB4">
        <w:rPr>
          <w:lang w:eastAsia="ko-KR"/>
        </w:rPr>
        <w:t>erasures</w:t>
      </w:r>
      <w:r w:rsidRPr="00D93DB4">
        <w:rPr>
          <w:rFonts w:hint="eastAsia"/>
          <w:lang w:eastAsia="ko-KR"/>
        </w:rPr>
        <w:t xml:space="preserve"> </w:t>
      </w:r>
      <w:r w:rsidRPr="00D93DB4">
        <w:rPr>
          <w:lang w:eastAsia="ko-KR"/>
        </w:rPr>
        <w:t>have</w:t>
      </w:r>
      <w:r w:rsidRPr="00D93DB4">
        <w:rPr>
          <w:rFonts w:hint="eastAsia"/>
          <w:lang w:eastAsia="ko-KR"/>
        </w:rPr>
        <w:t xml:space="preserve"> occurred, </w:t>
      </w:r>
      <w:r w:rsidRPr="00D93DB4">
        <w:rPr>
          <w:lang w:eastAsia="ko-KR"/>
        </w:rPr>
        <w:t>an</w:t>
      </w:r>
      <w:r w:rsidRPr="00D93DB4">
        <w:rPr>
          <w:rFonts w:hint="eastAsia"/>
          <w:lang w:eastAsia="ko-KR"/>
        </w:rPr>
        <w:t xml:space="preserve"> adaptive fade-out by regression</w:t>
      </w:r>
      <w:r w:rsidRPr="00D93DB4">
        <w:rPr>
          <w:lang w:eastAsia="ko-KR"/>
        </w:rPr>
        <w:t xml:space="preserve"> method</w:t>
      </w:r>
      <w:r w:rsidRPr="00D93DB4">
        <w:rPr>
          <w:rFonts w:hint="eastAsia"/>
          <w:lang w:eastAsia="ko-KR"/>
        </w:rPr>
        <w:t xml:space="preserve"> </w:t>
      </w:r>
      <w:r w:rsidRPr="00D93DB4">
        <w:rPr>
          <w:lang w:eastAsia="ko-KR"/>
        </w:rPr>
        <w:t>is</w:t>
      </w:r>
      <w:r w:rsidRPr="00D93DB4">
        <w:rPr>
          <w:rFonts w:hint="eastAsia"/>
          <w:lang w:eastAsia="ko-KR"/>
        </w:rPr>
        <w:t xml:space="preserve"> used. In </w:t>
      </w:r>
      <w:r w:rsidRPr="00D93DB4">
        <w:rPr>
          <w:lang w:eastAsia="ko-KR"/>
        </w:rPr>
        <w:t>this</w:t>
      </w:r>
      <w:r w:rsidRPr="00D93DB4">
        <w:rPr>
          <w:rFonts w:hint="eastAsia"/>
          <w:lang w:eastAsia="ko-KR"/>
        </w:rPr>
        <w:t xml:space="preserve"> adaptive fade-out by regression</w:t>
      </w:r>
      <w:r w:rsidRPr="00D93DB4">
        <w:rPr>
          <w:lang w:eastAsia="ko-KR"/>
        </w:rPr>
        <w:t>, a grouped average norm value of an erased</w:t>
      </w:r>
      <w:r w:rsidRPr="00D93DB4">
        <w:rPr>
          <w:rFonts w:hint="eastAsia"/>
          <w:lang w:eastAsia="ko-KR"/>
        </w:rPr>
        <w:t xml:space="preserve"> </w:t>
      </w:r>
      <w:r w:rsidRPr="00D93DB4">
        <w:rPr>
          <w:lang w:eastAsia="ko-KR"/>
        </w:rPr>
        <w:t xml:space="preserve">frame is predicted using </w:t>
      </w:r>
      <w:r w:rsidRPr="00D93DB4">
        <w:rPr>
          <w:rFonts w:hint="eastAsia"/>
          <w:lang w:eastAsia="ko-KR"/>
        </w:rPr>
        <w:t>K</w:t>
      </w:r>
      <w:r w:rsidRPr="00D93DB4">
        <w:rPr>
          <w:lang w:eastAsia="ko-KR"/>
        </w:rPr>
        <w:t xml:space="preserve"> grouped average norm value</w:t>
      </w:r>
      <w:r w:rsidRPr="00D93DB4">
        <w:rPr>
          <w:rFonts w:hint="eastAsia"/>
          <w:lang w:eastAsia="ko-KR"/>
        </w:rPr>
        <w:t>s</w:t>
      </w:r>
      <w:r w:rsidRPr="00D93DB4">
        <w:rPr>
          <w:lang w:eastAsia="ko-KR"/>
        </w:rPr>
        <w:t xml:space="preserve"> of </w:t>
      </w:r>
      <w:r w:rsidRPr="00D93DB4">
        <w:rPr>
          <w:rFonts w:hint="eastAsia"/>
          <w:lang w:eastAsia="ko-KR"/>
        </w:rPr>
        <w:t xml:space="preserve">the </w:t>
      </w:r>
      <w:r w:rsidRPr="00D93DB4">
        <w:rPr>
          <w:lang w:eastAsia="ko-KR"/>
        </w:rPr>
        <w:t xml:space="preserve">previous </w:t>
      </w:r>
      <w:r w:rsidRPr="00D93DB4">
        <w:rPr>
          <w:rFonts w:hint="eastAsia"/>
          <w:lang w:eastAsia="ko-KR"/>
        </w:rPr>
        <w:t xml:space="preserve">good </w:t>
      </w:r>
      <w:r w:rsidRPr="00D93DB4">
        <w:rPr>
          <w:lang w:eastAsia="ko-KR"/>
        </w:rPr>
        <w:t>frame</w:t>
      </w:r>
      <w:r w:rsidRPr="00D93DB4">
        <w:rPr>
          <w:rFonts w:hint="eastAsia"/>
          <w:lang w:eastAsia="ko-KR"/>
        </w:rPr>
        <w:t xml:space="preserve"> through regression analysis</w:t>
      </w:r>
      <w:r w:rsidRPr="00D93DB4">
        <w:rPr>
          <w:lang w:eastAsia="ko-KR"/>
        </w:rPr>
        <w:t>.</w:t>
      </w:r>
    </w:p>
    <w:p w14:paraId="16425A6F" w14:textId="77777777" w:rsidR="00DA4660" w:rsidRPr="00D93DB4" w:rsidRDefault="00DA4660" w:rsidP="0001287F">
      <w:pPr>
        <w:rPr>
          <w:lang w:eastAsia="ko-KR"/>
        </w:rPr>
      </w:pPr>
      <w:r w:rsidRPr="00D93DB4">
        <w:rPr>
          <w:rFonts w:hint="eastAsia"/>
          <w:lang w:eastAsia="ko-KR"/>
        </w:rPr>
        <w:t xml:space="preserve">Figure </w:t>
      </w:r>
      <w:r w:rsidR="000B67DD" w:rsidRPr="00D93DB4">
        <w:rPr>
          <w:lang w:eastAsia="ko-KR"/>
        </w:rPr>
        <w:t>3</w:t>
      </w:r>
      <w:r w:rsidRPr="00D93DB4">
        <w:rPr>
          <w:rFonts w:hint="eastAsia"/>
          <w:lang w:eastAsia="ko-KR"/>
        </w:rPr>
        <w:t xml:space="preserve"> </w:t>
      </w:r>
      <w:r w:rsidRPr="00D93DB4">
        <w:rPr>
          <w:lang w:eastAsia="ko-KR"/>
        </w:rPr>
        <w:t>illustrates the structure of grouped sub-bands when the regression</w:t>
      </w:r>
      <w:r w:rsidRPr="00D93DB4">
        <w:rPr>
          <w:rFonts w:hint="eastAsia"/>
          <w:lang w:eastAsia="ko-KR"/>
        </w:rPr>
        <w:t xml:space="preserve"> </w:t>
      </w:r>
      <w:r w:rsidRPr="00D93DB4">
        <w:rPr>
          <w:lang w:eastAsia="ko-KR"/>
        </w:rPr>
        <w:t xml:space="preserve">analysis is applied to a </w:t>
      </w:r>
      <w:r w:rsidRPr="00D93DB4">
        <w:rPr>
          <w:rFonts w:hint="eastAsia"/>
          <w:lang w:eastAsia="ko-KR"/>
        </w:rPr>
        <w:t>narrow</w:t>
      </w:r>
      <w:r w:rsidRPr="00D93DB4">
        <w:rPr>
          <w:lang w:eastAsia="ko-KR"/>
        </w:rPr>
        <w:t>band (supported up to 4.0 KHz) signal. Grouped average norm values obtained from grouped sub-bands form a</w:t>
      </w:r>
      <w:r w:rsidRPr="00D93DB4">
        <w:rPr>
          <w:rFonts w:hint="eastAsia"/>
          <w:lang w:eastAsia="ko-KR"/>
        </w:rPr>
        <w:t xml:space="preserve"> </w:t>
      </w:r>
      <w:r w:rsidRPr="00D93DB4">
        <w:rPr>
          <w:lang w:eastAsia="ko-KR"/>
        </w:rPr>
        <w:t>vector, which is referred to as an average vector of grouped norms.</w:t>
      </w:r>
      <w:r w:rsidRPr="00D93DB4">
        <w:rPr>
          <w:rFonts w:hint="eastAsia"/>
          <w:lang w:eastAsia="ko-KR"/>
        </w:rPr>
        <w:t xml:space="preserve"> K </w:t>
      </w:r>
      <w:r w:rsidRPr="00D93DB4">
        <w:rPr>
          <w:lang w:eastAsia="ko-KR"/>
        </w:rPr>
        <w:t>grouped average norm value</w:t>
      </w:r>
      <w:r w:rsidRPr="00D93DB4">
        <w:rPr>
          <w:rFonts w:hint="eastAsia"/>
          <w:lang w:eastAsia="ko-KR"/>
        </w:rPr>
        <w:t xml:space="preserve">s of each </w:t>
      </w:r>
      <w:r w:rsidRPr="00D93DB4">
        <w:rPr>
          <w:lang w:eastAsia="ko-KR"/>
        </w:rPr>
        <w:t>grouped sub-band</w:t>
      </w:r>
      <w:r w:rsidRPr="00D93DB4">
        <w:rPr>
          <w:rFonts w:hint="eastAsia"/>
          <w:lang w:eastAsia="ko-KR"/>
        </w:rPr>
        <w:t xml:space="preserve"> (GSb) </w:t>
      </w:r>
      <w:r w:rsidRPr="00D93DB4">
        <w:rPr>
          <w:lang w:eastAsia="ko-KR"/>
        </w:rPr>
        <w:t>are</w:t>
      </w:r>
      <w:r w:rsidRPr="00D93DB4">
        <w:rPr>
          <w:rFonts w:hint="eastAsia"/>
          <w:lang w:eastAsia="ko-KR"/>
        </w:rPr>
        <w:t xml:space="preserve"> used for the regression analysis. </w:t>
      </w:r>
    </w:p>
    <w:p w14:paraId="0A940BC6" w14:textId="3274FD63" w:rsidR="00DA4660" w:rsidRPr="00D93DB4" w:rsidRDefault="004C5B74" w:rsidP="000C29AC">
      <w:pPr>
        <w:pStyle w:val="TH"/>
        <w:rPr>
          <w:lang w:eastAsia="ko-KR"/>
        </w:rPr>
      </w:pPr>
      <w:r>
        <w:rPr>
          <w:noProof/>
        </w:rPr>
        <w:drawing>
          <wp:inline distT="0" distB="0" distL="0" distR="0" wp14:anchorId="2777A92E" wp14:editId="152E7617">
            <wp:extent cx="5076825" cy="2209800"/>
            <wp:effectExtent l="0" t="0" r="0" b="0"/>
            <wp:docPr id="986"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5076825" cy="2209800"/>
                    </a:xfrm>
                    <a:prstGeom prst="rect">
                      <a:avLst/>
                    </a:prstGeom>
                    <a:noFill/>
                    <a:ln>
                      <a:noFill/>
                    </a:ln>
                  </pic:spPr>
                </pic:pic>
              </a:graphicData>
            </a:graphic>
          </wp:inline>
        </w:drawing>
      </w:r>
    </w:p>
    <w:p w14:paraId="6C946E4A" w14:textId="77777777" w:rsidR="00DA4660" w:rsidRPr="00D93DB4" w:rsidRDefault="00DA4660" w:rsidP="0001287F">
      <w:pPr>
        <w:pStyle w:val="TF"/>
      </w:pPr>
      <w:r w:rsidRPr="00D93DB4">
        <w:t>Figure</w:t>
      </w:r>
      <w:r w:rsidR="000B67DD" w:rsidRPr="00D93DB4">
        <w:t xml:space="preserve"> 3</w:t>
      </w:r>
      <w:r w:rsidRPr="00D93DB4">
        <w:t xml:space="preserve">: </w:t>
      </w:r>
      <w:r w:rsidRPr="00D93DB4">
        <w:rPr>
          <w:rFonts w:hint="eastAsia"/>
          <w:bCs/>
        </w:rPr>
        <w:t>S</w:t>
      </w:r>
      <w:r w:rsidRPr="00D93DB4">
        <w:rPr>
          <w:bCs/>
        </w:rPr>
        <w:t>tructure of grouped sub-bands</w:t>
      </w:r>
    </w:p>
    <w:p w14:paraId="1557F20A" w14:textId="77777777" w:rsidR="00DA4660" w:rsidRPr="00D93DB4" w:rsidRDefault="00DA4660" w:rsidP="0001287F">
      <w:pPr>
        <w:rPr>
          <w:lang w:eastAsia="ko-KR"/>
        </w:rPr>
      </w:pPr>
      <w:r w:rsidRPr="00D93DB4">
        <w:rPr>
          <w:rFonts w:hint="eastAsia"/>
          <w:lang w:eastAsia="ko-KR"/>
        </w:rPr>
        <w:t xml:space="preserve">Figure </w:t>
      </w:r>
      <w:r w:rsidR="000B67DD" w:rsidRPr="00D93DB4">
        <w:rPr>
          <w:lang w:eastAsia="ko-KR"/>
        </w:rPr>
        <w:t>4</w:t>
      </w:r>
      <w:r w:rsidRPr="00D93DB4">
        <w:rPr>
          <w:rFonts w:hint="eastAsia"/>
          <w:lang w:eastAsia="ko-KR"/>
        </w:rPr>
        <w:t xml:space="preserve"> </w:t>
      </w:r>
      <w:r w:rsidRPr="00D93DB4">
        <w:rPr>
          <w:lang w:eastAsia="ko-KR"/>
        </w:rPr>
        <w:t>illustrates</w:t>
      </w:r>
      <w:r w:rsidRPr="00D93DB4">
        <w:rPr>
          <w:rFonts w:hint="eastAsia"/>
          <w:lang w:eastAsia="ko-KR"/>
        </w:rPr>
        <w:t xml:space="preserve"> </w:t>
      </w:r>
      <w:r w:rsidRPr="00D93DB4">
        <w:rPr>
          <w:lang w:eastAsia="ko-KR"/>
        </w:rPr>
        <w:t>the concept of a linear regression analysis and a</w:t>
      </w:r>
      <w:r w:rsidRPr="00D93DB4">
        <w:rPr>
          <w:rFonts w:hint="eastAsia"/>
          <w:lang w:eastAsia="ko-KR"/>
        </w:rPr>
        <w:t xml:space="preserve"> </w:t>
      </w:r>
      <w:r w:rsidRPr="00D93DB4">
        <w:rPr>
          <w:lang w:eastAsia="ko-KR"/>
        </w:rPr>
        <w:t>non-linear regression analysis</w:t>
      </w:r>
      <w:r w:rsidRPr="00D93DB4">
        <w:rPr>
          <w:rFonts w:hint="eastAsia"/>
          <w:lang w:eastAsia="ko-KR"/>
        </w:rPr>
        <w:t xml:space="preserve">. Between the </w:t>
      </w:r>
      <w:r w:rsidRPr="00D93DB4">
        <w:rPr>
          <w:lang w:eastAsia="ko-KR"/>
        </w:rPr>
        <w:t>two</w:t>
      </w:r>
      <w:r w:rsidRPr="00D93DB4">
        <w:rPr>
          <w:rFonts w:hint="eastAsia"/>
          <w:lang w:eastAsia="ko-KR"/>
        </w:rPr>
        <w:t xml:space="preserve"> methods</w:t>
      </w:r>
      <w:r w:rsidRPr="00D93DB4">
        <w:rPr>
          <w:lang w:eastAsia="ko-KR"/>
        </w:rPr>
        <w:t xml:space="preserve"> </w:t>
      </w:r>
      <w:r w:rsidRPr="00D93DB4">
        <w:rPr>
          <w:rFonts w:hint="eastAsia"/>
          <w:lang w:eastAsia="ko-KR"/>
        </w:rPr>
        <w:t xml:space="preserve">the </w:t>
      </w:r>
      <w:r w:rsidRPr="00D93DB4">
        <w:rPr>
          <w:lang w:eastAsia="ko-KR"/>
        </w:rPr>
        <w:t xml:space="preserve">linear regression analysis </w:t>
      </w:r>
      <w:r w:rsidRPr="00D93DB4">
        <w:rPr>
          <w:rFonts w:hint="eastAsia"/>
          <w:lang w:eastAsia="ko-KR"/>
        </w:rPr>
        <w:t>is</w:t>
      </w:r>
      <w:r w:rsidRPr="00D93DB4">
        <w:rPr>
          <w:lang w:eastAsia="ko-KR"/>
        </w:rPr>
        <w:t xml:space="preserve"> applied to the </w:t>
      </w:r>
      <w:r w:rsidRPr="00D93DB4">
        <w:rPr>
          <w:rFonts w:hint="eastAsia"/>
          <w:lang w:eastAsia="ko-KR"/>
        </w:rPr>
        <w:t>adaptive fade-out</w:t>
      </w:r>
      <w:r w:rsidRPr="00D93DB4">
        <w:rPr>
          <w:lang w:eastAsia="ko-KR"/>
        </w:rPr>
        <w:t>, wherein</w:t>
      </w:r>
      <w:r w:rsidRPr="00D93DB4">
        <w:rPr>
          <w:rFonts w:hint="eastAsia"/>
          <w:lang w:eastAsia="ko-KR"/>
        </w:rPr>
        <w:t xml:space="preserve"> </w:t>
      </w:r>
      <w:r w:rsidRPr="00D93DB4">
        <w:rPr>
          <w:lang w:eastAsia="ko-KR"/>
        </w:rPr>
        <w:t xml:space="preserve">the </w:t>
      </w:r>
      <w:r w:rsidR="005B1611" w:rsidRPr="00D93DB4">
        <w:rPr>
          <w:lang w:eastAsia="ko-KR"/>
        </w:rPr>
        <w:t>'</w:t>
      </w:r>
      <w:r w:rsidRPr="00D93DB4">
        <w:rPr>
          <w:lang w:eastAsia="ko-KR"/>
        </w:rPr>
        <w:t>average of norms</w:t>
      </w:r>
      <w:r w:rsidR="005B1611" w:rsidRPr="00D93DB4">
        <w:rPr>
          <w:lang w:eastAsia="ko-KR"/>
        </w:rPr>
        <w:t>'</w:t>
      </w:r>
      <w:r w:rsidRPr="00D93DB4">
        <w:rPr>
          <w:lang w:eastAsia="ko-KR"/>
        </w:rPr>
        <w:t xml:space="preserve"> indicates an average norm value obtained by grouping several</w:t>
      </w:r>
      <w:r w:rsidRPr="00D93DB4">
        <w:rPr>
          <w:rFonts w:hint="eastAsia"/>
          <w:lang w:eastAsia="ko-KR"/>
        </w:rPr>
        <w:t xml:space="preserve"> </w:t>
      </w:r>
      <w:r w:rsidRPr="00D93DB4">
        <w:rPr>
          <w:lang w:eastAsia="ko-KR"/>
        </w:rPr>
        <w:t>bands and is the target the regression analysis is applied to. A linear regression</w:t>
      </w:r>
      <w:r w:rsidRPr="00D93DB4">
        <w:rPr>
          <w:rFonts w:hint="eastAsia"/>
          <w:lang w:eastAsia="ko-KR"/>
        </w:rPr>
        <w:t xml:space="preserve"> </w:t>
      </w:r>
      <w:r w:rsidRPr="00D93DB4">
        <w:rPr>
          <w:lang w:eastAsia="ko-KR"/>
        </w:rPr>
        <w:t xml:space="preserve">analysis is performed when the quantized value of the </w:t>
      </w:r>
      <w:r w:rsidRPr="00D93DB4">
        <w:rPr>
          <w:rFonts w:hint="eastAsia"/>
          <w:lang w:eastAsia="ko-KR"/>
        </w:rPr>
        <w:t>norm</w:t>
      </w:r>
      <w:r w:rsidRPr="00D93DB4">
        <w:rPr>
          <w:lang w:eastAsia="ko-KR"/>
        </w:rPr>
        <w:t xml:space="preserve"> is used for an average norm</w:t>
      </w:r>
      <w:r w:rsidRPr="00D93DB4">
        <w:rPr>
          <w:rFonts w:hint="eastAsia"/>
          <w:lang w:eastAsia="ko-KR"/>
        </w:rPr>
        <w:t xml:space="preserve"> </w:t>
      </w:r>
      <w:r w:rsidRPr="00D93DB4">
        <w:rPr>
          <w:lang w:eastAsia="ko-KR"/>
        </w:rPr>
        <w:t>value of a previous frame</w:t>
      </w:r>
      <w:r w:rsidRPr="00D93DB4">
        <w:rPr>
          <w:rFonts w:hint="eastAsia"/>
          <w:lang w:eastAsia="ko-KR"/>
        </w:rPr>
        <w:t xml:space="preserve">. </w:t>
      </w:r>
      <w:r w:rsidR="005B1611" w:rsidRPr="00D93DB4">
        <w:rPr>
          <w:lang w:eastAsia="ko-KR"/>
        </w:rPr>
        <w:t>'</w:t>
      </w:r>
      <w:r w:rsidRPr="00D93DB4">
        <w:rPr>
          <w:lang w:eastAsia="ko-KR"/>
        </w:rPr>
        <w:t>Number of PGF</w:t>
      </w:r>
      <w:r w:rsidR="005B1611" w:rsidRPr="00D93DB4">
        <w:rPr>
          <w:lang w:eastAsia="ko-KR"/>
        </w:rPr>
        <w:t>'</w:t>
      </w:r>
      <w:r w:rsidRPr="00D93DB4">
        <w:rPr>
          <w:lang w:eastAsia="ko-KR"/>
        </w:rPr>
        <w:t>,</w:t>
      </w:r>
      <w:r w:rsidRPr="00D93DB4">
        <w:rPr>
          <w:rFonts w:hint="eastAsia"/>
          <w:lang w:eastAsia="ko-KR"/>
        </w:rPr>
        <w:t xml:space="preserve"> which </w:t>
      </w:r>
      <w:r w:rsidRPr="00D93DB4">
        <w:rPr>
          <w:lang w:eastAsia="ko-KR"/>
        </w:rPr>
        <w:t xml:space="preserve">is used for a regression analysis, indicates the number of </w:t>
      </w:r>
      <w:r w:rsidRPr="00D93DB4">
        <w:rPr>
          <w:rFonts w:hint="eastAsia"/>
          <w:lang w:eastAsia="ko-KR"/>
        </w:rPr>
        <w:t>the previous good frame</w:t>
      </w:r>
      <w:r w:rsidRPr="00D93DB4">
        <w:rPr>
          <w:lang w:eastAsia="ko-KR"/>
        </w:rPr>
        <w:t xml:space="preserve">s and is used for a regression analysis </w:t>
      </w:r>
      <w:r w:rsidRPr="00D93DB4">
        <w:rPr>
          <w:rFonts w:hint="eastAsia"/>
          <w:lang w:eastAsia="ko-KR"/>
        </w:rPr>
        <w:t xml:space="preserve">is </w:t>
      </w:r>
      <w:r w:rsidRPr="00D93DB4">
        <w:rPr>
          <w:lang w:eastAsia="ko-KR"/>
        </w:rPr>
        <w:t xml:space="preserve">a variable. </w:t>
      </w:r>
      <w:r w:rsidRPr="00D93DB4">
        <w:rPr>
          <w:rFonts w:hint="eastAsia"/>
          <w:lang w:eastAsia="ko-KR"/>
        </w:rPr>
        <w:t>T</w:t>
      </w:r>
      <w:r w:rsidRPr="00D93DB4">
        <w:rPr>
          <w:lang w:eastAsia="ko-KR"/>
        </w:rPr>
        <w:t xml:space="preserve">he linear regression analysis </w:t>
      </w:r>
      <w:r w:rsidRPr="00D93DB4">
        <w:rPr>
          <w:rFonts w:hint="eastAsia"/>
          <w:lang w:eastAsia="ko-KR"/>
        </w:rPr>
        <w:t>is</w:t>
      </w:r>
      <w:r w:rsidRPr="00D93DB4">
        <w:rPr>
          <w:lang w:eastAsia="ko-KR"/>
        </w:rPr>
        <w:t xml:space="preserve"> represented by </w:t>
      </w:r>
      <w:r w:rsidRPr="00D93DB4">
        <w:rPr>
          <w:rFonts w:hint="eastAsia"/>
          <w:lang w:eastAsia="ko-KR"/>
        </w:rPr>
        <w:t>e</w:t>
      </w:r>
      <w:r w:rsidRPr="00D93DB4">
        <w:rPr>
          <w:lang w:eastAsia="ko-KR"/>
        </w:rPr>
        <w:t>quations</w:t>
      </w:r>
      <w:r w:rsidRPr="00D93DB4">
        <w:rPr>
          <w:rFonts w:hint="eastAsia"/>
          <w:lang w:eastAsia="ko-KR"/>
        </w:rPr>
        <w:t xml:space="preserve"> (</w:t>
      </w:r>
      <w:r w:rsidR="005B1BA1" w:rsidRPr="00D93DB4">
        <w:t>172</w:t>
      </w:r>
      <w:r w:rsidRPr="00D93DB4">
        <w:rPr>
          <w:rFonts w:hint="eastAsia"/>
          <w:lang w:eastAsia="ko-KR"/>
        </w:rPr>
        <w:t>) and (</w:t>
      </w:r>
      <w:r w:rsidR="005B1BA1" w:rsidRPr="00D93DB4">
        <w:t>173</w:t>
      </w:r>
      <w:r w:rsidRPr="00D93DB4">
        <w:rPr>
          <w:rFonts w:hint="eastAsia"/>
          <w:lang w:eastAsia="ko-KR"/>
        </w:rPr>
        <w:t>).</w:t>
      </w:r>
    </w:p>
    <w:p w14:paraId="69ED2580" w14:textId="77777777" w:rsidR="00DA4660" w:rsidRPr="00D93DB4" w:rsidRDefault="00DA4660" w:rsidP="0001287F"/>
    <w:p w14:paraId="49C47E5C" w14:textId="33130126" w:rsidR="00DA4660" w:rsidRPr="00D93DB4" w:rsidRDefault="00DA4660" w:rsidP="0001287F">
      <w:pPr>
        <w:pStyle w:val="EQ"/>
        <w:rPr>
          <w:lang w:eastAsia="ko-KR"/>
        </w:rPr>
      </w:pPr>
      <w:r w:rsidRPr="00D93DB4">
        <w:tab/>
      </w:r>
      <w:r w:rsidR="004C5B74">
        <w:rPr>
          <w:noProof/>
          <w:position w:val="-10"/>
        </w:rPr>
        <w:drawing>
          <wp:inline distT="0" distB="0" distL="0" distR="0" wp14:anchorId="34A22234" wp14:editId="2E209579">
            <wp:extent cx="548005" cy="176530"/>
            <wp:effectExtent l="0" t="0" r="0" b="0"/>
            <wp:docPr id="98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548005" cy="176530"/>
                    </a:xfrm>
                    <a:prstGeom prst="rect">
                      <a:avLst/>
                    </a:prstGeom>
                    <a:noFill/>
                    <a:ln>
                      <a:noFill/>
                    </a:ln>
                  </pic:spPr>
                </pic:pic>
              </a:graphicData>
            </a:graphic>
          </wp:inline>
        </w:drawing>
      </w:r>
      <w:r w:rsidRPr="00D93DB4">
        <w:tab/>
        <w:t>(</w:t>
      </w:r>
      <w:bookmarkStart w:id="156" w:name="NBFEC_Eq5"/>
      <w:r w:rsidR="005B1BA1" w:rsidRPr="00D93DB4">
        <w:t>172</w:t>
      </w:r>
      <w:bookmarkEnd w:id="156"/>
      <w:r w:rsidRPr="00D93DB4">
        <w:t>)</w:t>
      </w:r>
    </w:p>
    <w:p w14:paraId="1230679E" w14:textId="77777777" w:rsidR="00DA4660" w:rsidRPr="00D93DB4" w:rsidRDefault="00DA4660" w:rsidP="0001287F"/>
    <w:p w14:paraId="6603C3DB" w14:textId="647300B8" w:rsidR="00DA4660" w:rsidRPr="00D93DB4" w:rsidRDefault="00DA4660" w:rsidP="0001287F">
      <w:pPr>
        <w:pStyle w:val="EQ"/>
        <w:rPr>
          <w:lang w:eastAsia="ko-KR"/>
        </w:rPr>
      </w:pPr>
      <w:r w:rsidRPr="00D93DB4">
        <w:tab/>
      </w:r>
      <w:r w:rsidR="004C5B74">
        <w:rPr>
          <w:noProof/>
          <w:position w:val="-36"/>
        </w:rPr>
        <w:drawing>
          <wp:inline distT="0" distB="0" distL="0" distR="0" wp14:anchorId="4B06EC39" wp14:editId="05D8AD0A">
            <wp:extent cx="1828800" cy="519430"/>
            <wp:effectExtent l="0" t="0" r="0" b="0"/>
            <wp:docPr id="98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1828800" cy="519430"/>
                    </a:xfrm>
                    <a:prstGeom prst="rect">
                      <a:avLst/>
                    </a:prstGeom>
                    <a:noFill/>
                    <a:ln>
                      <a:noFill/>
                    </a:ln>
                  </pic:spPr>
                </pic:pic>
              </a:graphicData>
            </a:graphic>
          </wp:inline>
        </w:drawing>
      </w:r>
      <w:r w:rsidRPr="00D93DB4">
        <w:tab/>
        <w:t>(</w:t>
      </w:r>
      <w:bookmarkStart w:id="157" w:name="NBFEC_Eq_Matrix"/>
      <w:r w:rsidR="005B1BA1" w:rsidRPr="00D93DB4">
        <w:t>173</w:t>
      </w:r>
      <w:bookmarkEnd w:id="157"/>
      <w:r w:rsidRPr="00D93DB4">
        <w:t>)</w:t>
      </w:r>
    </w:p>
    <w:p w14:paraId="397D8FE3" w14:textId="77777777" w:rsidR="00DA4660" w:rsidRPr="00D93DB4" w:rsidRDefault="00DA4660" w:rsidP="0001287F">
      <w:pPr>
        <w:rPr>
          <w:lang w:eastAsia="ko-KR"/>
        </w:rPr>
      </w:pPr>
    </w:p>
    <w:p w14:paraId="2105BD73" w14:textId="51417989" w:rsidR="00DA4660" w:rsidRPr="00D93DB4" w:rsidRDefault="00DA4660" w:rsidP="0001287F">
      <w:pPr>
        <w:rPr>
          <w:lang w:eastAsia="ko-KR"/>
        </w:rPr>
      </w:pPr>
      <w:r w:rsidRPr="00D93DB4">
        <w:rPr>
          <w:lang w:eastAsia="ko-KR"/>
        </w:rPr>
        <w:t xml:space="preserve">As in </w:t>
      </w:r>
      <w:r w:rsidRPr="00D93DB4">
        <w:rPr>
          <w:rFonts w:hint="eastAsia"/>
          <w:lang w:eastAsia="ko-KR"/>
        </w:rPr>
        <w:t>e</w:t>
      </w:r>
      <w:r w:rsidRPr="00D93DB4">
        <w:rPr>
          <w:lang w:eastAsia="ko-KR"/>
        </w:rPr>
        <w:t>quation</w:t>
      </w:r>
      <w:r w:rsidRPr="00D93DB4">
        <w:rPr>
          <w:rFonts w:hint="eastAsia"/>
          <w:lang w:eastAsia="ko-KR"/>
        </w:rPr>
        <w:t xml:space="preserve"> (</w:t>
      </w:r>
      <w:r w:rsidR="005B1BA1" w:rsidRPr="00D93DB4">
        <w:t>172</w:t>
      </w:r>
      <w:r w:rsidRPr="00D93DB4">
        <w:rPr>
          <w:rFonts w:hint="eastAsia"/>
          <w:lang w:eastAsia="ko-KR"/>
        </w:rPr>
        <w:t>)</w:t>
      </w:r>
      <w:r w:rsidRPr="00D93DB4">
        <w:rPr>
          <w:lang w:eastAsia="ko-KR"/>
        </w:rPr>
        <w:t>, when a linear equation is used, the upcoming transition</w:t>
      </w:r>
      <w:r w:rsidRPr="00D93DB4">
        <w:rPr>
          <w:rFonts w:hint="eastAsia"/>
          <w:lang w:eastAsia="ko-KR"/>
        </w:rPr>
        <w:t>(</w:t>
      </w:r>
      <w:r w:rsidRPr="00D93DB4">
        <w:rPr>
          <w:rFonts w:hint="eastAsia"/>
          <w:i/>
          <w:lang w:eastAsia="ko-KR"/>
        </w:rPr>
        <w:t>y</w:t>
      </w:r>
      <w:r w:rsidRPr="00D93DB4">
        <w:rPr>
          <w:rFonts w:hint="eastAsia"/>
          <w:lang w:eastAsia="ko-KR"/>
        </w:rPr>
        <w:t>)</w:t>
      </w:r>
      <w:r w:rsidRPr="00D93DB4">
        <w:rPr>
          <w:lang w:eastAsia="ko-KR"/>
        </w:rPr>
        <w:t xml:space="preserve"> </w:t>
      </w:r>
      <w:r w:rsidRPr="00D93DB4">
        <w:rPr>
          <w:rFonts w:hint="eastAsia"/>
          <w:lang w:eastAsia="ko-KR"/>
        </w:rPr>
        <w:t>is</w:t>
      </w:r>
      <w:r w:rsidRPr="00D93DB4">
        <w:rPr>
          <w:lang w:eastAsia="ko-KR"/>
        </w:rPr>
        <w:t xml:space="preserve"> predicted by obtaining </w:t>
      </w:r>
      <w:r w:rsidR="004C5B74">
        <w:rPr>
          <w:i/>
          <w:noProof/>
          <w:position w:val="-6"/>
          <w:lang w:eastAsia="ko-KR"/>
        </w:rPr>
        <w:drawing>
          <wp:inline distT="0" distB="0" distL="0" distR="0" wp14:anchorId="63A11D8C" wp14:editId="44E99D39">
            <wp:extent cx="114300" cy="128905"/>
            <wp:effectExtent l="0" t="0" r="0" b="0"/>
            <wp:docPr id="989"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lang w:eastAsia="ko-KR"/>
        </w:rPr>
        <w:t xml:space="preserve"> and </w:t>
      </w:r>
      <w:r w:rsidR="004C5B74">
        <w:rPr>
          <w:i/>
          <w:noProof/>
          <w:position w:val="-6"/>
          <w:lang w:eastAsia="ko-KR"/>
        </w:rPr>
        <w:drawing>
          <wp:inline distT="0" distB="0" distL="0" distR="0" wp14:anchorId="36F771B5" wp14:editId="2FEE6F36">
            <wp:extent cx="114300" cy="152400"/>
            <wp:effectExtent l="0" t="0" r="0" b="0"/>
            <wp:docPr id="990"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rPr>
          <w:lang w:eastAsia="ko-KR"/>
        </w:rPr>
        <w:t>.</w:t>
      </w:r>
      <w:r w:rsidRPr="00D93DB4">
        <w:rPr>
          <w:rFonts w:hint="eastAsia"/>
          <w:lang w:eastAsia="ko-KR"/>
        </w:rPr>
        <w:t xml:space="preserve"> </w:t>
      </w:r>
      <w:r w:rsidRPr="00D93DB4">
        <w:rPr>
          <w:lang w:eastAsia="ko-KR"/>
        </w:rPr>
        <w:t>In this equation,</w:t>
      </w:r>
      <w:r w:rsidRPr="00D93DB4">
        <w:rPr>
          <w:rFonts w:hint="eastAsia"/>
          <w:lang w:eastAsia="ko-KR"/>
        </w:rPr>
        <w:t xml:space="preserve"> </w:t>
      </w:r>
      <w:r w:rsidR="004C5B74">
        <w:rPr>
          <w:i/>
          <w:noProof/>
          <w:position w:val="-6"/>
          <w:lang w:eastAsia="ko-KR"/>
        </w:rPr>
        <w:drawing>
          <wp:inline distT="0" distB="0" distL="0" distR="0" wp14:anchorId="4DD1EB2B" wp14:editId="0A4BC621">
            <wp:extent cx="114300" cy="128905"/>
            <wp:effectExtent l="0" t="0" r="0" b="0"/>
            <wp:docPr id="99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rFonts w:hint="eastAsia"/>
          <w:lang w:eastAsia="ko-KR"/>
        </w:rPr>
        <w:t xml:space="preserve"> can be a frame index.</w:t>
      </w:r>
      <w:r w:rsidRPr="00D93DB4">
        <w:rPr>
          <w:lang w:eastAsia="ko-KR"/>
        </w:rPr>
        <w:t xml:space="preserve"> In </w:t>
      </w:r>
      <w:r w:rsidRPr="00D93DB4">
        <w:rPr>
          <w:rFonts w:hint="eastAsia"/>
          <w:lang w:eastAsia="ko-KR"/>
        </w:rPr>
        <w:t>e</w:t>
      </w:r>
      <w:r w:rsidRPr="00D93DB4">
        <w:rPr>
          <w:lang w:eastAsia="ko-KR"/>
        </w:rPr>
        <w:t>quation</w:t>
      </w:r>
      <w:r w:rsidRPr="00D93DB4">
        <w:rPr>
          <w:rFonts w:hint="eastAsia"/>
          <w:lang w:eastAsia="ko-KR"/>
        </w:rPr>
        <w:t xml:space="preserve"> (</w:t>
      </w:r>
      <w:r w:rsidR="005B1BA1" w:rsidRPr="00D93DB4">
        <w:t>173</w:t>
      </w:r>
      <w:r w:rsidRPr="00D93DB4">
        <w:rPr>
          <w:rFonts w:hint="eastAsia"/>
          <w:lang w:eastAsia="ko-KR"/>
        </w:rPr>
        <w:t>)</w:t>
      </w:r>
      <w:r w:rsidRPr="00D93DB4">
        <w:rPr>
          <w:lang w:eastAsia="ko-KR"/>
        </w:rPr>
        <w:t xml:space="preserve">, </w:t>
      </w:r>
      <w:r w:rsidR="004C5B74">
        <w:rPr>
          <w:i/>
          <w:noProof/>
          <w:position w:val="-6"/>
          <w:lang w:eastAsia="ko-KR"/>
        </w:rPr>
        <w:drawing>
          <wp:inline distT="0" distB="0" distL="0" distR="0" wp14:anchorId="0937B63A" wp14:editId="3B0CCA30">
            <wp:extent cx="114300" cy="128905"/>
            <wp:effectExtent l="0" t="0" r="0" b="0"/>
            <wp:docPr id="99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lang w:eastAsia="ko-KR"/>
        </w:rPr>
        <w:t xml:space="preserve"> and </w:t>
      </w:r>
      <w:r w:rsidR="004C5B74">
        <w:rPr>
          <w:i/>
          <w:noProof/>
          <w:position w:val="-6"/>
          <w:lang w:eastAsia="ko-KR"/>
        </w:rPr>
        <w:drawing>
          <wp:inline distT="0" distB="0" distL="0" distR="0" wp14:anchorId="39568E3C" wp14:editId="08B4E86F">
            <wp:extent cx="114300" cy="152400"/>
            <wp:effectExtent l="0" t="0" r="0" b="0"/>
            <wp:docPr id="993"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rPr>
          <w:lang w:eastAsia="ko-KR"/>
        </w:rPr>
        <w:t xml:space="preserve"> are obtained by an</w:t>
      </w:r>
      <w:r w:rsidRPr="00D93DB4">
        <w:rPr>
          <w:rFonts w:hint="eastAsia"/>
          <w:lang w:eastAsia="ko-KR"/>
        </w:rPr>
        <w:t xml:space="preserve"> </w:t>
      </w:r>
      <w:r w:rsidRPr="00D93DB4">
        <w:rPr>
          <w:lang w:eastAsia="ko-KR"/>
        </w:rPr>
        <w:t>inverse matrix. Gauss-Jordan Elimination</w:t>
      </w:r>
      <w:r w:rsidRPr="00D93DB4">
        <w:rPr>
          <w:rFonts w:hint="eastAsia"/>
          <w:lang w:eastAsia="ko-KR"/>
        </w:rPr>
        <w:t xml:space="preserve"> i</w:t>
      </w:r>
      <w:r w:rsidRPr="00D93DB4">
        <w:rPr>
          <w:lang w:eastAsia="ko-KR"/>
        </w:rPr>
        <w:t>s a simple method of obtaining an inverse matrix.</w:t>
      </w:r>
    </w:p>
    <w:p w14:paraId="7441B147" w14:textId="1AE6587B" w:rsidR="00DA4660" w:rsidRPr="00D93DB4" w:rsidRDefault="004C5B74" w:rsidP="00855344">
      <w:pPr>
        <w:pStyle w:val="TH"/>
        <w:rPr>
          <w:lang w:eastAsia="ko-KR"/>
        </w:rPr>
      </w:pPr>
      <w:r>
        <w:rPr>
          <w:noProof/>
        </w:rPr>
        <w:drawing>
          <wp:inline distT="0" distB="0" distL="0" distR="0" wp14:anchorId="489B725B" wp14:editId="7910F726">
            <wp:extent cx="3695700" cy="1733550"/>
            <wp:effectExtent l="0" t="0" r="0" b="0"/>
            <wp:docPr id="994"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3695700" cy="1733550"/>
                    </a:xfrm>
                    <a:prstGeom prst="rect">
                      <a:avLst/>
                    </a:prstGeom>
                    <a:noFill/>
                    <a:ln>
                      <a:noFill/>
                    </a:ln>
                  </pic:spPr>
                </pic:pic>
              </a:graphicData>
            </a:graphic>
          </wp:inline>
        </w:drawing>
      </w:r>
    </w:p>
    <w:p w14:paraId="173ADC18" w14:textId="77777777" w:rsidR="00DA4660" w:rsidRPr="00D93DB4" w:rsidRDefault="00DA4660" w:rsidP="0001287F">
      <w:pPr>
        <w:pStyle w:val="TF"/>
        <w:rPr>
          <w:lang w:eastAsia="ko-KR"/>
        </w:rPr>
      </w:pPr>
      <w:r w:rsidRPr="00D93DB4">
        <w:t>Figure</w:t>
      </w:r>
      <w:r w:rsidR="000B67DD" w:rsidRPr="00D93DB4">
        <w:t xml:space="preserve"> 4</w:t>
      </w:r>
      <w:r w:rsidRPr="00D93DB4">
        <w:t xml:space="preserve">: </w:t>
      </w:r>
      <w:r w:rsidRPr="00D93DB4">
        <w:rPr>
          <w:rFonts w:hint="eastAsia"/>
          <w:bCs/>
        </w:rPr>
        <w:t>T</w:t>
      </w:r>
      <w:r w:rsidRPr="00D93DB4">
        <w:rPr>
          <w:bCs/>
        </w:rPr>
        <w:t>he concept of a linear regression analysis and a</w:t>
      </w:r>
      <w:r w:rsidRPr="00D93DB4">
        <w:rPr>
          <w:rFonts w:hint="eastAsia"/>
          <w:bCs/>
        </w:rPr>
        <w:t xml:space="preserve"> </w:t>
      </w:r>
      <w:r w:rsidRPr="00D93DB4">
        <w:rPr>
          <w:bCs/>
        </w:rPr>
        <w:t>non-linear regression analysis</w:t>
      </w:r>
    </w:p>
    <w:p w14:paraId="481A3C64" w14:textId="77777777" w:rsidR="00DA4660" w:rsidRPr="00D93DB4" w:rsidRDefault="00DA4660" w:rsidP="0001287F">
      <w:pPr>
        <w:rPr>
          <w:lang w:eastAsia="ko-KR"/>
        </w:rPr>
      </w:pPr>
      <w:r w:rsidRPr="00D93DB4">
        <w:rPr>
          <w:rFonts w:hint="eastAsia"/>
          <w:lang w:eastAsia="ko-KR"/>
        </w:rPr>
        <w:t xml:space="preserve">Figure </w:t>
      </w:r>
      <w:r w:rsidR="000B67DD" w:rsidRPr="00D93DB4">
        <w:rPr>
          <w:lang w:eastAsia="ko-KR"/>
        </w:rPr>
        <w:t>5</w:t>
      </w:r>
      <w:r w:rsidRPr="00D93DB4">
        <w:rPr>
          <w:rFonts w:hint="eastAsia"/>
          <w:lang w:eastAsia="ko-KR"/>
        </w:rPr>
        <w:t xml:space="preserve"> is a block</w:t>
      </w:r>
      <w:r w:rsidRPr="00D93DB4">
        <w:t xml:space="preserve"> </w:t>
      </w:r>
      <w:r w:rsidRPr="00D93DB4">
        <w:rPr>
          <w:lang w:eastAsia="ko-KR"/>
        </w:rPr>
        <w:t xml:space="preserve">diagram of a </w:t>
      </w:r>
      <w:r w:rsidRPr="00D93DB4">
        <w:rPr>
          <w:rFonts w:hint="eastAsia"/>
          <w:lang w:eastAsia="ko-KR"/>
        </w:rPr>
        <w:t>packet loss</w:t>
      </w:r>
      <w:r w:rsidRPr="00D93DB4">
        <w:rPr>
          <w:lang w:eastAsia="ko-KR"/>
        </w:rPr>
        <w:t xml:space="preserve"> concealment </w:t>
      </w:r>
      <w:r w:rsidRPr="00D93DB4">
        <w:rPr>
          <w:rFonts w:hint="eastAsia"/>
          <w:lang w:eastAsia="ko-KR"/>
        </w:rPr>
        <w:t>block with adaptive fade-out</w:t>
      </w:r>
      <w:r w:rsidRPr="00D93DB4">
        <w:rPr>
          <w:lang w:eastAsia="ko-KR"/>
        </w:rPr>
        <w:t>.</w:t>
      </w:r>
      <w:r w:rsidRPr="00D93DB4">
        <w:rPr>
          <w:rFonts w:hint="eastAsia"/>
          <w:lang w:eastAsia="ko-KR"/>
        </w:rPr>
        <w:t xml:space="preserve"> </w:t>
      </w:r>
      <w:r w:rsidRPr="00D93DB4">
        <w:rPr>
          <w:lang w:eastAsia="ko-KR"/>
        </w:rPr>
        <w:t>Referring to</w:t>
      </w:r>
      <w:r w:rsidR="000B67DD" w:rsidRPr="00D93DB4">
        <w:rPr>
          <w:rFonts w:hint="eastAsia"/>
          <w:lang w:eastAsia="ko-KR"/>
        </w:rPr>
        <w:t xml:space="preserve"> Figure</w:t>
      </w:r>
      <w:r w:rsidR="000B67DD" w:rsidRPr="00D93DB4">
        <w:rPr>
          <w:lang w:eastAsia="ko-KR"/>
        </w:rPr>
        <w:t xml:space="preserve"> 5</w:t>
      </w:r>
      <w:r w:rsidRPr="00D93DB4">
        <w:rPr>
          <w:lang w:eastAsia="ko-KR"/>
        </w:rPr>
        <w:t>, the signal characteristic determiner determine</w:t>
      </w:r>
      <w:r w:rsidRPr="00D93DB4">
        <w:rPr>
          <w:rFonts w:hint="eastAsia"/>
          <w:lang w:eastAsia="ko-KR"/>
        </w:rPr>
        <w:t xml:space="preserve">s </w:t>
      </w:r>
      <w:r w:rsidRPr="00D93DB4">
        <w:rPr>
          <w:lang w:eastAsia="ko-KR"/>
        </w:rPr>
        <w:t>the characteristics of a signal by using a decoded signal and classifies the characteristics of</w:t>
      </w:r>
      <w:r w:rsidRPr="00D93DB4">
        <w:rPr>
          <w:rFonts w:hint="eastAsia"/>
          <w:lang w:eastAsia="ko-KR"/>
        </w:rPr>
        <w:t xml:space="preserve"> </w:t>
      </w:r>
      <w:r w:rsidRPr="00D93DB4">
        <w:rPr>
          <w:lang w:eastAsia="ko-KR"/>
        </w:rPr>
        <w:t>the decoded signal into transient</w:t>
      </w:r>
      <w:r w:rsidRPr="00D93DB4">
        <w:rPr>
          <w:rFonts w:hint="eastAsia"/>
          <w:lang w:eastAsia="ko-KR"/>
        </w:rPr>
        <w:t xml:space="preserve"> and </w:t>
      </w:r>
      <w:r w:rsidRPr="00D93DB4">
        <w:rPr>
          <w:lang w:eastAsia="ko-KR"/>
        </w:rPr>
        <w:t>norm</w:t>
      </w:r>
      <w:r w:rsidRPr="00D93DB4">
        <w:rPr>
          <w:rFonts w:hint="eastAsia"/>
          <w:lang w:eastAsia="ko-KR"/>
        </w:rPr>
        <w:t>al frame</w:t>
      </w:r>
      <w:r w:rsidRPr="00D93DB4">
        <w:rPr>
          <w:lang w:eastAsia="ko-KR"/>
        </w:rPr>
        <w:t>s. A method of</w:t>
      </w:r>
      <w:r w:rsidRPr="00D93DB4">
        <w:rPr>
          <w:rFonts w:hint="eastAsia"/>
          <w:lang w:eastAsia="ko-KR"/>
        </w:rPr>
        <w:t xml:space="preserve"> </w:t>
      </w:r>
      <w:r w:rsidRPr="00D93DB4">
        <w:rPr>
          <w:lang w:eastAsia="ko-KR"/>
        </w:rPr>
        <w:t xml:space="preserve">determining a transient frame is now described. The current frame classification of transient </w:t>
      </w:r>
      <w:r w:rsidRPr="00D93DB4">
        <w:rPr>
          <w:rFonts w:hint="eastAsia"/>
          <w:lang w:eastAsia="ko-KR"/>
        </w:rPr>
        <w:t>is</w:t>
      </w:r>
      <w:r w:rsidRPr="00D93DB4">
        <w:rPr>
          <w:lang w:eastAsia="ko-KR"/>
        </w:rPr>
        <w:t xml:space="preserve"> determined by two parameters: the frame type </w:t>
      </w:r>
      <w:r w:rsidRPr="00D93DB4">
        <w:rPr>
          <w:rFonts w:hint="eastAsia"/>
          <w:lang w:eastAsia="ko-KR"/>
        </w:rPr>
        <w:t xml:space="preserve">(is_transient) which is </w:t>
      </w:r>
      <w:r w:rsidRPr="00D93DB4">
        <w:rPr>
          <w:lang w:eastAsia="ko-KR"/>
        </w:rPr>
        <w:t>transmitted from the encoder,</w:t>
      </w:r>
      <w:r w:rsidRPr="00D93DB4">
        <w:rPr>
          <w:rFonts w:hint="eastAsia"/>
          <w:lang w:eastAsia="ko-KR"/>
        </w:rPr>
        <w:t xml:space="preserve"> and the </w:t>
      </w:r>
      <w:r w:rsidRPr="00D93DB4">
        <w:rPr>
          <w:lang w:eastAsia="ko-KR"/>
        </w:rPr>
        <w:t>energy difference</w:t>
      </w:r>
      <w:r w:rsidRPr="00D93DB4">
        <w:rPr>
          <w:rFonts w:hint="eastAsia"/>
          <w:lang w:eastAsia="ko-KR"/>
        </w:rPr>
        <w:t xml:space="preserve"> (</w:t>
      </w:r>
      <w:r w:rsidRPr="00D93DB4">
        <w:rPr>
          <w:lang w:eastAsia="ko-KR"/>
        </w:rPr>
        <w:t>energy_diff</w:t>
      </w:r>
      <w:r w:rsidRPr="00D93DB4">
        <w:rPr>
          <w:rFonts w:hint="eastAsia"/>
          <w:lang w:eastAsia="ko-KR"/>
        </w:rPr>
        <w:t>)</w:t>
      </w:r>
      <w:r w:rsidRPr="00D93DB4">
        <w:rPr>
          <w:lang w:eastAsia="ko-KR"/>
        </w:rPr>
        <w:t>,</w:t>
      </w:r>
      <w:r w:rsidRPr="00D93DB4">
        <w:rPr>
          <w:rFonts w:hint="eastAsia"/>
          <w:lang w:eastAsia="ko-KR"/>
        </w:rPr>
        <w:t xml:space="preserve"> which</w:t>
      </w:r>
      <w:r w:rsidRPr="00D93DB4">
        <w:rPr>
          <w:lang w:eastAsia="ko-KR"/>
        </w:rPr>
        <w:t xml:space="preserve"> </w:t>
      </w:r>
      <w:r w:rsidRPr="00D93DB4">
        <w:rPr>
          <w:rFonts w:hint="eastAsia"/>
          <w:lang w:eastAsia="ko-KR"/>
        </w:rPr>
        <w:t xml:space="preserve">is </w:t>
      </w:r>
      <w:r w:rsidRPr="00D93DB4">
        <w:rPr>
          <w:lang w:eastAsia="ko-KR"/>
        </w:rPr>
        <w:t>represented by</w:t>
      </w:r>
      <w:r w:rsidRPr="00D93DB4">
        <w:rPr>
          <w:rFonts w:hint="eastAsia"/>
          <w:lang w:eastAsia="ko-KR"/>
        </w:rPr>
        <w:t xml:space="preserve"> </w:t>
      </w:r>
      <w:r w:rsidRPr="00D93DB4">
        <w:rPr>
          <w:lang w:eastAsia="ko-KR"/>
        </w:rPr>
        <w:t>Equation</w:t>
      </w:r>
      <w:r w:rsidRPr="00D93DB4">
        <w:rPr>
          <w:rFonts w:hint="eastAsia"/>
          <w:lang w:eastAsia="ko-KR"/>
        </w:rPr>
        <w:t xml:space="preserve"> (</w:t>
      </w:r>
      <w:r w:rsidR="005B1BA1" w:rsidRPr="00D93DB4">
        <w:t>169</w:t>
      </w:r>
      <w:r w:rsidRPr="00D93DB4">
        <w:rPr>
          <w:rFonts w:hint="eastAsia"/>
          <w:lang w:eastAsia="ko-KR"/>
        </w:rPr>
        <w:t>)</w:t>
      </w:r>
      <w:r w:rsidRPr="00D93DB4">
        <w:rPr>
          <w:lang w:eastAsia="ko-KR"/>
        </w:rPr>
        <w:t>.</w:t>
      </w:r>
    </w:p>
    <w:p w14:paraId="318BA098" w14:textId="77777777" w:rsidR="00DA4660" w:rsidRPr="00D93DB4" w:rsidRDefault="00DA4660" w:rsidP="0001287F">
      <w:pPr>
        <w:ind w:firstLineChars="250" w:firstLine="400"/>
        <w:rPr>
          <w:rFonts w:ascii="Courier New" w:hAnsi="Courier New" w:cs="Courier New"/>
          <w:sz w:val="16"/>
          <w:szCs w:val="16"/>
          <w:lang w:eastAsia="ko-KR"/>
        </w:rPr>
      </w:pPr>
      <w:r w:rsidRPr="00D93DB4">
        <w:rPr>
          <w:rFonts w:ascii="Courier New" w:hAnsi="Courier New" w:cs="Courier New"/>
          <w:sz w:val="16"/>
          <w:szCs w:val="16"/>
          <w:lang w:eastAsia="ko-KR"/>
        </w:rPr>
        <w:t>if(energy_diff</w:t>
      </w:r>
      <w:r w:rsidRPr="00D93DB4" w:rsidDel="005F05B7">
        <w:rPr>
          <w:rFonts w:ascii="Courier New" w:hAnsi="Courier New" w:cs="Courier New"/>
          <w:sz w:val="16"/>
          <w:szCs w:val="16"/>
          <w:lang w:eastAsia="ko-KR"/>
        </w:rPr>
        <w:t xml:space="preserve"> </w:t>
      </w:r>
      <w:r w:rsidRPr="00D93DB4">
        <w:rPr>
          <w:rFonts w:ascii="Courier New" w:hAnsi="Courier New" w:cs="Courier New"/>
          <w:sz w:val="16"/>
          <w:szCs w:val="16"/>
          <w:lang w:eastAsia="ko-KR"/>
        </w:rPr>
        <w:t>&lt; ED_THRES &amp;&amp; is_transient == 0 ) {</w:t>
      </w:r>
    </w:p>
    <w:p w14:paraId="549CC00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 Not Transient */</w:t>
      </w:r>
    </w:p>
    <w:p w14:paraId="1C7EEFEF"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num_pgf = 4;</w:t>
      </w:r>
    </w:p>
    <w:p w14:paraId="4CC76A2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1941560F" w14:textId="77777777" w:rsidR="00DA4660" w:rsidRPr="00D93DB4" w:rsidRDefault="00DA4660" w:rsidP="0001287F">
      <w:pPr>
        <w:ind w:firstLineChars="50" w:firstLine="80"/>
        <w:rPr>
          <w:rFonts w:ascii="Courier New" w:hAnsi="Courier New" w:cs="Courier New"/>
          <w:sz w:val="16"/>
          <w:szCs w:val="16"/>
          <w:lang w:eastAsia="ko-KR"/>
        </w:rPr>
      </w:pPr>
      <w:r w:rsidRPr="00D93DB4">
        <w:rPr>
          <w:rFonts w:ascii="Courier New" w:hAnsi="Courier New" w:cs="Courier New"/>
          <w:sz w:val="16"/>
          <w:szCs w:val="16"/>
          <w:lang w:eastAsia="ko-KR"/>
        </w:rPr>
        <w:t xml:space="preserve">          else{</w:t>
      </w:r>
    </w:p>
    <w:p w14:paraId="7A8F2DC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num_pgf = 2;</w:t>
      </w:r>
    </w:p>
    <w:p w14:paraId="61DC0B3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 </w:t>
      </w:r>
    </w:p>
    <w:p w14:paraId="51A6908C" w14:textId="77777777" w:rsidR="00DA4660" w:rsidRPr="00D93DB4" w:rsidRDefault="00DA4660" w:rsidP="0001287F">
      <w:pPr>
        <w:rPr>
          <w:lang w:eastAsia="ko-KR"/>
        </w:rPr>
      </w:pPr>
      <w:r w:rsidRPr="00D93DB4">
        <w:rPr>
          <w:lang w:eastAsia="ko-KR"/>
        </w:rPr>
        <w:t xml:space="preserve">In the above context, ED_THRES denotes a threshold and </w:t>
      </w:r>
      <w:r w:rsidRPr="00D93DB4">
        <w:rPr>
          <w:rFonts w:hint="eastAsia"/>
          <w:lang w:eastAsia="ko-KR"/>
        </w:rPr>
        <w:t>is</w:t>
      </w:r>
      <w:r w:rsidRPr="00D93DB4">
        <w:rPr>
          <w:lang w:eastAsia="ko-KR"/>
        </w:rPr>
        <w:t xml:space="preserve"> set to 1.0.</w:t>
      </w:r>
      <w:r w:rsidRPr="00D93DB4">
        <w:rPr>
          <w:rFonts w:hint="eastAsia"/>
          <w:lang w:eastAsia="ko-KR"/>
        </w:rPr>
        <w:t xml:space="preserve"> </w:t>
      </w:r>
      <w:r w:rsidRPr="00D93DB4">
        <w:rPr>
          <w:lang w:eastAsia="ko-KR"/>
        </w:rPr>
        <w:t xml:space="preserve">According to the result of the transient determination, the number of PGFs </w:t>
      </w:r>
      <w:r w:rsidRPr="00D93DB4">
        <w:rPr>
          <w:rFonts w:hint="eastAsia"/>
          <w:lang w:eastAsia="ko-KR"/>
        </w:rPr>
        <w:t>(num_pgf)</w:t>
      </w:r>
      <w:r w:rsidR="00064C44" w:rsidRPr="00D93DB4">
        <w:rPr>
          <w:lang w:eastAsia="ko-KR"/>
        </w:rPr>
        <w:t>,</w:t>
      </w:r>
      <w:r w:rsidRPr="00D93DB4">
        <w:rPr>
          <w:lang w:eastAsia="ko-KR"/>
        </w:rPr>
        <w:t xml:space="preserve"> </w:t>
      </w:r>
      <w:r w:rsidRPr="00D93DB4">
        <w:rPr>
          <w:rFonts w:hint="eastAsia"/>
          <w:lang w:eastAsia="ko-KR"/>
        </w:rPr>
        <w:t>referred to in</w:t>
      </w:r>
      <w:r w:rsidRPr="00D93DB4">
        <w:rPr>
          <w:lang w:eastAsia="ko-KR"/>
        </w:rPr>
        <w:t xml:space="preserve"> the </w:t>
      </w:r>
      <w:r w:rsidR="00723865" w:rsidRPr="00D93DB4">
        <w:rPr>
          <w:lang w:eastAsia="ko-KR"/>
        </w:rPr>
        <w:t>subclause</w:t>
      </w:r>
      <w:r w:rsidRPr="00D93DB4">
        <w:rPr>
          <w:lang w:eastAsia="ko-KR"/>
        </w:rPr>
        <w:t xml:space="preserve"> on regression analysis</w:t>
      </w:r>
      <w:r w:rsidRPr="00D93DB4">
        <w:rPr>
          <w:rFonts w:hint="eastAsia"/>
          <w:lang w:eastAsia="ko-KR"/>
        </w:rPr>
        <w:t>,</w:t>
      </w:r>
      <w:r w:rsidRPr="00D93DB4">
        <w:rPr>
          <w:lang w:eastAsia="ko-KR"/>
        </w:rPr>
        <w:t xml:space="preserve"> can be controlled for </w:t>
      </w:r>
      <w:r w:rsidRPr="00D93DB4">
        <w:rPr>
          <w:rFonts w:hint="eastAsia"/>
          <w:lang w:eastAsia="ko-KR"/>
        </w:rPr>
        <w:t>packet loss</w:t>
      </w:r>
      <w:r w:rsidRPr="00D93DB4">
        <w:rPr>
          <w:lang w:eastAsia="ko-KR"/>
        </w:rPr>
        <w:t xml:space="preserve"> concealment. </w:t>
      </w:r>
    </w:p>
    <w:p w14:paraId="7E042FB6" w14:textId="77777777" w:rsidR="00DA4660" w:rsidRPr="00D93DB4" w:rsidRDefault="00DA4660" w:rsidP="0001287F">
      <w:pPr>
        <w:rPr>
          <w:lang w:eastAsia="ko-KR"/>
        </w:rPr>
      </w:pPr>
      <w:r w:rsidRPr="00D93DB4">
        <w:rPr>
          <w:lang w:eastAsia="ko-KR"/>
        </w:rPr>
        <w:t>Another</w:t>
      </w:r>
      <w:r w:rsidRPr="00D93DB4">
        <w:rPr>
          <w:rFonts w:hint="eastAsia"/>
          <w:lang w:eastAsia="ko-KR"/>
        </w:rPr>
        <w:t xml:space="preserve"> </w:t>
      </w:r>
      <w:r w:rsidRPr="00D93DB4">
        <w:rPr>
          <w:lang w:eastAsia="ko-KR"/>
        </w:rPr>
        <w:t xml:space="preserve">parameter for </w:t>
      </w:r>
      <w:r w:rsidRPr="00D93DB4">
        <w:rPr>
          <w:rFonts w:hint="eastAsia"/>
          <w:lang w:eastAsia="ko-KR"/>
        </w:rPr>
        <w:t>packet loss</w:t>
      </w:r>
      <w:r w:rsidRPr="00D93DB4">
        <w:rPr>
          <w:lang w:eastAsia="ko-KR"/>
        </w:rPr>
        <w:t xml:space="preserve"> concealment </w:t>
      </w:r>
      <w:r w:rsidRPr="00D93DB4">
        <w:rPr>
          <w:rFonts w:hint="eastAsia"/>
          <w:lang w:eastAsia="ko-KR"/>
        </w:rPr>
        <w:t>is</w:t>
      </w:r>
      <w:r w:rsidRPr="00D93DB4">
        <w:rPr>
          <w:lang w:eastAsia="ko-KR"/>
        </w:rPr>
        <w:t xml:space="preserve"> a scaling method of burst erasure duration. The same energy difference</w:t>
      </w:r>
      <w:r w:rsidRPr="00D93DB4">
        <w:rPr>
          <w:rFonts w:hint="eastAsia"/>
          <w:lang w:eastAsia="ko-KR"/>
        </w:rPr>
        <w:t xml:space="preserve"> </w:t>
      </w:r>
      <w:r w:rsidRPr="00D93DB4">
        <w:rPr>
          <w:lang w:eastAsia="ko-KR"/>
        </w:rPr>
        <w:t xml:space="preserve">value </w:t>
      </w:r>
      <w:r w:rsidRPr="00D93DB4">
        <w:rPr>
          <w:rFonts w:hint="eastAsia"/>
          <w:lang w:eastAsia="ko-KR"/>
        </w:rPr>
        <w:t>is</w:t>
      </w:r>
      <w:r w:rsidRPr="00D93DB4">
        <w:rPr>
          <w:lang w:eastAsia="ko-KR"/>
        </w:rPr>
        <w:t xml:space="preserve"> used for the duration of a single burst. </w:t>
      </w:r>
    </w:p>
    <w:p w14:paraId="01A745B1"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if((energy_diff&lt;ED_THRES) &amp;&amp; (is_transient==0)) {</w:t>
      </w:r>
    </w:p>
    <w:p w14:paraId="0929526C"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 Not Transient */</w:t>
      </w:r>
    </w:p>
    <w:p w14:paraId="114BB8C7"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mute_start = 5;</w:t>
      </w:r>
    </w:p>
    <w:p w14:paraId="20FC6A79"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random_start = 2;</w:t>
      </w:r>
    </w:p>
    <w:p w14:paraId="0E8D5A5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5FCEBA04"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18C312D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mute_start = 2;</w:t>
      </w:r>
    </w:p>
    <w:p w14:paraId="0EB5B88A"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random_start = 2;</w:t>
      </w:r>
    </w:p>
    <w:p w14:paraId="6C754D1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6B1B45B7" w14:textId="77777777" w:rsidR="00DA4660" w:rsidRPr="00D93DB4" w:rsidRDefault="00DA4660" w:rsidP="0001287F">
      <w:pPr>
        <w:rPr>
          <w:lang w:eastAsia="ko-KR"/>
        </w:rPr>
      </w:pPr>
      <w:r w:rsidRPr="00D93DB4">
        <w:rPr>
          <w:lang w:eastAsia="ko-KR"/>
        </w:rPr>
        <w:t>If it is determined that the current frame is an erasure and is not</w:t>
      </w:r>
      <w:r w:rsidRPr="00D93DB4">
        <w:rPr>
          <w:rFonts w:hint="eastAsia"/>
          <w:lang w:eastAsia="ko-KR"/>
        </w:rPr>
        <w:t xml:space="preserve"> </w:t>
      </w:r>
      <w:r w:rsidRPr="00D93DB4">
        <w:rPr>
          <w:lang w:eastAsia="ko-KR"/>
        </w:rPr>
        <w:t>transient, then when a burst erasure occurs frames starting from</w:t>
      </w:r>
      <w:r w:rsidRPr="00D93DB4">
        <w:rPr>
          <w:rFonts w:hint="eastAsia"/>
          <w:lang w:eastAsia="ko-KR"/>
        </w:rPr>
        <w:t xml:space="preserve"> </w:t>
      </w:r>
      <w:r w:rsidRPr="00D93DB4">
        <w:rPr>
          <w:lang w:eastAsia="ko-KR"/>
        </w:rPr>
        <w:t>the fifth frame of the burst</w:t>
      </w:r>
      <w:r w:rsidRPr="00D93DB4">
        <w:rPr>
          <w:rFonts w:hint="eastAsia"/>
          <w:lang w:eastAsia="ko-KR"/>
        </w:rPr>
        <w:t xml:space="preserve"> </w:t>
      </w:r>
      <w:r w:rsidRPr="00D93DB4">
        <w:rPr>
          <w:lang w:eastAsia="ko-KR"/>
        </w:rPr>
        <w:t>are forcibly scaled to a fixed value of 3 dB regardless of the regression analysis of</w:t>
      </w:r>
      <w:r w:rsidRPr="00D93DB4">
        <w:rPr>
          <w:rFonts w:hint="eastAsia"/>
          <w:lang w:eastAsia="ko-KR"/>
        </w:rPr>
        <w:t xml:space="preserve"> </w:t>
      </w:r>
      <w:r w:rsidRPr="00D93DB4">
        <w:rPr>
          <w:lang w:eastAsia="ko-KR"/>
        </w:rPr>
        <w:t>the decoded spectral coefficient of the previous frame. Otherwise, if it is determined</w:t>
      </w:r>
      <w:r w:rsidRPr="00D93DB4">
        <w:rPr>
          <w:rFonts w:hint="eastAsia"/>
          <w:lang w:eastAsia="ko-KR"/>
        </w:rPr>
        <w:t xml:space="preserve"> </w:t>
      </w:r>
      <w:r w:rsidRPr="00D93DB4">
        <w:rPr>
          <w:lang w:eastAsia="ko-KR"/>
        </w:rPr>
        <w:t xml:space="preserve">that the current frame that is erased is transient, when a burst </w:t>
      </w:r>
      <w:r w:rsidRPr="00D93DB4">
        <w:rPr>
          <w:rFonts w:hint="eastAsia"/>
          <w:lang w:eastAsia="ko-KR"/>
        </w:rPr>
        <w:t>erasure</w:t>
      </w:r>
      <w:r w:rsidRPr="00D93DB4">
        <w:rPr>
          <w:lang w:eastAsia="ko-KR"/>
        </w:rPr>
        <w:t xml:space="preserve"> occurs,</w:t>
      </w:r>
      <w:r w:rsidRPr="00D93DB4">
        <w:rPr>
          <w:rFonts w:hint="eastAsia"/>
          <w:lang w:eastAsia="ko-KR"/>
        </w:rPr>
        <w:t xml:space="preserve"> </w:t>
      </w:r>
      <w:r w:rsidRPr="00D93DB4">
        <w:rPr>
          <w:lang w:eastAsia="ko-KR"/>
        </w:rPr>
        <w:t>frames starting from</w:t>
      </w:r>
      <w:r w:rsidRPr="00D93DB4">
        <w:rPr>
          <w:rFonts w:hint="eastAsia"/>
          <w:lang w:eastAsia="ko-KR"/>
        </w:rPr>
        <w:t xml:space="preserve"> </w:t>
      </w:r>
      <w:r w:rsidRPr="00D93DB4">
        <w:rPr>
          <w:lang w:eastAsia="ko-KR"/>
        </w:rPr>
        <w:t>the second frame are forcibly scaled to a fixed</w:t>
      </w:r>
      <w:r w:rsidRPr="00D93DB4">
        <w:rPr>
          <w:rFonts w:hint="eastAsia"/>
          <w:lang w:eastAsia="ko-KR"/>
        </w:rPr>
        <w:t xml:space="preserve"> </w:t>
      </w:r>
      <w:r w:rsidRPr="00D93DB4">
        <w:rPr>
          <w:lang w:eastAsia="ko-KR"/>
        </w:rPr>
        <w:t>value of 3 dB regardless of the regression analysis of the decoded spectral</w:t>
      </w:r>
      <w:r w:rsidRPr="00D93DB4">
        <w:rPr>
          <w:rFonts w:hint="eastAsia"/>
          <w:lang w:eastAsia="ko-KR"/>
        </w:rPr>
        <w:t xml:space="preserve"> </w:t>
      </w:r>
      <w:r w:rsidRPr="00D93DB4">
        <w:rPr>
          <w:lang w:eastAsia="ko-KR"/>
        </w:rPr>
        <w:t xml:space="preserve">coefficient of the previous frame. </w:t>
      </w:r>
    </w:p>
    <w:p w14:paraId="104E8015" w14:textId="77777777" w:rsidR="00DA4660" w:rsidRPr="00D93DB4" w:rsidRDefault="00DA4660" w:rsidP="0001287F">
      <w:pPr>
        <w:rPr>
          <w:lang w:eastAsia="ko-KR"/>
        </w:rPr>
      </w:pPr>
      <w:r w:rsidRPr="00D93DB4">
        <w:rPr>
          <w:rFonts w:hint="eastAsia"/>
          <w:lang w:eastAsia="ko-KR"/>
        </w:rPr>
        <w:t>Because</w:t>
      </w:r>
      <w:r w:rsidRPr="00D93DB4">
        <w:rPr>
          <w:lang w:eastAsia="ko-KR"/>
        </w:rPr>
        <w:t xml:space="preserve"> regression analysis is performed only when a burst erasure has</w:t>
      </w:r>
      <w:r w:rsidRPr="00D93DB4">
        <w:rPr>
          <w:rFonts w:hint="eastAsia"/>
          <w:lang w:eastAsia="ko-KR"/>
        </w:rPr>
        <w:t xml:space="preserve"> </w:t>
      </w:r>
      <w:r w:rsidRPr="00D93DB4">
        <w:rPr>
          <w:lang w:eastAsia="ko-KR"/>
        </w:rPr>
        <w:t>occurred, when nbLostCmpt indicates the number of contiguous erased frames is two, that is,</w:t>
      </w:r>
      <w:r w:rsidRPr="00D93DB4">
        <w:rPr>
          <w:rFonts w:hint="eastAsia"/>
          <w:lang w:eastAsia="ko-KR"/>
        </w:rPr>
        <w:t xml:space="preserve"> </w:t>
      </w:r>
      <w:r w:rsidRPr="00D93DB4">
        <w:rPr>
          <w:lang w:eastAsia="ko-KR"/>
        </w:rPr>
        <w:t xml:space="preserve">from the second contiguous erased frame, the regression analysis is performed. </w:t>
      </w:r>
    </w:p>
    <w:p w14:paraId="2E94702F"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if (nbLostCmpt==2){</w:t>
      </w:r>
    </w:p>
    <w:p w14:paraId="0FA08AA7" w14:textId="77777777" w:rsidR="00DA4660" w:rsidRPr="00D93DB4" w:rsidRDefault="00DA4660" w:rsidP="0001287F">
      <w:pPr>
        <w:ind w:firstLineChars="250" w:firstLine="400"/>
        <w:rPr>
          <w:rFonts w:ascii="Courier New" w:hAnsi="Courier New" w:cs="Courier New"/>
          <w:sz w:val="16"/>
          <w:szCs w:val="16"/>
          <w:lang w:eastAsia="ko-KR"/>
        </w:rPr>
      </w:pPr>
      <w:r w:rsidRPr="00D93DB4">
        <w:rPr>
          <w:rFonts w:ascii="Courier New" w:hAnsi="Courier New" w:cs="Courier New"/>
          <w:sz w:val="16"/>
          <w:szCs w:val="16"/>
          <w:lang w:eastAsia="ko-KR"/>
        </w:rPr>
        <w:t>regression_anaysis();</w:t>
      </w:r>
    </w:p>
    <w:p w14:paraId="1CF3D866" w14:textId="77777777" w:rsidR="00DA4660" w:rsidRPr="00D93DB4" w:rsidRDefault="00DA4660" w:rsidP="0001287F">
      <w:pPr>
        <w:rPr>
          <w:lang w:eastAsia="ko-KR"/>
        </w:rPr>
      </w:pPr>
      <w:r w:rsidRPr="00D93DB4">
        <w:rPr>
          <w:rFonts w:ascii="Courier New" w:hAnsi="Courier New" w:cs="Courier New"/>
          <w:sz w:val="16"/>
          <w:szCs w:val="16"/>
          <w:lang w:eastAsia="ko-KR"/>
        </w:rPr>
        <w:t xml:space="preserve">     }</w:t>
      </w:r>
    </w:p>
    <w:p w14:paraId="51C18F94" w14:textId="75975CED" w:rsidR="00DA4660" w:rsidRPr="00D93DB4" w:rsidRDefault="00DA4660" w:rsidP="0001287F">
      <w:pPr>
        <w:rPr>
          <w:lang w:eastAsia="ko-KR"/>
        </w:rPr>
      </w:pPr>
      <w:r w:rsidRPr="00D93DB4">
        <w:rPr>
          <w:rFonts w:hint="eastAsia"/>
          <w:lang w:eastAsia="ko-KR"/>
        </w:rPr>
        <w:t>E</w:t>
      </w:r>
      <w:r w:rsidRPr="00D93DB4">
        <w:rPr>
          <w:lang w:eastAsia="ko-KR"/>
        </w:rPr>
        <w:t xml:space="preserve">ven though an nth frame is a good frame, if the </w:t>
      </w:r>
      <w:r w:rsidR="004C5B74">
        <w:rPr>
          <w:i/>
          <w:noProof/>
          <w:position w:val="-10"/>
          <w:lang w:eastAsia="ko-KR"/>
        </w:rPr>
        <w:drawing>
          <wp:inline distT="0" distB="0" distL="0" distR="0" wp14:anchorId="0E7EEFBE" wp14:editId="1861A8D9">
            <wp:extent cx="367030" cy="176530"/>
            <wp:effectExtent l="0" t="0" r="0" b="0"/>
            <wp:docPr id="995"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367030" cy="176530"/>
                    </a:xfrm>
                    <a:prstGeom prst="rect">
                      <a:avLst/>
                    </a:prstGeom>
                    <a:noFill/>
                    <a:ln>
                      <a:noFill/>
                    </a:ln>
                  </pic:spPr>
                </pic:pic>
              </a:graphicData>
            </a:graphic>
          </wp:inline>
        </w:drawing>
      </w:r>
      <w:r w:rsidRPr="00D93DB4">
        <w:rPr>
          <w:lang w:eastAsia="ko-KR"/>
        </w:rPr>
        <w:t xml:space="preserve">th and </w:t>
      </w:r>
      <w:r w:rsidR="004C5B74">
        <w:rPr>
          <w:i/>
          <w:noProof/>
          <w:position w:val="-10"/>
          <w:lang w:eastAsia="ko-KR"/>
        </w:rPr>
        <w:drawing>
          <wp:inline distT="0" distB="0" distL="0" distR="0" wp14:anchorId="36C007F8" wp14:editId="69ECAFD3">
            <wp:extent cx="367030" cy="190500"/>
            <wp:effectExtent l="0" t="0" r="0" b="0"/>
            <wp:docPr id="99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sidRPr="00D93DB4">
        <w:rPr>
          <w:lang w:eastAsia="ko-KR"/>
        </w:rPr>
        <w:t>th frames are</w:t>
      </w:r>
      <w:r w:rsidRPr="00D93DB4">
        <w:rPr>
          <w:rFonts w:hint="eastAsia"/>
          <w:lang w:eastAsia="ko-KR"/>
        </w:rPr>
        <w:t xml:space="preserve"> </w:t>
      </w:r>
      <w:r w:rsidRPr="00D93DB4">
        <w:rPr>
          <w:lang w:eastAsia="ko-KR"/>
        </w:rPr>
        <w:t>erased frames, a totally different signal is generated in an overlapping process. Thus,</w:t>
      </w:r>
      <w:r w:rsidRPr="00D93DB4">
        <w:rPr>
          <w:rFonts w:hint="eastAsia"/>
          <w:lang w:eastAsia="ko-KR"/>
        </w:rPr>
        <w:t xml:space="preserve"> </w:t>
      </w:r>
      <w:r w:rsidRPr="00D93DB4">
        <w:rPr>
          <w:lang w:eastAsia="ko-KR"/>
        </w:rPr>
        <w:t xml:space="preserve">when erasures occur in a non-consecutive order (an erasure frame, a good frame, and an </w:t>
      </w:r>
      <w:r w:rsidRPr="00D93DB4">
        <w:rPr>
          <w:rFonts w:hint="eastAsia"/>
          <w:lang w:eastAsia="ko-KR"/>
        </w:rPr>
        <w:t>erasure</w:t>
      </w:r>
      <w:r w:rsidRPr="00D93DB4">
        <w:rPr>
          <w:lang w:eastAsia="ko-KR"/>
        </w:rPr>
        <w:t xml:space="preserve"> frame),</w:t>
      </w:r>
      <w:r w:rsidRPr="00D93DB4">
        <w:rPr>
          <w:rFonts w:hint="eastAsia"/>
          <w:lang w:eastAsia="ko-KR"/>
        </w:rPr>
        <w:t xml:space="preserve"> </w:t>
      </w:r>
      <w:r w:rsidRPr="00D93DB4">
        <w:rPr>
          <w:lang w:eastAsia="ko-KR"/>
        </w:rPr>
        <w:t>although nbLostCmpt of the third frame (the second erasure) is 1, nbLostCmpt is</w:t>
      </w:r>
      <w:r w:rsidRPr="00D93DB4">
        <w:rPr>
          <w:rFonts w:hint="eastAsia"/>
          <w:lang w:eastAsia="ko-KR"/>
        </w:rPr>
        <w:t xml:space="preserve"> </w:t>
      </w:r>
      <w:r w:rsidRPr="00D93DB4">
        <w:rPr>
          <w:lang w:eastAsia="ko-KR"/>
        </w:rPr>
        <w:t>forcibly increased by 1. As a result, nbLostCmpt is 2, and it is determined that a burst</w:t>
      </w:r>
      <w:r w:rsidRPr="00D93DB4">
        <w:rPr>
          <w:rFonts w:hint="eastAsia"/>
          <w:lang w:eastAsia="ko-KR"/>
        </w:rPr>
        <w:t xml:space="preserve"> erasure</w:t>
      </w:r>
      <w:r w:rsidRPr="00D93DB4">
        <w:rPr>
          <w:lang w:eastAsia="ko-KR"/>
        </w:rPr>
        <w:t xml:space="preserve"> has occurred, and thus the regression analysis </w:t>
      </w:r>
      <w:r w:rsidRPr="00D93DB4">
        <w:rPr>
          <w:rFonts w:hint="eastAsia"/>
          <w:lang w:eastAsia="ko-KR"/>
        </w:rPr>
        <w:t>will</w:t>
      </w:r>
      <w:r w:rsidRPr="00D93DB4">
        <w:rPr>
          <w:lang w:eastAsia="ko-KR"/>
        </w:rPr>
        <w:t xml:space="preserve"> be used.</w:t>
      </w:r>
    </w:p>
    <w:p w14:paraId="09AE0865"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if( prev_old_bfi == 1 &amp;&amp; nbLostCmpt == 1 &amp;&amp; output_frame_org == L_FRAME8k )</w:t>
      </w:r>
    </w:p>
    <w:p w14:paraId="7484C62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24B3DB75"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nbLostCmpt++;</w:t>
      </w:r>
    </w:p>
    <w:p w14:paraId="22F6DE0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73AFF001" w14:textId="173EE726" w:rsidR="00DA4660" w:rsidRPr="00D93DB4" w:rsidRDefault="00DA4660" w:rsidP="0001287F">
      <w:pPr>
        <w:rPr>
          <w:lang w:eastAsia="ko-KR"/>
        </w:rPr>
      </w:pPr>
      <w:r w:rsidRPr="00D93DB4">
        <w:rPr>
          <w:lang w:eastAsia="ko-KR"/>
        </w:rPr>
        <w:t>In the above context, prev_old_bfi denotes frame erasure information of the</w:t>
      </w:r>
      <w:r w:rsidRPr="00D93DB4">
        <w:rPr>
          <w:rFonts w:hint="eastAsia"/>
          <w:lang w:eastAsia="ko-KR"/>
        </w:rPr>
        <w:t xml:space="preserve"> </w:t>
      </w:r>
      <w:r w:rsidRPr="00D93DB4">
        <w:rPr>
          <w:lang w:eastAsia="ko-KR"/>
        </w:rPr>
        <w:t xml:space="preserve">second previous frame. This process </w:t>
      </w:r>
      <w:r w:rsidRPr="00D93DB4">
        <w:rPr>
          <w:rFonts w:hint="eastAsia"/>
          <w:lang w:eastAsia="ko-KR"/>
        </w:rPr>
        <w:t>is</w:t>
      </w:r>
      <w:r w:rsidRPr="00D93DB4">
        <w:rPr>
          <w:lang w:eastAsia="ko-KR"/>
        </w:rPr>
        <w:t xml:space="preserve"> applicable when the current frame is an</w:t>
      </w:r>
      <w:r w:rsidRPr="00D93DB4">
        <w:rPr>
          <w:rFonts w:hint="eastAsia"/>
          <w:lang w:eastAsia="ko-KR"/>
        </w:rPr>
        <w:t xml:space="preserve"> </w:t>
      </w:r>
      <w:r w:rsidRPr="00D93DB4">
        <w:rPr>
          <w:lang w:eastAsia="ko-KR"/>
        </w:rPr>
        <w:t>erased frame.</w:t>
      </w:r>
      <w:r w:rsidRPr="00D93DB4">
        <w:rPr>
          <w:rFonts w:hint="eastAsia"/>
          <w:lang w:eastAsia="ko-KR"/>
        </w:rPr>
        <w:t xml:space="preserve"> </w:t>
      </w:r>
      <w:r w:rsidRPr="00D93DB4">
        <w:rPr>
          <w:lang w:eastAsia="ko-KR"/>
        </w:rPr>
        <w:t xml:space="preserve">To reduce complexity, the regression analyzer </w:t>
      </w:r>
      <w:r w:rsidRPr="00D93DB4">
        <w:rPr>
          <w:rFonts w:hint="eastAsia"/>
          <w:lang w:eastAsia="ko-KR"/>
        </w:rPr>
        <w:t>block</w:t>
      </w:r>
      <w:r w:rsidRPr="00D93DB4">
        <w:rPr>
          <w:lang w:eastAsia="ko-KR"/>
        </w:rPr>
        <w:t xml:space="preserve"> form</w:t>
      </w:r>
      <w:r w:rsidRPr="00D93DB4">
        <w:rPr>
          <w:rFonts w:hint="eastAsia"/>
          <w:lang w:eastAsia="ko-KR"/>
        </w:rPr>
        <w:t>s</w:t>
      </w:r>
      <w:r w:rsidRPr="00D93DB4">
        <w:rPr>
          <w:lang w:eastAsia="ko-KR"/>
        </w:rPr>
        <w:t xml:space="preserve"> each group by grouping </w:t>
      </w:r>
      <w:r w:rsidRPr="00D93DB4">
        <w:rPr>
          <w:rFonts w:hint="eastAsia"/>
          <w:lang w:eastAsia="ko-KR"/>
        </w:rPr>
        <w:t>8</w:t>
      </w:r>
      <w:r w:rsidRPr="00D93DB4">
        <w:rPr>
          <w:lang w:eastAsia="ko-KR"/>
        </w:rPr>
        <w:t xml:space="preserve"> or </w:t>
      </w:r>
      <w:r w:rsidRPr="00D93DB4">
        <w:rPr>
          <w:rFonts w:hint="eastAsia"/>
          <w:lang w:eastAsia="ko-KR"/>
        </w:rPr>
        <w:t xml:space="preserve">2 </w:t>
      </w:r>
      <w:r w:rsidRPr="00D93DB4">
        <w:rPr>
          <w:lang w:eastAsia="ko-KR"/>
        </w:rPr>
        <w:t>bands, and applying the regression</w:t>
      </w:r>
      <w:r w:rsidRPr="00D93DB4">
        <w:rPr>
          <w:rFonts w:hint="eastAsia"/>
          <w:lang w:eastAsia="ko-KR"/>
        </w:rPr>
        <w:t xml:space="preserve"> </w:t>
      </w:r>
      <w:r w:rsidRPr="00D93DB4">
        <w:rPr>
          <w:lang w:eastAsia="ko-KR"/>
        </w:rPr>
        <w:t xml:space="preserve">analysis to the mean vector of grouped norms. </w:t>
      </w:r>
      <w:r w:rsidRPr="00D93DB4">
        <w:rPr>
          <w:rFonts w:hint="eastAsia"/>
          <w:lang w:eastAsia="ko-KR"/>
        </w:rPr>
        <w:t>The number of previous good frame</w:t>
      </w:r>
      <w:r w:rsidRPr="00D93DB4">
        <w:rPr>
          <w:lang w:eastAsia="ko-KR"/>
        </w:rPr>
        <w:t>s</w:t>
      </w:r>
      <w:r w:rsidRPr="00D93DB4">
        <w:rPr>
          <w:rFonts w:hint="eastAsia"/>
          <w:lang w:eastAsia="ko-KR"/>
        </w:rPr>
        <w:t xml:space="preserve"> for </w:t>
      </w:r>
      <w:r w:rsidRPr="00D93DB4">
        <w:rPr>
          <w:lang w:eastAsia="ko-KR"/>
        </w:rPr>
        <w:t>the regression</w:t>
      </w:r>
      <w:r w:rsidRPr="00D93DB4">
        <w:rPr>
          <w:rFonts w:hint="eastAsia"/>
          <w:lang w:eastAsia="ko-KR"/>
        </w:rPr>
        <w:t xml:space="preserve"> </w:t>
      </w:r>
      <w:r w:rsidRPr="00D93DB4">
        <w:rPr>
          <w:lang w:eastAsia="ko-KR"/>
        </w:rPr>
        <w:t>analysis</w:t>
      </w:r>
      <w:r w:rsidRPr="00D93DB4">
        <w:rPr>
          <w:rFonts w:hint="eastAsia"/>
          <w:lang w:eastAsia="ko-KR"/>
        </w:rPr>
        <w:t xml:space="preserve"> is </w:t>
      </w:r>
      <w:r w:rsidRPr="00D93DB4">
        <w:rPr>
          <w:lang w:eastAsia="ko-KR"/>
        </w:rPr>
        <w:t xml:space="preserve">set to either </w:t>
      </w:r>
      <w:r w:rsidRPr="00D93DB4">
        <w:rPr>
          <w:rFonts w:hint="eastAsia"/>
          <w:lang w:eastAsia="ko-KR"/>
        </w:rPr>
        <w:t xml:space="preserve">2 </w:t>
      </w:r>
      <w:r w:rsidRPr="00D93DB4">
        <w:rPr>
          <w:lang w:eastAsia="ko-KR"/>
        </w:rPr>
        <w:t>or</w:t>
      </w:r>
      <w:r w:rsidRPr="00D93DB4">
        <w:rPr>
          <w:rFonts w:hint="eastAsia"/>
          <w:lang w:eastAsia="ko-KR"/>
        </w:rPr>
        <w:t xml:space="preserve"> 4, </w:t>
      </w:r>
      <w:r w:rsidRPr="00D93DB4">
        <w:rPr>
          <w:lang w:eastAsia="ko-KR"/>
        </w:rPr>
        <w:t xml:space="preserve">and </w:t>
      </w:r>
      <w:r w:rsidRPr="00D93DB4">
        <w:rPr>
          <w:rFonts w:hint="eastAsia"/>
          <w:lang w:eastAsia="ko-KR"/>
        </w:rPr>
        <w:t xml:space="preserve">is controlled by the result of the </w:t>
      </w:r>
      <w:r w:rsidRPr="00D93DB4">
        <w:rPr>
          <w:lang w:eastAsia="ko-KR"/>
        </w:rPr>
        <w:t>signal characteristic determiner</w:t>
      </w:r>
      <w:r w:rsidRPr="00D93DB4">
        <w:rPr>
          <w:rFonts w:hint="eastAsia"/>
          <w:lang w:eastAsia="ko-KR"/>
        </w:rPr>
        <w:t xml:space="preserve"> block. </w:t>
      </w:r>
      <w:r w:rsidRPr="00D93DB4">
        <w:rPr>
          <w:lang w:eastAsia="ko-KR"/>
        </w:rPr>
        <w:t xml:space="preserve">In addition, the number of rows of the matrix for the regression analysis </w:t>
      </w:r>
      <w:r w:rsidRPr="00D93DB4">
        <w:rPr>
          <w:rFonts w:hint="eastAsia"/>
          <w:lang w:eastAsia="ko-KR"/>
        </w:rPr>
        <w:t xml:space="preserve">is </w:t>
      </w:r>
      <w:r w:rsidRPr="00D93DB4">
        <w:rPr>
          <w:lang w:eastAsia="ko-KR"/>
        </w:rPr>
        <w:t>set to</w:t>
      </w:r>
      <w:r w:rsidRPr="00D93DB4">
        <w:rPr>
          <w:rFonts w:hint="eastAsia"/>
          <w:lang w:eastAsia="ko-KR"/>
        </w:rPr>
        <w:t xml:space="preserve"> </w:t>
      </w:r>
      <w:r w:rsidRPr="00D93DB4">
        <w:rPr>
          <w:lang w:eastAsia="ko-KR"/>
        </w:rPr>
        <w:t>2.</w:t>
      </w:r>
      <w:r w:rsidRPr="00D93DB4">
        <w:rPr>
          <w:rFonts w:hint="eastAsia"/>
          <w:lang w:eastAsia="ko-KR"/>
        </w:rPr>
        <w:t xml:space="preserve"> </w:t>
      </w:r>
      <w:r w:rsidRPr="00D93DB4">
        <w:rPr>
          <w:lang w:eastAsia="ko-KR"/>
        </w:rPr>
        <w:t xml:space="preserve">As a result of the regression analysis by the regression analyzer </w:t>
      </w:r>
      <w:r w:rsidRPr="00D93DB4">
        <w:rPr>
          <w:rFonts w:hint="eastAsia"/>
          <w:lang w:eastAsia="ko-KR"/>
        </w:rPr>
        <w:t>block</w:t>
      </w:r>
      <w:r w:rsidRPr="00D93DB4">
        <w:rPr>
          <w:lang w:eastAsia="ko-KR"/>
        </w:rPr>
        <w:t>, an</w:t>
      </w:r>
      <w:r w:rsidRPr="00D93DB4">
        <w:rPr>
          <w:rFonts w:hint="eastAsia"/>
          <w:lang w:eastAsia="ko-KR"/>
        </w:rPr>
        <w:t xml:space="preserve"> </w:t>
      </w:r>
      <w:r w:rsidRPr="00D93DB4">
        <w:rPr>
          <w:lang w:eastAsia="ko-KR"/>
        </w:rPr>
        <w:t xml:space="preserve">average norm value of each group </w:t>
      </w:r>
      <w:r w:rsidRPr="00D93DB4">
        <w:rPr>
          <w:rFonts w:hint="eastAsia"/>
          <w:lang w:eastAsia="ko-KR"/>
        </w:rPr>
        <w:t>is</w:t>
      </w:r>
      <w:r w:rsidRPr="00D93DB4">
        <w:rPr>
          <w:lang w:eastAsia="ko-KR"/>
        </w:rPr>
        <w:t xml:space="preserve"> predicted for an erased frame</w:t>
      </w:r>
      <w:r w:rsidRPr="00D93DB4">
        <w:rPr>
          <w:rFonts w:hint="eastAsia"/>
          <w:lang w:eastAsia="ko-KR"/>
        </w:rPr>
        <w:t xml:space="preserve"> </w:t>
      </w:r>
      <w:r w:rsidRPr="00D93DB4">
        <w:rPr>
          <w:lang w:eastAsia="ko-KR"/>
        </w:rPr>
        <w:t>and</w:t>
      </w:r>
      <w:r w:rsidRPr="00D93DB4">
        <w:rPr>
          <w:rFonts w:hint="eastAsia"/>
          <w:lang w:eastAsia="ko-KR"/>
        </w:rPr>
        <w:t xml:space="preserve"> is done by calculating the </w:t>
      </w:r>
      <w:r w:rsidRPr="00D93DB4">
        <w:rPr>
          <w:lang w:eastAsia="ko-KR"/>
        </w:rPr>
        <w:t xml:space="preserve">values </w:t>
      </w:r>
      <w:r w:rsidR="004C5B74">
        <w:rPr>
          <w:i/>
          <w:noProof/>
          <w:position w:val="-6"/>
          <w:lang w:eastAsia="ko-KR"/>
        </w:rPr>
        <w:drawing>
          <wp:inline distT="0" distB="0" distL="0" distR="0" wp14:anchorId="7FFE748E" wp14:editId="18267ABA">
            <wp:extent cx="114300" cy="128905"/>
            <wp:effectExtent l="0" t="0" r="0" b="0"/>
            <wp:docPr id="99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lang w:eastAsia="ko-KR"/>
        </w:rPr>
        <w:t xml:space="preserve"> and </w:t>
      </w:r>
      <w:r w:rsidR="004C5B74">
        <w:rPr>
          <w:i/>
          <w:noProof/>
          <w:position w:val="-6"/>
          <w:lang w:eastAsia="ko-KR"/>
        </w:rPr>
        <w:drawing>
          <wp:inline distT="0" distB="0" distL="0" distR="0" wp14:anchorId="5FCA6604" wp14:editId="09A2A87B">
            <wp:extent cx="114300" cy="152400"/>
            <wp:effectExtent l="0" t="0" r="0" b="0"/>
            <wp:docPr id="998"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rPr>
          <w:rFonts w:hint="eastAsia"/>
          <w:i/>
          <w:lang w:eastAsia="ko-KR"/>
        </w:rPr>
        <w:t xml:space="preserve"> </w:t>
      </w:r>
      <w:r w:rsidRPr="00D93DB4">
        <w:rPr>
          <w:lang w:eastAsia="ko-KR"/>
        </w:rPr>
        <w:t>from a linear regression analysis equation</w:t>
      </w:r>
      <w:r w:rsidRPr="00D93DB4">
        <w:rPr>
          <w:rFonts w:hint="eastAsia"/>
          <w:lang w:eastAsia="ko-KR"/>
        </w:rPr>
        <w:t xml:space="preserve"> (</w:t>
      </w:r>
      <w:r w:rsidR="005B1BA1" w:rsidRPr="00D93DB4">
        <w:t>173</w:t>
      </w:r>
      <w:r w:rsidRPr="00D93DB4">
        <w:rPr>
          <w:rFonts w:hint="eastAsia"/>
          <w:lang w:eastAsia="ko-KR"/>
        </w:rPr>
        <w:t>)</w:t>
      </w:r>
      <w:r w:rsidRPr="00D93DB4">
        <w:rPr>
          <w:lang w:eastAsia="ko-KR"/>
        </w:rPr>
        <w:t xml:space="preserve">. </w:t>
      </w:r>
      <w:r w:rsidRPr="00D93DB4">
        <w:rPr>
          <w:rFonts w:hint="eastAsia"/>
          <w:lang w:eastAsia="ko-KR"/>
        </w:rPr>
        <w:t xml:space="preserve">In this block the calculated value </w:t>
      </w:r>
      <w:r w:rsidR="004C5B74">
        <w:rPr>
          <w:i/>
          <w:noProof/>
          <w:position w:val="-6"/>
          <w:lang w:eastAsia="ko-KR"/>
        </w:rPr>
        <w:drawing>
          <wp:inline distT="0" distB="0" distL="0" distR="0" wp14:anchorId="72B8A029" wp14:editId="45A0AED0">
            <wp:extent cx="114300" cy="128905"/>
            <wp:effectExtent l="0" t="0" r="0" b="0"/>
            <wp:docPr id="99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rFonts w:hint="eastAsia"/>
          <w:lang w:eastAsia="ko-KR"/>
        </w:rPr>
        <w:t xml:space="preserve"> can be adjusted to the predetermined range as follows. In EVS the range is</w:t>
      </w:r>
      <w:r w:rsidRPr="00D93DB4">
        <w:rPr>
          <w:lang w:eastAsia="ko-KR"/>
        </w:rPr>
        <w:t xml:space="preserve"> always</w:t>
      </w:r>
      <w:r w:rsidRPr="00D93DB4">
        <w:rPr>
          <w:rFonts w:hint="eastAsia"/>
          <w:lang w:eastAsia="ko-KR"/>
        </w:rPr>
        <w:t xml:space="preserve"> limited to </w:t>
      </w:r>
      <w:r w:rsidRPr="00D93DB4">
        <w:rPr>
          <w:lang w:eastAsia="ko-KR"/>
        </w:rPr>
        <w:t>a</w:t>
      </w:r>
      <w:r w:rsidRPr="00D93DB4">
        <w:rPr>
          <w:rFonts w:hint="eastAsia"/>
          <w:lang w:eastAsia="ko-KR"/>
        </w:rPr>
        <w:t xml:space="preserve"> negative value. In the following pseudo-code, </w:t>
      </w:r>
      <w:r w:rsidRPr="00D93DB4">
        <w:rPr>
          <w:lang w:eastAsia="ko-KR"/>
        </w:rPr>
        <w:t>norm_values</w:t>
      </w:r>
      <w:r w:rsidRPr="00D93DB4">
        <w:rPr>
          <w:rFonts w:hint="eastAsia"/>
          <w:lang w:eastAsia="ko-KR"/>
        </w:rPr>
        <w:t xml:space="preserve"> is </w:t>
      </w:r>
      <w:r w:rsidRPr="00D93DB4">
        <w:rPr>
          <w:lang w:eastAsia="ko-KR"/>
        </w:rPr>
        <w:t>an average norm value of each</w:t>
      </w:r>
      <w:r w:rsidRPr="00D93DB4">
        <w:rPr>
          <w:rFonts w:hint="eastAsia"/>
          <w:lang w:eastAsia="ko-KR"/>
        </w:rPr>
        <w:t xml:space="preserve"> </w:t>
      </w:r>
      <w:r w:rsidRPr="00D93DB4">
        <w:rPr>
          <w:lang w:eastAsia="ko-KR"/>
        </w:rPr>
        <w:t xml:space="preserve">group in the </w:t>
      </w:r>
      <w:r w:rsidRPr="00D93DB4">
        <w:rPr>
          <w:rFonts w:hint="eastAsia"/>
          <w:lang w:eastAsia="ko-KR"/>
        </w:rPr>
        <w:t xml:space="preserve">previous good frame and </w:t>
      </w:r>
      <w:r w:rsidRPr="00D93DB4">
        <w:rPr>
          <w:lang w:eastAsia="ko-KR"/>
        </w:rPr>
        <w:t>norm_p</w:t>
      </w:r>
      <w:r w:rsidRPr="00D93DB4">
        <w:rPr>
          <w:rFonts w:hint="eastAsia"/>
          <w:lang w:eastAsia="ko-KR"/>
        </w:rPr>
        <w:t xml:space="preserve"> is a predicted </w:t>
      </w:r>
      <w:r w:rsidRPr="00D93DB4">
        <w:rPr>
          <w:lang w:eastAsia="ko-KR"/>
        </w:rPr>
        <w:t>average norm value of each group</w:t>
      </w:r>
      <w:r w:rsidRPr="00D93DB4">
        <w:rPr>
          <w:rFonts w:hint="eastAsia"/>
          <w:lang w:eastAsia="ko-KR"/>
        </w:rPr>
        <w:t>.</w:t>
      </w:r>
    </w:p>
    <w:p w14:paraId="3F974B2D" w14:textId="77777777" w:rsidR="00DA4660" w:rsidRPr="00D93DB4" w:rsidRDefault="00DA4660" w:rsidP="0001287F">
      <w:pPr>
        <w:ind w:firstLineChars="177" w:firstLine="283"/>
        <w:rPr>
          <w:rFonts w:ascii="Courier New" w:hAnsi="Courier New" w:cs="Courier New"/>
          <w:sz w:val="16"/>
          <w:szCs w:val="16"/>
          <w:lang w:eastAsia="ko-KR"/>
        </w:rPr>
      </w:pPr>
      <w:r w:rsidRPr="00D93DB4">
        <w:rPr>
          <w:rFonts w:ascii="Courier New" w:hAnsi="Courier New" w:cs="Courier New"/>
          <w:sz w:val="16"/>
          <w:szCs w:val="16"/>
          <w:lang w:eastAsia="ko-KR"/>
        </w:rPr>
        <w:t xml:space="preserve">if( </w:t>
      </w:r>
      <w:r w:rsidRPr="00D93DB4">
        <w:rPr>
          <w:rFonts w:ascii="Courier New" w:hAnsi="Courier New" w:cs="Courier New" w:hint="eastAsia"/>
          <w:sz w:val="16"/>
          <w:szCs w:val="16"/>
          <w:lang w:eastAsia="ko-KR"/>
        </w:rPr>
        <w:t>a</w:t>
      </w:r>
      <w:r w:rsidRPr="00D93DB4">
        <w:rPr>
          <w:rFonts w:ascii="Courier New" w:hAnsi="Courier New" w:cs="Courier New"/>
          <w:sz w:val="16"/>
          <w:szCs w:val="16"/>
          <w:lang w:eastAsia="ko-KR"/>
        </w:rPr>
        <w:t xml:space="preserve"> &gt; </w:t>
      </w:r>
      <w:r w:rsidRPr="00D93DB4">
        <w:rPr>
          <w:rFonts w:ascii="Courier New" w:hAnsi="Courier New" w:cs="Courier New" w:hint="eastAsia"/>
          <w:sz w:val="16"/>
          <w:szCs w:val="16"/>
          <w:lang w:eastAsia="ko-KR"/>
        </w:rPr>
        <w:t>0</w:t>
      </w:r>
      <w:r w:rsidRPr="00D93DB4">
        <w:rPr>
          <w:rFonts w:ascii="Courier New" w:hAnsi="Courier New" w:cs="Courier New"/>
          <w:sz w:val="16"/>
          <w:szCs w:val="16"/>
          <w:lang w:eastAsia="ko-KR"/>
        </w:rPr>
        <w:t xml:space="preserve"> ){</w:t>
      </w:r>
    </w:p>
    <w:p w14:paraId="2A2BDE15"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xml:space="preserve">       </w:t>
      </w:r>
      <w:r w:rsidRPr="00D93DB4">
        <w:rPr>
          <w:rFonts w:ascii="Courier New" w:hAnsi="Courier New" w:cs="Courier New" w:hint="eastAsia"/>
          <w:sz w:val="16"/>
          <w:szCs w:val="16"/>
          <w:lang w:eastAsia="ko-KR"/>
        </w:rPr>
        <w:t>a</w:t>
      </w:r>
      <w:r w:rsidRPr="00D93DB4">
        <w:rPr>
          <w:rFonts w:ascii="Courier New" w:hAnsi="Courier New" w:cs="Courier New"/>
          <w:sz w:val="16"/>
          <w:szCs w:val="16"/>
          <w:lang w:eastAsia="ko-KR"/>
        </w:rPr>
        <w:t xml:space="preserve"> = </w:t>
      </w:r>
      <w:r w:rsidRPr="00D93DB4">
        <w:rPr>
          <w:rFonts w:ascii="Courier New" w:hAnsi="Courier New" w:cs="Courier New" w:hint="eastAsia"/>
          <w:sz w:val="16"/>
          <w:szCs w:val="16"/>
          <w:lang w:eastAsia="ko-KR"/>
        </w:rPr>
        <w:t>0</w:t>
      </w:r>
      <w:r w:rsidRPr="00D93DB4">
        <w:rPr>
          <w:rFonts w:ascii="Courier New" w:hAnsi="Courier New" w:cs="Courier New"/>
          <w:sz w:val="16"/>
          <w:szCs w:val="16"/>
          <w:lang w:eastAsia="ko-KR"/>
        </w:rPr>
        <w:t>;</w:t>
      </w:r>
    </w:p>
    <w:p w14:paraId="6FF39235"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xml:space="preserve">       norm_p[i] = norm_values[0];</w:t>
      </w:r>
    </w:p>
    <w:p w14:paraId="6E3CFF80"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3522C245"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118392C8"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xml:space="preserve">       norm_p[i] = (</w:t>
      </w:r>
      <w:r w:rsidRPr="00D93DB4">
        <w:rPr>
          <w:rFonts w:ascii="Courier New" w:hAnsi="Courier New" w:cs="Courier New" w:hint="eastAsia"/>
          <w:sz w:val="16"/>
          <w:szCs w:val="16"/>
          <w:lang w:eastAsia="ko-KR"/>
        </w:rPr>
        <w:t>b</w:t>
      </w:r>
      <w:r w:rsidRPr="00D93DB4">
        <w:rPr>
          <w:rFonts w:ascii="Courier New" w:hAnsi="Courier New" w:cs="Courier New"/>
          <w:sz w:val="16"/>
          <w:szCs w:val="16"/>
          <w:lang w:eastAsia="ko-KR"/>
        </w:rPr>
        <w:t>+</w:t>
      </w:r>
      <w:r w:rsidRPr="00D93DB4">
        <w:rPr>
          <w:rFonts w:ascii="Courier New" w:hAnsi="Courier New" w:cs="Courier New" w:hint="eastAsia"/>
          <w:sz w:val="16"/>
          <w:szCs w:val="16"/>
          <w:lang w:eastAsia="ko-KR"/>
        </w:rPr>
        <w:t>a</w:t>
      </w:r>
      <w:r w:rsidRPr="00D93DB4">
        <w:rPr>
          <w:rFonts w:ascii="Courier New" w:hAnsi="Courier New" w:cs="Courier New"/>
          <w:sz w:val="16"/>
          <w:szCs w:val="16"/>
          <w:lang w:eastAsia="ko-KR"/>
        </w:rPr>
        <w:t>*(nbLostCmpt-1+num_pgf);</w:t>
      </w:r>
    </w:p>
    <w:p w14:paraId="7FA2C198"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21E9D43D" w14:textId="1325D8CB" w:rsidR="00DA4660" w:rsidRPr="00D93DB4" w:rsidRDefault="00DA4660" w:rsidP="0001287F">
      <w:pPr>
        <w:rPr>
          <w:lang w:eastAsia="ko-KR"/>
        </w:rPr>
      </w:pPr>
      <w:r w:rsidRPr="00D93DB4">
        <w:rPr>
          <w:rFonts w:hint="eastAsia"/>
          <w:lang w:eastAsia="ko-KR"/>
        </w:rPr>
        <w:t xml:space="preserve">With this modified value of </w:t>
      </w:r>
      <w:r w:rsidR="004C5B74">
        <w:rPr>
          <w:i/>
          <w:noProof/>
          <w:position w:val="-6"/>
          <w:lang w:eastAsia="ko-KR"/>
        </w:rPr>
        <w:drawing>
          <wp:inline distT="0" distB="0" distL="0" distR="0" wp14:anchorId="2FE536A3" wp14:editId="282E4BFC">
            <wp:extent cx="114300" cy="128905"/>
            <wp:effectExtent l="0" t="0" r="0" b="0"/>
            <wp:docPr id="1000"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rFonts w:hint="eastAsia"/>
          <w:lang w:eastAsia="ko-KR"/>
        </w:rPr>
        <w:t xml:space="preserve">, the </w:t>
      </w:r>
      <w:r w:rsidRPr="00D93DB4">
        <w:rPr>
          <w:lang w:eastAsia="ko-KR"/>
        </w:rPr>
        <w:t>average norm value of each group</w:t>
      </w:r>
      <w:r w:rsidRPr="00D93DB4">
        <w:rPr>
          <w:rFonts w:hint="eastAsia"/>
          <w:lang w:eastAsia="ko-KR"/>
        </w:rPr>
        <w:t xml:space="preserve"> is predicted. When the predicted norm is </w:t>
      </w:r>
      <w:r w:rsidRPr="00D93DB4">
        <w:rPr>
          <w:lang w:eastAsia="ko-KR"/>
        </w:rPr>
        <w:t>larger</w:t>
      </w:r>
      <w:r w:rsidRPr="00D93DB4">
        <w:rPr>
          <w:rFonts w:hint="eastAsia"/>
          <w:lang w:eastAsia="ko-KR"/>
        </w:rPr>
        <w:t xml:space="preserve"> than zero and the norm of the previous frame is non-zero, t</w:t>
      </w:r>
      <w:r w:rsidRPr="00D93DB4">
        <w:rPr>
          <w:lang w:eastAsia="ko-KR"/>
        </w:rPr>
        <w:t xml:space="preserve">he gain calculator </w:t>
      </w:r>
      <w:r w:rsidRPr="00D93DB4">
        <w:rPr>
          <w:rFonts w:hint="eastAsia"/>
          <w:lang w:eastAsia="ko-KR"/>
        </w:rPr>
        <w:t>block</w:t>
      </w:r>
      <w:r w:rsidRPr="00D93DB4">
        <w:rPr>
          <w:lang w:eastAsia="ko-KR"/>
        </w:rPr>
        <w:t xml:space="preserve"> calculates a gain between the average norm value of</w:t>
      </w:r>
      <w:r w:rsidRPr="00D93DB4">
        <w:rPr>
          <w:rFonts w:hint="eastAsia"/>
          <w:lang w:eastAsia="ko-KR"/>
        </w:rPr>
        <w:t xml:space="preserve"> </w:t>
      </w:r>
      <w:r w:rsidRPr="00D93DB4">
        <w:rPr>
          <w:lang w:eastAsia="ko-KR"/>
        </w:rPr>
        <w:t>each group that is predicted for the erased frame and an average norm value of each</w:t>
      </w:r>
      <w:r w:rsidRPr="00D93DB4">
        <w:rPr>
          <w:rFonts w:hint="eastAsia"/>
          <w:lang w:eastAsia="ko-KR"/>
        </w:rPr>
        <w:t xml:space="preserve"> </w:t>
      </w:r>
      <w:r w:rsidRPr="00D93DB4">
        <w:rPr>
          <w:lang w:eastAsia="ko-KR"/>
        </w:rPr>
        <w:t xml:space="preserve">group in the </w:t>
      </w:r>
      <w:r w:rsidRPr="00D93DB4">
        <w:rPr>
          <w:rFonts w:hint="eastAsia"/>
          <w:lang w:eastAsia="ko-KR"/>
        </w:rPr>
        <w:t>previous good frame</w:t>
      </w:r>
      <w:r w:rsidRPr="00D93DB4">
        <w:rPr>
          <w:lang w:eastAsia="ko-KR"/>
        </w:rPr>
        <w:t>.</w:t>
      </w:r>
      <w:r w:rsidRPr="00D93DB4">
        <w:rPr>
          <w:rFonts w:hint="eastAsia"/>
          <w:lang w:eastAsia="ko-KR"/>
        </w:rPr>
        <w:t xml:space="preserve"> Otherwise, the gain is scaled down </w:t>
      </w:r>
      <w:r w:rsidRPr="00D93DB4">
        <w:rPr>
          <w:lang w:eastAsia="ko-KR"/>
        </w:rPr>
        <w:t>by</w:t>
      </w:r>
      <w:r w:rsidRPr="00D93DB4">
        <w:rPr>
          <w:rFonts w:hint="eastAsia"/>
          <w:lang w:eastAsia="ko-KR"/>
        </w:rPr>
        <w:t xml:space="preserve"> 3</w:t>
      </w:r>
      <w:r w:rsidR="005B1611" w:rsidRPr="00D93DB4">
        <w:rPr>
          <w:lang w:eastAsia="ko-KR"/>
        </w:rPr>
        <w:t> </w:t>
      </w:r>
      <w:r w:rsidRPr="00D93DB4">
        <w:rPr>
          <w:rFonts w:hint="eastAsia"/>
          <w:lang w:eastAsia="ko-KR"/>
        </w:rPr>
        <w:t xml:space="preserve">dB from the initial value </w:t>
      </w:r>
      <w:r w:rsidRPr="00D93DB4">
        <w:rPr>
          <w:lang w:eastAsia="ko-KR"/>
        </w:rPr>
        <w:t xml:space="preserve">of </w:t>
      </w:r>
      <w:r w:rsidRPr="00D93DB4">
        <w:rPr>
          <w:rFonts w:hint="eastAsia"/>
          <w:lang w:eastAsia="ko-KR"/>
        </w:rPr>
        <w:t xml:space="preserve">1.0. </w:t>
      </w:r>
    </w:p>
    <w:p w14:paraId="227FF0EB" w14:textId="77777777" w:rsidR="00DA4660" w:rsidRPr="00D93DB4" w:rsidRDefault="00DA4660" w:rsidP="0001287F">
      <w:pPr>
        <w:rPr>
          <w:lang w:eastAsia="ko-KR"/>
        </w:rPr>
      </w:pPr>
      <w:r w:rsidRPr="00D93DB4">
        <w:rPr>
          <w:rFonts w:hint="eastAsia"/>
          <w:lang w:eastAsia="ko-KR"/>
        </w:rPr>
        <w:t xml:space="preserve">The calculated gain is also adjusted to </w:t>
      </w:r>
      <w:r w:rsidRPr="00D93DB4">
        <w:rPr>
          <w:lang w:eastAsia="ko-KR"/>
        </w:rPr>
        <w:t>a</w:t>
      </w:r>
      <w:r w:rsidRPr="00D93DB4">
        <w:rPr>
          <w:rFonts w:hint="eastAsia"/>
          <w:lang w:eastAsia="ko-KR"/>
        </w:rPr>
        <w:t xml:space="preserve"> predetermined range. In EVS</w:t>
      </w:r>
      <w:r w:rsidRPr="00D93DB4">
        <w:rPr>
          <w:lang w:eastAsia="ko-KR"/>
        </w:rPr>
        <w:t>,</w:t>
      </w:r>
      <w:r w:rsidRPr="00D93DB4">
        <w:rPr>
          <w:rFonts w:hint="eastAsia"/>
          <w:lang w:eastAsia="ko-KR"/>
        </w:rPr>
        <w:t xml:space="preserve"> the maximum value of the gain is 1.0.</w:t>
      </w:r>
    </w:p>
    <w:p w14:paraId="214A2929" w14:textId="77777777" w:rsidR="00DA4660" w:rsidRPr="00D93DB4" w:rsidRDefault="00F002F6" w:rsidP="0001287F">
      <w:pPr>
        <w:rPr>
          <w:lang w:eastAsia="ko-KR"/>
        </w:rPr>
      </w:pPr>
      <w:r w:rsidRPr="00D93DB4">
        <w:rPr>
          <w:lang w:eastAsia="ko-KR"/>
        </w:rPr>
        <w:t>The scaler block applies gain scaling to the previous good frame to predict spectral coefficients of the erased frame.</w:t>
      </w:r>
      <w:r w:rsidRPr="00D93DB4">
        <w:rPr>
          <w:rFonts w:eastAsia="Malgun Gothic" w:hint="eastAsia"/>
          <w:lang w:eastAsia="ko-KR"/>
        </w:rPr>
        <w:t xml:space="preserve"> </w:t>
      </w:r>
      <w:r w:rsidR="00DA4660" w:rsidRPr="00D93DB4">
        <w:rPr>
          <w:rFonts w:hint="eastAsia"/>
          <w:lang w:eastAsia="ko-KR"/>
        </w:rPr>
        <w:t>T</w:t>
      </w:r>
      <w:r w:rsidR="00DA4660" w:rsidRPr="00D93DB4">
        <w:rPr>
          <w:lang w:eastAsia="ko-KR"/>
        </w:rPr>
        <w:t xml:space="preserve">he scaler </w:t>
      </w:r>
      <w:r w:rsidR="00DA4660" w:rsidRPr="00D93DB4">
        <w:rPr>
          <w:rFonts w:hint="eastAsia"/>
          <w:lang w:eastAsia="ko-KR"/>
        </w:rPr>
        <w:t>block</w:t>
      </w:r>
      <w:r w:rsidR="00DA4660" w:rsidRPr="00D93DB4">
        <w:rPr>
          <w:lang w:eastAsia="ko-KR"/>
        </w:rPr>
        <w:t xml:space="preserve"> </w:t>
      </w:r>
      <w:r w:rsidR="00DA4660" w:rsidRPr="00D93DB4">
        <w:rPr>
          <w:rFonts w:hint="eastAsia"/>
          <w:lang w:eastAsia="ko-KR"/>
        </w:rPr>
        <w:t xml:space="preserve">also </w:t>
      </w:r>
      <w:r w:rsidR="00DA4660" w:rsidRPr="00D93DB4">
        <w:rPr>
          <w:lang w:eastAsia="ko-KR"/>
        </w:rPr>
        <w:t>appl</w:t>
      </w:r>
      <w:r w:rsidR="00DA4660" w:rsidRPr="00D93DB4">
        <w:rPr>
          <w:rFonts w:hint="eastAsia"/>
          <w:lang w:eastAsia="ko-KR"/>
        </w:rPr>
        <w:t>ies</w:t>
      </w:r>
      <w:r w:rsidR="00DA4660" w:rsidRPr="00D93DB4">
        <w:rPr>
          <w:lang w:eastAsia="ko-KR"/>
        </w:rPr>
        <w:t xml:space="preserve"> adaptive</w:t>
      </w:r>
      <w:r w:rsidR="00DA4660" w:rsidRPr="00D93DB4">
        <w:rPr>
          <w:rFonts w:hint="eastAsia"/>
          <w:lang w:eastAsia="ko-KR"/>
        </w:rPr>
        <w:t xml:space="preserve"> </w:t>
      </w:r>
      <w:r w:rsidR="00DA4660" w:rsidRPr="00D93DB4">
        <w:rPr>
          <w:lang w:eastAsia="ko-KR"/>
        </w:rPr>
        <w:t xml:space="preserve">muting to the erased frame </w:t>
      </w:r>
      <w:r w:rsidR="00DA4660" w:rsidRPr="00D93DB4">
        <w:rPr>
          <w:rFonts w:hint="eastAsia"/>
          <w:lang w:eastAsia="ko-KR"/>
        </w:rPr>
        <w:t>and</w:t>
      </w:r>
      <w:r w:rsidR="00DA4660" w:rsidRPr="00D93DB4">
        <w:rPr>
          <w:lang w:eastAsia="ko-KR"/>
        </w:rPr>
        <w:t xml:space="preserve"> a random sign to predicted spectral coefficients</w:t>
      </w:r>
      <w:r w:rsidR="00DA4660" w:rsidRPr="00D93DB4">
        <w:rPr>
          <w:rFonts w:hint="eastAsia"/>
          <w:lang w:eastAsia="ko-KR"/>
        </w:rPr>
        <w:t xml:space="preserve"> </w:t>
      </w:r>
      <w:r w:rsidR="00DA4660" w:rsidRPr="00D93DB4">
        <w:rPr>
          <w:lang w:eastAsia="ko-KR"/>
        </w:rPr>
        <w:t>according to characteristics of an input signal</w:t>
      </w:r>
      <w:r w:rsidR="00DA4660" w:rsidRPr="00D93DB4">
        <w:rPr>
          <w:rFonts w:hint="eastAsia"/>
          <w:lang w:eastAsia="ko-KR"/>
        </w:rPr>
        <w:t xml:space="preserve">, which is also controlled by the results of the </w:t>
      </w:r>
      <w:r w:rsidR="00DA4660" w:rsidRPr="00D93DB4">
        <w:rPr>
          <w:lang w:eastAsia="ko-KR"/>
        </w:rPr>
        <w:t>signal characteristic determiner</w:t>
      </w:r>
      <w:r w:rsidRPr="00D93DB4">
        <w:rPr>
          <w:rFonts w:hint="eastAsia"/>
          <w:lang w:eastAsia="ko-KR"/>
        </w:rPr>
        <w:t xml:space="preserve"> block.</w:t>
      </w:r>
    </w:p>
    <w:p w14:paraId="3519CFCE" w14:textId="77777777" w:rsidR="00DA4660" w:rsidRPr="00D93DB4" w:rsidRDefault="00DA4660" w:rsidP="0001287F">
      <w:pPr>
        <w:rPr>
          <w:lang w:eastAsia="ko-KR"/>
        </w:rPr>
      </w:pPr>
      <w:r w:rsidRPr="00D93DB4">
        <w:rPr>
          <w:lang w:eastAsia="ko-KR"/>
        </w:rPr>
        <w:t>The number indicated by</w:t>
      </w:r>
      <w:r w:rsidRPr="00D93DB4">
        <w:rPr>
          <w:rFonts w:hint="eastAsia"/>
          <w:lang w:eastAsia="ko-KR"/>
        </w:rPr>
        <w:t xml:space="preserve"> </w:t>
      </w:r>
      <w:r w:rsidRPr="00D93DB4">
        <w:rPr>
          <w:lang w:eastAsia="ko-KR"/>
        </w:rPr>
        <w:t>mute_start indicates that muting forcibly starts when bfi_cnt is equal to or greater than</w:t>
      </w:r>
      <w:r w:rsidRPr="00D93DB4">
        <w:rPr>
          <w:rFonts w:hint="eastAsia"/>
          <w:lang w:eastAsia="ko-KR"/>
        </w:rPr>
        <w:t xml:space="preserve"> </w:t>
      </w:r>
      <w:r w:rsidRPr="00D93DB4">
        <w:rPr>
          <w:lang w:eastAsia="ko-KR"/>
        </w:rPr>
        <w:t>mute_start and when continuous frame erasures occur. In addition, random_start, related to the</w:t>
      </w:r>
      <w:r w:rsidRPr="00D93DB4">
        <w:rPr>
          <w:rFonts w:hint="eastAsia"/>
          <w:lang w:eastAsia="ko-KR"/>
        </w:rPr>
        <w:t xml:space="preserve"> </w:t>
      </w:r>
      <w:r w:rsidRPr="00D93DB4">
        <w:rPr>
          <w:lang w:eastAsia="ko-KR"/>
        </w:rPr>
        <w:t xml:space="preserve">random sign, </w:t>
      </w:r>
      <w:r w:rsidRPr="00D93DB4">
        <w:rPr>
          <w:rFonts w:hint="eastAsia"/>
          <w:lang w:eastAsia="ko-KR"/>
        </w:rPr>
        <w:t>is</w:t>
      </w:r>
      <w:r w:rsidRPr="00D93DB4">
        <w:rPr>
          <w:lang w:eastAsia="ko-KR"/>
        </w:rPr>
        <w:t xml:space="preserve"> analysed in the same way.</w:t>
      </w:r>
    </w:p>
    <w:p w14:paraId="3A45D75F" w14:textId="77777777" w:rsidR="00DA4660" w:rsidRPr="00D93DB4" w:rsidRDefault="00DA4660" w:rsidP="0001287F">
      <w:pPr>
        <w:rPr>
          <w:lang w:eastAsia="ko-KR"/>
        </w:rPr>
      </w:pPr>
      <w:r w:rsidRPr="00D93DB4">
        <w:rPr>
          <w:lang w:eastAsia="ko-KR"/>
        </w:rPr>
        <w:t>According to a method of applying adaptive muting, spectral coefficients</w:t>
      </w:r>
      <w:r w:rsidRPr="00D93DB4">
        <w:rPr>
          <w:rFonts w:hint="eastAsia"/>
          <w:lang w:eastAsia="ko-KR"/>
        </w:rPr>
        <w:t xml:space="preserve"> </w:t>
      </w:r>
      <w:r w:rsidRPr="00D93DB4">
        <w:rPr>
          <w:lang w:eastAsia="ko-KR"/>
        </w:rPr>
        <w:t xml:space="preserve">are forcibly down-scaled by </w:t>
      </w:r>
      <w:r w:rsidRPr="00D93DB4">
        <w:rPr>
          <w:rFonts w:hint="eastAsia"/>
          <w:lang w:eastAsia="ko-KR"/>
        </w:rPr>
        <w:t>3dB</w:t>
      </w:r>
      <w:r w:rsidRPr="00D93DB4">
        <w:rPr>
          <w:lang w:eastAsia="ko-KR"/>
        </w:rPr>
        <w:t>. In addition, the sign of each of the spectral coefficients is randomly modified to reduce</w:t>
      </w:r>
      <w:r w:rsidRPr="00D93DB4">
        <w:rPr>
          <w:rFonts w:hint="eastAsia"/>
          <w:lang w:eastAsia="ko-KR"/>
        </w:rPr>
        <w:t xml:space="preserve"> </w:t>
      </w:r>
      <w:r w:rsidRPr="00D93DB4">
        <w:rPr>
          <w:lang w:eastAsia="ko-KR"/>
        </w:rPr>
        <w:t>modulation noise generated due to repetition of spectral coefficients in each frame.</w:t>
      </w:r>
      <w:r w:rsidRPr="00D93DB4">
        <w:rPr>
          <w:rFonts w:hint="eastAsia"/>
          <w:lang w:eastAsia="ko-KR"/>
        </w:rPr>
        <w:t xml:space="preserve"> </w:t>
      </w:r>
    </w:p>
    <w:p w14:paraId="24642092" w14:textId="77777777" w:rsidR="00DA4660" w:rsidRPr="00D93DB4" w:rsidRDefault="00DA4660" w:rsidP="0001287F">
      <w:pPr>
        <w:rPr>
          <w:lang w:eastAsia="ko-KR"/>
        </w:rPr>
      </w:pPr>
      <w:r w:rsidRPr="00D93DB4">
        <w:rPr>
          <w:rFonts w:hint="eastAsia"/>
          <w:lang w:eastAsia="ko-KR"/>
        </w:rPr>
        <w:t>In addition</w:t>
      </w:r>
      <w:r w:rsidRPr="00D93DB4">
        <w:rPr>
          <w:lang w:eastAsia="ko-KR"/>
        </w:rPr>
        <w:t xml:space="preserve">, the random sign </w:t>
      </w:r>
      <w:r w:rsidRPr="00D93DB4">
        <w:rPr>
          <w:rFonts w:hint="eastAsia"/>
          <w:lang w:eastAsia="ko-KR"/>
        </w:rPr>
        <w:t>is</w:t>
      </w:r>
      <w:r w:rsidRPr="00D93DB4">
        <w:rPr>
          <w:lang w:eastAsia="ko-KR"/>
        </w:rPr>
        <w:t xml:space="preserve"> applied to frequency bands equal to or higher</w:t>
      </w:r>
      <w:r w:rsidRPr="00D93DB4">
        <w:rPr>
          <w:rFonts w:hint="eastAsia"/>
          <w:lang w:eastAsia="ko-KR"/>
        </w:rPr>
        <w:t xml:space="preserve"> </w:t>
      </w:r>
      <w:r w:rsidRPr="00D93DB4">
        <w:rPr>
          <w:lang w:eastAsia="ko-KR"/>
        </w:rPr>
        <w:t>than the second frequency band, as it sh</w:t>
      </w:r>
      <w:r w:rsidRPr="00D93DB4">
        <w:rPr>
          <w:rFonts w:hint="eastAsia"/>
          <w:lang w:eastAsia="ko-KR"/>
        </w:rPr>
        <w:t>ould be</w:t>
      </w:r>
      <w:r w:rsidRPr="00D93DB4">
        <w:rPr>
          <w:lang w:eastAsia="ko-KR"/>
        </w:rPr>
        <w:t xml:space="preserve"> better to use the sign of a spectral</w:t>
      </w:r>
      <w:r w:rsidRPr="00D93DB4">
        <w:rPr>
          <w:rFonts w:hint="eastAsia"/>
          <w:lang w:eastAsia="ko-KR"/>
        </w:rPr>
        <w:t xml:space="preserve"> </w:t>
      </w:r>
      <w:r w:rsidRPr="00D93DB4">
        <w:rPr>
          <w:lang w:eastAsia="ko-KR"/>
        </w:rPr>
        <w:t xml:space="preserve">coefficient that is identical to that of the previous frame in a very low frequency band </w:t>
      </w:r>
      <w:r w:rsidRPr="00D93DB4">
        <w:rPr>
          <w:rFonts w:hint="eastAsia"/>
          <w:lang w:eastAsia="ko-KR"/>
        </w:rPr>
        <w:t xml:space="preserve">(0~200Hz for the </w:t>
      </w:r>
      <w:r w:rsidRPr="00D93DB4">
        <w:rPr>
          <w:lang w:eastAsia="ko-KR"/>
        </w:rPr>
        <w:t>first</w:t>
      </w:r>
      <w:r w:rsidRPr="00D93DB4">
        <w:rPr>
          <w:rFonts w:hint="eastAsia"/>
          <w:lang w:eastAsia="ko-KR"/>
        </w:rPr>
        <w:t xml:space="preserve"> band). </w:t>
      </w:r>
      <w:r w:rsidRPr="00D93DB4">
        <w:rPr>
          <w:lang w:eastAsia="ko-KR"/>
        </w:rPr>
        <w:t xml:space="preserve">Accordingly, a sharp change in the signal </w:t>
      </w:r>
      <w:r w:rsidRPr="00D93DB4">
        <w:rPr>
          <w:rFonts w:hint="eastAsia"/>
          <w:lang w:eastAsia="ko-KR"/>
        </w:rPr>
        <w:t>can</w:t>
      </w:r>
      <w:r w:rsidRPr="00D93DB4">
        <w:rPr>
          <w:lang w:eastAsia="ko-KR"/>
        </w:rPr>
        <w:t xml:space="preserve"> be smoothed, and an </w:t>
      </w:r>
      <w:r w:rsidRPr="00D93DB4">
        <w:rPr>
          <w:rFonts w:hint="eastAsia"/>
          <w:lang w:eastAsia="ko-KR"/>
        </w:rPr>
        <w:t>erased</w:t>
      </w:r>
      <w:r w:rsidRPr="00D93DB4">
        <w:rPr>
          <w:lang w:eastAsia="ko-KR"/>
        </w:rPr>
        <w:t xml:space="preserve"> frame</w:t>
      </w:r>
      <w:r w:rsidRPr="00D93DB4">
        <w:rPr>
          <w:rFonts w:hint="eastAsia"/>
          <w:lang w:eastAsia="ko-KR"/>
        </w:rPr>
        <w:t xml:space="preserve"> </w:t>
      </w:r>
      <w:r w:rsidRPr="00D93DB4">
        <w:rPr>
          <w:lang w:eastAsia="ko-KR"/>
        </w:rPr>
        <w:t>accurately restored to be adaptive to the characteristics of the signal, in</w:t>
      </w:r>
      <w:r w:rsidRPr="00D93DB4">
        <w:rPr>
          <w:rFonts w:hint="eastAsia"/>
          <w:lang w:eastAsia="ko-KR"/>
        </w:rPr>
        <w:t xml:space="preserve"> </w:t>
      </w:r>
      <w:r w:rsidRPr="00D93DB4">
        <w:rPr>
          <w:lang w:eastAsia="ko-KR"/>
        </w:rPr>
        <w:t>particular, a transient characteristic.</w:t>
      </w:r>
    </w:p>
    <w:p w14:paraId="30423856" w14:textId="4B7DF732" w:rsidR="00DA4660" w:rsidRPr="00D93DB4" w:rsidRDefault="004C5B74" w:rsidP="0094327E">
      <w:pPr>
        <w:pStyle w:val="TH"/>
        <w:rPr>
          <w:lang w:eastAsia="ko-KR"/>
        </w:rPr>
      </w:pPr>
      <w:r>
        <w:rPr>
          <w:noProof/>
        </w:rPr>
        <w:drawing>
          <wp:inline distT="0" distB="0" distL="0" distR="0" wp14:anchorId="076DDADE" wp14:editId="4EDB3B47">
            <wp:extent cx="3481705" cy="3952875"/>
            <wp:effectExtent l="0" t="0" r="0" b="0"/>
            <wp:docPr id="100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3481705" cy="3952875"/>
                    </a:xfrm>
                    <a:prstGeom prst="rect">
                      <a:avLst/>
                    </a:prstGeom>
                    <a:noFill/>
                    <a:ln>
                      <a:noFill/>
                    </a:ln>
                  </pic:spPr>
                </pic:pic>
              </a:graphicData>
            </a:graphic>
          </wp:inline>
        </w:drawing>
      </w:r>
    </w:p>
    <w:p w14:paraId="77781707" w14:textId="77777777" w:rsidR="00DA4660" w:rsidRPr="00D93DB4" w:rsidRDefault="00DA4660" w:rsidP="0001287F">
      <w:pPr>
        <w:pStyle w:val="TF"/>
      </w:pPr>
      <w:r w:rsidRPr="00D93DB4">
        <w:t>Figure</w:t>
      </w:r>
      <w:r w:rsidR="000B67DD" w:rsidRPr="00D93DB4">
        <w:t xml:space="preserve"> 5</w:t>
      </w:r>
      <w:r w:rsidRPr="00D93DB4">
        <w:t xml:space="preserve">: </w:t>
      </w:r>
      <w:r w:rsidRPr="00D93DB4">
        <w:rPr>
          <w:rFonts w:hint="eastAsia"/>
          <w:bCs/>
        </w:rPr>
        <w:t>Block</w:t>
      </w:r>
      <w:r w:rsidRPr="00D93DB4">
        <w:rPr>
          <w:bCs/>
        </w:rPr>
        <w:t xml:space="preserve"> diagram of a </w:t>
      </w:r>
      <w:r w:rsidRPr="00D93DB4">
        <w:rPr>
          <w:rFonts w:hint="eastAsia"/>
          <w:lang w:eastAsia="ko-KR"/>
        </w:rPr>
        <w:t>packet loss</w:t>
      </w:r>
      <w:r w:rsidRPr="00D93DB4">
        <w:rPr>
          <w:bCs/>
        </w:rPr>
        <w:t xml:space="preserve"> concealment </w:t>
      </w:r>
      <w:r w:rsidRPr="00D93DB4">
        <w:rPr>
          <w:rFonts w:hint="eastAsia"/>
          <w:bCs/>
        </w:rPr>
        <w:t>block with adaptive fade-out</w:t>
      </w:r>
    </w:p>
    <w:p w14:paraId="551854F0" w14:textId="77777777" w:rsidR="00DA4660" w:rsidRPr="00D93DB4" w:rsidRDefault="00956FFB" w:rsidP="0001287F">
      <w:pPr>
        <w:pStyle w:val="Heading4"/>
      </w:pPr>
      <w:bookmarkStart w:id="158" w:name="_Toc123562461"/>
      <w:r w:rsidRPr="00D93DB4">
        <w:t>5.4.3.4</w:t>
      </w:r>
      <w:r w:rsidR="00DA4660" w:rsidRPr="00D93DB4">
        <w:tab/>
        <w:t>MDCT frame repetition with sign prediction</w:t>
      </w:r>
      <w:bookmarkEnd w:id="158"/>
    </w:p>
    <w:p w14:paraId="217F5C86" w14:textId="7AE54816" w:rsidR="00DA4660" w:rsidRPr="00D93DB4" w:rsidRDefault="00DA4660" w:rsidP="0001287F">
      <w:pPr>
        <w:rPr>
          <w:rFonts w:eastAsia="MS Mincho"/>
        </w:rPr>
      </w:pPr>
      <w:r w:rsidRPr="00D93DB4">
        <w:rPr>
          <w:rFonts w:eastAsia="MS Mincho"/>
        </w:rPr>
        <w:t xml:space="preserve">An analysis of the sign change of the MDCT coefficients in the received frames is continuously performed. The analysis of </w:t>
      </w:r>
      <w:r w:rsidR="004C5B74">
        <w:rPr>
          <w:rFonts w:eastAsia="MS Mincho"/>
          <w:noProof/>
          <w:position w:val="-12"/>
        </w:rPr>
        <w:drawing>
          <wp:inline distT="0" distB="0" distL="0" distR="0" wp14:anchorId="1C722D59" wp14:editId="76BE3ADE">
            <wp:extent cx="481330" cy="243205"/>
            <wp:effectExtent l="0" t="0" r="0" b="0"/>
            <wp:docPr id="100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481330" cy="243205"/>
                    </a:xfrm>
                    <a:prstGeom prst="rect">
                      <a:avLst/>
                    </a:prstGeom>
                    <a:noFill/>
                    <a:ln>
                      <a:noFill/>
                    </a:ln>
                  </pic:spPr>
                </pic:pic>
              </a:graphicData>
            </a:graphic>
          </wp:inline>
        </w:drawing>
      </w:r>
      <w:r w:rsidRPr="00D93DB4">
        <w:rPr>
          <w:rFonts w:eastAsia="MS Mincho"/>
        </w:rPr>
        <w:t xml:space="preserve">and </w:t>
      </w:r>
      <w:r w:rsidR="004C5B74">
        <w:rPr>
          <w:rFonts w:eastAsia="MS Mincho"/>
          <w:noProof/>
          <w:position w:val="-12"/>
        </w:rPr>
        <w:drawing>
          <wp:inline distT="0" distB="0" distL="0" distR="0" wp14:anchorId="634279BC" wp14:editId="5A902F93">
            <wp:extent cx="586105" cy="243205"/>
            <wp:effectExtent l="0" t="0" r="0" b="0"/>
            <wp:docPr id="1003"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586105" cy="243205"/>
                    </a:xfrm>
                    <a:prstGeom prst="rect">
                      <a:avLst/>
                    </a:prstGeom>
                    <a:noFill/>
                    <a:ln>
                      <a:noFill/>
                    </a:ln>
                  </pic:spPr>
                </pic:pic>
              </a:graphicData>
            </a:graphic>
          </wp:inline>
        </w:drawing>
      </w:r>
      <w:r w:rsidRPr="00D93DB4">
        <w:rPr>
          <w:rFonts w:eastAsia="MS Mincho"/>
        </w:rPr>
        <w:t>is performed on 4-dimensional bands up to 1.6 kHz (</w:t>
      </w:r>
      <w:r w:rsidR="004C5B74">
        <w:rPr>
          <w:rFonts w:eastAsia="MS Mincho"/>
          <w:noProof/>
          <w:position w:val="-6"/>
        </w:rPr>
        <w:drawing>
          <wp:inline distT="0" distB="0" distL="0" distR="0" wp14:anchorId="0845094D" wp14:editId="66549400">
            <wp:extent cx="367030" cy="152400"/>
            <wp:effectExtent l="0" t="0" r="0" b="0"/>
            <wp:docPr id="1004"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367030" cy="152400"/>
                    </a:xfrm>
                    <a:prstGeom prst="rect">
                      <a:avLst/>
                    </a:prstGeom>
                    <a:noFill/>
                    <a:ln>
                      <a:noFill/>
                    </a:ln>
                  </pic:spPr>
                </pic:pic>
              </a:graphicData>
            </a:graphic>
          </wp:inline>
        </w:drawing>
      </w:r>
      <w:r w:rsidRPr="00D93DB4">
        <w:rPr>
          <w:rFonts w:eastAsia="MS Mincho"/>
        </w:rPr>
        <w:t xml:space="preserve"> MDCT coefficients divided into </w:t>
      </w:r>
      <w:r w:rsidR="004C5B74">
        <w:rPr>
          <w:rFonts w:eastAsia="MS Mincho"/>
          <w:noProof/>
          <w:position w:val="-6"/>
        </w:rPr>
        <w:drawing>
          <wp:inline distT="0" distB="0" distL="0" distR="0" wp14:anchorId="5B8286F1" wp14:editId="08379208">
            <wp:extent cx="367030" cy="152400"/>
            <wp:effectExtent l="0" t="0" r="0" b="0"/>
            <wp:docPr id="100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367030" cy="152400"/>
                    </a:xfrm>
                    <a:prstGeom prst="rect">
                      <a:avLst/>
                    </a:prstGeom>
                    <a:noFill/>
                    <a:ln>
                      <a:noFill/>
                    </a:ln>
                  </pic:spPr>
                </pic:pic>
              </a:graphicData>
            </a:graphic>
          </wp:inline>
        </w:drawing>
      </w:r>
      <w:r w:rsidRPr="00D93DB4">
        <w:rPr>
          <w:rFonts w:eastAsia="MS Mincho"/>
        </w:rPr>
        <w:t xml:space="preserve"> bands).</w:t>
      </w:r>
    </w:p>
    <w:p w14:paraId="2E0D3249" w14:textId="6321BB4A" w:rsidR="00DA4660" w:rsidRPr="00D93DB4" w:rsidRDefault="00DA4660" w:rsidP="0001287F">
      <w:pPr>
        <w:rPr>
          <w:rFonts w:eastAsia="MS Mincho"/>
        </w:rPr>
      </w:pPr>
      <w:r w:rsidRPr="00D93DB4">
        <w:rPr>
          <w:rFonts w:eastAsia="MS Mincho"/>
        </w:rPr>
        <w:t xml:space="preserve">Two 16-dimensional state variables, used to determine the sign of the reconstructed MDCT vector, </w:t>
      </w:r>
      <w:r w:rsidR="004C5B74">
        <w:rPr>
          <w:rFonts w:eastAsia="MS Mincho"/>
          <w:noProof/>
          <w:position w:val="-10"/>
        </w:rPr>
        <w:drawing>
          <wp:inline distT="0" distB="0" distL="0" distR="0" wp14:anchorId="397FBFB1" wp14:editId="7E2817B0">
            <wp:extent cx="433705" cy="228600"/>
            <wp:effectExtent l="0" t="0" r="0" b="0"/>
            <wp:docPr id="1006"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0" y="0"/>
                      <a:ext cx="433705" cy="228600"/>
                    </a:xfrm>
                    <a:prstGeom prst="rect">
                      <a:avLst/>
                    </a:prstGeom>
                    <a:noFill/>
                    <a:ln>
                      <a:noFill/>
                    </a:ln>
                  </pic:spPr>
                </pic:pic>
              </a:graphicData>
            </a:graphic>
          </wp:inline>
        </w:drawing>
      </w:r>
      <w:r w:rsidRPr="00D93DB4">
        <w:rPr>
          <w:rFonts w:eastAsia="MS Mincho"/>
        </w:rPr>
        <w:t xml:space="preserve">and </w:t>
      </w:r>
      <w:r w:rsidR="004C5B74">
        <w:rPr>
          <w:rFonts w:eastAsia="MS Mincho"/>
          <w:noProof/>
          <w:position w:val="-10"/>
        </w:rPr>
        <w:drawing>
          <wp:inline distT="0" distB="0" distL="0" distR="0" wp14:anchorId="74E9B19B" wp14:editId="4963C147">
            <wp:extent cx="519430" cy="228600"/>
            <wp:effectExtent l="0" t="0" r="0" b="0"/>
            <wp:docPr id="100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519430" cy="228600"/>
                    </a:xfrm>
                    <a:prstGeom prst="rect">
                      <a:avLst/>
                    </a:prstGeom>
                    <a:noFill/>
                    <a:ln>
                      <a:noFill/>
                    </a:ln>
                  </pic:spPr>
                </pic:pic>
              </a:graphicData>
            </a:graphic>
          </wp:inline>
        </w:drawing>
      </w:r>
      <w:r w:rsidRPr="00D93DB4">
        <w:rPr>
          <w:rFonts w:eastAsia="MS Mincho"/>
        </w:rPr>
        <w:t>hold the number of sign switches between consecutive frames. The analysis takes also into account signal dynamics (measured by a transient detector), to decide on the reliability of past data.</w:t>
      </w:r>
      <w:r w:rsidR="00064C44" w:rsidRPr="00D93DB4">
        <w:rPr>
          <w:rFonts w:eastAsia="MS Mincho"/>
        </w:rPr>
        <w:t xml:space="preserve"> </w:t>
      </w:r>
      <w:r w:rsidRPr="00D93DB4">
        <w:rPr>
          <w:rFonts w:eastAsia="MS Mincho"/>
        </w:rPr>
        <w:t>Updates for both state variables are done only for</w:t>
      </w:r>
      <w:r w:rsidR="004C5B74">
        <w:rPr>
          <w:rFonts w:eastAsia="MS Mincho"/>
          <w:noProof/>
          <w:position w:val="-6"/>
        </w:rPr>
        <w:drawing>
          <wp:inline distT="0" distB="0" distL="0" distR="0" wp14:anchorId="444F6C03" wp14:editId="2FA368A1">
            <wp:extent cx="890905" cy="152400"/>
            <wp:effectExtent l="0" t="0" r="0" b="0"/>
            <wp:docPr id="100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890905" cy="152400"/>
                    </a:xfrm>
                    <a:prstGeom prst="rect">
                      <a:avLst/>
                    </a:prstGeom>
                    <a:noFill/>
                    <a:ln>
                      <a:noFill/>
                    </a:ln>
                  </pic:spPr>
                </pic:pic>
              </a:graphicData>
            </a:graphic>
          </wp:inline>
        </w:drawing>
      </w:r>
      <w:r w:rsidRPr="00D93DB4">
        <w:rPr>
          <w:rFonts w:eastAsia="MS Mincho"/>
        </w:rPr>
        <w:t xml:space="preserve">, if </w:t>
      </w:r>
      <w:r w:rsidR="004C5B74">
        <w:rPr>
          <w:rFonts w:eastAsia="MS Mincho"/>
          <w:noProof/>
          <w:position w:val="-6"/>
        </w:rPr>
        <w:drawing>
          <wp:inline distT="0" distB="0" distL="0" distR="0" wp14:anchorId="35EF8DBA" wp14:editId="0D9DDAED">
            <wp:extent cx="862330" cy="152400"/>
            <wp:effectExtent l="0" t="0" r="0" b="0"/>
            <wp:docPr id="1009"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862330" cy="152400"/>
                    </a:xfrm>
                    <a:prstGeom prst="rect">
                      <a:avLst/>
                    </a:prstGeom>
                    <a:noFill/>
                    <a:ln>
                      <a:noFill/>
                    </a:ln>
                  </pic:spPr>
                </pic:pic>
              </a:graphicData>
            </a:graphic>
          </wp:inline>
        </w:drawing>
      </w:r>
      <w:r w:rsidRPr="00D93DB4">
        <w:rPr>
          <w:rFonts w:eastAsia="MS Mincho"/>
        </w:rPr>
        <w:t>the values are set to zero.</w:t>
      </w:r>
    </w:p>
    <w:p w14:paraId="4B4ED770" w14:textId="0E6B02F4" w:rsidR="00DA4660" w:rsidRPr="00D93DB4" w:rsidRDefault="00DA4660" w:rsidP="0001287F">
      <w:pPr>
        <w:rPr>
          <w:rFonts w:eastAsia="MS Mincho"/>
        </w:rPr>
      </w:pPr>
      <w:r w:rsidRPr="00D93DB4">
        <w:rPr>
          <w:rFonts w:eastAsia="MS Mincho"/>
        </w:rPr>
        <w:t>Within a sub- band</w:t>
      </w:r>
      <w:r w:rsidR="004C5B74">
        <w:rPr>
          <w:rFonts w:eastAsia="MS Mincho"/>
          <w:noProof/>
          <w:position w:val="-8"/>
        </w:rPr>
        <w:drawing>
          <wp:inline distT="0" distB="0" distL="0" distR="0" wp14:anchorId="421CDBDB" wp14:editId="230EEB71">
            <wp:extent cx="738505" cy="167005"/>
            <wp:effectExtent l="0" t="0" r="0" b="0"/>
            <wp:docPr id="1010"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738505" cy="167005"/>
                    </a:xfrm>
                    <a:prstGeom prst="rect">
                      <a:avLst/>
                    </a:prstGeom>
                    <a:noFill/>
                    <a:ln>
                      <a:noFill/>
                    </a:ln>
                  </pic:spPr>
                </pic:pic>
              </a:graphicData>
            </a:graphic>
          </wp:inline>
        </w:drawing>
      </w:r>
      <w:r w:rsidRPr="00D93DB4">
        <w:rPr>
          <w:rFonts w:eastAsia="MS Mincho"/>
        </w:rPr>
        <w:t>, first state variable is incremented whenever the sign of the corresponding MDCT coefficients switches:</w:t>
      </w:r>
    </w:p>
    <w:p w14:paraId="2AABB104" w14:textId="1AEE1F87" w:rsidR="00DA4660" w:rsidRPr="00D93DB4" w:rsidRDefault="00DA4660" w:rsidP="0001287F">
      <w:pPr>
        <w:keepLines/>
        <w:tabs>
          <w:tab w:val="center" w:pos="4536"/>
          <w:tab w:val="right" w:pos="9072"/>
        </w:tabs>
        <w:rPr>
          <w:rFonts w:eastAsia="MS Mincho"/>
        </w:rPr>
      </w:pPr>
      <w:r w:rsidRPr="00D93DB4">
        <w:rPr>
          <w:rFonts w:eastAsia="MS Mincho"/>
        </w:rPr>
        <w:tab/>
      </w:r>
      <w:r w:rsidR="004C5B74">
        <w:rPr>
          <w:rFonts w:eastAsia="MS Mincho"/>
          <w:noProof/>
          <w:position w:val="-64"/>
        </w:rPr>
        <w:drawing>
          <wp:inline distT="0" distB="0" distL="0" distR="0" wp14:anchorId="682B3EBE" wp14:editId="2776FDAA">
            <wp:extent cx="1981200" cy="723900"/>
            <wp:effectExtent l="0" t="0" r="0" b="0"/>
            <wp:docPr id="1011"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1981200" cy="723900"/>
                    </a:xfrm>
                    <a:prstGeom prst="rect">
                      <a:avLst/>
                    </a:prstGeom>
                    <a:noFill/>
                    <a:ln>
                      <a:noFill/>
                    </a:ln>
                  </pic:spPr>
                </pic:pic>
              </a:graphicData>
            </a:graphic>
          </wp:inline>
        </w:drawing>
      </w:r>
      <w:r w:rsidR="00D93DB4">
        <w:rPr>
          <w:rFonts w:eastAsia="MS Mincho"/>
        </w:rPr>
        <w:tab/>
      </w:r>
      <w:r w:rsidRPr="00D93DB4">
        <w:rPr>
          <w:rFonts w:eastAsia="MS Mincho"/>
        </w:rPr>
        <w:t>(</w:t>
      </w:r>
      <w:r w:rsidR="005B1BA1" w:rsidRPr="00D93DB4">
        <w:rPr>
          <w:rFonts w:eastAsia="MS Mincho"/>
          <w:noProof/>
        </w:rPr>
        <w:t>174</w:t>
      </w:r>
      <w:r w:rsidRPr="00D93DB4">
        <w:rPr>
          <w:rFonts w:eastAsia="MS Mincho"/>
        </w:rPr>
        <w:t>)</w:t>
      </w:r>
    </w:p>
    <w:p w14:paraId="17B2AB51" w14:textId="77777777" w:rsidR="00DA4660" w:rsidRPr="00D93DB4" w:rsidRDefault="00DA4660" w:rsidP="0001287F">
      <w:pPr>
        <w:rPr>
          <w:rFonts w:eastAsia="MS Mincho"/>
        </w:rPr>
      </w:pPr>
      <w:r w:rsidRPr="00D93DB4">
        <w:rPr>
          <w:rFonts w:eastAsia="MS Mincho"/>
        </w:rPr>
        <w:t>The second state variable accumulates number of sign switches over consecutive frames:</w:t>
      </w:r>
    </w:p>
    <w:p w14:paraId="3C62F321" w14:textId="647D51ED" w:rsidR="00DA4660" w:rsidRPr="00D93DB4" w:rsidRDefault="00DA4660" w:rsidP="0001287F">
      <w:pPr>
        <w:keepLines/>
        <w:tabs>
          <w:tab w:val="center" w:pos="4536"/>
          <w:tab w:val="right" w:pos="9072"/>
        </w:tabs>
        <w:rPr>
          <w:rFonts w:eastAsia="MS Mincho"/>
        </w:rPr>
      </w:pPr>
      <w:r w:rsidRPr="00D93DB4">
        <w:rPr>
          <w:rFonts w:eastAsia="MS Mincho"/>
        </w:rPr>
        <w:tab/>
      </w:r>
      <w:r w:rsidR="004C5B74">
        <w:rPr>
          <w:rFonts w:eastAsia="MS Mincho"/>
          <w:noProof/>
          <w:position w:val="-10"/>
        </w:rPr>
        <w:drawing>
          <wp:inline distT="0" distB="0" distL="0" distR="0" wp14:anchorId="5E12E539" wp14:editId="6651A03E">
            <wp:extent cx="2057400" cy="228600"/>
            <wp:effectExtent l="0" t="0" r="0" b="0"/>
            <wp:docPr id="101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2057400" cy="228600"/>
                    </a:xfrm>
                    <a:prstGeom prst="rect">
                      <a:avLst/>
                    </a:prstGeom>
                    <a:noFill/>
                    <a:ln>
                      <a:noFill/>
                    </a:ln>
                  </pic:spPr>
                </pic:pic>
              </a:graphicData>
            </a:graphic>
          </wp:inline>
        </w:drawing>
      </w:r>
      <w:r w:rsidR="00D93DB4">
        <w:rPr>
          <w:rFonts w:eastAsia="MS Mincho"/>
        </w:rPr>
        <w:tab/>
      </w:r>
      <w:r w:rsidRPr="00D93DB4">
        <w:rPr>
          <w:rFonts w:eastAsia="MS Mincho"/>
        </w:rPr>
        <w:t>(</w:t>
      </w:r>
      <w:r w:rsidR="005B1BA1" w:rsidRPr="00D93DB4">
        <w:rPr>
          <w:rFonts w:eastAsia="MS Mincho"/>
          <w:noProof/>
        </w:rPr>
        <w:t>175</w:t>
      </w:r>
      <w:r w:rsidRPr="00D93DB4">
        <w:rPr>
          <w:rFonts w:eastAsia="MS Mincho"/>
        </w:rPr>
        <w:t>)</w:t>
      </w:r>
    </w:p>
    <w:p w14:paraId="3B161560" w14:textId="2BA3F5A5" w:rsidR="00056871" w:rsidRDefault="00056871" w:rsidP="00BD2154">
      <w:pPr>
        <w:keepLines/>
        <w:tabs>
          <w:tab w:val="center" w:pos="4536"/>
          <w:tab w:val="right" w:pos="9072"/>
        </w:tabs>
        <w:rPr>
          <w:rFonts w:eastAsia="MS Mincho"/>
        </w:rPr>
      </w:pPr>
      <w:r w:rsidRPr="005B1BA1">
        <w:rPr>
          <w:rFonts w:eastAsia="MS Mincho"/>
        </w:rPr>
        <w:t xml:space="preserve">When frame </w:t>
      </w:r>
      <w:r w:rsidR="004C5B74">
        <w:rPr>
          <w:rFonts w:eastAsia="MS Mincho"/>
          <w:noProof/>
          <w:position w:val="-6"/>
        </w:rPr>
        <w:drawing>
          <wp:inline distT="0" distB="0" distL="0" distR="0" wp14:anchorId="15F0B29F" wp14:editId="4EABB0A1">
            <wp:extent cx="142875" cy="123825"/>
            <wp:effectExtent l="0" t="0" r="0" b="0"/>
            <wp:docPr id="1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B1BA1">
        <w:rPr>
          <w:rFonts w:eastAsia="MS Mincho"/>
        </w:rPr>
        <w:t xml:space="preserve">is lost, the missing MDCT vector is reconstructed by copying the last available coefficients. The sign of the reconstructed vector can be preserved or changed on a sub-band basis (every 4 coefficients). Inside a band </w:t>
      </w:r>
      <w:r w:rsidR="004C5B74">
        <w:rPr>
          <w:rFonts w:eastAsia="MS Mincho"/>
          <w:noProof/>
          <w:position w:val="-6"/>
        </w:rPr>
        <w:drawing>
          <wp:inline distT="0" distB="0" distL="0" distR="0" wp14:anchorId="4E013B5A" wp14:editId="46354968">
            <wp:extent cx="114300" cy="152400"/>
            <wp:effectExtent l="0" t="0" r="0" b="0"/>
            <wp:docPr id="10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5B1BA1">
        <w:rPr>
          <w:rFonts w:eastAsia="MS Mincho"/>
        </w:rPr>
        <w:t xml:space="preserve">the decision </w:t>
      </w:r>
      <w:r w:rsidRPr="077B4F82">
        <w:rPr>
          <w:rFonts w:eastAsia="MS Mincho"/>
        </w:rPr>
        <w:t xml:space="preserve">whether to change the sign or not </w:t>
      </w:r>
      <w:r w:rsidRPr="005B1BA1">
        <w:rPr>
          <w:rFonts w:eastAsia="MS Mincho"/>
        </w:rPr>
        <w:t xml:space="preserve">is based on comparing </w:t>
      </w:r>
      <w:r w:rsidRPr="077B4F82">
        <w:rPr>
          <w:rFonts w:eastAsia="MS Mincho"/>
        </w:rPr>
        <w:t xml:space="preserve">the </w:t>
      </w:r>
      <w:r w:rsidRPr="005B1BA1">
        <w:rPr>
          <w:rFonts w:eastAsia="MS Mincho"/>
        </w:rPr>
        <w:t>second state variable to a pre-determined threshold</w:t>
      </w:r>
      <w:r w:rsidRPr="077B4F82">
        <w:rPr>
          <w:rFonts w:eastAsia="MS Mincho"/>
        </w:rPr>
        <w:t xml:space="preserve"> as follows (wherein a sign flip or reversal is indicated by -1 and preservation of the sign is indicated by +1)</w:t>
      </w:r>
      <w:r w:rsidRPr="005B1BA1">
        <w:rPr>
          <w:rFonts w:eastAsia="MS Mincho"/>
        </w:rPr>
        <w:t>:</w:t>
      </w:r>
    </w:p>
    <w:p w14:paraId="593EDC4A" w14:textId="09088B8B" w:rsidR="00056871" w:rsidRPr="005B1BA1" w:rsidRDefault="00056871" w:rsidP="00056871">
      <w:pPr>
        <w:keepLines/>
        <w:tabs>
          <w:tab w:val="center" w:pos="4536"/>
          <w:tab w:val="right" w:pos="9072"/>
        </w:tabs>
        <w:ind w:left="2272"/>
        <w:rPr>
          <w:rFonts w:eastAsia="MS Mincho"/>
        </w:rPr>
      </w:pPr>
      <w:r w:rsidRPr="00056871">
        <w:rPr>
          <w:rFonts w:ascii="Cambria Math" w:eastAsia="MS Mincho" w:hAnsi="Cambria Math"/>
        </w:rPr>
        <w:br/>
      </w:r>
      <m:oMath>
        <m:m>
          <m:mPr>
            <m:mcs>
              <m:mc>
                <m:mcPr>
                  <m:count m:val="3"/>
                  <m:mcJc m:val="center"/>
                </m:mcPr>
              </m:mc>
            </m:mcs>
            <m:ctrlPr>
              <w:ins w:id="159" w:author="S4-200836_CR-0017" w:date="2020-06-23T23:42:00Z">
                <w:rPr>
                  <w:rFonts w:ascii="Cambria Math" w:eastAsia="MS Mincho" w:hAnsi="Cambria Math"/>
                  <w:i/>
                </w:rPr>
              </w:ins>
            </m:ctrlPr>
          </m:mPr>
          <m:mr>
            <m:e>
              <m:r>
                <w:ins w:id="160" w:author="S4-200836_CR-0017" w:date="2020-06-23T23:42:00Z">
                  <w:rPr>
                    <w:rFonts w:ascii="Cambria Math" w:eastAsia="MS Mincho" w:hAnsi="Cambria Math"/>
                  </w:rPr>
                  <m:t>for</m:t>
                </w:ins>
              </m:r>
            </m:e>
            <m:e>
              <m:r>
                <w:ins w:id="161" w:author="S4-200836_CR-0017" w:date="2020-06-23T23:42:00Z">
                  <w:rPr>
                    <w:rFonts w:ascii="Cambria Math" w:eastAsia="MS Mincho" w:hAnsi="Cambria Math"/>
                  </w:rPr>
                  <m:t>k∈b</m:t>
                </w:ins>
              </m:r>
            </m:e>
            <m:e/>
          </m:mr>
          <m:mr>
            <m:e/>
            <m:e/>
            <m:e>
              <m:r>
                <w:ins w:id="162" w:author="S4-200836_CR-0017" w:date="2020-06-23T23:42:00Z">
                  <w:rPr>
                    <w:rFonts w:ascii="Cambria Math" w:eastAsia="MS Mincho" w:hAnsi="Cambria Math"/>
                  </w:rPr>
                  <m:t>sign</m:t>
                </w:ins>
              </m:r>
              <m:d>
                <m:dPr>
                  <m:ctrlPr>
                    <w:ins w:id="163" w:author="S4-200836_CR-0017" w:date="2020-06-23T23:42:00Z">
                      <w:rPr>
                        <w:rFonts w:ascii="Cambria Math" w:eastAsia="MS Mincho" w:hAnsi="Cambria Math"/>
                        <w:i/>
                      </w:rPr>
                    </w:ins>
                  </m:ctrlPr>
                </m:dPr>
                <m:e>
                  <m:sSubSup>
                    <m:sSubSupPr>
                      <m:ctrlPr>
                        <w:ins w:id="164" w:author="S4-200836_CR-0017" w:date="2020-06-23T23:42:00Z">
                          <w:rPr>
                            <w:rFonts w:ascii="Cambria Math" w:eastAsia="MS Mincho" w:hAnsi="Cambria Math"/>
                            <w:i/>
                          </w:rPr>
                        </w:ins>
                      </m:ctrlPr>
                    </m:sSubSupPr>
                    <m:e>
                      <m:r>
                        <w:ins w:id="165" w:author="S4-200836_CR-0017" w:date="2020-06-23T23:42:00Z">
                          <w:rPr>
                            <w:rFonts w:ascii="Cambria Math" w:eastAsia="MS Mincho" w:hAnsi="Cambria Math"/>
                          </w:rPr>
                          <m:t>X</m:t>
                        </w:ins>
                      </m:r>
                    </m:e>
                    <m:sub>
                      <m:r>
                        <w:ins w:id="166" w:author="S4-200836_CR-0017" w:date="2020-06-23T23:42:00Z">
                          <w:rPr>
                            <w:rFonts w:ascii="Cambria Math" w:eastAsia="MS Mincho" w:hAnsi="Cambria Math"/>
                          </w:rPr>
                          <m:t>M</m:t>
                        </w:ins>
                      </m:r>
                    </m:sub>
                    <m:sup>
                      <m:r>
                        <w:ins w:id="167" w:author="S4-200836_CR-0017" w:date="2020-06-23T23:42:00Z">
                          <w:rPr>
                            <w:rFonts w:ascii="Cambria Math" w:eastAsia="MS Mincho" w:hAnsi="Cambria Math"/>
                          </w:rPr>
                          <m:t>'</m:t>
                        </w:ins>
                      </m:r>
                      <m:d>
                        <m:dPr>
                          <m:begChr m:val="["/>
                          <m:endChr m:val="]"/>
                          <m:ctrlPr>
                            <w:ins w:id="168" w:author="S4-200836_CR-0017" w:date="2020-06-23T23:42:00Z">
                              <w:rPr>
                                <w:rFonts w:ascii="Cambria Math" w:eastAsia="MS Mincho" w:hAnsi="Cambria Math"/>
                                <w:i/>
                              </w:rPr>
                            </w:ins>
                          </m:ctrlPr>
                        </m:dPr>
                        <m:e>
                          <m:r>
                            <w:ins w:id="169" w:author="S4-200836_CR-0017" w:date="2020-06-23T23:42:00Z">
                              <w:rPr>
                                <w:rFonts w:ascii="Cambria Math" w:eastAsia="MS Mincho" w:hAnsi="Cambria Math"/>
                              </w:rPr>
                              <m:t>m</m:t>
                            </w:ins>
                          </m:r>
                        </m:e>
                      </m:d>
                    </m:sup>
                  </m:sSubSup>
                  <m:d>
                    <m:dPr>
                      <m:ctrlPr>
                        <w:ins w:id="170" w:author="S4-200836_CR-0017" w:date="2020-06-23T23:42:00Z">
                          <w:rPr>
                            <w:rFonts w:ascii="Cambria Math" w:eastAsia="MS Mincho" w:hAnsi="Cambria Math"/>
                            <w:i/>
                          </w:rPr>
                        </w:ins>
                      </m:ctrlPr>
                    </m:dPr>
                    <m:e>
                      <m:r>
                        <w:ins w:id="171" w:author="S4-200836_CR-0017" w:date="2020-06-23T23:42:00Z">
                          <w:rPr>
                            <w:rFonts w:ascii="Cambria Math" w:eastAsia="MS Mincho" w:hAnsi="Cambria Math"/>
                          </w:rPr>
                          <m:t>k</m:t>
                        </w:ins>
                      </m:r>
                    </m:e>
                  </m:d>
                </m:e>
              </m:d>
              <m:r>
                <w:ins w:id="172" w:author="S4-200836_CR-0017" w:date="2020-06-23T23:42:00Z">
                  <w:rPr>
                    <w:rFonts w:ascii="Cambria Math" w:eastAsia="MS Mincho" w:hAnsi="Cambria Math"/>
                  </w:rPr>
                  <m:t>=</m:t>
                </w:ins>
              </m:r>
              <m:d>
                <m:dPr>
                  <m:begChr m:val="{"/>
                  <m:endChr m:val=""/>
                  <m:ctrlPr>
                    <w:ins w:id="173" w:author="S4-200836_CR-0017" w:date="2020-06-23T23:42:00Z">
                      <w:rPr>
                        <w:rFonts w:ascii="Cambria Math" w:eastAsia="MS Mincho" w:hAnsi="Cambria Math"/>
                        <w:i/>
                      </w:rPr>
                    </w:ins>
                  </m:ctrlPr>
                </m:dPr>
                <m:e>
                  <m:m>
                    <m:mPr>
                      <m:mcs>
                        <m:mc>
                          <m:mcPr>
                            <m:count m:val="3"/>
                            <m:mcJc m:val="center"/>
                          </m:mcPr>
                        </m:mc>
                      </m:mcs>
                      <m:ctrlPr>
                        <w:ins w:id="174" w:author="S4-200836_CR-0017" w:date="2020-06-23T23:42:00Z">
                          <w:rPr>
                            <w:rFonts w:ascii="Cambria Math" w:eastAsia="MS Mincho" w:hAnsi="Cambria Math"/>
                            <w:i/>
                          </w:rPr>
                        </w:ins>
                      </m:ctrlPr>
                    </m:mPr>
                    <m:mr>
                      <m:e>
                        <m:r>
                          <w:ins w:id="175" w:author="S4-200836_CR-0017" w:date="2020-06-23T23:42:00Z">
                            <w:rPr>
                              <w:rFonts w:ascii="Cambria Math" w:eastAsia="MS Mincho" w:hAnsi="Cambria Math"/>
                            </w:rPr>
                            <m:t>-1</m:t>
                          </w:ins>
                        </m:r>
                      </m:e>
                      <m:e>
                        <m:r>
                          <w:ins w:id="176" w:author="S4-200836_CR-0017" w:date="2020-06-23T23:42:00Z">
                            <w:rPr>
                              <w:rFonts w:ascii="Cambria Math" w:eastAsia="MS Mincho" w:hAnsi="Cambria Math"/>
                            </w:rPr>
                            <m:t>if</m:t>
                          </w:ins>
                        </m:r>
                      </m:e>
                      <m:e>
                        <m:r>
                          <w:ins w:id="177" w:author="S4-200836_CR-0017" w:date="2020-06-23T23:42:00Z">
                            <m:rPr>
                              <m:sty m:val="p"/>
                            </m:rPr>
                            <w:rPr>
                              <w:rFonts w:ascii="Cambria Math" w:eastAsia="MS Mincho" w:hAnsi="Cambria Math"/>
                            </w:rPr>
                            <m:t>Δ</m:t>
                          </w:ins>
                        </m:r>
                        <m:sSup>
                          <m:sSupPr>
                            <m:ctrlPr>
                              <w:ins w:id="178" w:author="S4-200836_CR-0017" w:date="2020-06-23T23:42:00Z">
                                <w:rPr>
                                  <w:rFonts w:ascii="Cambria Math" w:eastAsia="MS Mincho" w:hAnsi="Cambria Math"/>
                                  <w:i/>
                                </w:rPr>
                              </w:ins>
                            </m:ctrlPr>
                          </m:sSupPr>
                          <m:e>
                            <m:r>
                              <w:ins w:id="179" w:author="S4-200836_CR-0017" w:date="2020-06-23T23:42:00Z">
                                <w:rPr>
                                  <w:rFonts w:ascii="Cambria Math" w:eastAsia="MS Mincho" w:hAnsi="Cambria Math"/>
                                </w:rPr>
                                <m:t>C</m:t>
                              </w:ins>
                            </m:r>
                          </m:e>
                          <m:sup>
                            <m:d>
                              <m:dPr>
                                <m:begChr m:val="["/>
                                <m:endChr m:val="]"/>
                                <m:ctrlPr>
                                  <w:ins w:id="180" w:author="S4-200836_CR-0017" w:date="2020-06-23T23:42:00Z">
                                    <w:rPr>
                                      <w:rFonts w:ascii="Cambria Math" w:eastAsia="MS Mincho" w:hAnsi="Cambria Math"/>
                                      <w:i/>
                                    </w:rPr>
                                  </w:ins>
                                </m:ctrlPr>
                              </m:dPr>
                              <m:e>
                                <m:r>
                                  <w:ins w:id="181" w:author="S4-200836_CR-0017" w:date="2020-06-23T23:42:00Z">
                                    <w:rPr>
                                      <w:rFonts w:ascii="Cambria Math" w:eastAsia="MS Mincho" w:hAnsi="Cambria Math"/>
                                    </w:rPr>
                                    <m:t>m-1</m:t>
                                  </w:ins>
                                </m:r>
                              </m:e>
                            </m:d>
                          </m:sup>
                        </m:sSup>
                        <m:d>
                          <m:dPr>
                            <m:ctrlPr>
                              <w:ins w:id="182" w:author="S4-200836_CR-0017" w:date="2020-06-23T23:42:00Z">
                                <w:rPr>
                                  <w:rFonts w:ascii="Cambria Math" w:eastAsia="MS Mincho" w:hAnsi="Cambria Math"/>
                                  <w:i/>
                                </w:rPr>
                              </w:ins>
                            </m:ctrlPr>
                          </m:dPr>
                          <m:e>
                            <m:r>
                              <w:ins w:id="183" w:author="S4-200836_CR-0017" w:date="2020-06-23T23:42:00Z">
                                <w:rPr>
                                  <w:rFonts w:ascii="Cambria Math" w:eastAsia="MS Mincho" w:hAnsi="Cambria Math"/>
                                </w:rPr>
                                <m:t>b</m:t>
                              </w:ins>
                            </m:r>
                          </m:e>
                        </m:d>
                        <m:r>
                          <w:ins w:id="184" w:author="S4-200836_CR-0017" w:date="2020-06-23T23:42:00Z">
                            <w:rPr>
                              <w:rFonts w:ascii="Cambria Math" w:eastAsia="MS Mincho" w:hAnsi="Cambria Math"/>
                            </w:rPr>
                            <m:t>≥T</m:t>
                          </w:ins>
                        </m:r>
                      </m:e>
                    </m:mr>
                    <m:mr>
                      <m:e>
                        <m:r>
                          <w:ins w:id="185" w:author="S4-200836_CR-0017" w:date="2020-06-23T23:42:00Z">
                            <w:rPr>
                              <w:rFonts w:ascii="Cambria Math" w:eastAsia="MS Mincho" w:hAnsi="Cambria Math"/>
                            </w:rPr>
                            <m:t>+1</m:t>
                          </w:ins>
                        </m:r>
                      </m:e>
                      <m:e>
                        <m:r>
                          <w:ins w:id="186" w:author="S4-200836_CR-0017" w:date="2020-06-23T23:42:00Z">
                            <w:rPr>
                              <w:rFonts w:ascii="Cambria Math" w:eastAsia="MS Mincho" w:hAnsi="Cambria Math"/>
                            </w:rPr>
                            <m:t>if</m:t>
                          </w:ins>
                        </m:r>
                      </m:e>
                      <m:e>
                        <m:r>
                          <w:ins w:id="187" w:author="S4-200836_CR-0017" w:date="2020-06-23T23:42:00Z">
                            <m:rPr>
                              <m:sty m:val="p"/>
                            </m:rPr>
                            <w:rPr>
                              <w:rFonts w:ascii="Cambria Math" w:eastAsia="MS Mincho" w:hAnsi="Cambria Math"/>
                            </w:rPr>
                            <m:t>Δ</m:t>
                          </w:ins>
                        </m:r>
                        <m:sSup>
                          <m:sSupPr>
                            <m:ctrlPr>
                              <w:ins w:id="188" w:author="S4-200836_CR-0017" w:date="2020-06-23T23:42:00Z">
                                <w:rPr>
                                  <w:rFonts w:ascii="Cambria Math" w:eastAsia="MS Mincho" w:hAnsi="Cambria Math"/>
                                  <w:i/>
                                </w:rPr>
                              </w:ins>
                            </m:ctrlPr>
                          </m:sSupPr>
                          <m:e>
                            <m:r>
                              <w:ins w:id="189" w:author="S4-200836_CR-0017" w:date="2020-06-23T23:42:00Z">
                                <w:rPr>
                                  <w:rFonts w:ascii="Cambria Math" w:eastAsia="MS Mincho" w:hAnsi="Cambria Math"/>
                                </w:rPr>
                                <m:t>C</m:t>
                              </w:ins>
                            </m:r>
                          </m:e>
                          <m:sup>
                            <m:d>
                              <m:dPr>
                                <m:begChr m:val="["/>
                                <m:endChr m:val="]"/>
                                <m:ctrlPr>
                                  <w:ins w:id="190" w:author="S4-200836_CR-0017" w:date="2020-06-23T23:42:00Z">
                                    <w:rPr>
                                      <w:rFonts w:ascii="Cambria Math" w:eastAsia="MS Mincho" w:hAnsi="Cambria Math"/>
                                      <w:i/>
                                    </w:rPr>
                                  </w:ins>
                                </m:ctrlPr>
                              </m:dPr>
                              <m:e>
                                <m:r>
                                  <w:ins w:id="191" w:author="S4-200836_CR-0017" w:date="2020-06-23T23:42:00Z">
                                    <w:rPr>
                                      <w:rFonts w:ascii="Cambria Math" w:eastAsia="MS Mincho" w:hAnsi="Cambria Math"/>
                                    </w:rPr>
                                    <m:t>m-1</m:t>
                                  </w:ins>
                                </m:r>
                              </m:e>
                            </m:d>
                          </m:sup>
                        </m:sSup>
                        <m:d>
                          <m:dPr>
                            <m:ctrlPr>
                              <w:ins w:id="192" w:author="S4-200836_CR-0017" w:date="2020-06-23T23:42:00Z">
                                <w:rPr>
                                  <w:rFonts w:ascii="Cambria Math" w:eastAsia="MS Mincho" w:hAnsi="Cambria Math"/>
                                  <w:i/>
                                </w:rPr>
                              </w:ins>
                            </m:ctrlPr>
                          </m:dPr>
                          <m:e>
                            <m:r>
                              <w:ins w:id="193" w:author="S4-200836_CR-0017" w:date="2020-06-23T23:42:00Z">
                                <w:rPr>
                                  <w:rFonts w:ascii="Cambria Math" w:eastAsia="MS Mincho" w:hAnsi="Cambria Math"/>
                                </w:rPr>
                                <m:t>b</m:t>
                              </w:ins>
                            </m:r>
                          </m:e>
                        </m:d>
                        <m:r>
                          <w:ins w:id="194" w:author="S4-200836_CR-0017" w:date="2020-06-23T23:42:00Z">
                            <w:rPr>
                              <w:rFonts w:ascii="Cambria Math" w:eastAsia="MS Mincho" w:hAnsi="Cambria Math"/>
                            </w:rPr>
                            <m:t>&lt;T</m:t>
                          </w:ins>
                        </m:r>
                      </m:e>
                    </m:mr>
                  </m:m>
                </m:e>
              </m:d>
            </m:e>
          </m:mr>
        </m:m>
      </m:oMath>
      <w:r w:rsidRPr="005B1BA1">
        <w:rPr>
          <w:rFonts w:eastAsia="MS Mincho"/>
        </w:rPr>
        <w:tab/>
        <w:t>(</w:t>
      </w:r>
      <w:r>
        <w:rPr>
          <w:rFonts w:eastAsia="MS Mincho"/>
          <w:noProof/>
        </w:rPr>
        <w:t>176</w:t>
      </w:r>
      <w:r w:rsidRPr="005B1BA1">
        <w:rPr>
          <w:rFonts w:eastAsia="MS Mincho"/>
        </w:rPr>
        <w:t>)</w:t>
      </w:r>
    </w:p>
    <w:p w14:paraId="5B95E99C" w14:textId="6CCCCE2E" w:rsidR="00056871" w:rsidRPr="005B1BA1" w:rsidRDefault="00056871" w:rsidP="00056871">
      <w:pPr>
        <w:rPr>
          <w:rFonts w:eastAsia="MS Mincho"/>
        </w:rPr>
      </w:pPr>
      <w:r w:rsidRPr="005B1BA1">
        <w:rPr>
          <w:rFonts w:eastAsia="MS Mincho"/>
        </w:rPr>
        <w:t xml:space="preserve">The threshold </w:t>
      </w:r>
      <w:r w:rsidR="004C5B74">
        <w:rPr>
          <w:rFonts w:eastAsia="MS Mincho"/>
          <w:noProof/>
          <w:position w:val="-4"/>
        </w:rPr>
        <w:drawing>
          <wp:inline distT="0" distB="0" distL="0" distR="0" wp14:anchorId="79302529" wp14:editId="6E9BDF27">
            <wp:extent cx="123825" cy="142875"/>
            <wp:effectExtent l="0" t="0" r="0" b="0"/>
            <wp:docPr id="1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5B1BA1">
        <w:rPr>
          <w:rFonts w:eastAsia="MS Mincho"/>
        </w:rPr>
        <w:t xml:space="preserve">is adjusted to the past decision of the transient detector. The </w:t>
      </w:r>
      <w:r w:rsidRPr="077B4F82">
        <w:rPr>
          <w:rFonts w:eastAsia="MS Mincho"/>
        </w:rPr>
        <w:t xml:space="preserve">sequential </w:t>
      </w:r>
      <w:r w:rsidRPr="005B1BA1">
        <w:rPr>
          <w:rFonts w:eastAsia="MS Mincho"/>
        </w:rPr>
        <w:t>decision logic is illustrated in Table</w:t>
      </w:r>
      <w:r>
        <w:rPr>
          <w:rFonts w:eastAsia="MS Mincho"/>
        </w:rPr>
        <w:t xml:space="preserve"> 10.</w:t>
      </w:r>
    </w:p>
    <w:p w14:paraId="212FE0A3" w14:textId="77777777" w:rsidR="00DA4660" w:rsidRPr="00D93DB4" w:rsidRDefault="00DA4660" w:rsidP="0001287F">
      <w:pPr>
        <w:rPr>
          <w:rFonts w:eastAsia="MS Mincho"/>
        </w:rPr>
      </w:pPr>
    </w:p>
    <w:p w14:paraId="44C99452" w14:textId="77777777" w:rsidR="00DA4660" w:rsidRPr="00D93DB4" w:rsidRDefault="00DA4660" w:rsidP="00E268E7">
      <w:pPr>
        <w:pStyle w:val="TH"/>
      </w:pPr>
      <w:r w:rsidRPr="00D93DB4">
        <w:t>Table</w:t>
      </w:r>
      <w:r w:rsidR="000B67DD" w:rsidRPr="00D93DB4">
        <w:t xml:space="preserve"> 10</w:t>
      </w:r>
      <w:r w:rsidR="00E268E7" w:rsidRPr="00D93DB4">
        <w:t>:</w:t>
      </w:r>
      <w:r w:rsidRPr="00D93DB4">
        <w:t xml:space="preserve"> Sign extrapolation decision logic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2"/>
      </w:tblGrid>
      <w:tr w:rsidR="00056871" w14:paraId="58A41C2E" w14:textId="77777777" w:rsidTr="004B22DF">
        <w:tc>
          <w:tcPr>
            <w:tcW w:w="4928" w:type="dxa"/>
            <w:shd w:val="clear" w:color="auto" w:fill="auto"/>
          </w:tcPr>
          <w:p w14:paraId="044BF618" w14:textId="174B3A53" w:rsidR="00056871" w:rsidRPr="00B160B8" w:rsidRDefault="00056871" w:rsidP="00BD2154">
            <w:pPr>
              <w:pStyle w:val="TH"/>
              <w:keepNext w:val="0"/>
              <w:keepLines w:val="0"/>
              <w:widowControl w:val="0"/>
              <w:numPr>
                <w:ilvl w:val="6"/>
                <w:numId w:val="56"/>
              </w:numPr>
              <w:overflowPunct/>
              <w:autoSpaceDE/>
              <w:autoSpaceDN/>
              <w:adjustRightInd/>
              <w:ind w:left="593"/>
              <w:jc w:val="left"/>
              <w:textAlignment w:val="auto"/>
              <w:rPr>
                <w:b w:val="0"/>
              </w:rPr>
            </w:pPr>
            <w:bookmarkStart w:id="195" w:name="MCCQCTEMPBM_00000053" w:colFirst="0" w:colLast="0"/>
            <w:r w:rsidRPr="00B160B8">
              <w:rPr>
                <w:b w:val="0"/>
              </w:rPr>
              <w:t>If any of</w:t>
            </w:r>
            <w:r>
              <w:rPr>
                <w:b w:val="0"/>
              </w:rPr>
              <w:t xml:space="preserve"> frames </w:t>
            </w:r>
            <w:r w:rsidR="004C5B74">
              <w:rPr>
                <w:noProof/>
              </w:rPr>
              <w:drawing>
                <wp:inline distT="0" distB="0" distL="0" distR="0" wp14:anchorId="470E9F50" wp14:editId="5766A16A">
                  <wp:extent cx="295275" cy="152400"/>
                  <wp:effectExtent l="0" t="0" r="0" b="0"/>
                  <wp:docPr id="10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Pr>
                <w:b w:val="0"/>
              </w:rPr>
              <w:t xml:space="preserve"> </w:t>
            </w:r>
            <w:r w:rsidRPr="00B160B8">
              <w:rPr>
                <w:b w:val="0"/>
              </w:rPr>
              <w:t>or</w:t>
            </w:r>
            <w:r>
              <w:rPr>
                <w:b w:val="0"/>
              </w:rPr>
              <w:t xml:space="preserve"> </w:t>
            </w:r>
            <w:r w:rsidR="004C5B74">
              <w:rPr>
                <w:noProof/>
              </w:rPr>
              <w:drawing>
                <wp:inline distT="0" distB="0" distL="0" distR="0" wp14:anchorId="17029F00" wp14:editId="5AB1C748">
                  <wp:extent cx="314325" cy="152400"/>
                  <wp:effectExtent l="0" t="0" r="0" b="0"/>
                  <wp:docPr id="10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Pr>
                <w:b w:val="0"/>
              </w:rPr>
              <w:t xml:space="preserve"> </w:t>
            </w:r>
            <w:r w:rsidRPr="00B160B8">
              <w:rPr>
                <w:b w:val="0"/>
              </w:rPr>
              <w:t>contains transient</w:t>
            </w:r>
          </w:p>
        </w:tc>
        <w:tc>
          <w:tcPr>
            <w:tcW w:w="4929" w:type="dxa"/>
            <w:shd w:val="clear" w:color="auto" w:fill="auto"/>
          </w:tcPr>
          <w:p w14:paraId="712CA433" w14:textId="77777777" w:rsidR="00056871" w:rsidRPr="00B160B8" w:rsidRDefault="00056871" w:rsidP="004B22DF">
            <w:pPr>
              <w:pStyle w:val="TH"/>
              <w:keepNext w:val="0"/>
              <w:keepLines w:val="0"/>
              <w:widowControl w:val="0"/>
              <w:rPr>
                <w:b w:val="0"/>
              </w:rPr>
            </w:pPr>
            <w:r w:rsidRPr="00B160B8">
              <w:rPr>
                <w:b w:val="0"/>
              </w:rPr>
              <w:t>Apply random sign to the copied coefficients</w:t>
            </w:r>
          </w:p>
        </w:tc>
      </w:tr>
      <w:tr w:rsidR="00056871" w14:paraId="57CEE5C7" w14:textId="77777777" w:rsidTr="004B22DF">
        <w:tc>
          <w:tcPr>
            <w:tcW w:w="4928" w:type="dxa"/>
            <w:shd w:val="clear" w:color="auto" w:fill="auto"/>
          </w:tcPr>
          <w:p w14:paraId="2ADA0108" w14:textId="5E38C6B5" w:rsidR="00056871" w:rsidRPr="00B160B8" w:rsidRDefault="00056871" w:rsidP="00BD2154">
            <w:pPr>
              <w:pStyle w:val="TH"/>
              <w:keepNext w:val="0"/>
              <w:keepLines w:val="0"/>
              <w:widowControl w:val="0"/>
              <w:numPr>
                <w:ilvl w:val="6"/>
                <w:numId w:val="56"/>
              </w:numPr>
              <w:overflowPunct/>
              <w:autoSpaceDE/>
              <w:autoSpaceDN/>
              <w:adjustRightInd/>
              <w:ind w:left="593"/>
              <w:jc w:val="left"/>
              <w:textAlignment w:val="auto"/>
              <w:rPr>
                <w:b w:val="0"/>
              </w:rPr>
            </w:pPr>
            <w:bookmarkStart w:id="196" w:name="MCCQCTEMPBM_00000054" w:colFirst="0" w:colLast="0"/>
            <w:bookmarkEnd w:id="195"/>
            <w:r w:rsidRPr="00B160B8">
              <w:rPr>
                <w:rFonts w:eastAsia="MS Mincho"/>
                <w:b w:val="0"/>
              </w:rPr>
              <w:t xml:space="preserve">If </w:t>
            </w:r>
            <w:r w:rsidRPr="077B4F82">
              <w:rPr>
                <w:rFonts w:eastAsia="MS Mincho"/>
                <w:b w:val="0"/>
              </w:rPr>
              <w:t xml:space="preserve">frames </w:t>
            </w:r>
            <w:r w:rsidR="004C5B74">
              <w:rPr>
                <w:rFonts w:eastAsia="MS Mincho"/>
                <w:b w:val="0"/>
                <w:noProof/>
                <w:position w:val="-6"/>
              </w:rPr>
              <w:drawing>
                <wp:inline distT="0" distB="0" distL="0" distR="0" wp14:anchorId="5A9A7BCB" wp14:editId="62F7F9D8">
                  <wp:extent cx="295275" cy="152400"/>
                  <wp:effectExtent l="0" t="0" r="0" b="0"/>
                  <wp:docPr id="1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sidRPr="00B160B8">
              <w:rPr>
                <w:rFonts w:eastAsia="MS Mincho"/>
                <w:b w:val="0"/>
              </w:rPr>
              <w:t xml:space="preserve"> or</w:t>
            </w:r>
            <w:r w:rsidRPr="077B4F82">
              <w:rPr>
                <w:rFonts w:eastAsia="MS Mincho"/>
                <w:b w:val="0"/>
              </w:rPr>
              <w:t xml:space="preserve"> </w:t>
            </w:r>
            <w:r w:rsidR="004C5B74">
              <w:rPr>
                <w:rFonts w:eastAsia="MS Mincho"/>
                <w:b w:val="0"/>
                <w:noProof/>
                <w:position w:val="-6"/>
              </w:rPr>
              <w:drawing>
                <wp:inline distT="0" distB="0" distL="0" distR="0" wp14:anchorId="738C0ECF" wp14:editId="682E0140">
                  <wp:extent cx="314325" cy="152400"/>
                  <wp:effectExtent l="0" t="0" r="0" b="0"/>
                  <wp:docPr id="1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77B4F82">
              <w:rPr>
                <w:rFonts w:eastAsia="MS Mincho"/>
                <w:b w:val="0"/>
              </w:rPr>
              <w:t xml:space="preserve"> </w:t>
            </w:r>
            <w:r w:rsidRPr="00B160B8">
              <w:rPr>
                <w:rFonts w:eastAsia="MS Mincho"/>
                <w:b w:val="0"/>
              </w:rPr>
              <w:t>are good, but</w:t>
            </w:r>
            <w:r w:rsidRPr="077B4F82">
              <w:rPr>
                <w:rFonts w:eastAsia="MS Mincho"/>
                <w:b w:val="0"/>
              </w:rPr>
              <w:t xml:space="preserve"> frame </w:t>
            </w:r>
            <w:r w:rsidRPr="00B160B8">
              <w:rPr>
                <w:rFonts w:eastAsia="MS Mincho"/>
                <w:b w:val="0"/>
              </w:rPr>
              <w:t xml:space="preserve"> </w:t>
            </w:r>
            <w:r w:rsidR="004C5B74">
              <w:rPr>
                <w:rFonts w:eastAsia="MS Mincho"/>
                <w:b w:val="0"/>
                <w:noProof/>
                <w:position w:val="-6"/>
              </w:rPr>
              <w:drawing>
                <wp:inline distT="0" distB="0" distL="0" distR="0" wp14:anchorId="5F2102E6" wp14:editId="0F137C90">
                  <wp:extent cx="304800" cy="152400"/>
                  <wp:effectExtent l="0" t="0" r="0" b="0"/>
                  <wp:docPr id="1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0">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B160B8">
              <w:rPr>
                <w:rFonts w:eastAsia="MS Mincho"/>
                <w:b w:val="0"/>
              </w:rPr>
              <w:t xml:space="preserve"> contains transient</w:t>
            </w:r>
          </w:p>
        </w:tc>
        <w:tc>
          <w:tcPr>
            <w:tcW w:w="4929" w:type="dxa"/>
            <w:shd w:val="clear" w:color="auto" w:fill="auto"/>
          </w:tcPr>
          <w:p w14:paraId="08664E1A" w14:textId="51973A6F" w:rsidR="00056871" w:rsidRPr="00B160B8" w:rsidRDefault="00056871" w:rsidP="004B22DF">
            <w:pPr>
              <w:pStyle w:val="TH"/>
              <w:keepNext w:val="0"/>
              <w:keepLines w:val="0"/>
              <w:widowControl w:val="0"/>
              <w:rPr>
                <w:b w:val="0"/>
              </w:rPr>
            </w:pPr>
            <w:r w:rsidRPr="00B160B8">
              <w:rPr>
                <w:rFonts w:eastAsia="MS Mincho"/>
                <w:b w:val="0"/>
              </w:rPr>
              <w:t xml:space="preserve">Apply sign extrapolation with </w:t>
            </w:r>
            <w:r w:rsidR="004C5B74">
              <w:rPr>
                <w:rFonts w:eastAsia="MS Mincho"/>
                <w:b w:val="0"/>
                <w:noProof/>
                <w:position w:val="-6"/>
              </w:rPr>
              <w:drawing>
                <wp:inline distT="0" distB="0" distL="0" distR="0" wp14:anchorId="10791A62" wp14:editId="2C764DE6">
                  <wp:extent cx="304800" cy="152400"/>
                  <wp:effectExtent l="0" t="0" r="0" b="0"/>
                  <wp:docPr id="1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tc>
      </w:tr>
      <w:tr w:rsidR="00056871" w14:paraId="22060D79" w14:textId="77777777" w:rsidTr="004B22DF">
        <w:tc>
          <w:tcPr>
            <w:tcW w:w="4928" w:type="dxa"/>
            <w:shd w:val="clear" w:color="auto" w:fill="auto"/>
          </w:tcPr>
          <w:p w14:paraId="3751F52F" w14:textId="66CBCD52" w:rsidR="00056871" w:rsidRPr="00B160B8" w:rsidRDefault="00056871" w:rsidP="00BD2154">
            <w:pPr>
              <w:pStyle w:val="TH"/>
              <w:keepNext w:val="0"/>
              <w:keepLines w:val="0"/>
              <w:widowControl w:val="0"/>
              <w:numPr>
                <w:ilvl w:val="6"/>
                <w:numId w:val="56"/>
              </w:numPr>
              <w:overflowPunct/>
              <w:autoSpaceDE/>
              <w:autoSpaceDN/>
              <w:adjustRightInd/>
              <w:ind w:left="593"/>
              <w:jc w:val="left"/>
              <w:textAlignment w:val="auto"/>
              <w:rPr>
                <w:b w:val="0"/>
              </w:rPr>
            </w:pPr>
            <w:bookmarkStart w:id="197" w:name="MCCQCTEMPBM_00000055" w:colFirst="0" w:colLast="0"/>
            <w:bookmarkEnd w:id="196"/>
            <w:r w:rsidRPr="00B160B8">
              <w:rPr>
                <w:rFonts w:eastAsia="MS Mincho"/>
                <w:b w:val="0"/>
              </w:rPr>
              <w:t>If</w:t>
            </w:r>
            <w:r w:rsidRPr="077B4F82">
              <w:rPr>
                <w:rFonts w:eastAsia="MS Mincho"/>
                <w:b w:val="0"/>
              </w:rPr>
              <w:t xml:space="preserve"> frames</w:t>
            </w:r>
            <w:r w:rsidRPr="00B160B8">
              <w:rPr>
                <w:rFonts w:eastAsia="MS Mincho"/>
                <w:b w:val="0"/>
              </w:rPr>
              <w:t xml:space="preserve"> </w:t>
            </w:r>
            <w:r w:rsidR="004C5B74">
              <w:rPr>
                <w:rFonts w:eastAsia="MS Mincho"/>
                <w:b w:val="0"/>
                <w:noProof/>
                <w:position w:val="-6"/>
              </w:rPr>
              <w:drawing>
                <wp:inline distT="0" distB="0" distL="0" distR="0" wp14:anchorId="10F5D980" wp14:editId="3CE98CD0">
                  <wp:extent cx="295275" cy="152400"/>
                  <wp:effectExtent l="0" t="0" r="0" b="0"/>
                  <wp:docPr id="1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sidRPr="00B160B8">
              <w:rPr>
                <w:rFonts w:eastAsia="MS Mincho"/>
                <w:b w:val="0"/>
              </w:rPr>
              <w:t>,</w:t>
            </w:r>
            <w:r w:rsidR="004C5B74">
              <w:rPr>
                <w:rFonts w:eastAsia="MS Mincho"/>
                <w:b w:val="0"/>
                <w:noProof/>
                <w:position w:val="-6"/>
              </w:rPr>
              <w:drawing>
                <wp:inline distT="0" distB="0" distL="0" distR="0" wp14:anchorId="42A5CA4F" wp14:editId="5A03B289">
                  <wp:extent cx="314325" cy="152400"/>
                  <wp:effectExtent l="0" t="0" r="0" b="0"/>
                  <wp:docPr id="1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B160B8">
              <w:rPr>
                <w:rFonts w:eastAsia="MS Mincho"/>
                <w:b w:val="0"/>
              </w:rPr>
              <w:t xml:space="preserve">, and </w:t>
            </w:r>
            <w:r w:rsidR="004C5B74">
              <w:rPr>
                <w:rFonts w:eastAsia="MS Mincho"/>
                <w:b w:val="0"/>
                <w:noProof/>
                <w:position w:val="-6"/>
              </w:rPr>
              <w:drawing>
                <wp:inline distT="0" distB="0" distL="0" distR="0" wp14:anchorId="6D4F0520" wp14:editId="52B15EF5">
                  <wp:extent cx="304800" cy="152400"/>
                  <wp:effectExtent l="0" t="0" r="0" b="0"/>
                  <wp:docPr id="1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77B4F82">
              <w:rPr>
                <w:rFonts w:eastAsia="MS Mincho"/>
                <w:b w:val="0"/>
              </w:rPr>
              <w:t xml:space="preserve"> </w:t>
            </w:r>
            <w:r w:rsidRPr="00B160B8">
              <w:rPr>
                <w:rFonts w:eastAsia="MS Mincho"/>
                <w:b w:val="0"/>
              </w:rPr>
              <w:t>are good</w:t>
            </w:r>
          </w:p>
        </w:tc>
        <w:tc>
          <w:tcPr>
            <w:tcW w:w="4929" w:type="dxa"/>
            <w:shd w:val="clear" w:color="auto" w:fill="auto"/>
          </w:tcPr>
          <w:p w14:paraId="5E37E982" w14:textId="5D307F6C" w:rsidR="00056871" w:rsidRPr="00B160B8" w:rsidRDefault="00056871" w:rsidP="004B22DF">
            <w:pPr>
              <w:pStyle w:val="TH"/>
              <w:keepNext w:val="0"/>
              <w:keepLines w:val="0"/>
              <w:widowControl w:val="0"/>
              <w:rPr>
                <w:b w:val="0"/>
              </w:rPr>
            </w:pPr>
            <w:r w:rsidRPr="00B160B8">
              <w:rPr>
                <w:rFonts w:eastAsia="MS Mincho"/>
                <w:b w:val="0"/>
              </w:rPr>
              <w:t xml:space="preserve">Apply sign extrapolation with </w:t>
            </w:r>
            <w:r w:rsidR="004C5B74">
              <w:rPr>
                <w:rFonts w:eastAsia="MS Mincho"/>
                <w:b w:val="0"/>
                <w:noProof/>
                <w:position w:val="-6"/>
              </w:rPr>
              <w:drawing>
                <wp:inline distT="0" distB="0" distL="0" distR="0" wp14:anchorId="0B8480F5" wp14:editId="320DF9AF">
                  <wp:extent cx="314325" cy="152400"/>
                  <wp:effectExtent l="0" t="0" r="0" b="0"/>
                  <wp:docPr id="1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3">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p>
        </w:tc>
      </w:tr>
      <w:bookmarkEnd w:id="197"/>
    </w:tbl>
    <w:p w14:paraId="5D3FAE5A" w14:textId="77777777" w:rsidR="00056871" w:rsidRPr="00D93DB4" w:rsidRDefault="00056871" w:rsidP="00E268E7">
      <w:pPr>
        <w:pStyle w:val="FP"/>
      </w:pPr>
    </w:p>
    <w:p w14:paraId="6F1092E7" w14:textId="77777777" w:rsidR="00DA4660" w:rsidRPr="00D93DB4" w:rsidRDefault="00956FFB" w:rsidP="0001287F">
      <w:pPr>
        <w:pStyle w:val="Heading4"/>
      </w:pPr>
      <w:bookmarkStart w:id="198" w:name="_Toc123562462"/>
      <w:r w:rsidRPr="00D93DB4">
        <w:t>5.4.3.5</w:t>
      </w:r>
      <w:r w:rsidR="00DA4660" w:rsidRPr="00D93DB4">
        <w:tab/>
        <w:t>Phase ECU</w:t>
      </w:r>
      <w:bookmarkEnd w:id="198"/>
    </w:p>
    <w:p w14:paraId="69E08A72" w14:textId="77777777" w:rsidR="00DA4660" w:rsidRPr="00D93DB4" w:rsidRDefault="00DA4660" w:rsidP="0001287F">
      <w:r w:rsidRPr="00D93DB4">
        <w:t>Phase ECU is a frame loss concealment method especially suitable for general audio and music signals. It provides a smooth and faithful time evolution of the reconstructed signal for a lost frame, wherein the audible impact of a frame loss is minimized.</w:t>
      </w:r>
    </w:p>
    <w:p w14:paraId="662C3238" w14:textId="77777777" w:rsidR="00DA4660" w:rsidRPr="00D93DB4" w:rsidRDefault="00DA4660" w:rsidP="0001287F">
      <w:r w:rsidRPr="00D93DB4">
        <w:t>Phase ECU is a frame loss concealment technique that operates with a sinusoidal model under the assumption that the audio signal is composed of a limited number of individual sinusoidal components. The general principle of Phase ECU comprises sinusoidal analysis of a previously received good HQ MDCT coded frame of the audio signal (analysis frame), wherein the sinusoidal analysis involves identifying frequencies of sinusoidal components of the audio signal. Further, a sinusoidal model is applied on this previously synthesized frame, wherein it is used as a prototype frame in order to create a substitution frame for a lost audio frame. The creation of the substitution frame is done by time-evolving the identified sinusoidal components of the prototype frame, up to the time instance of the lost audio frame, in response to the corresponding identified sinusoidal frequencies.</w:t>
      </w:r>
    </w:p>
    <w:p w14:paraId="488F8362" w14:textId="77777777" w:rsidR="00DA4660" w:rsidRPr="00D93DB4" w:rsidRDefault="00DA4660" w:rsidP="0001287F">
      <w:r w:rsidRPr="00D93DB4">
        <w:t xml:space="preserve">In more detail Phase ECU operation comprises the steps of sinusoidal analysis, described in subclause </w:t>
      </w:r>
      <w:r w:rsidR="00956FFB" w:rsidRPr="00D93DB4">
        <w:t>5.4.3.5</w:t>
      </w:r>
      <w:r w:rsidRPr="00D93DB4">
        <w:t xml:space="preserve">.2, and application of the sinusoidal model based on a prototype frame of the earlier synthesized signal in order to generate a substitution frame for the lost audio frame, described in subclause </w:t>
      </w:r>
      <w:r w:rsidR="00956FFB" w:rsidRPr="00D93DB4">
        <w:t>5.4.3.5</w:t>
      </w:r>
      <w:r w:rsidRPr="00D93DB4">
        <w:t xml:space="preserve">.3. In addition and prior to this basic Phase ECU operation a transient analysis step is carried out, described in subclause </w:t>
      </w:r>
      <w:r w:rsidR="00956FFB" w:rsidRPr="00D93DB4">
        <w:t>5.4.3.5</w:t>
      </w:r>
      <w:r w:rsidRPr="00D93DB4">
        <w:t>.1 with the purpose to detect audio signal and burst frame loss conditions under which the basic Phase ECU operation is adapted in order to ensure maximum reconstruction signal quality.</w:t>
      </w:r>
    </w:p>
    <w:p w14:paraId="44B015CD" w14:textId="77777777" w:rsidR="00DA4660" w:rsidRPr="00D93DB4" w:rsidRDefault="00956FFB" w:rsidP="0001287F">
      <w:pPr>
        <w:pStyle w:val="Heading5"/>
      </w:pPr>
      <w:bookmarkStart w:id="199" w:name="_Toc123562463"/>
      <w:r w:rsidRPr="00D93DB4">
        <w:t>5.4.3.5</w:t>
      </w:r>
      <w:r w:rsidR="00DA4660" w:rsidRPr="00D93DB4">
        <w:t>.1</w:t>
      </w:r>
      <w:r w:rsidR="00DA4660" w:rsidRPr="00D93DB4">
        <w:tab/>
        <w:t>Transient analysis</w:t>
      </w:r>
      <w:bookmarkEnd w:id="199"/>
    </w:p>
    <w:p w14:paraId="32413317" w14:textId="77777777" w:rsidR="00DA4660" w:rsidRPr="00D93DB4" w:rsidRDefault="00DA4660" w:rsidP="0001287F">
      <w:r w:rsidRPr="00D93DB4">
        <w:t>The purpose of the calculations in transient analysis is the detection of properties of the previously reconstructed good signal frame or the frame loss statistics that could lead to suboptimal signal reconstruction quality with the Phase ECU. Upon such detected conditions phase and magnitude of the substitution frame are selectively adjusted in order to mitigate potential quality degradations. Conditions under which such adjustments are carried out are detected transients or burst losses with several consecutive frame losses. The result of the transient analysis is phase and magnitude modification factors corresponding to such adjustments.</w:t>
      </w:r>
      <w:r w:rsidR="00064C44" w:rsidRPr="00D93DB4">
        <w:t xml:space="preserve"> </w:t>
      </w:r>
    </w:p>
    <w:p w14:paraId="0A51B620" w14:textId="77777777" w:rsidR="00DA4660" w:rsidRPr="00D93DB4" w:rsidRDefault="00DA4660" w:rsidP="0001287F">
      <w:r w:rsidRPr="00D93DB4">
        <w:t xml:space="preserve">Transient analysis is performed on each lost frame, and the following steps are performed for the first lost frame or for the second lost frame in case the first lost frame was handled with the method according to subclause </w:t>
      </w:r>
      <w:r w:rsidR="00956FFB" w:rsidRPr="00D93DB4">
        <w:t>5.4.3.6</w:t>
      </w:r>
      <w:r w:rsidRPr="00D93DB4">
        <w:t>. For subsequent lost frames transient analysis relies on previously calculated and stored parameters (that were calculated based on the synthesis of the last good HQ MDCT frame). For these losses transient analysis adjusts magnitude spectrum attenuation factors and phase dithering degrees in response to detected transient or burst loss condition.</w:t>
      </w:r>
    </w:p>
    <w:p w14:paraId="7BC4A903" w14:textId="77777777" w:rsidR="00DA4660" w:rsidRPr="00D93DB4" w:rsidRDefault="00DA4660" w:rsidP="0001287F">
      <w:r w:rsidRPr="00D93DB4">
        <w:t>The transient analysis is performed in the frequency domain. Two FFTs are performed on a left and a right part of the analysis frame buffer which contains the previous synthesis</w:t>
      </w:r>
    </w:p>
    <w:p w14:paraId="4294CB8E" w14:textId="2D38620B" w:rsidR="00DA4660" w:rsidRPr="00D93DB4" w:rsidRDefault="00DA4660" w:rsidP="00D24BDE">
      <w:pPr>
        <w:pStyle w:val="EQ"/>
      </w:pPr>
      <w:r w:rsidRPr="00D93DB4">
        <w:tab/>
      </w:r>
      <w:r w:rsidR="004C5B74">
        <w:rPr>
          <w:noProof/>
          <w:position w:val="-32"/>
        </w:rPr>
        <w:drawing>
          <wp:inline distT="0" distB="0" distL="0" distR="0" wp14:anchorId="7553F2DE" wp14:editId="6584A846">
            <wp:extent cx="2247900" cy="466725"/>
            <wp:effectExtent l="0" t="0" r="0" b="0"/>
            <wp:docPr id="1028"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034">
                      <a:extLst>
                        <a:ext uri="{28A0092B-C50C-407E-A947-70E740481C1C}">
                          <a14:useLocalDpi xmlns:a14="http://schemas.microsoft.com/office/drawing/2010/main" val="0"/>
                        </a:ext>
                      </a:extLst>
                    </a:blip>
                    <a:srcRect/>
                    <a:stretch>
                      <a:fillRect/>
                    </a:stretch>
                  </pic:blipFill>
                  <pic:spPr bwMode="auto">
                    <a:xfrm>
                      <a:off x="0" y="0"/>
                      <a:ext cx="2247900" cy="466725"/>
                    </a:xfrm>
                    <a:prstGeom prst="rect">
                      <a:avLst/>
                    </a:prstGeom>
                    <a:noFill/>
                    <a:ln>
                      <a:noFill/>
                    </a:ln>
                  </pic:spPr>
                </pic:pic>
              </a:graphicData>
            </a:graphic>
          </wp:inline>
        </w:drawing>
      </w:r>
      <w:r w:rsidR="00D93DB4">
        <w:tab/>
      </w:r>
      <w:r w:rsidRPr="00D93DB4">
        <w:t>(</w:t>
      </w:r>
      <w:bookmarkStart w:id="200" w:name="hq_hr_transient_sorting"/>
      <w:r w:rsidR="005B1BA1" w:rsidRPr="00D93DB4">
        <w:t>177</w:t>
      </w:r>
      <w:bookmarkEnd w:id="200"/>
      <w:r w:rsidRPr="00D93DB4">
        <w:t>)</w:t>
      </w:r>
    </w:p>
    <w:p w14:paraId="6151DCFA" w14:textId="7B6E3678" w:rsidR="00DA4660" w:rsidRPr="00D93DB4" w:rsidRDefault="00DA4660" w:rsidP="0001287F">
      <w:r w:rsidRPr="00D93DB4">
        <w:t xml:space="preserve">where </w:t>
      </w:r>
      <w:r w:rsidR="004C5B74">
        <w:rPr>
          <w:noProof/>
          <w:position w:val="-10"/>
        </w:rPr>
        <w:drawing>
          <wp:inline distT="0" distB="0" distL="0" distR="0" wp14:anchorId="309933DF" wp14:editId="0EC6CB34">
            <wp:extent cx="290830" cy="190500"/>
            <wp:effectExtent l="0" t="0" r="0" b="0"/>
            <wp:docPr id="1029"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 xml:space="preserve"> is the length of the transient analysis, set to 64, 128, or 192 for WB, SWB, and FB,</w:t>
      </w:r>
      <w:r w:rsidR="00064C44" w:rsidRPr="00D93DB4">
        <w:t xml:space="preserve"> </w:t>
      </w:r>
      <w:r w:rsidRPr="00D93DB4">
        <w:t xml:space="preserve">and </w:t>
      </w:r>
      <w:r w:rsidR="004C5B74">
        <w:rPr>
          <w:noProof/>
          <w:position w:val="-10"/>
        </w:rPr>
        <w:drawing>
          <wp:inline distT="0" distB="0" distL="0" distR="0" wp14:anchorId="0067CA5B" wp14:editId="1D5488D7">
            <wp:extent cx="357505" cy="190500"/>
            <wp:effectExtent l="0" t="0" r="0" b="0"/>
            <wp:docPr id="103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D93DB4">
        <w:t xml:space="preserve">is a hamming window of corresponding length. The resulting FFT spectrum is split into bands according to Table </w:t>
      </w:r>
      <w:r w:rsidR="00E067F9" w:rsidRPr="00D93DB4">
        <w:t>11</w:t>
      </w:r>
      <w:r w:rsidRPr="00D93DB4">
        <w:t xml:space="preserve"> that are approximately following the size of the human auditory critical bands, and the energy in each band is calculated.</w:t>
      </w:r>
    </w:p>
    <w:p w14:paraId="1C974D39" w14:textId="77777777" w:rsidR="00DA4660" w:rsidRPr="00D93DB4" w:rsidRDefault="00DA4660" w:rsidP="00E067F9">
      <w:pPr>
        <w:pStyle w:val="TH"/>
        <w:rPr>
          <w:rFonts w:eastAsia="MS Mincho"/>
        </w:rPr>
      </w:pPr>
      <w:r w:rsidRPr="00D93DB4">
        <w:rPr>
          <w:rFonts w:eastAsia="MS Mincho"/>
        </w:rPr>
        <w:t>Table</w:t>
      </w:r>
      <w:r w:rsidR="00E067F9" w:rsidRPr="00D93DB4">
        <w:rPr>
          <w:rFonts w:eastAsia="MS Mincho"/>
        </w:rPr>
        <w:t xml:space="preserve"> 11</w:t>
      </w:r>
      <w:r w:rsidRPr="00D93DB4">
        <w:rPr>
          <w:rFonts w:eastAsia="MS Mincho"/>
        </w:rPr>
        <w:t>: Band start of Phase ECU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68"/>
        <w:gridCol w:w="328"/>
        <w:gridCol w:w="328"/>
        <w:gridCol w:w="328"/>
        <w:gridCol w:w="439"/>
        <w:gridCol w:w="439"/>
        <w:gridCol w:w="439"/>
        <w:gridCol w:w="439"/>
        <w:gridCol w:w="550"/>
        <w:gridCol w:w="550"/>
      </w:tblGrid>
      <w:tr w:rsidR="00DA4660" w:rsidRPr="00D93DB4" w14:paraId="468ED17D" w14:textId="77777777" w:rsidTr="005B1611">
        <w:trPr>
          <w:jc w:val="center"/>
        </w:trPr>
        <w:tc>
          <w:tcPr>
            <w:tcW w:w="1068" w:type="dxa"/>
            <w:shd w:val="clear" w:color="auto" w:fill="D9D9D9"/>
            <w:vAlign w:val="center"/>
          </w:tcPr>
          <w:p w14:paraId="737A347C" w14:textId="453B9915" w:rsidR="00DA4660" w:rsidRPr="00D93DB4" w:rsidRDefault="004C5B74" w:rsidP="00B90920">
            <w:pPr>
              <w:pStyle w:val="TAL"/>
            </w:pPr>
            <w:r>
              <w:rPr>
                <w:noProof/>
                <w:position w:val="-6"/>
              </w:rPr>
              <w:drawing>
                <wp:inline distT="0" distB="0" distL="0" distR="0" wp14:anchorId="28CABE75" wp14:editId="0DC121D5">
                  <wp:extent cx="114300" cy="152400"/>
                  <wp:effectExtent l="0" t="0" r="0" b="0"/>
                  <wp:docPr id="103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p>
        </w:tc>
        <w:tc>
          <w:tcPr>
            <w:tcW w:w="328" w:type="dxa"/>
            <w:shd w:val="clear" w:color="auto" w:fill="auto"/>
            <w:vAlign w:val="center"/>
          </w:tcPr>
          <w:p w14:paraId="323C5C67" w14:textId="77777777" w:rsidR="00DA4660" w:rsidRPr="00D93DB4" w:rsidRDefault="00DA4660" w:rsidP="00B90920">
            <w:pPr>
              <w:pStyle w:val="TAL"/>
              <w:rPr>
                <w:rStyle w:val="Strong"/>
                <w:rFonts w:cs="Arial"/>
                <w:b w:val="0"/>
              </w:rPr>
            </w:pPr>
            <w:r w:rsidRPr="00D93DB4">
              <w:rPr>
                <w:rStyle w:val="Strong"/>
                <w:rFonts w:cs="Arial"/>
                <w:b w:val="0"/>
              </w:rPr>
              <w:t>0</w:t>
            </w:r>
          </w:p>
        </w:tc>
        <w:tc>
          <w:tcPr>
            <w:tcW w:w="328" w:type="dxa"/>
            <w:shd w:val="clear" w:color="auto" w:fill="auto"/>
            <w:vAlign w:val="center"/>
          </w:tcPr>
          <w:p w14:paraId="50B1AFDD" w14:textId="77777777" w:rsidR="00DA4660" w:rsidRPr="00D93DB4" w:rsidRDefault="00DA4660" w:rsidP="00B90920">
            <w:pPr>
              <w:pStyle w:val="TAL"/>
              <w:rPr>
                <w:rStyle w:val="Strong"/>
                <w:rFonts w:cs="Arial"/>
                <w:b w:val="0"/>
              </w:rPr>
            </w:pPr>
            <w:r w:rsidRPr="00D93DB4">
              <w:rPr>
                <w:rStyle w:val="Strong"/>
                <w:rFonts w:cs="Arial"/>
                <w:b w:val="0"/>
              </w:rPr>
              <w:t>1</w:t>
            </w:r>
          </w:p>
        </w:tc>
        <w:tc>
          <w:tcPr>
            <w:tcW w:w="328" w:type="dxa"/>
            <w:shd w:val="clear" w:color="auto" w:fill="auto"/>
            <w:vAlign w:val="center"/>
          </w:tcPr>
          <w:p w14:paraId="4BB47FF6" w14:textId="77777777" w:rsidR="00DA4660" w:rsidRPr="00D93DB4" w:rsidRDefault="00DA4660" w:rsidP="00B90920">
            <w:pPr>
              <w:pStyle w:val="TAL"/>
              <w:rPr>
                <w:rStyle w:val="Strong"/>
                <w:rFonts w:cs="Arial"/>
                <w:b w:val="0"/>
              </w:rPr>
            </w:pPr>
            <w:r w:rsidRPr="00D93DB4">
              <w:rPr>
                <w:rStyle w:val="Strong"/>
                <w:rFonts w:cs="Arial"/>
                <w:b w:val="0"/>
              </w:rPr>
              <w:t>2</w:t>
            </w:r>
          </w:p>
        </w:tc>
        <w:tc>
          <w:tcPr>
            <w:tcW w:w="439" w:type="dxa"/>
            <w:shd w:val="clear" w:color="auto" w:fill="auto"/>
            <w:vAlign w:val="center"/>
          </w:tcPr>
          <w:p w14:paraId="669DCF90" w14:textId="77777777" w:rsidR="00DA4660" w:rsidRPr="00D93DB4" w:rsidRDefault="00DA4660" w:rsidP="00B90920">
            <w:pPr>
              <w:pStyle w:val="TAL"/>
              <w:rPr>
                <w:rStyle w:val="Strong"/>
                <w:rFonts w:cs="Arial"/>
                <w:b w:val="0"/>
              </w:rPr>
            </w:pPr>
            <w:r w:rsidRPr="00D93DB4">
              <w:rPr>
                <w:rStyle w:val="Strong"/>
                <w:rFonts w:cs="Arial"/>
                <w:b w:val="0"/>
              </w:rPr>
              <w:t>3</w:t>
            </w:r>
          </w:p>
        </w:tc>
        <w:tc>
          <w:tcPr>
            <w:tcW w:w="439" w:type="dxa"/>
            <w:shd w:val="clear" w:color="auto" w:fill="auto"/>
            <w:vAlign w:val="center"/>
          </w:tcPr>
          <w:p w14:paraId="4F30C74A" w14:textId="77777777" w:rsidR="00DA4660" w:rsidRPr="00D93DB4" w:rsidRDefault="00DA4660" w:rsidP="00B90920">
            <w:pPr>
              <w:pStyle w:val="TAL"/>
              <w:rPr>
                <w:rStyle w:val="Strong"/>
                <w:rFonts w:cs="Arial"/>
                <w:b w:val="0"/>
              </w:rPr>
            </w:pPr>
            <w:r w:rsidRPr="00D93DB4">
              <w:rPr>
                <w:rStyle w:val="Strong"/>
                <w:rFonts w:cs="Arial"/>
                <w:b w:val="0"/>
              </w:rPr>
              <w:t>4</w:t>
            </w:r>
          </w:p>
        </w:tc>
        <w:tc>
          <w:tcPr>
            <w:tcW w:w="439" w:type="dxa"/>
            <w:shd w:val="clear" w:color="auto" w:fill="auto"/>
            <w:vAlign w:val="center"/>
          </w:tcPr>
          <w:p w14:paraId="1D5A4504" w14:textId="77777777" w:rsidR="00DA4660" w:rsidRPr="00D93DB4" w:rsidRDefault="00DA4660" w:rsidP="00B90920">
            <w:pPr>
              <w:pStyle w:val="TAL"/>
              <w:rPr>
                <w:rStyle w:val="Strong"/>
                <w:rFonts w:cs="Arial"/>
                <w:b w:val="0"/>
              </w:rPr>
            </w:pPr>
            <w:r w:rsidRPr="00D93DB4">
              <w:rPr>
                <w:rStyle w:val="Strong"/>
                <w:rFonts w:cs="Arial"/>
                <w:b w:val="0"/>
              </w:rPr>
              <w:t>5</w:t>
            </w:r>
          </w:p>
        </w:tc>
        <w:tc>
          <w:tcPr>
            <w:tcW w:w="439" w:type="dxa"/>
            <w:shd w:val="clear" w:color="auto" w:fill="auto"/>
            <w:vAlign w:val="center"/>
          </w:tcPr>
          <w:p w14:paraId="2B1669D8" w14:textId="77777777" w:rsidR="00DA4660" w:rsidRPr="00D93DB4" w:rsidRDefault="00DA4660" w:rsidP="00B90920">
            <w:pPr>
              <w:pStyle w:val="TAL"/>
              <w:rPr>
                <w:rStyle w:val="Strong"/>
                <w:rFonts w:cs="Arial"/>
                <w:b w:val="0"/>
              </w:rPr>
            </w:pPr>
            <w:r w:rsidRPr="00D93DB4">
              <w:rPr>
                <w:rStyle w:val="Strong"/>
                <w:rFonts w:cs="Arial"/>
                <w:b w:val="0"/>
              </w:rPr>
              <w:t>6</w:t>
            </w:r>
          </w:p>
        </w:tc>
        <w:tc>
          <w:tcPr>
            <w:tcW w:w="550" w:type="dxa"/>
            <w:shd w:val="clear" w:color="auto" w:fill="auto"/>
            <w:vAlign w:val="center"/>
          </w:tcPr>
          <w:p w14:paraId="15E75093" w14:textId="77777777" w:rsidR="00DA4660" w:rsidRPr="00D93DB4" w:rsidRDefault="00DA4660" w:rsidP="00B90920">
            <w:pPr>
              <w:pStyle w:val="TAL"/>
              <w:rPr>
                <w:rStyle w:val="Strong"/>
                <w:rFonts w:cs="Arial"/>
                <w:b w:val="0"/>
              </w:rPr>
            </w:pPr>
            <w:r w:rsidRPr="00D93DB4">
              <w:rPr>
                <w:rStyle w:val="Strong"/>
                <w:rFonts w:cs="Arial"/>
                <w:b w:val="0"/>
              </w:rPr>
              <w:t>7</w:t>
            </w:r>
          </w:p>
        </w:tc>
        <w:tc>
          <w:tcPr>
            <w:tcW w:w="550" w:type="dxa"/>
            <w:shd w:val="clear" w:color="auto" w:fill="auto"/>
            <w:vAlign w:val="center"/>
          </w:tcPr>
          <w:p w14:paraId="660AC75B" w14:textId="77777777" w:rsidR="00DA4660" w:rsidRPr="00D93DB4" w:rsidRDefault="00DA4660" w:rsidP="00B90920">
            <w:pPr>
              <w:pStyle w:val="TAL"/>
              <w:rPr>
                <w:rStyle w:val="Strong"/>
                <w:rFonts w:cs="Arial"/>
                <w:b w:val="0"/>
              </w:rPr>
            </w:pPr>
            <w:r w:rsidRPr="00D93DB4">
              <w:rPr>
                <w:rStyle w:val="Strong"/>
                <w:rFonts w:cs="Arial"/>
                <w:b w:val="0"/>
              </w:rPr>
              <w:t>8</w:t>
            </w:r>
          </w:p>
        </w:tc>
      </w:tr>
      <w:tr w:rsidR="00DA4660" w:rsidRPr="00D93DB4" w14:paraId="1CB27F5B" w14:textId="77777777" w:rsidTr="005B1611">
        <w:trPr>
          <w:jc w:val="center"/>
        </w:trPr>
        <w:tc>
          <w:tcPr>
            <w:tcW w:w="1068" w:type="dxa"/>
            <w:shd w:val="clear" w:color="auto" w:fill="D9D9D9"/>
            <w:vAlign w:val="center"/>
          </w:tcPr>
          <w:p w14:paraId="700783AC" w14:textId="354FCFC9" w:rsidR="00DA4660" w:rsidRPr="00D93DB4" w:rsidRDefault="004C5B74" w:rsidP="00B90920">
            <w:pPr>
              <w:pStyle w:val="TAL"/>
              <w:rPr>
                <w:rStyle w:val="Strong"/>
                <w:rFonts w:cs="Arial"/>
                <w:b w:val="0"/>
              </w:rPr>
            </w:pPr>
            <w:r>
              <w:rPr>
                <w:noProof/>
                <w:position w:val="-10"/>
              </w:rPr>
              <w:drawing>
                <wp:inline distT="0" distB="0" distL="0" distR="0" wp14:anchorId="04F9473B" wp14:editId="19DC5905">
                  <wp:extent cx="471805" cy="190500"/>
                  <wp:effectExtent l="0" t="0" r="0" b="0"/>
                  <wp:docPr id="1032"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p>
        </w:tc>
        <w:tc>
          <w:tcPr>
            <w:tcW w:w="328" w:type="dxa"/>
            <w:shd w:val="clear" w:color="auto" w:fill="auto"/>
            <w:vAlign w:val="center"/>
          </w:tcPr>
          <w:p w14:paraId="6B534076" w14:textId="77777777" w:rsidR="00DA4660" w:rsidRPr="00D93DB4" w:rsidRDefault="00DA4660" w:rsidP="00B90920">
            <w:pPr>
              <w:pStyle w:val="TAL"/>
              <w:rPr>
                <w:rStyle w:val="Strong"/>
                <w:rFonts w:cs="Arial"/>
                <w:b w:val="0"/>
              </w:rPr>
            </w:pPr>
            <w:r w:rsidRPr="00D93DB4">
              <w:rPr>
                <w:rStyle w:val="Strong"/>
                <w:rFonts w:cs="Arial"/>
                <w:b w:val="0"/>
              </w:rPr>
              <w:t>1</w:t>
            </w:r>
          </w:p>
        </w:tc>
        <w:tc>
          <w:tcPr>
            <w:tcW w:w="328" w:type="dxa"/>
            <w:shd w:val="clear" w:color="auto" w:fill="auto"/>
            <w:vAlign w:val="center"/>
          </w:tcPr>
          <w:p w14:paraId="73DCED1E" w14:textId="77777777" w:rsidR="00DA4660" w:rsidRPr="00D93DB4" w:rsidRDefault="00DA4660" w:rsidP="00B90920">
            <w:pPr>
              <w:pStyle w:val="TAL"/>
              <w:rPr>
                <w:rStyle w:val="Strong"/>
                <w:rFonts w:cs="Arial"/>
                <w:b w:val="0"/>
              </w:rPr>
            </w:pPr>
            <w:r w:rsidRPr="00D93DB4">
              <w:rPr>
                <w:rStyle w:val="Strong"/>
                <w:rFonts w:cs="Arial"/>
                <w:b w:val="0"/>
              </w:rPr>
              <w:t>3</w:t>
            </w:r>
          </w:p>
        </w:tc>
        <w:tc>
          <w:tcPr>
            <w:tcW w:w="328" w:type="dxa"/>
            <w:shd w:val="clear" w:color="auto" w:fill="auto"/>
            <w:vAlign w:val="center"/>
          </w:tcPr>
          <w:p w14:paraId="7D819AA5" w14:textId="77777777" w:rsidR="00DA4660" w:rsidRPr="00D93DB4" w:rsidRDefault="00DA4660" w:rsidP="00B90920">
            <w:pPr>
              <w:pStyle w:val="TAL"/>
              <w:rPr>
                <w:rStyle w:val="Strong"/>
                <w:rFonts w:cs="Arial"/>
                <w:b w:val="0"/>
              </w:rPr>
            </w:pPr>
            <w:r w:rsidRPr="00D93DB4">
              <w:rPr>
                <w:rStyle w:val="Strong"/>
                <w:rFonts w:cs="Arial"/>
                <w:b w:val="0"/>
              </w:rPr>
              <w:t>6</w:t>
            </w:r>
          </w:p>
        </w:tc>
        <w:tc>
          <w:tcPr>
            <w:tcW w:w="439" w:type="dxa"/>
            <w:shd w:val="clear" w:color="auto" w:fill="auto"/>
            <w:vAlign w:val="center"/>
          </w:tcPr>
          <w:p w14:paraId="7016AACB" w14:textId="77777777" w:rsidR="00DA4660" w:rsidRPr="00D93DB4" w:rsidRDefault="00DA4660" w:rsidP="00B90920">
            <w:pPr>
              <w:pStyle w:val="TAL"/>
              <w:rPr>
                <w:rStyle w:val="Strong"/>
                <w:rFonts w:cs="Arial"/>
                <w:b w:val="0"/>
              </w:rPr>
            </w:pPr>
            <w:r w:rsidRPr="00D93DB4">
              <w:rPr>
                <w:rStyle w:val="Strong"/>
                <w:rFonts w:cs="Arial"/>
                <w:b w:val="0"/>
              </w:rPr>
              <w:t>10</w:t>
            </w:r>
          </w:p>
        </w:tc>
        <w:tc>
          <w:tcPr>
            <w:tcW w:w="439" w:type="dxa"/>
            <w:shd w:val="clear" w:color="auto" w:fill="auto"/>
            <w:vAlign w:val="center"/>
          </w:tcPr>
          <w:p w14:paraId="30A31B84" w14:textId="77777777" w:rsidR="00DA4660" w:rsidRPr="00D93DB4" w:rsidRDefault="00DA4660" w:rsidP="00B90920">
            <w:pPr>
              <w:pStyle w:val="TAL"/>
              <w:rPr>
                <w:rStyle w:val="Strong"/>
                <w:rFonts w:cs="Arial"/>
                <w:b w:val="0"/>
              </w:rPr>
            </w:pPr>
            <w:r w:rsidRPr="00D93DB4">
              <w:rPr>
                <w:rStyle w:val="Strong"/>
                <w:rFonts w:cs="Arial"/>
                <w:b w:val="0"/>
              </w:rPr>
              <w:t>16</w:t>
            </w:r>
          </w:p>
        </w:tc>
        <w:tc>
          <w:tcPr>
            <w:tcW w:w="439" w:type="dxa"/>
            <w:shd w:val="clear" w:color="auto" w:fill="auto"/>
            <w:vAlign w:val="center"/>
          </w:tcPr>
          <w:p w14:paraId="7C6374D6" w14:textId="77777777" w:rsidR="00DA4660" w:rsidRPr="00D93DB4" w:rsidRDefault="00DA4660" w:rsidP="00B90920">
            <w:pPr>
              <w:pStyle w:val="TAL"/>
              <w:rPr>
                <w:rStyle w:val="Strong"/>
                <w:rFonts w:cs="Arial"/>
                <w:b w:val="0"/>
              </w:rPr>
            </w:pPr>
            <w:r w:rsidRPr="00D93DB4">
              <w:rPr>
                <w:rStyle w:val="Strong"/>
                <w:rFonts w:cs="Arial"/>
                <w:b w:val="0"/>
              </w:rPr>
              <w:t>32</w:t>
            </w:r>
          </w:p>
        </w:tc>
        <w:tc>
          <w:tcPr>
            <w:tcW w:w="439" w:type="dxa"/>
            <w:shd w:val="clear" w:color="auto" w:fill="auto"/>
            <w:vAlign w:val="center"/>
          </w:tcPr>
          <w:p w14:paraId="0E862670" w14:textId="77777777" w:rsidR="00DA4660" w:rsidRPr="00D93DB4" w:rsidRDefault="00DA4660" w:rsidP="00B90920">
            <w:pPr>
              <w:pStyle w:val="TAL"/>
              <w:rPr>
                <w:rStyle w:val="Strong"/>
                <w:rFonts w:cs="Arial"/>
                <w:b w:val="0"/>
              </w:rPr>
            </w:pPr>
            <w:r w:rsidRPr="00D93DB4">
              <w:rPr>
                <w:rStyle w:val="Strong"/>
                <w:rFonts w:cs="Arial"/>
                <w:b w:val="0"/>
              </w:rPr>
              <w:t>64</w:t>
            </w:r>
          </w:p>
        </w:tc>
        <w:tc>
          <w:tcPr>
            <w:tcW w:w="550" w:type="dxa"/>
            <w:shd w:val="clear" w:color="auto" w:fill="auto"/>
            <w:vAlign w:val="center"/>
          </w:tcPr>
          <w:p w14:paraId="4B7D515B" w14:textId="77777777" w:rsidR="00DA4660" w:rsidRPr="00D93DB4" w:rsidRDefault="00DA4660" w:rsidP="00B90920">
            <w:pPr>
              <w:pStyle w:val="TAL"/>
              <w:rPr>
                <w:rStyle w:val="Strong"/>
                <w:rFonts w:cs="Arial"/>
                <w:b w:val="0"/>
              </w:rPr>
            </w:pPr>
            <w:r w:rsidRPr="00D93DB4">
              <w:rPr>
                <w:rStyle w:val="Strong"/>
                <w:rFonts w:cs="Arial"/>
                <w:b w:val="0"/>
              </w:rPr>
              <w:t>128</w:t>
            </w:r>
          </w:p>
        </w:tc>
        <w:tc>
          <w:tcPr>
            <w:tcW w:w="550" w:type="dxa"/>
            <w:shd w:val="clear" w:color="auto" w:fill="auto"/>
            <w:vAlign w:val="center"/>
          </w:tcPr>
          <w:p w14:paraId="21A6F284" w14:textId="77777777" w:rsidR="00DA4660" w:rsidRPr="00D93DB4" w:rsidRDefault="00DA4660" w:rsidP="00B90920">
            <w:pPr>
              <w:pStyle w:val="TAL"/>
              <w:rPr>
                <w:rStyle w:val="Strong"/>
                <w:rFonts w:cs="Arial"/>
                <w:b w:val="0"/>
              </w:rPr>
            </w:pPr>
            <w:r w:rsidRPr="00D93DB4">
              <w:rPr>
                <w:rStyle w:val="Strong"/>
                <w:rFonts w:cs="Arial"/>
                <w:b w:val="0"/>
              </w:rPr>
              <w:t>192</w:t>
            </w:r>
          </w:p>
        </w:tc>
      </w:tr>
    </w:tbl>
    <w:p w14:paraId="06CC91E4" w14:textId="77777777" w:rsidR="00DA4660" w:rsidRPr="00D93DB4" w:rsidRDefault="00DA4660" w:rsidP="00E067F9">
      <w:pPr>
        <w:pStyle w:val="FP"/>
      </w:pPr>
    </w:p>
    <w:p w14:paraId="71058468" w14:textId="1CD0718B" w:rsidR="00DA4660" w:rsidRPr="00D93DB4" w:rsidRDefault="00DA4660" w:rsidP="00D24BDE">
      <w:pPr>
        <w:pStyle w:val="EQ"/>
      </w:pPr>
      <w:r w:rsidRPr="00D93DB4">
        <w:tab/>
      </w:r>
      <w:r w:rsidR="004C5B74">
        <w:rPr>
          <w:noProof/>
          <w:position w:val="-74"/>
        </w:rPr>
        <w:drawing>
          <wp:inline distT="0" distB="0" distL="0" distR="0" wp14:anchorId="6A2E5130" wp14:editId="0A8B4B32">
            <wp:extent cx="1348105" cy="1000125"/>
            <wp:effectExtent l="0" t="0" r="0" b="0"/>
            <wp:docPr id="1033"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1348105" cy="1000125"/>
                    </a:xfrm>
                    <a:prstGeom prst="rect">
                      <a:avLst/>
                    </a:prstGeom>
                    <a:noFill/>
                    <a:ln>
                      <a:noFill/>
                    </a:ln>
                  </pic:spPr>
                </pic:pic>
              </a:graphicData>
            </a:graphic>
          </wp:inline>
        </w:drawing>
      </w:r>
      <w:r w:rsidR="00D93DB4">
        <w:tab/>
      </w:r>
      <w:r w:rsidRPr="00D93DB4">
        <w:t>(</w:t>
      </w:r>
      <w:r w:rsidR="005B1BA1" w:rsidRPr="00D93DB4">
        <w:t>178</w:t>
      </w:r>
      <w:r w:rsidRPr="00D93DB4">
        <w:t>)</w:t>
      </w:r>
    </w:p>
    <w:p w14:paraId="7BB58CE7" w14:textId="77777777" w:rsidR="00DA4660" w:rsidRPr="00D93DB4" w:rsidRDefault="00DA4660" w:rsidP="0001287F">
      <w:r w:rsidRPr="00D93DB4">
        <w:t>Next the ratio of these energies is calculated as</w:t>
      </w:r>
    </w:p>
    <w:p w14:paraId="7EEB7552" w14:textId="2CC7F8DC" w:rsidR="00DA4660" w:rsidRPr="00D93DB4" w:rsidRDefault="00DA4660" w:rsidP="00D24BDE">
      <w:pPr>
        <w:pStyle w:val="EQ"/>
      </w:pPr>
      <w:r w:rsidRPr="00D93DB4">
        <w:tab/>
      </w:r>
      <w:r w:rsidR="004C5B74">
        <w:rPr>
          <w:noProof/>
          <w:position w:val="-26"/>
        </w:rPr>
        <w:drawing>
          <wp:inline distT="0" distB="0" distL="0" distR="0" wp14:anchorId="0DED8578" wp14:editId="6D067BCA">
            <wp:extent cx="929005" cy="381000"/>
            <wp:effectExtent l="0" t="0" r="0" b="0"/>
            <wp:docPr id="1034"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929005" cy="381000"/>
                    </a:xfrm>
                    <a:prstGeom prst="rect">
                      <a:avLst/>
                    </a:prstGeom>
                    <a:noFill/>
                    <a:ln>
                      <a:noFill/>
                    </a:ln>
                  </pic:spPr>
                </pic:pic>
              </a:graphicData>
            </a:graphic>
          </wp:inline>
        </w:drawing>
      </w:r>
      <w:r w:rsidR="00D93DB4">
        <w:tab/>
      </w:r>
      <w:r w:rsidRPr="00D93DB4">
        <w:t>(</w:t>
      </w:r>
      <w:r w:rsidR="005B1BA1" w:rsidRPr="00D93DB4">
        <w:t>179</w:t>
      </w:r>
      <w:r w:rsidRPr="00D93DB4">
        <w:t>)</w:t>
      </w:r>
    </w:p>
    <w:p w14:paraId="2A00D149" w14:textId="78CDE919" w:rsidR="00DA4660" w:rsidRPr="00D93DB4" w:rsidRDefault="00DA4660" w:rsidP="0001287F">
      <w:r w:rsidRPr="00D93DB4">
        <w:t>This means that the transient detection is made frequency selectively for each frequency band</w:t>
      </w:r>
      <w:r w:rsidR="004C5B74">
        <w:rPr>
          <w:noProof/>
          <w:position w:val="-6"/>
        </w:rPr>
        <w:drawing>
          <wp:inline distT="0" distB="0" distL="0" distR="0" wp14:anchorId="6C25F6B3" wp14:editId="4FDD5335">
            <wp:extent cx="114300" cy="152400"/>
            <wp:effectExtent l="0" t="0" r="0" b="0"/>
            <wp:docPr id="103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t>.</w:t>
      </w:r>
      <w:r w:rsidR="00064C44" w:rsidRPr="00D93DB4">
        <w:t xml:space="preserve"> </w:t>
      </w:r>
      <w:r w:rsidRPr="00D93DB4">
        <w:t xml:space="preserve">The gain </w:t>
      </w:r>
      <w:r w:rsidR="004C5B74">
        <w:rPr>
          <w:noProof/>
          <w:position w:val="-10"/>
        </w:rPr>
        <w:drawing>
          <wp:inline distT="0" distB="0" distL="0" distR="0" wp14:anchorId="07763461" wp14:editId="417DBD24">
            <wp:extent cx="471805" cy="190500"/>
            <wp:effectExtent l="0" t="0" r="0" b="0"/>
            <wp:docPr id="1036"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t xml:space="preserve"> is then compared with an upper and a lower threshold for onset or respectively offset detection. If </w:t>
      </w:r>
      <w:r w:rsidR="004C5B74">
        <w:rPr>
          <w:noProof/>
          <w:position w:val="-10"/>
        </w:rPr>
        <w:drawing>
          <wp:inline distT="0" distB="0" distL="0" distR="0" wp14:anchorId="5CC430BF" wp14:editId="00697809">
            <wp:extent cx="723900" cy="190500"/>
            <wp:effectExtent l="0" t="0" r="0" b="0"/>
            <wp:docPr id="1037"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D93DB4">
        <w:t xml:space="preserve">or </w:t>
      </w:r>
      <w:r w:rsidR="004C5B74">
        <w:rPr>
          <w:noProof/>
          <w:position w:val="-10"/>
        </w:rPr>
        <w:drawing>
          <wp:inline distT="0" distB="0" distL="0" distR="0" wp14:anchorId="6D8F0279" wp14:editId="61148023">
            <wp:extent cx="748030" cy="190500"/>
            <wp:effectExtent l="0" t="0" r="0" b="0"/>
            <wp:docPr id="1038"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0" y="0"/>
                      <a:ext cx="748030" cy="190500"/>
                    </a:xfrm>
                    <a:prstGeom prst="rect">
                      <a:avLst/>
                    </a:prstGeom>
                    <a:noFill/>
                    <a:ln>
                      <a:noFill/>
                    </a:ln>
                  </pic:spPr>
                </pic:pic>
              </a:graphicData>
            </a:graphic>
          </wp:inline>
        </w:drawing>
      </w:r>
      <w:r w:rsidRPr="00D93DB4">
        <w:t xml:space="preserve">is fulfilled, then band </w:t>
      </w:r>
      <w:r w:rsidR="004C5B74">
        <w:rPr>
          <w:noProof/>
          <w:position w:val="-6"/>
        </w:rPr>
        <w:drawing>
          <wp:inline distT="0" distB="0" distL="0" distR="0" wp14:anchorId="225EDC29" wp14:editId="15FE55C0">
            <wp:extent cx="114300" cy="167005"/>
            <wp:effectExtent l="0" t="0" r="0" b="0"/>
            <wp:docPr id="1039"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D93DB4">
        <w:t xml:space="preserve">contains a transient and </w:t>
      </w:r>
      <w:r w:rsidR="004C5B74">
        <w:rPr>
          <w:noProof/>
          <w:position w:val="-10"/>
        </w:rPr>
        <w:drawing>
          <wp:inline distT="0" distB="0" distL="0" distR="0" wp14:anchorId="2C30E2A5" wp14:editId="1C9136E4">
            <wp:extent cx="443230" cy="190500"/>
            <wp:effectExtent l="0" t="0" r="0" b="0"/>
            <wp:docPr id="1040"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93DB4">
        <w:t xml:space="preserve">is set to 1. The gains </w:t>
      </w:r>
      <w:r w:rsidR="004C5B74">
        <w:rPr>
          <w:noProof/>
          <w:position w:val="-14"/>
        </w:rPr>
        <w:drawing>
          <wp:inline distT="0" distB="0" distL="0" distR="0" wp14:anchorId="6A738DEF" wp14:editId="723F9964">
            <wp:extent cx="481330" cy="214630"/>
            <wp:effectExtent l="0" t="0" r="0" b="0"/>
            <wp:docPr id="1041"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481330" cy="214630"/>
                    </a:xfrm>
                    <a:prstGeom prst="rect">
                      <a:avLst/>
                    </a:prstGeom>
                    <a:noFill/>
                    <a:ln>
                      <a:noFill/>
                    </a:ln>
                  </pic:spPr>
                </pic:pic>
              </a:graphicData>
            </a:graphic>
          </wp:inline>
        </w:drawing>
      </w:r>
      <w:r w:rsidRPr="00D93DB4">
        <w:t xml:space="preserve">are set to 1. If a band has a transient, then gain </w:t>
      </w:r>
      <w:r w:rsidR="004C5B74">
        <w:rPr>
          <w:noProof/>
          <w:position w:val="-14"/>
        </w:rPr>
        <w:drawing>
          <wp:inline distT="0" distB="0" distL="0" distR="0" wp14:anchorId="6E18FA4A" wp14:editId="74D78E37">
            <wp:extent cx="481330" cy="214630"/>
            <wp:effectExtent l="0" t="0" r="0" b="0"/>
            <wp:docPr id="1042"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481330" cy="214630"/>
                    </a:xfrm>
                    <a:prstGeom prst="rect">
                      <a:avLst/>
                    </a:prstGeom>
                    <a:noFill/>
                    <a:ln>
                      <a:noFill/>
                    </a:ln>
                  </pic:spPr>
                </pic:pic>
              </a:graphicData>
            </a:graphic>
          </wp:inline>
        </w:drawing>
      </w:r>
      <w:r w:rsidRPr="00D93DB4">
        <w:t>is updated to:</w:t>
      </w:r>
    </w:p>
    <w:p w14:paraId="7C69B927" w14:textId="68BE6E89" w:rsidR="00DA4660" w:rsidRPr="00D93DB4" w:rsidRDefault="00DA4660" w:rsidP="00D24BDE">
      <w:pPr>
        <w:pStyle w:val="EQ"/>
      </w:pPr>
      <w:r w:rsidRPr="00D93DB4">
        <w:tab/>
      </w:r>
      <w:r w:rsidR="004C5B74">
        <w:rPr>
          <w:noProof/>
          <w:position w:val="-14"/>
        </w:rPr>
        <w:drawing>
          <wp:inline distT="0" distB="0" distL="0" distR="0" wp14:anchorId="4F46DB5F" wp14:editId="3CC4E628">
            <wp:extent cx="1485900" cy="252730"/>
            <wp:effectExtent l="0" t="0" r="0" b="0"/>
            <wp:docPr id="1043"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1485900" cy="252730"/>
                    </a:xfrm>
                    <a:prstGeom prst="rect">
                      <a:avLst/>
                    </a:prstGeom>
                    <a:noFill/>
                    <a:ln>
                      <a:noFill/>
                    </a:ln>
                  </pic:spPr>
                </pic:pic>
              </a:graphicData>
            </a:graphic>
          </wp:inline>
        </w:drawing>
      </w:r>
      <w:r w:rsidR="00D93DB4">
        <w:tab/>
      </w:r>
      <w:r w:rsidRPr="00D93DB4">
        <w:t>(</w:t>
      </w:r>
      <w:r w:rsidR="005B1BA1" w:rsidRPr="00D93DB4">
        <w:t>180</w:t>
      </w:r>
      <w:r w:rsidRPr="00D93DB4">
        <w:t>)</w:t>
      </w:r>
    </w:p>
    <w:p w14:paraId="7EF112FD" w14:textId="686CEA03" w:rsidR="00DA4660" w:rsidRPr="00D93DB4" w:rsidRDefault="00DA4660" w:rsidP="0001287F">
      <w:r w:rsidRPr="00D93DB4">
        <w:t xml:space="preserve">The gains </w:t>
      </w:r>
      <w:r w:rsidR="004C5B74">
        <w:rPr>
          <w:noProof/>
          <w:position w:val="-14"/>
        </w:rPr>
        <w:drawing>
          <wp:inline distT="0" distB="0" distL="0" distR="0" wp14:anchorId="6C5ABA54" wp14:editId="66EB3569">
            <wp:extent cx="481330" cy="214630"/>
            <wp:effectExtent l="0" t="0" r="0" b="0"/>
            <wp:docPr id="1044"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481330" cy="214630"/>
                    </a:xfrm>
                    <a:prstGeom prst="rect">
                      <a:avLst/>
                    </a:prstGeom>
                    <a:noFill/>
                    <a:ln>
                      <a:noFill/>
                    </a:ln>
                  </pic:spPr>
                </pic:pic>
              </a:graphicData>
            </a:graphic>
          </wp:inline>
        </w:drawing>
      </w:r>
      <w:r w:rsidRPr="00D93DB4">
        <w:t xml:space="preserve"> for the first lost frame are saved into</w:t>
      </w:r>
      <w:r w:rsidR="004C5B74">
        <w:rPr>
          <w:noProof/>
          <w:position w:val="-14"/>
        </w:rPr>
        <w:drawing>
          <wp:inline distT="0" distB="0" distL="0" distR="0" wp14:anchorId="6FAB1B27" wp14:editId="68190C6C">
            <wp:extent cx="481330" cy="214630"/>
            <wp:effectExtent l="0" t="0" r="0" b="0"/>
            <wp:docPr id="1045"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481330" cy="214630"/>
                    </a:xfrm>
                    <a:prstGeom prst="rect">
                      <a:avLst/>
                    </a:prstGeom>
                    <a:noFill/>
                    <a:ln>
                      <a:noFill/>
                    </a:ln>
                  </pic:spPr>
                </pic:pic>
              </a:graphicData>
            </a:graphic>
          </wp:inline>
        </w:drawing>
      </w:r>
      <w:r w:rsidRPr="00D93DB4">
        <w:t xml:space="preserve">. </w:t>
      </w:r>
    </w:p>
    <w:p w14:paraId="01725DA3" w14:textId="53AEB250" w:rsidR="00DA4660" w:rsidRPr="00D93DB4" w:rsidRDefault="00DA4660" w:rsidP="0001287F">
      <w:r w:rsidRPr="00D93DB4">
        <w:t>The derivation of magnitude and phase modification factors in response to a detected burst loss condition is described in the following.</w:t>
      </w:r>
      <w:r w:rsidR="00064C44" w:rsidRPr="00D93DB4">
        <w:t xml:space="preserve"> </w:t>
      </w:r>
      <w:r w:rsidRPr="00D93DB4">
        <w:t xml:space="preserve">The variable </w:t>
      </w:r>
      <w:r w:rsidR="004C5B74">
        <w:rPr>
          <w:noProof/>
          <w:position w:val="-10"/>
        </w:rPr>
        <w:drawing>
          <wp:inline distT="0" distB="0" distL="0" distR="0" wp14:anchorId="123DA414" wp14:editId="513E0766">
            <wp:extent cx="281305" cy="190500"/>
            <wp:effectExtent l="0" t="0" r="0" b="0"/>
            <wp:docPr id="1046"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is set to 1, </w:t>
      </w:r>
      <w:r w:rsidR="004C5B74">
        <w:rPr>
          <w:noProof/>
          <w:position w:val="-10"/>
        </w:rPr>
        <w:drawing>
          <wp:inline distT="0" distB="0" distL="0" distR="0" wp14:anchorId="61CC3EF2" wp14:editId="615F2320">
            <wp:extent cx="290830" cy="190500"/>
            <wp:effectExtent l="0" t="0" r="0" b="0"/>
            <wp:docPr id="104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is set to 0, and</w:t>
      </w:r>
      <w:r w:rsidR="004C5B74">
        <w:rPr>
          <w:noProof/>
          <w:position w:val="-10"/>
        </w:rPr>
        <w:drawing>
          <wp:inline distT="0" distB="0" distL="0" distR="0" wp14:anchorId="7397C624" wp14:editId="2841DF0B">
            <wp:extent cx="633730" cy="190500"/>
            <wp:effectExtent l="0" t="0" r="0" b="0"/>
            <wp:docPr id="104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633730" cy="190500"/>
                    </a:xfrm>
                    <a:prstGeom prst="rect">
                      <a:avLst/>
                    </a:prstGeom>
                    <a:noFill/>
                    <a:ln>
                      <a:noFill/>
                    </a:ln>
                  </pic:spPr>
                </pic:pic>
              </a:graphicData>
            </a:graphic>
          </wp:inline>
        </w:drawing>
      </w:r>
      <w:r w:rsidRPr="00D93DB4">
        <w:t>. An average energy of each band is calculated:</w:t>
      </w:r>
    </w:p>
    <w:p w14:paraId="1B7EF515" w14:textId="116DF3DE" w:rsidR="00DA4660" w:rsidRPr="00D93DB4" w:rsidRDefault="00DA4660" w:rsidP="00D24BDE">
      <w:pPr>
        <w:pStyle w:val="EQ"/>
      </w:pPr>
      <w:r w:rsidRPr="00D93DB4">
        <w:tab/>
      </w:r>
      <w:r w:rsidR="004C5B74">
        <w:rPr>
          <w:noProof/>
          <w:position w:val="-28"/>
        </w:rPr>
        <w:drawing>
          <wp:inline distT="0" distB="0" distL="0" distR="0" wp14:anchorId="2099596D" wp14:editId="54A32276">
            <wp:extent cx="1814830" cy="419100"/>
            <wp:effectExtent l="0" t="0" r="0" b="0"/>
            <wp:docPr id="104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1814830" cy="419100"/>
                    </a:xfrm>
                    <a:prstGeom prst="rect">
                      <a:avLst/>
                    </a:prstGeom>
                    <a:noFill/>
                    <a:ln>
                      <a:noFill/>
                    </a:ln>
                  </pic:spPr>
                </pic:pic>
              </a:graphicData>
            </a:graphic>
          </wp:inline>
        </w:drawing>
      </w:r>
      <w:r w:rsidR="00D93DB4">
        <w:tab/>
      </w:r>
      <w:r w:rsidRPr="00D93DB4">
        <w:t>(</w:t>
      </w:r>
      <w:r w:rsidR="005B1BA1" w:rsidRPr="00D93DB4">
        <w:t>181</w:t>
      </w:r>
      <w:r w:rsidRPr="00D93DB4">
        <w:t>)</w:t>
      </w:r>
    </w:p>
    <w:p w14:paraId="708CE950" w14:textId="75730092" w:rsidR="00DA4660" w:rsidRPr="00D93DB4" w:rsidRDefault="004C5B74" w:rsidP="0001287F">
      <w:r>
        <w:rPr>
          <w:noProof/>
          <w:position w:val="-10"/>
        </w:rPr>
        <w:drawing>
          <wp:inline distT="0" distB="0" distL="0" distR="0" wp14:anchorId="3608784D" wp14:editId="16668117">
            <wp:extent cx="471805" cy="214630"/>
            <wp:effectExtent l="0" t="0" r="0" b="0"/>
            <wp:docPr id="105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471805" cy="214630"/>
                    </a:xfrm>
                    <a:prstGeom prst="rect">
                      <a:avLst/>
                    </a:prstGeom>
                    <a:noFill/>
                    <a:ln>
                      <a:noFill/>
                    </a:ln>
                  </pic:spPr>
                </pic:pic>
              </a:graphicData>
            </a:graphic>
          </wp:inline>
        </w:drawing>
      </w:r>
      <w:r w:rsidR="00DA4660" w:rsidRPr="00D93DB4">
        <w:t>corresponds to a low-resolution spectrum of the last good frame. This spectrum is used as part of the burst loss handling feature of Phase ECU. It is used for a spectrally shaped additive noise signal to which the substitution signal is pulled in case of burst frame losses.</w:t>
      </w:r>
      <w:r w:rsidR="00064C44" w:rsidRPr="00D93DB4">
        <w:t xml:space="preserve"> </w:t>
      </w:r>
    </w:p>
    <w:p w14:paraId="68DFA0BA" w14:textId="6948FBD8" w:rsidR="00DA4660" w:rsidRPr="00D93DB4" w:rsidRDefault="00DA4660" w:rsidP="0001287F">
      <w:r w:rsidRPr="00D93DB4">
        <w:t xml:space="preserve">For subsequent lost frames, the gain </w:t>
      </w:r>
      <w:r w:rsidR="004C5B74">
        <w:rPr>
          <w:noProof/>
          <w:position w:val="-14"/>
        </w:rPr>
        <w:drawing>
          <wp:inline distT="0" distB="0" distL="0" distR="0" wp14:anchorId="7DFBE34F" wp14:editId="5CCAC088">
            <wp:extent cx="481330" cy="214630"/>
            <wp:effectExtent l="0" t="0" r="0" b="0"/>
            <wp:docPr id="105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81330" cy="214630"/>
                    </a:xfrm>
                    <a:prstGeom prst="rect">
                      <a:avLst/>
                    </a:prstGeom>
                    <a:noFill/>
                    <a:ln>
                      <a:noFill/>
                    </a:ln>
                  </pic:spPr>
                </pic:pic>
              </a:graphicData>
            </a:graphic>
          </wp:inline>
        </w:drawing>
      </w:r>
      <w:r w:rsidRPr="00D93DB4">
        <w:t>is updated according to:</w:t>
      </w:r>
    </w:p>
    <w:p w14:paraId="6625EF23" w14:textId="74667C47" w:rsidR="00DA4660" w:rsidRPr="00D93DB4" w:rsidRDefault="00DA4660" w:rsidP="00D24BDE">
      <w:pPr>
        <w:pStyle w:val="EQ"/>
      </w:pPr>
      <w:r w:rsidRPr="00D93DB4">
        <w:tab/>
      </w:r>
      <w:r w:rsidR="004C5B74">
        <w:rPr>
          <w:noProof/>
          <w:position w:val="-14"/>
        </w:rPr>
        <w:drawing>
          <wp:inline distT="0" distB="0" distL="0" distR="0" wp14:anchorId="434C3686" wp14:editId="2E9710A6">
            <wp:extent cx="1638300" cy="252730"/>
            <wp:effectExtent l="0" t="0" r="0" b="0"/>
            <wp:docPr id="1052"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1638300" cy="252730"/>
                    </a:xfrm>
                    <a:prstGeom prst="rect">
                      <a:avLst/>
                    </a:prstGeom>
                    <a:noFill/>
                    <a:ln>
                      <a:noFill/>
                    </a:ln>
                  </pic:spPr>
                </pic:pic>
              </a:graphicData>
            </a:graphic>
          </wp:inline>
        </w:drawing>
      </w:r>
      <w:r w:rsidR="00D93DB4">
        <w:tab/>
      </w:r>
      <w:r w:rsidRPr="00D93DB4">
        <w:t>(</w:t>
      </w:r>
      <w:r w:rsidR="005B1BA1" w:rsidRPr="00D93DB4">
        <w:t>182</w:t>
      </w:r>
      <w:r w:rsidRPr="00D93DB4">
        <w:t>)</w:t>
      </w:r>
    </w:p>
    <w:p w14:paraId="5853FD50" w14:textId="77777777" w:rsidR="00DA4660" w:rsidRPr="00D93DB4" w:rsidRDefault="00DA4660" w:rsidP="0001287F">
      <w:r w:rsidRPr="00D93DB4">
        <w:t>where</w:t>
      </w:r>
    </w:p>
    <w:p w14:paraId="2929B99C" w14:textId="77777777" w:rsidR="00E5009A" w:rsidRPr="00D93DB4" w:rsidRDefault="00E5009A" w:rsidP="00E5009A">
      <w:pPr>
        <w:pStyle w:val="EQ"/>
      </w:pPr>
      <w:r w:rsidRPr="00D93DB4">
        <w:tab/>
      </w:r>
      <w:r w:rsidRPr="00D93DB4">
        <w:rPr>
          <w:position w:val="-72"/>
        </w:rPr>
        <w:object w:dxaOrig="5620" w:dyaOrig="1540" w14:anchorId="5DD49103">
          <v:shape id="_x0000_i2077" type="#_x0000_t75" style="width:280.9pt;height:76.9pt" o:ole="">
            <v:imagedata r:id="rId1057" o:title=""/>
          </v:shape>
          <o:OLEObject Type="Embed" ProgID="Equation.3" ShapeID="_x0000_i2077" DrawAspect="Content" ObjectID="_1783088290" r:id="rId1058"/>
        </w:object>
      </w:r>
      <w:r w:rsidR="00D93DB4">
        <w:tab/>
      </w:r>
      <w:r w:rsidRPr="00D93DB4">
        <w:t>(183)</w:t>
      </w:r>
    </w:p>
    <w:p w14:paraId="40C25D74" w14:textId="6FD41193" w:rsidR="00E5009A" w:rsidRPr="00D93DB4" w:rsidRDefault="00E5009A" w:rsidP="00E5009A">
      <w:r w:rsidRPr="00D93DB4">
        <w:t xml:space="preserve">Here </w:t>
      </w:r>
      <w:r w:rsidR="004C5B74">
        <w:rPr>
          <w:noProof/>
          <w:position w:val="-10"/>
        </w:rPr>
        <w:drawing>
          <wp:inline distT="0" distB="0" distL="0" distR="0" wp14:anchorId="3ECC143B" wp14:editId="64B0DB25">
            <wp:extent cx="304800" cy="190500"/>
            <wp:effectExtent l="0" t="0" r="0" b="0"/>
            <wp:docPr id="1054"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D93DB4">
        <w:t>is the number of consecutive lost frames and</w:t>
      </w:r>
      <w:r w:rsidRPr="00D93DB4">
        <w:rPr>
          <w:position w:val="-8"/>
        </w:rPr>
        <w:object w:dxaOrig="700" w:dyaOrig="279" w14:anchorId="3630E3BE">
          <v:shape id="_x0000_i2079" type="#_x0000_t75" style="width:34.9pt;height:13.9pt" o:ole="">
            <v:imagedata r:id="rId1060" o:title=""/>
          </v:shape>
          <o:OLEObject Type="Embed" ProgID="Equation.3" ShapeID="_x0000_i2079" DrawAspect="Content" ObjectID="_1783088291" r:id="rId1061"/>
        </w:object>
      </w:r>
      <w:r w:rsidRPr="00D93DB4">
        <w:t xml:space="preserve">is envelope stability feature described in [5] subclause 6.2.3.2.1.3.3, where the range endpoints 0 and 1 represent speech and music respectively. If </w:t>
      </w:r>
      <w:r w:rsidR="004C5B74">
        <w:rPr>
          <w:noProof/>
          <w:position w:val="-10"/>
        </w:rPr>
        <w:drawing>
          <wp:inline distT="0" distB="0" distL="0" distR="0" wp14:anchorId="0C9DAE5E" wp14:editId="28CD9FC3">
            <wp:extent cx="557530" cy="190500"/>
            <wp:effectExtent l="0" t="0" r="0" b="0"/>
            <wp:docPr id="1056"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557530" cy="190500"/>
                    </a:xfrm>
                    <a:prstGeom prst="rect">
                      <a:avLst/>
                    </a:prstGeom>
                    <a:noFill/>
                    <a:ln>
                      <a:noFill/>
                    </a:ln>
                  </pic:spPr>
                </pic:pic>
              </a:graphicData>
            </a:graphic>
          </wp:inline>
        </w:drawing>
      </w:r>
      <w:r w:rsidRPr="00D93DB4">
        <w:t xml:space="preserve">then </w:t>
      </w:r>
      <w:r w:rsidR="004C5B74">
        <w:rPr>
          <w:noProof/>
          <w:position w:val="-10"/>
        </w:rPr>
        <w:drawing>
          <wp:inline distT="0" distB="0" distL="0" distR="0" wp14:anchorId="1837046C" wp14:editId="536E2D54">
            <wp:extent cx="990600" cy="190500"/>
            <wp:effectExtent l="0" t="0" r="0" b="0"/>
            <wp:docPr id="1057"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063">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rsidRPr="00D93DB4">
        <w:t xml:space="preserve">. </w:t>
      </w:r>
    </w:p>
    <w:p w14:paraId="7B88056D" w14:textId="03E3690B" w:rsidR="00E5009A" w:rsidRPr="00D93DB4" w:rsidRDefault="00E5009A" w:rsidP="00E5009A">
      <w:r w:rsidRPr="00D93DB4">
        <w:t xml:space="preserve">The attenuation factors </w:t>
      </w:r>
      <w:r w:rsidR="004C5B74">
        <w:rPr>
          <w:noProof/>
          <w:position w:val="-10"/>
        </w:rPr>
        <w:drawing>
          <wp:inline distT="0" distB="0" distL="0" distR="0" wp14:anchorId="11B16686" wp14:editId="54F631DA">
            <wp:extent cx="281305" cy="190500"/>
            <wp:effectExtent l="0" t="0" r="0" b="0"/>
            <wp:docPr id="105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5DB6DA80" wp14:editId="36F9C7AB">
            <wp:extent cx="290830" cy="190500"/>
            <wp:effectExtent l="0" t="0" r="0" b="0"/>
            <wp:docPr id="1059"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are updated as:</w:t>
      </w:r>
    </w:p>
    <w:p w14:paraId="2C452215" w14:textId="5194DE34" w:rsidR="00DA4660" w:rsidRPr="00D93DB4" w:rsidRDefault="00DA4660" w:rsidP="00D24BDE">
      <w:pPr>
        <w:pStyle w:val="EQ"/>
      </w:pPr>
      <w:r w:rsidRPr="00D93DB4">
        <w:tab/>
      </w:r>
      <w:r w:rsidR="004C5B74">
        <w:rPr>
          <w:noProof/>
        </w:rPr>
        <w:drawing>
          <wp:inline distT="0" distB="0" distL="0" distR="0" wp14:anchorId="4AE946B4" wp14:editId="2C1C37C9">
            <wp:extent cx="1348105" cy="443230"/>
            <wp:effectExtent l="0" t="0" r="0" b="0"/>
            <wp:docPr id="106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1348105" cy="443230"/>
                    </a:xfrm>
                    <a:prstGeom prst="rect">
                      <a:avLst/>
                    </a:prstGeom>
                    <a:noFill/>
                    <a:ln>
                      <a:noFill/>
                    </a:ln>
                  </pic:spPr>
                </pic:pic>
              </a:graphicData>
            </a:graphic>
          </wp:inline>
        </w:drawing>
      </w:r>
      <w:r w:rsidR="00D93DB4">
        <w:tab/>
      </w:r>
      <w:r w:rsidRPr="00D93DB4">
        <w:t>(</w:t>
      </w:r>
      <w:r w:rsidR="005B1BA1" w:rsidRPr="00D93DB4">
        <w:t>184</w:t>
      </w:r>
      <w:r w:rsidRPr="00D93DB4">
        <w:t>)</w:t>
      </w:r>
    </w:p>
    <w:p w14:paraId="7339404A" w14:textId="4122C5D6" w:rsidR="00DA4660" w:rsidRPr="00D93DB4" w:rsidRDefault="00DA4660" w:rsidP="0001287F">
      <w:r w:rsidRPr="00D93DB4">
        <w:t xml:space="preserve">Through variable </w:t>
      </w:r>
      <w:r w:rsidR="004C5B74">
        <w:rPr>
          <w:noProof/>
          <w:position w:val="-10"/>
        </w:rPr>
        <w:drawing>
          <wp:inline distT="0" distB="0" distL="0" distR="0" wp14:anchorId="724A37F0" wp14:editId="7803B424">
            <wp:extent cx="281305" cy="190500"/>
            <wp:effectExtent l="0" t="0" r="0" b="0"/>
            <wp:docPr id="106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 the concealment method is modified by selectively adjusting the magnitude of the substitution frame spectrum, based on the frequency domain transient detector status</w:t>
      </w:r>
      <w:r w:rsidR="004C5B74">
        <w:rPr>
          <w:noProof/>
          <w:position w:val="-10"/>
        </w:rPr>
        <w:drawing>
          <wp:inline distT="0" distB="0" distL="0" distR="0" wp14:anchorId="2450D625" wp14:editId="3372BCF5">
            <wp:extent cx="471805" cy="190500"/>
            <wp:effectExtent l="0" t="0" r="0" b="0"/>
            <wp:docPr id="10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471805" cy="190500"/>
                    </a:xfrm>
                    <a:prstGeom prst="rect">
                      <a:avLst/>
                    </a:prstGeom>
                    <a:noFill/>
                    <a:ln>
                      <a:noFill/>
                    </a:ln>
                  </pic:spPr>
                </pic:pic>
              </a:graphicData>
            </a:graphic>
          </wp:inline>
        </w:drawing>
      </w:r>
      <w:r w:rsidRPr="00D93DB4">
        <w:t xml:space="preserve">, see equation </w:t>
      </w:r>
      <w:r w:rsidR="00E117AC" w:rsidRPr="00D93DB4">
        <w:t>(</w:t>
      </w:r>
      <w:r w:rsidR="005B1BA1" w:rsidRPr="00D93DB4">
        <w:rPr>
          <w:noProof/>
        </w:rPr>
        <w:t>189</w:t>
      </w:r>
      <w:r w:rsidR="00E117AC" w:rsidRPr="00D93DB4">
        <w:t>)</w:t>
      </w:r>
      <w:r w:rsidRPr="00D93DB4">
        <w:t>.</w:t>
      </w:r>
    </w:p>
    <w:p w14:paraId="76644DB7" w14:textId="7BDBCED4" w:rsidR="00DA4660" w:rsidRPr="00D93DB4" w:rsidRDefault="00DA4660" w:rsidP="0001287F">
      <w:r w:rsidRPr="00D93DB4">
        <w:t xml:space="preserve">The scaling factor </w:t>
      </w:r>
      <w:r w:rsidR="004C5B74">
        <w:rPr>
          <w:noProof/>
          <w:position w:val="-10"/>
        </w:rPr>
        <w:drawing>
          <wp:inline distT="0" distB="0" distL="0" distR="0" wp14:anchorId="4C3408E8" wp14:editId="323A264B">
            <wp:extent cx="290830" cy="190500"/>
            <wp:effectExtent l="0" t="0" r="0" b="0"/>
            <wp:docPr id="1063"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 xml:space="preserve">is used to scale the spectrally shaped additive noise signal such that, except for the incorporated gradual muting behaviour through factor </w:t>
      </w:r>
      <w:r w:rsidR="004C5B74">
        <w:rPr>
          <w:noProof/>
          <w:position w:val="-10"/>
        </w:rPr>
        <w:drawing>
          <wp:inline distT="0" distB="0" distL="0" distR="0" wp14:anchorId="0346805B" wp14:editId="2ADE8A78">
            <wp:extent cx="328930" cy="190500"/>
            <wp:effectExtent l="0" t="0" r="0" b="0"/>
            <wp:docPr id="1064"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Pr="00D93DB4">
        <w:t xml:space="preserve">, it compensates for the energy loss caused by the attenuation with factor </w:t>
      </w:r>
      <w:r w:rsidR="004C5B74">
        <w:rPr>
          <w:noProof/>
          <w:position w:val="-10"/>
        </w:rPr>
        <w:drawing>
          <wp:inline distT="0" distB="0" distL="0" distR="0" wp14:anchorId="42B6CEE4" wp14:editId="56C37534">
            <wp:extent cx="281305" cy="190500"/>
            <wp:effectExtent l="0" t="0" r="0" b="0"/>
            <wp:docPr id="106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This is an aspect of the long-term muting behaviour which is outlined in subclause 5.4.6.2.2.</w:t>
      </w:r>
    </w:p>
    <w:p w14:paraId="010668FC" w14:textId="5593D1F0" w:rsidR="00DA4660" w:rsidRPr="00D93DB4" w:rsidRDefault="00DA4660" w:rsidP="0001287F">
      <w:r w:rsidRPr="00D93DB4">
        <w:t xml:space="preserve">For </w:t>
      </w:r>
      <w:r w:rsidR="004C5B74">
        <w:rPr>
          <w:noProof/>
          <w:position w:val="-6"/>
        </w:rPr>
        <w:drawing>
          <wp:inline distT="0" distB="0" distL="0" distR="0" wp14:anchorId="7A2BE4A2" wp14:editId="0E3D0274">
            <wp:extent cx="290830" cy="152400"/>
            <wp:effectExtent l="0" t="0" r="0" b="0"/>
            <wp:docPr id="1066"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90830" cy="152400"/>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00EF099A" wp14:editId="0E2A915E">
            <wp:extent cx="290830" cy="176530"/>
            <wp:effectExtent l="0" t="0" r="0" b="0"/>
            <wp:docPr id="106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290830" cy="176530"/>
                    </a:xfrm>
                    <a:prstGeom prst="rect">
                      <a:avLst/>
                    </a:prstGeom>
                    <a:noFill/>
                    <a:ln>
                      <a:noFill/>
                    </a:ln>
                  </pic:spPr>
                </pic:pic>
              </a:graphicData>
            </a:graphic>
          </wp:inline>
        </w:drawing>
      </w:r>
      <w:r w:rsidRPr="00D93DB4">
        <w:t xml:space="preserve"> is further adjusted as</w:t>
      </w:r>
      <w:r w:rsidR="004C5B74">
        <w:rPr>
          <w:noProof/>
          <w:position w:val="-10"/>
        </w:rPr>
        <w:drawing>
          <wp:inline distT="0" distB="0" distL="0" distR="0" wp14:anchorId="6D4FF80A" wp14:editId="29060FAE">
            <wp:extent cx="876300" cy="176530"/>
            <wp:effectExtent l="0" t="0" r="0" b="0"/>
            <wp:docPr id="106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876300" cy="176530"/>
                    </a:xfrm>
                    <a:prstGeom prst="rect">
                      <a:avLst/>
                    </a:prstGeom>
                    <a:noFill/>
                    <a:ln>
                      <a:noFill/>
                    </a:ln>
                  </pic:spPr>
                </pic:pic>
              </a:graphicData>
            </a:graphic>
          </wp:inline>
        </w:drawing>
      </w:r>
      <w:r w:rsidRPr="00D93DB4">
        <w:t xml:space="preserve"> and for </w:t>
      </w:r>
      <w:r w:rsidR="004C5B74">
        <w:rPr>
          <w:noProof/>
          <w:position w:val="-6"/>
        </w:rPr>
        <w:drawing>
          <wp:inline distT="0" distB="0" distL="0" distR="0" wp14:anchorId="2FEB8016" wp14:editId="3FF4FD74">
            <wp:extent cx="290830" cy="152400"/>
            <wp:effectExtent l="0" t="0" r="0" b="0"/>
            <wp:docPr id="1069"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290830" cy="152400"/>
                    </a:xfrm>
                    <a:prstGeom prst="rect">
                      <a:avLst/>
                    </a:prstGeom>
                    <a:noFill/>
                    <a:ln>
                      <a:noFill/>
                    </a:ln>
                  </pic:spPr>
                </pic:pic>
              </a:graphicData>
            </a:graphic>
          </wp:inline>
        </w:drawing>
      </w:r>
      <w:r w:rsidR="004C5B74">
        <w:rPr>
          <w:noProof/>
          <w:position w:val="-10"/>
        </w:rPr>
        <w:drawing>
          <wp:inline distT="0" distB="0" distL="0" distR="0" wp14:anchorId="789D92F2" wp14:editId="7DF33938">
            <wp:extent cx="876300" cy="190500"/>
            <wp:effectExtent l="0" t="0" r="0" b="0"/>
            <wp:docPr id="107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rsidRPr="00D93DB4">
        <w:t xml:space="preserve">. This superimposes a low-pass characteristic on the additive noise signal, which avoids unpleasant high-frequency noise in the substitution signal. </w:t>
      </w:r>
    </w:p>
    <w:p w14:paraId="6DF636A1" w14:textId="0F375D8E" w:rsidR="00DA4660" w:rsidRPr="00D93DB4" w:rsidRDefault="00DA4660" w:rsidP="0001287F">
      <w:r w:rsidRPr="00D93DB4">
        <w:t>The variable</w:t>
      </w:r>
      <w:r w:rsidR="004C5B74">
        <w:rPr>
          <w:noProof/>
          <w:position w:val="-10"/>
        </w:rPr>
        <w:drawing>
          <wp:inline distT="0" distB="0" distL="0" distR="0" wp14:anchorId="501B4EA4" wp14:editId="15CDB221">
            <wp:extent cx="776605" cy="190500"/>
            <wp:effectExtent l="0" t="0" r="0" b="0"/>
            <wp:docPr id="1071"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776605" cy="190500"/>
                    </a:xfrm>
                    <a:prstGeom prst="rect">
                      <a:avLst/>
                    </a:prstGeom>
                    <a:noFill/>
                    <a:ln>
                      <a:noFill/>
                    </a:ln>
                  </pic:spPr>
                </pic:pic>
              </a:graphicData>
            </a:graphic>
          </wp:inline>
        </w:drawing>
      </w:r>
      <w:r w:rsidRPr="00D93DB4">
        <w:t xml:space="preserve"> is initialized to 0, and for </w:t>
      </w:r>
      <w:r w:rsidR="004C5B74">
        <w:rPr>
          <w:noProof/>
          <w:position w:val="-10"/>
        </w:rPr>
        <w:drawing>
          <wp:inline distT="0" distB="0" distL="0" distR="0" wp14:anchorId="42A4C5D1" wp14:editId="37C4C7E5">
            <wp:extent cx="1081405" cy="190500"/>
            <wp:effectExtent l="0" t="0" r="0" b="0"/>
            <wp:docPr id="1072"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1081405" cy="190500"/>
                    </a:xfrm>
                    <a:prstGeom prst="rect">
                      <a:avLst/>
                    </a:prstGeom>
                    <a:noFill/>
                    <a:ln>
                      <a:noFill/>
                    </a:ln>
                  </pic:spPr>
                </pic:pic>
              </a:graphicData>
            </a:graphic>
          </wp:inline>
        </w:drawing>
      </w:r>
      <w:r w:rsidRPr="00D93DB4">
        <w:t>the phase dither is calculated:</w:t>
      </w:r>
    </w:p>
    <w:p w14:paraId="199AA957" w14:textId="3BB9863A" w:rsidR="00DA4660" w:rsidRPr="00D93DB4" w:rsidRDefault="00DA4660" w:rsidP="00D24BDE">
      <w:pPr>
        <w:pStyle w:val="EQ"/>
      </w:pPr>
      <w:r w:rsidRPr="00D93DB4">
        <w:tab/>
      </w:r>
      <w:r w:rsidR="004C5B74">
        <w:rPr>
          <w:noProof/>
          <w:position w:val="-26"/>
        </w:rPr>
        <w:drawing>
          <wp:inline distT="0" distB="0" distL="0" distR="0" wp14:anchorId="4645AD68" wp14:editId="6F48177A">
            <wp:extent cx="2681605" cy="390525"/>
            <wp:effectExtent l="0" t="0" r="0" b="0"/>
            <wp:docPr id="1073"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2681605" cy="390525"/>
                    </a:xfrm>
                    <a:prstGeom prst="rect">
                      <a:avLst/>
                    </a:prstGeom>
                    <a:noFill/>
                    <a:ln>
                      <a:noFill/>
                    </a:ln>
                  </pic:spPr>
                </pic:pic>
              </a:graphicData>
            </a:graphic>
          </wp:inline>
        </w:drawing>
      </w:r>
      <w:r w:rsidR="00D93DB4">
        <w:tab/>
      </w:r>
      <w:r w:rsidRPr="00D93DB4">
        <w:t>(</w:t>
      </w:r>
      <w:r w:rsidR="005B1BA1" w:rsidRPr="00D93DB4">
        <w:t>185</w:t>
      </w:r>
      <w:r w:rsidRPr="00D93DB4">
        <w:t>)</w:t>
      </w:r>
    </w:p>
    <w:p w14:paraId="5D5F2E5E" w14:textId="77777777" w:rsidR="00DA4660" w:rsidRPr="00D93DB4" w:rsidRDefault="00956FFB" w:rsidP="0001287F">
      <w:pPr>
        <w:pStyle w:val="Heading5"/>
      </w:pPr>
      <w:bookmarkStart w:id="201" w:name="_Toc123562464"/>
      <w:r w:rsidRPr="00D93DB4">
        <w:t>5.4.3.5</w:t>
      </w:r>
      <w:r w:rsidR="00DA4660" w:rsidRPr="00D93DB4">
        <w:t>.2</w:t>
      </w:r>
      <w:r w:rsidR="00DA4660" w:rsidRPr="00D93DB4">
        <w:tab/>
        <w:t>Spectrum analysis</w:t>
      </w:r>
      <w:bookmarkEnd w:id="201"/>
    </w:p>
    <w:p w14:paraId="2782BC18" w14:textId="77777777" w:rsidR="00DA4660" w:rsidRPr="00D93DB4" w:rsidRDefault="00DA4660" w:rsidP="0001287F">
      <w:r w:rsidRPr="00D93DB4">
        <w:t>The spectrum analysis is carried out in the frequency domain. It is only done once for the first lost frame after a good HQ MDCT frame. The buffer with the previous synthesis of the last good HQ MDCT frame (analysis frame) is windowed and passed through a FFT.</w:t>
      </w:r>
    </w:p>
    <w:p w14:paraId="5D76A66E" w14:textId="14323FBB" w:rsidR="00DA4660" w:rsidRPr="00D93DB4" w:rsidRDefault="00DA4660" w:rsidP="00D24BDE">
      <w:pPr>
        <w:pStyle w:val="EQ"/>
      </w:pPr>
      <w:r w:rsidRPr="00D93DB4">
        <w:tab/>
      </w:r>
      <w:r w:rsidR="004C5B74">
        <w:rPr>
          <w:noProof/>
          <w:position w:val="-14"/>
        </w:rPr>
        <w:drawing>
          <wp:inline distT="0" distB="0" distL="0" distR="0" wp14:anchorId="7A1A3762" wp14:editId="754FDF31">
            <wp:extent cx="2072005" cy="214630"/>
            <wp:effectExtent l="0" t="0" r="0" b="0"/>
            <wp:docPr id="107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2072005" cy="214630"/>
                    </a:xfrm>
                    <a:prstGeom prst="rect">
                      <a:avLst/>
                    </a:prstGeom>
                    <a:noFill/>
                    <a:ln>
                      <a:noFill/>
                    </a:ln>
                  </pic:spPr>
                </pic:pic>
              </a:graphicData>
            </a:graphic>
          </wp:inline>
        </w:drawing>
      </w:r>
      <w:r w:rsidR="00D93DB4">
        <w:tab/>
      </w:r>
      <w:r w:rsidRPr="00D93DB4">
        <w:t>(</w:t>
      </w:r>
      <w:r w:rsidR="005B1BA1" w:rsidRPr="00D93DB4">
        <w:t>186</w:t>
      </w:r>
      <w:r w:rsidRPr="00D93DB4">
        <w:t>)</w:t>
      </w:r>
    </w:p>
    <w:p w14:paraId="2BDBAF44" w14:textId="2F812E6C" w:rsidR="00DA4660" w:rsidRPr="00D93DB4" w:rsidRDefault="00DA4660" w:rsidP="0001287F">
      <w:r w:rsidRPr="00D93DB4">
        <w:t xml:space="preserve">where </w:t>
      </w:r>
      <w:r w:rsidR="004C5B74">
        <w:rPr>
          <w:noProof/>
          <w:position w:val="-10"/>
        </w:rPr>
        <w:drawing>
          <wp:inline distT="0" distB="0" distL="0" distR="0" wp14:anchorId="5ACBAB2D" wp14:editId="1C457409">
            <wp:extent cx="405130" cy="190500"/>
            <wp:effectExtent l="0" t="0" r="0" b="0"/>
            <wp:docPr id="107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D93DB4">
        <w:t xml:space="preserve">is a hamming-rectangular window, and </w:t>
      </w:r>
      <w:r w:rsidR="004C5B74">
        <w:rPr>
          <w:noProof/>
          <w:position w:val="-14"/>
        </w:rPr>
        <w:drawing>
          <wp:inline distT="0" distB="0" distL="0" distR="0" wp14:anchorId="5272D1DC" wp14:editId="04BAE08C">
            <wp:extent cx="319405" cy="214630"/>
            <wp:effectExtent l="0" t="0" r="0" b="0"/>
            <wp:docPr id="107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079">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rsidRPr="00D93DB4">
        <w:t xml:space="preserve">is the length of the FFT set to 512, 1024, or 1536 for WB, SWB, and FB signals, </w:t>
      </w:r>
    </w:p>
    <w:p w14:paraId="25DF8D5C" w14:textId="2A46736D" w:rsidR="00DA4660" w:rsidRPr="00D93DB4" w:rsidRDefault="00DA4660" w:rsidP="00D24BDE">
      <w:pPr>
        <w:pStyle w:val="EQ"/>
      </w:pPr>
      <w:r w:rsidRPr="00D93DB4">
        <w:tab/>
      </w:r>
      <w:r w:rsidR="004C5B74">
        <w:rPr>
          <w:noProof/>
          <w:position w:val="-72"/>
        </w:rPr>
        <w:drawing>
          <wp:inline distT="0" distB="0" distL="0" distR="0" wp14:anchorId="19E9D012" wp14:editId="7E58A888">
            <wp:extent cx="3162300" cy="976630"/>
            <wp:effectExtent l="0" t="0" r="0" b="0"/>
            <wp:docPr id="107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3162300" cy="976630"/>
                    </a:xfrm>
                    <a:prstGeom prst="rect">
                      <a:avLst/>
                    </a:prstGeom>
                    <a:noFill/>
                    <a:ln>
                      <a:noFill/>
                    </a:ln>
                  </pic:spPr>
                </pic:pic>
              </a:graphicData>
            </a:graphic>
          </wp:inline>
        </w:drawing>
      </w:r>
      <w:r w:rsidR="00D93DB4">
        <w:tab/>
      </w:r>
      <w:r w:rsidRPr="00D93DB4">
        <w:t>(</w:t>
      </w:r>
      <w:r w:rsidR="005B1BA1" w:rsidRPr="00D93DB4">
        <w:t>187</w:t>
      </w:r>
      <w:r w:rsidRPr="00D93DB4">
        <w:t>)</w:t>
      </w:r>
    </w:p>
    <w:p w14:paraId="0C3ECB1B" w14:textId="3163F412" w:rsidR="00DA4660" w:rsidRPr="00D93DB4" w:rsidRDefault="00DA4660" w:rsidP="0001287F">
      <w:r w:rsidRPr="00D93DB4">
        <w:t xml:space="preserve">and </w:t>
      </w:r>
      <w:r w:rsidR="004C5B74">
        <w:rPr>
          <w:noProof/>
          <w:position w:val="-10"/>
        </w:rPr>
        <w:drawing>
          <wp:inline distT="0" distB="0" distL="0" distR="0" wp14:anchorId="39E012A3" wp14:editId="4A2CBD38">
            <wp:extent cx="176530" cy="190500"/>
            <wp:effectExtent l="0" t="0" r="0" b="0"/>
            <wp:docPr id="107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D93DB4">
        <w:t>is the length of the hamming part, and is 96, 192, or 288 for WB, SWB, and FB.</w:t>
      </w:r>
    </w:p>
    <w:p w14:paraId="600285A0" w14:textId="1D290C92" w:rsidR="00DA4660" w:rsidRPr="00D93DB4" w:rsidRDefault="00DA4660" w:rsidP="0001287F">
      <w:r w:rsidRPr="00D93DB4">
        <w:t xml:space="preserve">The spectrum </w:t>
      </w:r>
      <w:r w:rsidR="004C5B74">
        <w:rPr>
          <w:noProof/>
          <w:position w:val="-10"/>
        </w:rPr>
        <w:drawing>
          <wp:inline distT="0" distB="0" distL="0" distR="0" wp14:anchorId="6437D7B8" wp14:editId="171F0C56">
            <wp:extent cx="405130" cy="190500"/>
            <wp:effectExtent l="0" t="0" r="0" b="0"/>
            <wp:docPr id="107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D93DB4">
        <w:t xml:space="preserve">is saved and used for all consecutive frame losses. Then the magnitude spectrum </w:t>
      </w:r>
      <w:r w:rsidR="004C5B74">
        <w:rPr>
          <w:noProof/>
          <w:position w:val="-12"/>
        </w:rPr>
        <w:drawing>
          <wp:inline distT="0" distB="0" distL="0" distR="0" wp14:anchorId="4D5BAC3F" wp14:editId="09DF8A15">
            <wp:extent cx="443230" cy="214630"/>
            <wp:effectExtent l="0" t="0" r="0" b="0"/>
            <wp:docPr id="108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443230" cy="214630"/>
                    </a:xfrm>
                    <a:prstGeom prst="rect">
                      <a:avLst/>
                    </a:prstGeom>
                    <a:noFill/>
                    <a:ln>
                      <a:noFill/>
                    </a:ln>
                  </pic:spPr>
                </pic:pic>
              </a:graphicData>
            </a:graphic>
          </wp:inline>
        </w:drawing>
      </w:r>
      <w:r w:rsidRPr="00D93DB4">
        <w:t xml:space="preserve"> is calculated. Then the peaks of this magnitude spectrum are located by a peak picking method. The number of found peaks is</w:t>
      </w:r>
      <w:r w:rsidR="004C5B74">
        <w:rPr>
          <w:noProof/>
          <w:position w:val="-14"/>
        </w:rPr>
        <w:drawing>
          <wp:inline distT="0" distB="0" distL="0" distR="0" wp14:anchorId="50EBD722" wp14:editId="43BEA05F">
            <wp:extent cx="395605" cy="214630"/>
            <wp:effectExtent l="0" t="0" r="0" b="0"/>
            <wp:docPr id="108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395605" cy="214630"/>
                    </a:xfrm>
                    <a:prstGeom prst="rect">
                      <a:avLst/>
                    </a:prstGeom>
                    <a:noFill/>
                    <a:ln>
                      <a:noFill/>
                    </a:ln>
                  </pic:spPr>
                </pic:pic>
              </a:graphicData>
            </a:graphic>
          </wp:inline>
        </w:drawing>
      </w:r>
      <w:r w:rsidRPr="00D93DB4">
        <w:t>, and the peaks locations are</w:t>
      </w:r>
      <w:r w:rsidR="004C5B74">
        <w:rPr>
          <w:noProof/>
          <w:position w:val="-14"/>
        </w:rPr>
        <w:drawing>
          <wp:inline distT="0" distB="0" distL="0" distR="0" wp14:anchorId="02A922ED" wp14:editId="6BCA4364">
            <wp:extent cx="1348105" cy="214630"/>
            <wp:effectExtent l="0" t="0" r="0" b="0"/>
            <wp:docPr id="108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1348105" cy="214630"/>
                    </a:xfrm>
                    <a:prstGeom prst="rect">
                      <a:avLst/>
                    </a:prstGeom>
                    <a:noFill/>
                    <a:ln>
                      <a:noFill/>
                    </a:ln>
                  </pic:spPr>
                </pic:pic>
              </a:graphicData>
            </a:graphic>
          </wp:inline>
        </w:drawing>
      </w:r>
      <w:r w:rsidRPr="00D93DB4">
        <w:t>. The frequency resolution of these peak locations is however still insufficient for good Phase ECU performance, since the true frequencies of the sinusoidal model components are rather found in the vicinity of them. Thus, after the peaks in the magnitude FFT spectrum are found, their positions are further refined to make them available in highest possible resolution. The refinement is carried out by using parabolic interpolation, which yields the fractional peak locations</w:t>
      </w:r>
      <w:r w:rsidR="004C5B74">
        <w:rPr>
          <w:noProof/>
          <w:position w:val="-14"/>
        </w:rPr>
        <w:drawing>
          <wp:inline distT="0" distB="0" distL="0" distR="0" wp14:anchorId="2DAD7CF8" wp14:editId="2312815E">
            <wp:extent cx="1348105" cy="214630"/>
            <wp:effectExtent l="0" t="0" r="0" b="0"/>
            <wp:docPr id="1083"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1348105" cy="214630"/>
                    </a:xfrm>
                    <a:prstGeom prst="rect">
                      <a:avLst/>
                    </a:prstGeom>
                    <a:noFill/>
                    <a:ln>
                      <a:noFill/>
                    </a:ln>
                  </pic:spPr>
                </pic:pic>
              </a:graphicData>
            </a:graphic>
          </wp:inline>
        </w:drawing>
      </w:r>
      <w:r w:rsidRPr="00D93DB4">
        <w:t xml:space="preserve">. </w:t>
      </w:r>
    </w:p>
    <w:p w14:paraId="5BCD3B84" w14:textId="77777777" w:rsidR="00DA4660" w:rsidRPr="00D93DB4" w:rsidRDefault="00DA4660" w:rsidP="0001287F">
      <w:r w:rsidRPr="00D93DB4">
        <w:t>This sinusoidal model is also used in reconstruction of the lost audio frame.</w:t>
      </w:r>
    </w:p>
    <w:p w14:paraId="6B712279" w14:textId="77777777" w:rsidR="00DA4660" w:rsidRPr="00D93DB4" w:rsidRDefault="00956FFB" w:rsidP="0001287F">
      <w:pPr>
        <w:pStyle w:val="Heading5"/>
      </w:pPr>
      <w:bookmarkStart w:id="202" w:name="_Toc123562465"/>
      <w:r w:rsidRPr="00D93DB4">
        <w:t>5.4.3.5</w:t>
      </w:r>
      <w:r w:rsidR="00DA4660" w:rsidRPr="00D93DB4">
        <w:t>.3</w:t>
      </w:r>
      <w:r w:rsidR="00DA4660" w:rsidRPr="00D93DB4">
        <w:tab/>
        <w:t>Frame reconstruction</w:t>
      </w:r>
      <w:bookmarkEnd w:id="202"/>
    </w:p>
    <w:p w14:paraId="6E446EE5" w14:textId="5B415571" w:rsidR="00DA4660" w:rsidRPr="00D93DB4" w:rsidRDefault="00DA4660" w:rsidP="0001287F">
      <w:r w:rsidRPr="00D93DB4">
        <w:t xml:space="preserve">The substitution frame for the lost frame is calculated by applying the sinusoidal model on a frame of the previously synthesized good frame signal, where this frame serves as a prototype frame. The previously calculated sinusoidal components of this prototype frame are time evolved to the time instant of the lost frame. For numerical simplicity, this prototype frame and its spectrum are chosen to be identical to the windowed analysis frame and, respectively, its already calculated and saved spectrum (see </w:t>
      </w:r>
      <w:r w:rsidR="001453B7" w:rsidRPr="00D93DB4">
        <w:t>subclause</w:t>
      </w:r>
      <w:r w:rsidRPr="00D93DB4">
        <w:t xml:space="preserve"> </w:t>
      </w:r>
      <w:r w:rsidR="00956FFB" w:rsidRPr="00D93DB4">
        <w:t>5.4.3.5</w:t>
      </w:r>
      <w:r w:rsidRPr="00D93DB4">
        <w:t xml:space="preserve">.2). While the exact time evolution of the sinusoids of the windowed prototype frame would require a complex superposition of frequency-shifted, phase-evolved and sampled instances of the spectrum of the used window function, Phase ECU operates with an approximation of the window function spectrum such that it comprises only a region around its main lobe. With this approximation the substitution frame spectrum is composed of strictly non-overlapping portions of the approximated window function spectrum and hence the time-evolution of the sinusoids of the windowed prototype frame reduces to phase-shifting the sinusoidal components of the prototype spectrum in </w:t>
      </w:r>
      <w:r w:rsidR="004C5B74">
        <w:rPr>
          <w:noProof/>
          <w:position w:val="-6"/>
        </w:rPr>
        <w:drawing>
          <wp:inline distT="0" distB="0" distL="0" distR="0" wp14:anchorId="73A009A3" wp14:editId="3A68A2FB">
            <wp:extent cx="128905" cy="152400"/>
            <wp:effectExtent l="0" t="0" r="0" b="0"/>
            <wp:docPr id="1084"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r>
      <w:r w:rsidRPr="00D93DB4">
        <w:t xml:space="preserve">-regions around the corresponding spectral peaks </w:t>
      </w:r>
      <w:r w:rsidR="004C5B74">
        <w:rPr>
          <w:noProof/>
          <w:position w:val="-10"/>
        </w:rPr>
        <w:drawing>
          <wp:inline distT="0" distB="0" distL="0" distR="0" wp14:anchorId="5D9EB75C" wp14:editId="0192B7F3">
            <wp:extent cx="114300" cy="176530"/>
            <wp:effectExtent l="0" t="0" r="0" b="0"/>
            <wp:docPr id="1085"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114300" cy="176530"/>
                    </a:xfrm>
                    <a:prstGeom prst="rect">
                      <a:avLst/>
                    </a:prstGeom>
                    <a:noFill/>
                    <a:ln>
                      <a:noFill/>
                    </a:ln>
                  </pic:spPr>
                </pic:pic>
              </a:graphicData>
            </a:graphic>
          </wp:inline>
        </w:drawing>
      </w:r>
      <w:r w:rsidRPr="00D93DB4">
        <w:t>by an amount</w:t>
      </w:r>
      <w:r w:rsidR="004C5B74">
        <w:rPr>
          <w:noProof/>
          <w:position w:val="-10"/>
        </w:rPr>
        <w:drawing>
          <wp:inline distT="0" distB="0" distL="0" distR="0" wp14:anchorId="2CED3C15" wp14:editId="78ED547A">
            <wp:extent cx="281305" cy="190500"/>
            <wp:effectExtent l="0" t="0" r="0" b="0"/>
            <wp:docPr id="108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Note that this amount</w:t>
      </w:r>
      <w:r w:rsidR="004C5B74">
        <w:rPr>
          <w:noProof/>
          <w:position w:val="-10"/>
        </w:rPr>
        <w:drawing>
          <wp:inline distT="0" distB="0" distL="0" distR="0" wp14:anchorId="2426CE8B" wp14:editId="395F1FFE">
            <wp:extent cx="281305" cy="190500"/>
            <wp:effectExtent l="0" t="0" r="0" b="0"/>
            <wp:docPr id="108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merely depends on the respective sinusoidal frequency (peak location) </w:t>
      </w:r>
      <w:r w:rsidR="004C5B74">
        <w:rPr>
          <w:noProof/>
          <w:position w:val="-14"/>
        </w:rPr>
        <w:drawing>
          <wp:inline distT="0" distB="0" distL="0" distR="0" wp14:anchorId="7FCE66F6" wp14:editId="1FB958A9">
            <wp:extent cx="1357630" cy="214630"/>
            <wp:effectExtent l="0" t="0" r="0" b="0"/>
            <wp:docPr id="108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090">
                      <a:extLst>
                        <a:ext uri="{28A0092B-C50C-407E-A947-70E740481C1C}">
                          <a14:useLocalDpi xmlns:a14="http://schemas.microsoft.com/office/drawing/2010/main" val="0"/>
                        </a:ext>
                      </a:extLst>
                    </a:blip>
                    <a:srcRect/>
                    <a:stretch>
                      <a:fillRect/>
                    </a:stretch>
                  </pic:blipFill>
                  <pic:spPr bwMode="auto">
                    <a:xfrm>
                      <a:off x="0" y="0"/>
                      <a:ext cx="1357630" cy="214630"/>
                    </a:xfrm>
                    <a:prstGeom prst="rect">
                      <a:avLst/>
                    </a:prstGeom>
                    <a:noFill/>
                    <a:ln>
                      <a:noFill/>
                    </a:ln>
                  </pic:spPr>
                </pic:pic>
              </a:graphicData>
            </a:graphic>
          </wp:inline>
        </w:drawing>
      </w:r>
      <w:r w:rsidRPr="00D93DB4">
        <w:t xml:space="preserve"> and the time shift between the lost frame and the prototype frame. This is expressed in the following equation. The phase shift is calculated as:</w:t>
      </w:r>
    </w:p>
    <w:p w14:paraId="525F399B" w14:textId="6CA5F61D" w:rsidR="00DA4660" w:rsidRPr="00D93DB4" w:rsidRDefault="00DA4660" w:rsidP="00D24BDE">
      <w:pPr>
        <w:pStyle w:val="EQ"/>
      </w:pPr>
      <w:r w:rsidRPr="00D93DB4">
        <w:tab/>
      </w:r>
      <w:r w:rsidR="004C5B74">
        <w:rPr>
          <w:noProof/>
          <w:position w:val="-30"/>
        </w:rPr>
        <w:drawing>
          <wp:inline distT="0" distB="0" distL="0" distR="0" wp14:anchorId="2C50DB9C" wp14:editId="04131F57">
            <wp:extent cx="2910205" cy="419100"/>
            <wp:effectExtent l="0" t="0" r="0" b="0"/>
            <wp:docPr id="1089"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2910205" cy="419100"/>
                    </a:xfrm>
                    <a:prstGeom prst="rect">
                      <a:avLst/>
                    </a:prstGeom>
                    <a:noFill/>
                    <a:ln>
                      <a:noFill/>
                    </a:ln>
                  </pic:spPr>
                </pic:pic>
              </a:graphicData>
            </a:graphic>
          </wp:inline>
        </w:drawing>
      </w:r>
      <w:r w:rsidR="00D93DB4">
        <w:tab/>
      </w:r>
      <w:r w:rsidRPr="00D93DB4">
        <w:t>(</w:t>
      </w:r>
      <w:r w:rsidR="005B1BA1" w:rsidRPr="00D93DB4">
        <w:t>188</w:t>
      </w:r>
      <w:r w:rsidRPr="00D93DB4">
        <w:t>)</w:t>
      </w:r>
    </w:p>
    <w:p w14:paraId="2A31D73C" w14:textId="7786A5BD" w:rsidR="00DA4660" w:rsidRPr="00D93DB4" w:rsidRDefault="00DA4660" w:rsidP="0001287F">
      <w:r w:rsidRPr="00D93DB4">
        <w:t xml:space="preserve">where </w:t>
      </w:r>
      <w:r w:rsidR="004C5B74">
        <w:rPr>
          <w:noProof/>
          <w:position w:val="-14"/>
        </w:rPr>
        <w:drawing>
          <wp:inline distT="0" distB="0" distL="0" distR="0" wp14:anchorId="3505CD68" wp14:editId="20299D5C">
            <wp:extent cx="266700" cy="214630"/>
            <wp:effectExtent l="0" t="0" r="0" b="0"/>
            <wp:docPr id="1090"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D93DB4">
        <w:t xml:space="preserve">is the offset in number of samples since the last good frame. </w:t>
      </w:r>
      <w:r w:rsidR="004C5B74">
        <w:rPr>
          <w:noProof/>
          <w:position w:val="-14"/>
        </w:rPr>
        <w:drawing>
          <wp:inline distT="0" distB="0" distL="0" distR="0" wp14:anchorId="3AA5F18A" wp14:editId="521AFF1F">
            <wp:extent cx="266700" cy="214630"/>
            <wp:effectExtent l="0" t="0" r="0" b="0"/>
            <wp:docPr id="1091"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D93DB4">
        <w:t xml:space="preserve"> is a variable incremented by </w:t>
      </w:r>
      <w:r w:rsidR="004C5B74">
        <w:rPr>
          <w:noProof/>
          <w:position w:val="-4"/>
        </w:rPr>
        <w:drawing>
          <wp:inline distT="0" distB="0" distL="0" distR="0" wp14:anchorId="0B2FFE0C" wp14:editId="703A930B">
            <wp:extent cx="128905" cy="138430"/>
            <wp:effectExtent l="0" t="0" r="0" b="0"/>
            <wp:docPr id="109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Pr="00D93DB4">
        <w:t>for each lost frame, and</w:t>
      </w:r>
      <w:r w:rsidR="004C5B74">
        <w:rPr>
          <w:noProof/>
          <w:position w:val="-4"/>
        </w:rPr>
        <w:drawing>
          <wp:inline distT="0" distB="0" distL="0" distR="0" wp14:anchorId="4B31CDB4" wp14:editId="53B3BEC9">
            <wp:extent cx="152400" cy="138430"/>
            <wp:effectExtent l="0" t="0" r="0" b="0"/>
            <wp:docPr id="1093"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095">
                      <a:extLst>
                        <a:ext uri="{28A0092B-C50C-407E-A947-70E740481C1C}">
                          <a14:useLocalDpi xmlns:a14="http://schemas.microsoft.com/office/drawing/2010/main" val="0"/>
                        </a:ext>
                      </a:extLst>
                    </a:blip>
                    <a:srcRect/>
                    <a:stretch>
                      <a:fillRect/>
                    </a:stretch>
                  </pic:blipFill>
                  <pic:spPr bwMode="auto">
                    <a:xfrm>
                      <a:off x="0" y="0"/>
                      <a:ext cx="152400" cy="138430"/>
                    </a:xfrm>
                    <a:prstGeom prst="rect">
                      <a:avLst/>
                    </a:prstGeom>
                    <a:noFill/>
                    <a:ln>
                      <a:noFill/>
                    </a:ln>
                  </pic:spPr>
                </pic:pic>
              </a:graphicData>
            </a:graphic>
          </wp:inline>
        </w:drawing>
      </w:r>
      <w:r w:rsidRPr="00D93DB4">
        <w:t xml:space="preserve">equals 40, 80, or 120 for WB, SWB, or FB signals. </w:t>
      </w:r>
    </w:p>
    <w:p w14:paraId="551AF02A" w14:textId="2FDC205E" w:rsidR="00DA4660" w:rsidRPr="00D93DB4" w:rsidRDefault="00DA4660" w:rsidP="0001287F">
      <w:r w:rsidRPr="00D93DB4">
        <w:t xml:space="preserve">Note, that if either of the last two frames have the </w:t>
      </w:r>
      <w:r w:rsidR="004C5B74">
        <w:rPr>
          <w:rFonts w:eastAsia="MS Mincho"/>
          <w:noProof/>
          <w:position w:val="-6"/>
        </w:rPr>
        <w:drawing>
          <wp:inline distT="0" distB="0" distL="0" distR="0" wp14:anchorId="50AD46D6" wp14:editId="2A4839BF">
            <wp:extent cx="624205" cy="152400"/>
            <wp:effectExtent l="0" t="0" r="0" b="0"/>
            <wp:docPr id="1094"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096">
                      <a:extLst>
                        <a:ext uri="{28A0092B-C50C-407E-A947-70E740481C1C}">
                          <a14:useLocalDpi xmlns:a14="http://schemas.microsoft.com/office/drawing/2010/main" val="0"/>
                        </a:ext>
                      </a:extLst>
                    </a:blip>
                    <a:srcRect/>
                    <a:stretch>
                      <a:fillRect/>
                    </a:stretch>
                  </pic:blipFill>
                  <pic:spPr bwMode="auto">
                    <a:xfrm>
                      <a:off x="0" y="0"/>
                      <a:ext cx="624205" cy="152400"/>
                    </a:xfrm>
                    <a:prstGeom prst="rect">
                      <a:avLst/>
                    </a:prstGeom>
                    <a:noFill/>
                    <a:ln>
                      <a:noFill/>
                    </a:ln>
                  </pic:spPr>
                </pic:pic>
              </a:graphicData>
            </a:graphic>
          </wp:inline>
        </w:drawing>
      </w:r>
      <w:r w:rsidRPr="00D93DB4">
        <w:t>flag set, then the number of peaks is set to 0.</w:t>
      </w:r>
    </w:p>
    <w:p w14:paraId="057C4D29" w14:textId="77777777" w:rsidR="00DA4660" w:rsidRPr="00D93DB4" w:rsidRDefault="00DA4660" w:rsidP="0001287F">
      <w:r w:rsidRPr="00D93DB4">
        <w:t>Next the spectrum around the spectral peaks is updated and random noise component related to burst loss handling is added</w:t>
      </w:r>
    </w:p>
    <w:p w14:paraId="0CA8BF77" w14:textId="6232C94B" w:rsidR="00DA4660" w:rsidRPr="00D93DB4" w:rsidRDefault="00DA4660" w:rsidP="00D24BDE">
      <w:pPr>
        <w:pStyle w:val="EQ"/>
      </w:pPr>
      <w:r w:rsidRPr="00D93DB4">
        <w:tab/>
      </w:r>
      <w:r w:rsidR="004C5B74">
        <w:rPr>
          <w:noProof/>
          <w:position w:val="-10"/>
        </w:rPr>
        <w:drawing>
          <wp:inline distT="0" distB="0" distL="0" distR="0" wp14:anchorId="22834E6B" wp14:editId="690AE652">
            <wp:extent cx="2919730" cy="228600"/>
            <wp:effectExtent l="0" t="0" r="0" b="0"/>
            <wp:docPr id="1095"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2919730" cy="228600"/>
                    </a:xfrm>
                    <a:prstGeom prst="rect">
                      <a:avLst/>
                    </a:prstGeom>
                    <a:noFill/>
                    <a:ln>
                      <a:noFill/>
                    </a:ln>
                  </pic:spPr>
                </pic:pic>
              </a:graphicData>
            </a:graphic>
          </wp:inline>
        </w:drawing>
      </w:r>
      <w:r w:rsidR="00D93DB4">
        <w:tab/>
      </w:r>
      <w:r w:rsidRPr="00D93DB4">
        <w:t>(</w:t>
      </w:r>
      <w:bookmarkStart w:id="203" w:name="adjusted_amplitude_alpha"/>
      <w:r w:rsidR="005B1BA1" w:rsidRPr="00D93DB4">
        <w:t>189</w:t>
      </w:r>
      <w:bookmarkEnd w:id="203"/>
      <w:r w:rsidRPr="00D93DB4">
        <w:t>)</w:t>
      </w:r>
    </w:p>
    <w:p w14:paraId="40C5FA18" w14:textId="502B9632" w:rsidR="00DA4660" w:rsidRPr="00D93DB4" w:rsidRDefault="00DA4660" w:rsidP="0001287F">
      <w:r w:rsidRPr="00D93DB4">
        <w:t>where</w:t>
      </w:r>
      <w:r w:rsidR="004C5B74">
        <w:rPr>
          <w:noProof/>
          <w:position w:val="-10"/>
        </w:rPr>
        <w:drawing>
          <wp:inline distT="0" distB="0" distL="0" distR="0" wp14:anchorId="22642E13" wp14:editId="4182C0CF">
            <wp:extent cx="1005205" cy="190500"/>
            <wp:effectExtent l="0" t="0" r="0" b="0"/>
            <wp:docPr id="1096"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098">
                      <a:extLst>
                        <a:ext uri="{28A0092B-C50C-407E-A947-70E740481C1C}">
                          <a14:useLocalDpi xmlns:a14="http://schemas.microsoft.com/office/drawing/2010/main" val="0"/>
                        </a:ext>
                      </a:extLst>
                    </a:blip>
                    <a:srcRect/>
                    <a:stretch>
                      <a:fillRect/>
                    </a:stretch>
                  </pic:blipFill>
                  <pic:spPr bwMode="auto">
                    <a:xfrm>
                      <a:off x="0" y="0"/>
                      <a:ext cx="1005205" cy="190500"/>
                    </a:xfrm>
                    <a:prstGeom prst="rect">
                      <a:avLst/>
                    </a:prstGeom>
                    <a:noFill/>
                    <a:ln>
                      <a:noFill/>
                    </a:ln>
                  </pic:spPr>
                </pic:pic>
              </a:graphicData>
            </a:graphic>
          </wp:inline>
        </w:drawing>
      </w:r>
      <w:r w:rsidRPr="00D93DB4">
        <w:t xml:space="preserve">, </w:t>
      </w:r>
      <w:r w:rsidR="004C5B74">
        <w:rPr>
          <w:noProof/>
          <w:position w:val="-6"/>
        </w:rPr>
        <w:drawing>
          <wp:inline distT="0" distB="0" distL="0" distR="0" wp14:anchorId="78484226" wp14:editId="07AF1CE8">
            <wp:extent cx="114300" cy="152400"/>
            <wp:effectExtent l="0" t="0" r="0" b="0"/>
            <wp:docPr id="1097"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t xml:space="preserve">is set according to Table </w:t>
      </w:r>
      <w:r w:rsidR="005B1BA1" w:rsidRPr="00D93DB4">
        <w:rPr>
          <w:noProof/>
        </w:rPr>
        <w:t>11</w:t>
      </w:r>
      <w:r w:rsidRPr="00D93DB4">
        <w:t xml:space="preserve">, </w:t>
      </w:r>
      <w:r w:rsidR="004C5B74">
        <w:rPr>
          <w:noProof/>
          <w:position w:val="-6"/>
        </w:rPr>
        <w:drawing>
          <wp:inline distT="0" distB="0" distL="0" distR="0" wp14:anchorId="071EB54D" wp14:editId="16D73FBC">
            <wp:extent cx="281305" cy="167005"/>
            <wp:effectExtent l="0" t="0" r="0" b="0"/>
            <wp:docPr id="1098"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281305" cy="167005"/>
                    </a:xfrm>
                    <a:prstGeom prst="rect">
                      <a:avLst/>
                    </a:prstGeom>
                    <a:noFill/>
                    <a:ln>
                      <a:noFill/>
                    </a:ln>
                  </pic:spPr>
                </pic:pic>
              </a:graphicData>
            </a:graphic>
          </wp:inline>
        </w:drawing>
      </w:r>
      <w:r w:rsidRPr="00D93DB4">
        <w:t xml:space="preserve">is a random number between -1 and 1, and </w:t>
      </w:r>
    </w:p>
    <w:p w14:paraId="06183799" w14:textId="5C3C323E" w:rsidR="00DA4660" w:rsidRPr="00D93DB4" w:rsidRDefault="00DA4660" w:rsidP="00D24BDE">
      <w:pPr>
        <w:pStyle w:val="EQ"/>
      </w:pPr>
      <w:r w:rsidRPr="00D93DB4">
        <w:tab/>
      </w:r>
      <w:r w:rsidR="004C5B74">
        <w:rPr>
          <w:noProof/>
          <w:position w:val="-58"/>
        </w:rPr>
        <w:drawing>
          <wp:inline distT="0" distB="0" distL="0" distR="0" wp14:anchorId="401E0A70" wp14:editId="4247EC2C">
            <wp:extent cx="1767205" cy="795655"/>
            <wp:effectExtent l="0" t="0" r="0" b="0"/>
            <wp:docPr id="1099"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767205" cy="795655"/>
                    </a:xfrm>
                    <a:prstGeom prst="rect">
                      <a:avLst/>
                    </a:prstGeom>
                    <a:noFill/>
                    <a:ln>
                      <a:noFill/>
                    </a:ln>
                  </pic:spPr>
                </pic:pic>
              </a:graphicData>
            </a:graphic>
          </wp:inline>
        </w:drawing>
      </w:r>
      <w:r w:rsidR="00D93DB4">
        <w:tab/>
      </w:r>
      <w:r w:rsidRPr="00D93DB4">
        <w:t>(</w:t>
      </w:r>
      <w:r w:rsidR="005B1BA1" w:rsidRPr="00D93DB4">
        <w:t>190</w:t>
      </w:r>
      <w:r w:rsidRPr="00D93DB4">
        <w:t>)</w:t>
      </w:r>
    </w:p>
    <w:p w14:paraId="6A19A9FE" w14:textId="505B01DA" w:rsidR="00DA4660" w:rsidRPr="00D93DB4" w:rsidRDefault="00DA4660" w:rsidP="0001287F">
      <w:r w:rsidRPr="00D93DB4">
        <w:t xml:space="preserve">If </w:t>
      </w:r>
      <w:r w:rsidR="004C5B74">
        <w:rPr>
          <w:noProof/>
          <w:position w:val="-10"/>
        </w:rPr>
        <w:drawing>
          <wp:inline distT="0" distB="0" distL="0" distR="0" wp14:anchorId="5B833EC1" wp14:editId="597749E7">
            <wp:extent cx="776605" cy="190500"/>
            <wp:effectExtent l="0" t="0" r="0" b="0"/>
            <wp:docPr id="1100"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776605" cy="190500"/>
                    </a:xfrm>
                    <a:prstGeom prst="rect">
                      <a:avLst/>
                    </a:prstGeom>
                    <a:noFill/>
                    <a:ln>
                      <a:noFill/>
                    </a:ln>
                  </pic:spPr>
                </pic:pic>
              </a:graphicData>
            </a:graphic>
          </wp:inline>
        </w:drawing>
      </w:r>
      <w:r w:rsidRPr="00D93DB4">
        <w:t>is non-zero, the amplitude is adjusted, and a small random component is added to the phase</w:t>
      </w:r>
    </w:p>
    <w:p w14:paraId="759B6510" w14:textId="61C9AC92" w:rsidR="00DA4660" w:rsidRPr="00D93DB4" w:rsidRDefault="00DA4660" w:rsidP="00D24BDE">
      <w:pPr>
        <w:pStyle w:val="EQ"/>
      </w:pPr>
      <w:r w:rsidRPr="00D93DB4">
        <w:tab/>
      </w:r>
      <w:r w:rsidR="004C5B74">
        <w:rPr>
          <w:noProof/>
          <w:position w:val="-10"/>
        </w:rPr>
        <w:drawing>
          <wp:inline distT="0" distB="0" distL="0" distR="0" wp14:anchorId="550B6AAC" wp14:editId="2EC8A0B3">
            <wp:extent cx="1752600" cy="176530"/>
            <wp:effectExtent l="0" t="0" r="0" b="0"/>
            <wp:docPr id="110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752600" cy="176530"/>
                    </a:xfrm>
                    <a:prstGeom prst="rect">
                      <a:avLst/>
                    </a:prstGeom>
                    <a:noFill/>
                    <a:ln>
                      <a:noFill/>
                    </a:ln>
                  </pic:spPr>
                </pic:pic>
              </a:graphicData>
            </a:graphic>
          </wp:inline>
        </w:drawing>
      </w:r>
      <w:r w:rsidR="00D93DB4">
        <w:tab/>
      </w:r>
      <w:r w:rsidRPr="00D93DB4">
        <w:t>(</w:t>
      </w:r>
      <w:r w:rsidR="005B1BA1" w:rsidRPr="00D93DB4">
        <w:t>191</w:t>
      </w:r>
      <w:r w:rsidRPr="00D93DB4">
        <w:t>)</w:t>
      </w:r>
    </w:p>
    <w:p w14:paraId="65811750" w14:textId="7E65381E" w:rsidR="00DA4660" w:rsidRPr="00D93DB4" w:rsidRDefault="00DA4660" w:rsidP="00D24BDE">
      <w:pPr>
        <w:pStyle w:val="EQ"/>
      </w:pPr>
      <w:r w:rsidRPr="00D93DB4">
        <w:tab/>
      </w:r>
      <w:r w:rsidR="004C5B74">
        <w:rPr>
          <w:noProof/>
          <w:position w:val="-10"/>
        </w:rPr>
        <w:drawing>
          <wp:inline distT="0" distB="0" distL="0" distR="0" wp14:anchorId="32082C4A" wp14:editId="3C2F51E3">
            <wp:extent cx="2453005" cy="190500"/>
            <wp:effectExtent l="0" t="0" r="0" b="0"/>
            <wp:docPr id="110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2453005" cy="190500"/>
                    </a:xfrm>
                    <a:prstGeom prst="rect">
                      <a:avLst/>
                    </a:prstGeom>
                    <a:noFill/>
                    <a:ln>
                      <a:noFill/>
                    </a:ln>
                  </pic:spPr>
                </pic:pic>
              </a:graphicData>
            </a:graphic>
          </wp:inline>
        </w:drawing>
      </w:r>
      <w:r w:rsidR="00D93DB4">
        <w:tab/>
      </w:r>
      <w:r w:rsidRPr="00D93DB4">
        <w:t>(</w:t>
      </w:r>
      <w:r w:rsidR="005B1BA1" w:rsidRPr="00D93DB4">
        <w:t>192</w:t>
      </w:r>
      <w:r w:rsidRPr="00D93DB4">
        <w:t>)</w:t>
      </w:r>
    </w:p>
    <w:p w14:paraId="246845AF" w14:textId="77777777" w:rsidR="00DA4660" w:rsidRPr="00D93DB4" w:rsidRDefault="00DA4660" w:rsidP="0001287F">
      <w:r w:rsidRPr="00D93DB4">
        <w:t xml:space="preserve">The spectral coefficients which have not been updated are also updated in a similar manner but with a randomized phase. </w:t>
      </w:r>
    </w:p>
    <w:p w14:paraId="4F461A72" w14:textId="42D9D66E" w:rsidR="00DA4660" w:rsidRPr="00D93DB4" w:rsidRDefault="00DA4660" w:rsidP="0001287F">
      <w:r w:rsidRPr="00D93DB4">
        <w:t xml:space="preserve">For clarity it is to be noted that the first additive term in equation </w:t>
      </w:r>
      <w:r w:rsidR="00E117AC" w:rsidRPr="00D93DB4">
        <w:t>(</w:t>
      </w:r>
      <w:r w:rsidR="005B1BA1" w:rsidRPr="00D93DB4">
        <w:rPr>
          <w:noProof/>
        </w:rPr>
        <w:t>189</w:t>
      </w:r>
      <w:r w:rsidR="00E117AC" w:rsidRPr="00D93DB4">
        <w:t>)</w:t>
      </w:r>
      <w:r w:rsidRPr="00D93DB4">
        <w:t xml:space="preserve"> relates to phase shifting the sinusoidal components of the prototype spectrum. In addition, if </w:t>
      </w:r>
      <w:r w:rsidR="004C5B74">
        <w:rPr>
          <w:noProof/>
          <w:position w:val="-10"/>
        </w:rPr>
        <w:drawing>
          <wp:inline distT="0" distB="0" distL="0" distR="0" wp14:anchorId="7E97EA9F" wp14:editId="7EE218AE">
            <wp:extent cx="776605" cy="190500"/>
            <wp:effectExtent l="0" t="0" r="0" b="0"/>
            <wp:docPr id="1103"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776605" cy="190500"/>
                    </a:xfrm>
                    <a:prstGeom prst="rect">
                      <a:avLst/>
                    </a:prstGeom>
                    <a:noFill/>
                    <a:ln>
                      <a:noFill/>
                    </a:ln>
                  </pic:spPr>
                </pic:pic>
              </a:graphicData>
            </a:graphic>
          </wp:inline>
        </w:drawing>
      </w:r>
      <w:r w:rsidRPr="00D93DB4">
        <w:t>is non-zero, the phase is modified with a random component. This avoids quality degrading tonal sounds due to too strong periodicity and is useful both in case of transients and burst frame loss. In addition, for the same reason the magnitude of the prototype frame spectral coefficients is attenuated with the scaling factor</w:t>
      </w:r>
      <w:r w:rsidR="004C5B74">
        <w:rPr>
          <w:noProof/>
          <w:position w:val="-10"/>
        </w:rPr>
        <w:drawing>
          <wp:inline distT="0" distB="0" distL="0" distR="0" wp14:anchorId="2510CA81" wp14:editId="295DB3ED">
            <wp:extent cx="281305" cy="190500"/>
            <wp:effectExtent l="0" t="0" r="0" b="0"/>
            <wp:docPr id="1104"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xml:space="preserve">. The second additive term in equation </w:t>
      </w:r>
      <w:r w:rsidR="00E117AC" w:rsidRPr="00D93DB4">
        <w:t>(</w:t>
      </w:r>
      <w:r w:rsidR="005B1BA1" w:rsidRPr="00D93DB4">
        <w:rPr>
          <w:noProof/>
        </w:rPr>
        <w:t>189</w:t>
      </w:r>
      <w:r w:rsidR="00E117AC" w:rsidRPr="00D93DB4">
        <w:t>)</w:t>
      </w:r>
      <w:r w:rsidRPr="00D93DB4">
        <w:t xml:space="preserve"> modifies the substitution frame spectral coefficients by an additive noise component, where the magnitude of the additive noise component corresponds to the scaled coefficient of the low-resolution magnitude spectrum of the previous good frame, </w:t>
      </w:r>
      <w:r w:rsidR="004C5B74">
        <w:rPr>
          <w:noProof/>
          <w:position w:val="-10"/>
        </w:rPr>
        <w:drawing>
          <wp:inline distT="0" distB="0" distL="0" distR="0" wp14:anchorId="10356A58" wp14:editId="78EE1228">
            <wp:extent cx="304800" cy="214630"/>
            <wp:effectExtent l="0" t="0" r="0" b="0"/>
            <wp:docPr id="1105"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304800" cy="214630"/>
                    </a:xfrm>
                    <a:prstGeom prst="rect">
                      <a:avLst/>
                    </a:prstGeom>
                    <a:noFill/>
                    <a:ln>
                      <a:noFill/>
                    </a:ln>
                  </pic:spPr>
                </pic:pic>
              </a:graphicData>
            </a:graphic>
          </wp:inline>
        </w:drawing>
      </w:r>
      <w:r w:rsidRPr="00D93DB4">
        <w:t xml:space="preserve">, which derivation is described in subclause </w:t>
      </w:r>
      <w:r w:rsidR="00956FFB" w:rsidRPr="00D93DB4">
        <w:t>5.4.3.5</w:t>
      </w:r>
      <w:r w:rsidRPr="00D93DB4">
        <w:t xml:space="preserve">.1. The scaling factor </w:t>
      </w:r>
      <w:r w:rsidR="004C5B74">
        <w:rPr>
          <w:noProof/>
          <w:position w:val="-10"/>
        </w:rPr>
        <w:drawing>
          <wp:inline distT="0" distB="0" distL="0" distR="0" wp14:anchorId="6C3D5D46" wp14:editId="2DEAD928">
            <wp:extent cx="290830" cy="190500"/>
            <wp:effectExtent l="0" t="0" r="0" b="0"/>
            <wp:docPr id="1106"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 xml:space="preserve">is chosen such that, except for the incorporated gradual muting behaviour, it compensates for the energy loss caused by the attenuation with factor </w:t>
      </w:r>
      <w:r w:rsidR="004C5B74">
        <w:rPr>
          <w:noProof/>
          <w:position w:val="-10"/>
        </w:rPr>
        <w:drawing>
          <wp:inline distT="0" distB="0" distL="0" distR="0" wp14:anchorId="09304630" wp14:editId="125114D5">
            <wp:extent cx="281305" cy="190500"/>
            <wp:effectExtent l="0" t="0" r="0" b="0"/>
            <wp:docPr id="1107"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sidRPr="00D93DB4">
        <w:t>. This is an aspect of the long-term muting behaviour which is outlined in subclause 5.4.6.2.2.</w:t>
      </w:r>
    </w:p>
    <w:p w14:paraId="4F717961" w14:textId="77777777" w:rsidR="00DA4660" w:rsidRPr="00D93DB4" w:rsidRDefault="00DA4660" w:rsidP="0001287F">
      <w:r w:rsidRPr="00D93DB4">
        <w:t xml:space="preserve">The reconstructed substitution frame spectrum is passed through the IFFT to create a time domain substitution frame. </w:t>
      </w:r>
    </w:p>
    <w:p w14:paraId="4F4A62A4" w14:textId="05AC1072" w:rsidR="00DA4660" w:rsidRPr="00D93DB4" w:rsidRDefault="00DA4660" w:rsidP="00D24BDE">
      <w:pPr>
        <w:pStyle w:val="EQ"/>
      </w:pPr>
      <w:r w:rsidRPr="00D93DB4">
        <w:tab/>
      </w:r>
      <w:r w:rsidR="004C5B74">
        <w:rPr>
          <w:noProof/>
          <w:position w:val="-14"/>
        </w:rPr>
        <w:drawing>
          <wp:inline distT="0" distB="0" distL="0" distR="0" wp14:anchorId="1C014760" wp14:editId="080A13F3">
            <wp:extent cx="1219200" cy="214630"/>
            <wp:effectExtent l="0" t="0" r="0" b="0"/>
            <wp:docPr id="1108"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1219200" cy="214630"/>
                    </a:xfrm>
                    <a:prstGeom prst="rect">
                      <a:avLst/>
                    </a:prstGeom>
                    <a:noFill/>
                    <a:ln>
                      <a:noFill/>
                    </a:ln>
                  </pic:spPr>
                </pic:pic>
              </a:graphicData>
            </a:graphic>
          </wp:inline>
        </w:drawing>
      </w:r>
      <w:r w:rsidR="00D93DB4">
        <w:tab/>
      </w:r>
      <w:r w:rsidRPr="00D93DB4">
        <w:t>(</w:t>
      </w:r>
      <w:r w:rsidR="005B1BA1" w:rsidRPr="00D93DB4">
        <w:t>193</w:t>
      </w:r>
      <w:r w:rsidRPr="00D93DB4">
        <w:t>)</w:t>
      </w:r>
    </w:p>
    <w:p w14:paraId="73B716B3" w14:textId="069CE3FA" w:rsidR="00DA4660" w:rsidRPr="00D93DB4" w:rsidRDefault="00DA4660" w:rsidP="0001287F">
      <w:r w:rsidRPr="00D93DB4">
        <w:t xml:space="preserve">Where </w:t>
      </w:r>
      <w:r w:rsidR="004C5B74">
        <w:rPr>
          <w:noProof/>
          <w:position w:val="-14"/>
        </w:rPr>
        <w:drawing>
          <wp:inline distT="0" distB="0" distL="0" distR="0" wp14:anchorId="781C0098" wp14:editId="20B2CE31">
            <wp:extent cx="738505" cy="214630"/>
            <wp:effectExtent l="0" t="0" r="0" b="0"/>
            <wp:docPr id="1109"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738505" cy="214630"/>
                    </a:xfrm>
                    <a:prstGeom prst="rect">
                      <a:avLst/>
                    </a:prstGeom>
                    <a:noFill/>
                    <a:ln>
                      <a:noFill/>
                    </a:ln>
                  </pic:spPr>
                </pic:pic>
              </a:graphicData>
            </a:graphic>
          </wp:inline>
        </w:drawing>
      </w:r>
      <w:r w:rsidRPr="00D93DB4">
        <w:t xml:space="preserve">.The signal </w:t>
      </w:r>
      <w:r w:rsidR="004C5B74">
        <w:rPr>
          <w:noProof/>
          <w:position w:val="-14"/>
        </w:rPr>
        <w:drawing>
          <wp:inline distT="0" distB="0" distL="0" distR="0" wp14:anchorId="654FB570" wp14:editId="490D0F2B">
            <wp:extent cx="419100" cy="214630"/>
            <wp:effectExtent l="0" t="0" r="0" b="0"/>
            <wp:docPr id="111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419100" cy="214630"/>
                    </a:xfrm>
                    <a:prstGeom prst="rect">
                      <a:avLst/>
                    </a:prstGeom>
                    <a:noFill/>
                    <a:ln>
                      <a:noFill/>
                    </a:ln>
                  </pic:spPr>
                </pic:pic>
              </a:graphicData>
            </a:graphic>
          </wp:inline>
        </w:drawing>
      </w:r>
      <w:r w:rsidRPr="00D93DB4">
        <w:t xml:space="preserve">is zero extended outside of this range. This signal </w:t>
      </w:r>
      <w:r w:rsidR="004C5B74">
        <w:rPr>
          <w:noProof/>
          <w:position w:val="-14"/>
        </w:rPr>
        <w:drawing>
          <wp:inline distT="0" distB="0" distL="0" distR="0" wp14:anchorId="3DF06B05" wp14:editId="2C31950B">
            <wp:extent cx="1319530" cy="214630"/>
            <wp:effectExtent l="0" t="0" r="0" b="0"/>
            <wp:docPr id="1111"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1319530" cy="214630"/>
                    </a:xfrm>
                    <a:prstGeom prst="rect">
                      <a:avLst/>
                    </a:prstGeom>
                    <a:noFill/>
                    <a:ln>
                      <a:noFill/>
                    </a:ln>
                  </pic:spPr>
                </pic:pic>
              </a:graphicData>
            </a:graphic>
          </wp:inline>
        </w:drawing>
      </w:r>
      <w:r w:rsidRPr="00D93DB4">
        <w:t xml:space="preserve"> is then windowed and time-domain aliased as described in </w:t>
      </w:r>
      <w:r w:rsidR="00314012" w:rsidRPr="00D93DB4">
        <w:t>[5]</w:t>
      </w:r>
      <w:r w:rsidRPr="00D93DB4">
        <w:t>, clause</w:t>
      </w:r>
      <w:r w:rsidRPr="00D93DB4">
        <w:rPr>
          <w:color w:val="FF0000"/>
        </w:rPr>
        <w:t xml:space="preserve"> </w:t>
      </w:r>
      <w:r w:rsidRPr="00D93DB4">
        <w:t>5.3.2.2 (</w:t>
      </w:r>
      <w:r w:rsidR="004C5B74">
        <w:rPr>
          <w:noProof/>
          <w:position w:val="-10"/>
        </w:rPr>
        <w:drawing>
          <wp:inline distT="0" distB="0" distL="0" distR="0" wp14:anchorId="4B4676C8" wp14:editId="5C15280C">
            <wp:extent cx="290830" cy="190500"/>
            <wp:effectExtent l="0" t="0" r="0" b="0"/>
            <wp:docPr id="111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109">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D93DB4">
        <w:t xml:space="preserve">is the number of zero samples in the ALDO window). The resulting windowed and time-domain aliased signal is then overlap-added with the previous frame as described in </w:t>
      </w:r>
      <w:r w:rsidR="00314012" w:rsidRPr="00D93DB4">
        <w:t>[5]</w:t>
      </w:r>
      <w:r w:rsidRPr="00D93DB4">
        <w:t>, clause 6.2.4.1.</w:t>
      </w:r>
    </w:p>
    <w:p w14:paraId="51EECB29" w14:textId="77777777" w:rsidR="00DA4660" w:rsidRPr="00D93DB4" w:rsidRDefault="00956FFB" w:rsidP="0001287F">
      <w:pPr>
        <w:pStyle w:val="Heading4"/>
      </w:pPr>
      <w:bookmarkStart w:id="204" w:name="_Toc123562466"/>
      <w:r w:rsidRPr="00D93DB4">
        <w:t>5.4.3.6</w:t>
      </w:r>
      <w:r w:rsidR="00DA4660" w:rsidRPr="00D93DB4">
        <w:tab/>
      </w:r>
      <w:r w:rsidR="0091103C" w:rsidRPr="00D93DB4">
        <w:t>MDCT concealment based on sinusoidal synthesis and adaptive noise filling</w:t>
      </w:r>
      <w:bookmarkEnd w:id="204"/>
    </w:p>
    <w:p w14:paraId="50F4C0BB" w14:textId="77777777" w:rsidR="0091103C" w:rsidRPr="00D93DB4" w:rsidRDefault="0091103C" w:rsidP="0091103C">
      <w:r w:rsidRPr="00D93DB4">
        <w:t>The MDCT concealment based on sinusoidal synthesis and adaptive noise injection is illustrated in Figure</w:t>
      </w:r>
      <w:r w:rsidR="000B67DD" w:rsidRPr="00D93DB4">
        <w:t xml:space="preserve"> 6</w:t>
      </w:r>
      <w:r w:rsidRPr="00D93DB4">
        <w:t>. Note that the resampling to 8 kHz and pitch search are already described in clause 5.4.3.1.</w:t>
      </w:r>
    </w:p>
    <w:p w14:paraId="5892A1CB" w14:textId="6DB9A157" w:rsidR="0091103C" w:rsidRPr="00D93DB4" w:rsidRDefault="004C5B74" w:rsidP="00855344">
      <w:pPr>
        <w:pStyle w:val="TH"/>
      </w:pPr>
      <w:r>
        <w:rPr>
          <w:noProof/>
        </w:rPr>
        <w:drawing>
          <wp:inline distT="0" distB="0" distL="0" distR="0" wp14:anchorId="6947B9EF" wp14:editId="30B3686B">
            <wp:extent cx="6115050" cy="781050"/>
            <wp:effectExtent l="0" t="0" r="0" b="0"/>
            <wp:docPr id="1113"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0C55DD1D" w14:textId="77777777" w:rsidR="0091103C" w:rsidRPr="00D93DB4" w:rsidRDefault="0091103C" w:rsidP="0091103C">
      <w:pPr>
        <w:pStyle w:val="TF"/>
      </w:pPr>
      <w:r w:rsidRPr="00D93DB4">
        <w:t>Figure</w:t>
      </w:r>
      <w:r w:rsidR="000B67DD" w:rsidRPr="00D93DB4">
        <w:t xml:space="preserve"> 6</w:t>
      </w:r>
      <w:r w:rsidRPr="00D93DB4">
        <w:t xml:space="preserve">: </w:t>
      </w:r>
      <w:r w:rsidRPr="00D93DB4">
        <w:rPr>
          <w:rFonts w:hint="eastAsia"/>
          <w:bCs/>
        </w:rPr>
        <w:t>Block</w:t>
      </w:r>
      <w:r w:rsidRPr="00D93DB4">
        <w:rPr>
          <w:bCs/>
        </w:rPr>
        <w:t xml:space="preserve"> diagram of MDCT concealment </w:t>
      </w:r>
      <w:r w:rsidRPr="00D93DB4">
        <w:t>based on sinusoidal synthesis</w:t>
      </w:r>
      <w:r w:rsidR="005B1611" w:rsidRPr="00D93DB4">
        <w:br/>
      </w:r>
      <w:r w:rsidRPr="00D93DB4">
        <w:t xml:space="preserve"> and adaptive noise filling</w:t>
      </w:r>
    </w:p>
    <w:p w14:paraId="55105862" w14:textId="77777777" w:rsidR="0091103C" w:rsidRPr="00D93DB4" w:rsidRDefault="0091103C" w:rsidP="0091103C">
      <w:pPr>
        <w:pStyle w:val="Heading5"/>
      </w:pPr>
      <w:bookmarkStart w:id="205" w:name="_Toc123562467"/>
      <w:r w:rsidRPr="00D93DB4">
        <w:t>5.4.3.6.1</w:t>
      </w:r>
      <w:r w:rsidRPr="00D93DB4">
        <w:tab/>
        <w:t>FFT</w:t>
      </w:r>
      <w:bookmarkEnd w:id="205"/>
    </w:p>
    <w:p w14:paraId="6F1B7FF1" w14:textId="7321E873" w:rsidR="0091103C" w:rsidRPr="00D93DB4" w:rsidRDefault="0091103C" w:rsidP="0091103C">
      <w:r w:rsidRPr="00D93DB4">
        <w:t xml:space="preserve">The pitch cycle of length </w:t>
      </w:r>
      <w:r w:rsidR="004C5B74">
        <w:rPr>
          <w:rFonts w:cs="Calibri"/>
          <w:noProof/>
          <w:position w:val="-10"/>
        </w:rPr>
        <w:drawing>
          <wp:inline distT="0" distB="0" distL="0" distR="0" wp14:anchorId="7FB4F983" wp14:editId="2667B1EF">
            <wp:extent cx="152400" cy="205105"/>
            <wp:effectExtent l="0" t="0" r="0" b="0"/>
            <wp:docPr id="111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52400" cy="205105"/>
                    </a:xfrm>
                    <a:prstGeom prst="rect">
                      <a:avLst/>
                    </a:prstGeom>
                    <a:noFill/>
                    <a:ln>
                      <a:noFill/>
                    </a:ln>
                  </pic:spPr>
                </pic:pic>
              </a:graphicData>
            </a:graphic>
          </wp:inline>
        </w:drawing>
      </w:r>
      <w:r w:rsidRPr="00D93DB4">
        <w:rPr>
          <w:rFonts w:cs="Calibri"/>
        </w:rPr>
        <w:t xml:space="preserve"> </w:t>
      </w:r>
      <w:r w:rsidRPr="00D93DB4">
        <w:t xml:space="preserve">is extracted from the resampled past synthesis </w:t>
      </w:r>
      <w:r w:rsidR="004C5B74">
        <w:rPr>
          <w:noProof/>
          <w:position w:val="-10"/>
        </w:rPr>
        <w:drawing>
          <wp:inline distT="0" distB="0" distL="0" distR="0" wp14:anchorId="5CD501D0" wp14:editId="323AB1E1">
            <wp:extent cx="481330" cy="228600"/>
            <wp:effectExtent l="0" t="0" r="0" b="0"/>
            <wp:docPr id="1115"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481330" cy="228600"/>
                    </a:xfrm>
                    <a:prstGeom prst="rect">
                      <a:avLst/>
                    </a:prstGeom>
                    <a:noFill/>
                    <a:ln>
                      <a:noFill/>
                    </a:ln>
                  </pic:spPr>
                </pic:pic>
              </a:graphicData>
            </a:graphic>
          </wp:inline>
        </w:drawing>
      </w:r>
      <w:r w:rsidRPr="00D93DB4">
        <w:t xml:space="preserve"> of length 320 as: </w:t>
      </w:r>
      <w:r w:rsidR="004C5B74">
        <w:rPr>
          <w:noProof/>
          <w:position w:val="-14"/>
        </w:rPr>
        <w:drawing>
          <wp:inline distT="0" distB="0" distL="0" distR="0" wp14:anchorId="72B35FB4" wp14:editId="20DB082B">
            <wp:extent cx="2819400" cy="252730"/>
            <wp:effectExtent l="0" t="0" r="0" b="0"/>
            <wp:docPr id="1116"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2819400" cy="252730"/>
                    </a:xfrm>
                    <a:prstGeom prst="rect">
                      <a:avLst/>
                    </a:prstGeom>
                    <a:noFill/>
                    <a:ln>
                      <a:noFill/>
                    </a:ln>
                  </pic:spPr>
                </pic:pic>
              </a:graphicData>
            </a:graphic>
          </wp:inline>
        </w:drawing>
      </w:r>
      <w:r w:rsidRPr="00D93DB4">
        <w:t>. This pitch cycle is analyzed in frequency domain using the following steps:</w:t>
      </w:r>
    </w:p>
    <w:p w14:paraId="0D082050" w14:textId="4858BB78" w:rsidR="0091103C" w:rsidRPr="00D93DB4" w:rsidRDefault="005B1611" w:rsidP="00B90920">
      <w:pPr>
        <w:pStyle w:val="B1"/>
      </w:pPr>
      <w:r w:rsidRPr="00D93DB4">
        <w:t>-</w:t>
      </w:r>
      <w:r w:rsidRPr="00D93DB4">
        <w:tab/>
      </w:r>
      <w:r w:rsidR="0091103C" w:rsidRPr="00D93DB4">
        <w:t xml:space="preserve">The signal </w:t>
      </w:r>
      <w:r w:rsidR="004C5B74">
        <w:rPr>
          <w:noProof/>
          <w:position w:val="-14"/>
        </w:rPr>
        <w:drawing>
          <wp:inline distT="0" distB="0" distL="0" distR="0" wp14:anchorId="666B5FBE" wp14:editId="1665541E">
            <wp:extent cx="1371600" cy="228600"/>
            <wp:effectExtent l="0" t="0" r="0" b="0"/>
            <wp:docPr id="1117"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1371600" cy="228600"/>
                    </a:xfrm>
                    <a:prstGeom prst="rect">
                      <a:avLst/>
                    </a:prstGeom>
                    <a:noFill/>
                    <a:ln>
                      <a:noFill/>
                    </a:ln>
                  </pic:spPr>
                </pic:pic>
              </a:graphicData>
            </a:graphic>
          </wp:inline>
        </w:drawing>
      </w:r>
      <w:r w:rsidR="0091103C" w:rsidRPr="00D93DB4">
        <w:t xml:space="preserve"> is linearly interpolated to a length corresponding to a power of 2 to obtain the segment </w:t>
      </w:r>
      <w:r w:rsidR="004C5B74">
        <w:rPr>
          <w:noProof/>
          <w:position w:val="-14"/>
        </w:rPr>
        <w:drawing>
          <wp:inline distT="0" distB="0" distL="0" distR="0" wp14:anchorId="4044F6D5" wp14:editId="355414A8">
            <wp:extent cx="571500" cy="228600"/>
            <wp:effectExtent l="0" t="0" r="0" b="0"/>
            <wp:docPr id="111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0091103C" w:rsidRPr="00D93DB4">
        <w:t xml:space="preserve"> of length </w:t>
      </w:r>
      <w:r w:rsidR="004C5B74">
        <w:rPr>
          <w:noProof/>
          <w:position w:val="-10"/>
        </w:rPr>
        <w:drawing>
          <wp:inline distT="0" distB="0" distL="0" distR="0" wp14:anchorId="30BE180E" wp14:editId="4071084B">
            <wp:extent cx="205105" cy="205105"/>
            <wp:effectExtent l="0" t="0" r="0" b="0"/>
            <wp:docPr id="111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inline>
        </w:drawing>
      </w:r>
      <w:r w:rsidR="0091103C" w:rsidRPr="00D93DB4">
        <w:t xml:space="preserve"> such that </w:t>
      </w:r>
      <w:r w:rsidR="004C5B74">
        <w:rPr>
          <w:noProof/>
          <w:position w:val="-10"/>
        </w:rPr>
        <w:drawing>
          <wp:inline distT="0" distB="0" distL="0" distR="0" wp14:anchorId="07ADA04A" wp14:editId="5C06982D">
            <wp:extent cx="800100" cy="228600"/>
            <wp:effectExtent l="0" t="0" r="0" b="0"/>
            <wp:docPr id="112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r w:rsidR="0091103C" w:rsidRPr="00D93DB4">
        <w:t xml:space="preserve"> where </w:t>
      </w:r>
      <w:r w:rsidR="004C5B74">
        <w:rPr>
          <w:noProof/>
          <w:position w:val="-10"/>
        </w:rPr>
        <w:drawing>
          <wp:inline distT="0" distB="0" distL="0" distR="0" wp14:anchorId="2AEAEA23" wp14:editId="586915F9">
            <wp:extent cx="167005" cy="205105"/>
            <wp:effectExtent l="0" t="0" r="0" b="0"/>
            <wp:docPr id="1121"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167005" cy="205105"/>
                    </a:xfrm>
                    <a:prstGeom prst="rect">
                      <a:avLst/>
                    </a:prstGeom>
                    <a:noFill/>
                    <a:ln>
                      <a:noFill/>
                    </a:ln>
                  </pic:spPr>
                </pic:pic>
              </a:graphicData>
            </a:graphic>
          </wp:inline>
        </w:drawing>
      </w:r>
      <w:r w:rsidR="0091103C" w:rsidRPr="00D93DB4">
        <w:t xml:space="preserve"> is the rounding upward to the nearest integer. A linear interpolation is applied as follows:</w:t>
      </w:r>
    </w:p>
    <w:p w14:paraId="0BCC55F0" w14:textId="5516EFFB" w:rsidR="0091103C" w:rsidRPr="00D93DB4" w:rsidRDefault="0091103C" w:rsidP="0091103C">
      <w:pPr>
        <w:pStyle w:val="EQ"/>
      </w:pPr>
      <w:r w:rsidRPr="00D93DB4">
        <w:tab/>
      </w:r>
      <w:r w:rsidR="004C5B74">
        <w:rPr>
          <w:noProof/>
          <w:position w:val="-48"/>
        </w:rPr>
        <w:drawing>
          <wp:inline distT="0" distB="0" distL="0" distR="0" wp14:anchorId="1124FD7C" wp14:editId="64C0D777">
            <wp:extent cx="4739005" cy="685800"/>
            <wp:effectExtent l="0" t="0" r="0" b="0"/>
            <wp:docPr id="112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4739005" cy="685800"/>
                    </a:xfrm>
                    <a:prstGeom prst="rect">
                      <a:avLst/>
                    </a:prstGeom>
                    <a:noFill/>
                    <a:ln>
                      <a:noFill/>
                    </a:ln>
                  </pic:spPr>
                </pic:pic>
              </a:graphicData>
            </a:graphic>
          </wp:inline>
        </w:drawing>
      </w:r>
      <w:r w:rsidR="00D93DB4">
        <w:tab/>
      </w:r>
      <w:r w:rsidRPr="00D93DB4">
        <w:t>(</w:t>
      </w:r>
      <w:r w:rsidR="005B1BA1" w:rsidRPr="00D93DB4">
        <w:t>194</w:t>
      </w:r>
      <w:r w:rsidRPr="00D93DB4">
        <w:t>)</w:t>
      </w:r>
    </w:p>
    <w:p w14:paraId="3909867E" w14:textId="71A8AD32" w:rsidR="0091103C" w:rsidRPr="00D93DB4" w:rsidRDefault="0091103C" w:rsidP="0091103C">
      <w:pPr>
        <w:ind w:left="284" w:firstLine="284"/>
      </w:pPr>
      <w:r w:rsidRPr="00D93DB4">
        <w:t xml:space="preserve">where </w:t>
      </w:r>
      <w:r w:rsidR="004C5B74">
        <w:rPr>
          <w:noProof/>
          <w:position w:val="-10"/>
        </w:rPr>
        <w:drawing>
          <wp:inline distT="0" distB="0" distL="0" distR="0" wp14:anchorId="531D3D6F" wp14:editId="6E774BED">
            <wp:extent cx="190500" cy="205105"/>
            <wp:effectExtent l="0" t="0" r="0" b="0"/>
            <wp:docPr id="112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190500" cy="205105"/>
                    </a:xfrm>
                    <a:prstGeom prst="rect">
                      <a:avLst/>
                    </a:prstGeom>
                    <a:noFill/>
                    <a:ln>
                      <a:noFill/>
                    </a:ln>
                  </pic:spPr>
                </pic:pic>
              </a:graphicData>
            </a:graphic>
          </wp:inline>
        </w:drawing>
      </w:r>
      <w:r w:rsidRPr="00D93DB4">
        <w:t xml:space="preserve"> is the rounding downward to the nearest integer and </w:t>
      </w:r>
      <w:r w:rsidR="004C5B74">
        <w:rPr>
          <w:noProof/>
          <w:position w:val="-10"/>
        </w:rPr>
        <w:drawing>
          <wp:inline distT="0" distB="0" distL="0" distR="0" wp14:anchorId="23CABECA" wp14:editId="64332CD2">
            <wp:extent cx="1081405" cy="205105"/>
            <wp:effectExtent l="0" t="0" r="0" b="0"/>
            <wp:docPr id="112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1081405" cy="205105"/>
                    </a:xfrm>
                    <a:prstGeom prst="rect">
                      <a:avLst/>
                    </a:prstGeom>
                    <a:noFill/>
                    <a:ln>
                      <a:noFill/>
                    </a:ln>
                  </pic:spPr>
                </pic:pic>
              </a:graphicData>
            </a:graphic>
          </wp:inline>
        </w:drawing>
      </w:r>
      <w:r w:rsidRPr="00D93DB4">
        <w:t>.</w:t>
      </w:r>
    </w:p>
    <w:p w14:paraId="3D79735B" w14:textId="69FAADC9" w:rsidR="0091103C" w:rsidRPr="00D93DB4" w:rsidRDefault="00755D8F" w:rsidP="00B90920">
      <w:pPr>
        <w:pStyle w:val="B1"/>
      </w:pPr>
      <w:r w:rsidRPr="00D93DB4">
        <w:t>-</w:t>
      </w:r>
      <w:r w:rsidRPr="00D93DB4">
        <w:tab/>
      </w:r>
      <w:r w:rsidR="0091103C" w:rsidRPr="00D93DB4">
        <w:t xml:space="preserve">The segment </w:t>
      </w:r>
      <w:r w:rsidR="004C5B74">
        <w:rPr>
          <w:noProof/>
          <w:position w:val="-14"/>
        </w:rPr>
        <w:drawing>
          <wp:inline distT="0" distB="0" distL="0" distR="0" wp14:anchorId="340621B4" wp14:editId="45766482">
            <wp:extent cx="571500" cy="228600"/>
            <wp:effectExtent l="0" t="0" r="0" b="0"/>
            <wp:docPr id="1125"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0091103C" w:rsidRPr="00D93DB4">
        <w:t xml:space="preserve"> is decomposed in frequency domain by FFT of length </w:t>
      </w:r>
      <w:r w:rsidR="004C5B74">
        <w:rPr>
          <w:noProof/>
          <w:position w:val="-10"/>
        </w:rPr>
        <w:drawing>
          <wp:inline distT="0" distB="0" distL="0" distR="0" wp14:anchorId="6A47B374" wp14:editId="40BF98D7">
            <wp:extent cx="647700" cy="205105"/>
            <wp:effectExtent l="0" t="0" r="0" b="0"/>
            <wp:docPr id="112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647700" cy="205105"/>
                    </a:xfrm>
                    <a:prstGeom prst="rect">
                      <a:avLst/>
                    </a:prstGeom>
                    <a:noFill/>
                    <a:ln>
                      <a:noFill/>
                    </a:ln>
                  </pic:spPr>
                </pic:pic>
              </a:graphicData>
            </a:graphic>
          </wp:inline>
        </w:drawing>
      </w:r>
      <w:r w:rsidR="0091103C" w:rsidRPr="00D93DB4">
        <w:t xml:space="preserve"> to obtain the spectrum </w:t>
      </w:r>
      <w:r w:rsidR="004C5B74">
        <w:rPr>
          <w:noProof/>
          <w:position w:val="-10"/>
        </w:rPr>
        <w:drawing>
          <wp:inline distT="0" distB="0" distL="0" distR="0" wp14:anchorId="5BBC6AC4" wp14:editId="2DDD4F32">
            <wp:extent cx="304800" cy="190500"/>
            <wp:effectExtent l="0" t="0" r="0" b="0"/>
            <wp:docPr id="112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064C44" w:rsidRPr="00D93DB4">
        <w:t>,</w:t>
      </w:r>
      <w:r w:rsidR="0091103C" w:rsidRPr="00D93DB4">
        <w:t xml:space="preserve"> </w:t>
      </w:r>
      <w:r w:rsidR="004C5B74">
        <w:rPr>
          <w:noProof/>
          <w:position w:val="-10"/>
        </w:rPr>
        <w:drawing>
          <wp:inline distT="0" distB="0" distL="0" distR="0" wp14:anchorId="6658C42E" wp14:editId="16C49F0A">
            <wp:extent cx="1052830" cy="205105"/>
            <wp:effectExtent l="0" t="0" r="0" b="0"/>
            <wp:docPr id="112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1052830" cy="205105"/>
                    </a:xfrm>
                    <a:prstGeom prst="rect">
                      <a:avLst/>
                    </a:prstGeom>
                    <a:noFill/>
                    <a:ln>
                      <a:noFill/>
                    </a:ln>
                  </pic:spPr>
                </pic:pic>
              </a:graphicData>
            </a:graphic>
          </wp:inline>
        </w:drawing>
      </w:r>
      <w:r w:rsidR="0091103C" w:rsidRPr="00D93DB4">
        <w:t xml:space="preserve"> </w:t>
      </w:r>
    </w:p>
    <w:p w14:paraId="774B2CE4" w14:textId="1FFDF279" w:rsidR="0091103C" w:rsidRPr="00D93DB4" w:rsidRDefault="00755D8F" w:rsidP="00B90920">
      <w:pPr>
        <w:pStyle w:val="B1"/>
      </w:pPr>
      <w:r w:rsidRPr="00D93DB4">
        <w:t>-</w:t>
      </w:r>
      <w:r w:rsidRPr="00D93DB4">
        <w:tab/>
      </w:r>
      <w:r w:rsidR="0091103C" w:rsidRPr="00D93DB4">
        <w:t xml:space="preserve">The amplitude spectrum </w:t>
      </w:r>
      <w:r w:rsidR="004C5B74">
        <w:rPr>
          <w:noProof/>
          <w:position w:val="-12"/>
        </w:rPr>
        <w:drawing>
          <wp:inline distT="0" distB="0" distL="0" distR="0" wp14:anchorId="766B16E3" wp14:editId="33996D2C">
            <wp:extent cx="342900" cy="228600"/>
            <wp:effectExtent l="0" t="0" r="0" b="0"/>
            <wp:docPr id="1129"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0091103C" w:rsidRPr="00D93DB4">
        <w:t xml:space="preserve">is computed for </w:t>
      </w:r>
      <w:r w:rsidR="004C5B74">
        <w:rPr>
          <w:noProof/>
          <w:position w:val="-10"/>
        </w:rPr>
        <w:drawing>
          <wp:inline distT="0" distB="0" distL="0" distR="0" wp14:anchorId="0559FE2D" wp14:editId="3D1FEE3C">
            <wp:extent cx="1205230" cy="205105"/>
            <wp:effectExtent l="0" t="0" r="0" b="0"/>
            <wp:docPr id="113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1205230" cy="205105"/>
                    </a:xfrm>
                    <a:prstGeom prst="rect">
                      <a:avLst/>
                    </a:prstGeom>
                    <a:noFill/>
                    <a:ln>
                      <a:noFill/>
                    </a:ln>
                  </pic:spPr>
                </pic:pic>
              </a:graphicData>
            </a:graphic>
          </wp:inline>
        </w:drawing>
      </w:r>
      <w:r w:rsidR="0091103C" w:rsidRPr="00D93DB4">
        <w:t xml:space="preserve"> and the overall amplitude is also computed as</w:t>
      </w:r>
      <w:r w:rsidR="00064C44" w:rsidRPr="00D93DB4">
        <w:t>:</w:t>
      </w:r>
    </w:p>
    <w:p w14:paraId="1A0627EF" w14:textId="524C88F3" w:rsidR="0091103C" w:rsidRPr="00D93DB4" w:rsidRDefault="0091103C" w:rsidP="00B90920">
      <w:pPr>
        <w:pStyle w:val="EQ"/>
      </w:pPr>
      <w:r w:rsidRPr="00D93DB4">
        <w:tab/>
      </w:r>
      <w:r w:rsidR="004C5B74">
        <w:rPr>
          <w:noProof/>
          <w:position w:val="-28"/>
        </w:rPr>
        <w:drawing>
          <wp:inline distT="0" distB="0" distL="0" distR="0" wp14:anchorId="6878B3A0" wp14:editId="7348FE31">
            <wp:extent cx="1090930" cy="428625"/>
            <wp:effectExtent l="0" t="0" r="0" b="0"/>
            <wp:docPr id="113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0" y="0"/>
                      <a:ext cx="1090930" cy="428625"/>
                    </a:xfrm>
                    <a:prstGeom prst="rect">
                      <a:avLst/>
                    </a:prstGeom>
                    <a:noFill/>
                    <a:ln>
                      <a:noFill/>
                    </a:ln>
                  </pic:spPr>
                </pic:pic>
              </a:graphicData>
            </a:graphic>
          </wp:inline>
        </w:drawing>
      </w:r>
      <w:r w:rsidR="00D93DB4">
        <w:tab/>
      </w:r>
      <w:r w:rsidRPr="00D93DB4">
        <w:t>(</w:t>
      </w:r>
      <w:r w:rsidR="005B1BA1" w:rsidRPr="00D93DB4">
        <w:t>195</w:t>
      </w:r>
      <w:r w:rsidRPr="00D93DB4">
        <w:t>)</w:t>
      </w:r>
    </w:p>
    <w:p w14:paraId="7936AE19" w14:textId="77777777" w:rsidR="0091103C" w:rsidRPr="00D93DB4" w:rsidRDefault="0091103C" w:rsidP="0091103C">
      <w:pPr>
        <w:pStyle w:val="Heading5"/>
      </w:pPr>
      <w:bookmarkStart w:id="206" w:name="_Toc123562468"/>
      <w:r w:rsidRPr="00D93DB4">
        <w:t>5.4.3.6.2</w:t>
      </w:r>
      <w:r w:rsidRPr="00D93DB4">
        <w:tab/>
        <w:t>Selection of sinusoidal components</w:t>
      </w:r>
      <w:bookmarkEnd w:id="206"/>
    </w:p>
    <w:p w14:paraId="41C1F0B7" w14:textId="29A92716" w:rsidR="0091103C" w:rsidRPr="00D93DB4" w:rsidRDefault="0091103C" w:rsidP="0091103C">
      <w:r w:rsidRPr="00D93DB4">
        <w:t xml:space="preserve">Sinusoidal components are selected by first detecting the number </w:t>
      </w:r>
      <w:r w:rsidR="004C5B74">
        <w:rPr>
          <w:noProof/>
          <w:position w:val="-14"/>
        </w:rPr>
        <w:drawing>
          <wp:inline distT="0" distB="0" distL="0" distR="0" wp14:anchorId="798FF290" wp14:editId="0BE9F6AE">
            <wp:extent cx="342900" cy="228600"/>
            <wp:effectExtent l="0" t="0" r="0" b="0"/>
            <wp:docPr id="113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127">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D93DB4">
        <w:t xml:space="preserve"> of spectral peaks following condition: </w:t>
      </w:r>
      <w:r w:rsidR="004C5B74">
        <w:rPr>
          <w:noProof/>
          <w:position w:val="-12"/>
        </w:rPr>
        <w:drawing>
          <wp:inline distT="0" distB="0" distL="0" distR="0" wp14:anchorId="22597EAB" wp14:editId="33BF12DE">
            <wp:extent cx="967105" cy="228600"/>
            <wp:effectExtent l="0" t="0" r="0" b="0"/>
            <wp:docPr id="113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0" y="0"/>
                      <a:ext cx="967105" cy="228600"/>
                    </a:xfrm>
                    <a:prstGeom prst="rect">
                      <a:avLst/>
                    </a:prstGeom>
                    <a:noFill/>
                    <a:ln>
                      <a:noFill/>
                    </a:ln>
                  </pic:spPr>
                </pic:pic>
              </a:graphicData>
            </a:graphic>
          </wp:inline>
        </w:drawing>
      </w:r>
      <w:r w:rsidRPr="00D93DB4">
        <w:t xml:space="preserve"> and </w:t>
      </w:r>
      <w:r w:rsidR="004C5B74">
        <w:rPr>
          <w:noProof/>
          <w:position w:val="-12"/>
        </w:rPr>
        <w:drawing>
          <wp:inline distT="0" distB="0" distL="0" distR="0" wp14:anchorId="5E5D1F71" wp14:editId="1351E339">
            <wp:extent cx="976630" cy="228600"/>
            <wp:effectExtent l="0" t="0" r="0" b="0"/>
            <wp:docPr id="113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0" y="0"/>
                      <a:ext cx="976630" cy="228600"/>
                    </a:xfrm>
                    <a:prstGeom prst="rect">
                      <a:avLst/>
                    </a:prstGeom>
                    <a:noFill/>
                    <a:ln>
                      <a:noFill/>
                    </a:ln>
                  </pic:spPr>
                </pic:pic>
              </a:graphicData>
            </a:graphic>
          </wp:inline>
        </w:drawing>
      </w:r>
      <w:r w:rsidRPr="00D93DB4">
        <w:t xml:space="preserve"> .</w:t>
      </w:r>
      <w:r w:rsidR="00064C44" w:rsidRPr="00D93DB4">
        <w:t xml:space="preserve"> </w:t>
      </w:r>
      <w:r w:rsidRPr="00D93DB4">
        <w:t xml:space="preserve">When the binary voicing indication has the value </w:t>
      </w:r>
      <w:r w:rsidR="004C5B74">
        <w:rPr>
          <w:noProof/>
          <w:position w:val="-6"/>
        </w:rPr>
        <w:drawing>
          <wp:inline distT="0" distB="0" distL="0" distR="0" wp14:anchorId="358C0A2B" wp14:editId="6589A48E">
            <wp:extent cx="114300" cy="138430"/>
            <wp:effectExtent l="0" t="0" r="0" b="0"/>
            <wp:docPr id="113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t>=1, the peak selection is extended to select no</w:t>
      </w:r>
      <w:r w:rsidRPr="00D93DB4">
        <w:rPr>
          <w:rFonts w:cs="Calibri"/>
        </w:rPr>
        <w:t xml:space="preserve">t only the peak at index </w:t>
      </w:r>
      <w:r w:rsidR="004C5B74">
        <w:rPr>
          <w:noProof/>
          <w:position w:val="-6"/>
        </w:rPr>
        <w:drawing>
          <wp:inline distT="0" distB="0" distL="0" distR="0" wp14:anchorId="586EDE79" wp14:editId="0860C895">
            <wp:extent cx="128905" cy="167005"/>
            <wp:effectExtent l="0" t="0" r="0" b="0"/>
            <wp:docPr id="113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128905" cy="167005"/>
                    </a:xfrm>
                    <a:prstGeom prst="rect">
                      <a:avLst/>
                    </a:prstGeom>
                    <a:noFill/>
                    <a:ln>
                      <a:noFill/>
                    </a:ln>
                  </pic:spPr>
                </pic:pic>
              </a:graphicData>
            </a:graphic>
          </wp:inline>
        </w:drawing>
      </w:r>
      <w:r w:rsidRPr="00D93DB4">
        <w:rPr>
          <w:rFonts w:cs="Calibri"/>
        </w:rPr>
        <w:t xml:space="preserve"> meeting the </w:t>
      </w:r>
      <w:r w:rsidR="00C74AAD" w:rsidRPr="00D93DB4">
        <w:rPr>
          <w:rFonts w:cs="Calibri"/>
        </w:rPr>
        <w:t>preceding</w:t>
      </w:r>
      <w:r w:rsidRPr="00D93DB4">
        <w:rPr>
          <w:rFonts w:cs="Calibri"/>
        </w:rPr>
        <w:t xml:space="preserve"> condition but also neighboring peaks at index </w:t>
      </w:r>
      <w:r w:rsidR="004C5B74">
        <w:rPr>
          <w:noProof/>
          <w:position w:val="-6"/>
        </w:rPr>
        <w:drawing>
          <wp:inline distT="0" distB="0" distL="0" distR="0" wp14:anchorId="3059B368" wp14:editId="0CB6E692">
            <wp:extent cx="290830" cy="167005"/>
            <wp:effectExtent l="0" t="0" r="0" b="0"/>
            <wp:docPr id="113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290830" cy="167005"/>
                    </a:xfrm>
                    <a:prstGeom prst="rect">
                      <a:avLst/>
                    </a:prstGeom>
                    <a:noFill/>
                    <a:ln>
                      <a:noFill/>
                    </a:ln>
                  </pic:spPr>
                </pic:pic>
              </a:graphicData>
            </a:graphic>
          </wp:inline>
        </w:drawing>
      </w:r>
      <w:r w:rsidRPr="00D93DB4">
        <w:t xml:space="preserve"> and </w:t>
      </w:r>
      <w:r w:rsidR="004C5B74">
        <w:rPr>
          <w:noProof/>
          <w:position w:val="-6"/>
        </w:rPr>
        <w:drawing>
          <wp:inline distT="0" distB="0" distL="0" distR="0" wp14:anchorId="7C446263" wp14:editId="64FD8865">
            <wp:extent cx="290830" cy="167005"/>
            <wp:effectExtent l="0" t="0" r="0" b="0"/>
            <wp:docPr id="113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290830" cy="167005"/>
                    </a:xfrm>
                    <a:prstGeom prst="rect">
                      <a:avLst/>
                    </a:prstGeom>
                    <a:noFill/>
                    <a:ln>
                      <a:noFill/>
                    </a:ln>
                  </pic:spPr>
                </pic:pic>
              </a:graphicData>
            </a:graphic>
          </wp:inline>
        </w:drawing>
      </w:r>
      <w:r w:rsidR="00064C44" w:rsidRPr="00D93DB4">
        <w:rPr>
          <w:rFonts w:cs="Calibri"/>
        </w:rPr>
        <w:t>;</w:t>
      </w:r>
      <w:r w:rsidRPr="00D93DB4">
        <w:rPr>
          <w:rFonts w:cs="Calibri"/>
        </w:rPr>
        <w:t xml:space="preserve"> this allows capturing a larger portion of the overall spectral energy and lowering the noise to be re-injected for voiced signals.</w:t>
      </w:r>
    </w:p>
    <w:p w14:paraId="483C6B3B" w14:textId="0070C641" w:rsidR="0091103C" w:rsidRPr="00D93DB4" w:rsidRDefault="0091103C" w:rsidP="0091103C">
      <w:r w:rsidRPr="00D93DB4">
        <w:t xml:space="preserve">The final number of peaks to be kept is </w:t>
      </w:r>
      <w:r w:rsidR="004C5B74">
        <w:rPr>
          <w:noProof/>
          <w:position w:val="-14"/>
        </w:rPr>
        <w:drawing>
          <wp:inline distT="0" distB="0" distL="0" distR="0" wp14:anchorId="667F6659" wp14:editId="6C79319A">
            <wp:extent cx="1538605" cy="228600"/>
            <wp:effectExtent l="0" t="0" r="0" b="0"/>
            <wp:docPr id="1139"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133">
                      <a:extLst>
                        <a:ext uri="{28A0092B-C50C-407E-A947-70E740481C1C}">
                          <a14:useLocalDpi xmlns:a14="http://schemas.microsoft.com/office/drawing/2010/main" val="0"/>
                        </a:ext>
                      </a:extLst>
                    </a:blip>
                    <a:srcRect/>
                    <a:stretch>
                      <a:fillRect/>
                    </a:stretch>
                  </pic:blipFill>
                  <pic:spPr bwMode="auto">
                    <a:xfrm>
                      <a:off x="0" y="0"/>
                      <a:ext cx="1538605" cy="228600"/>
                    </a:xfrm>
                    <a:prstGeom prst="rect">
                      <a:avLst/>
                    </a:prstGeom>
                    <a:noFill/>
                    <a:ln>
                      <a:noFill/>
                    </a:ln>
                  </pic:spPr>
                </pic:pic>
              </a:graphicData>
            </a:graphic>
          </wp:inline>
        </w:drawing>
      </w:r>
      <w:r w:rsidRPr="00D93DB4">
        <w:t xml:space="preserve">to reduce the computational load of the subsequent sinusoidal synthesis. This final selection of peaks is performed by iteratively selecting the peak maximizing </w:t>
      </w:r>
      <w:r w:rsidR="004C5B74">
        <w:rPr>
          <w:noProof/>
          <w:position w:val="-12"/>
        </w:rPr>
        <w:drawing>
          <wp:inline distT="0" distB="0" distL="0" distR="0" wp14:anchorId="4086643C" wp14:editId="27687301">
            <wp:extent cx="342900" cy="228600"/>
            <wp:effectExtent l="0" t="0" r="0" b="0"/>
            <wp:docPr id="1140"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D93DB4">
        <w:t xml:space="preserve"> among peaks that are not yet selected as long as the conditions </w:t>
      </w:r>
      <w:r w:rsidR="004C5B74">
        <w:rPr>
          <w:rFonts w:cs="Calibri"/>
          <w:noProof/>
          <w:position w:val="-6"/>
        </w:rPr>
        <w:drawing>
          <wp:inline distT="0" distB="0" distL="0" distR="0" wp14:anchorId="7EC02DF5" wp14:editId="66EEDA5B">
            <wp:extent cx="114300" cy="138430"/>
            <wp:effectExtent l="0" t="0" r="0" b="0"/>
            <wp:docPr id="114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=1 or</w:t>
      </w:r>
      <w:r w:rsidR="00064C44" w:rsidRPr="00D93DB4">
        <w:rPr>
          <w:rFonts w:cs="Calibri"/>
        </w:rPr>
        <w:t xml:space="preserve"> </w:t>
      </w:r>
      <w:r w:rsidRPr="00D93DB4">
        <w:t xml:space="preserve"> </w:t>
      </w:r>
      <w:r w:rsidR="004C5B74">
        <w:rPr>
          <w:noProof/>
          <w:position w:val="-16"/>
        </w:rPr>
        <w:drawing>
          <wp:inline distT="0" distB="0" distL="0" distR="0" wp14:anchorId="2DAFF9E1" wp14:editId="2EE1F5D3">
            <wp:extent cx="1562100" cy="290830"/>
            <wp:effectExtent l="0" t="0" r="0" b="0"/>
            <wp:docPr id="114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135">
                      <a:extLst>
                        <a:ext uri="{28A0092B-C50C-407E-A947-70E740481C1C}">
                          <a14:useLocalDpi xmlns:a14="http://schemas.microsoft.com/office/drawing/2010/main" val="0"/>
                        </a:ext>
                      </a:extLst>
                    </a:blip>
                    <a:srcRect/>
                    <a:stretch>
                      <a:fillRect/>
                    </a:stretch>
                  </pic:blipFill>
                  <pic:spPr bwMode="auto">
                    <a:xfrm>
                      <a:off x="0" y="0"/>
                      <a:ext cx="1562100" cy="290830"/>
                    </a:xfrm>
                    <a:prstGeom prst="rect">
                      <a:avLst/>
                    </a:prstGeom>
                    <a:noFill/>
                    <a:ln>
                      <a:noFill/>
                    </a:ln>
                  </pic:spPr>
                </pic:pic>
              </a:graphicData>
            </a:graphic>
          </wp:inline>
        </w:drawing>
      </w:r>
      <w:r w:rsidRPr="00D93DB4">
        <w:t xml:space="preserve"> is still met, where the latter condition ensures that 70% of the amplitude spectrum is covered. </w:t>
      </w:r>
    </w:p>
    <w:p w14:paraId="50EA8C9A" w14:textId="1F98B9E7" w:rsidR="0091103C" w:rsidRPr="00D93DB4" w:rsidRDefault="0091103C" w:rsidP="0091103C">
      <w:r w:rsidRPr="00D93DB4">
        <w:t xml:space="preserve">For each </w:t>
      </w:r>
      <w:r w:rsidRPr="00D93DB4">
        <w:rPr>
          <w:i/>
        </w:rPr>
        <w:t>i</w:t>
      </w:r>
      <w:r w:rsidRPr="00D93DB4">
        <w:t>-th peak that gets selected, the amplitude</w:t>
      </w:r>
      <w:r w:rsidR="00064C44" w:rsidRPr="00D93DB4">
        <w:t xml:space="preserve"> </w:t>
      </w:r>
      <w:r w:rsidRPr="00D93DB4">
        <w:t xml:space="preserve"> </w:t>
      </w:r>
      <w:r w:rsidR="004C5B74">
        <w:rPr>
          <w:noProof/>
          <w:position w:val="-12"/>
        </w:rPr>
        <w:drawing>
          <wp:inline distT="0" distB="0" distL="0" distR="0" wp14:anchorId="5311F98A" wp14:editId="3A13AB20">
            <wp:extent cx="662305" cy="228600"/>
            <wp:effectExtent l="0" t="0" r="0" b="0"/>
            <wp:docPr id="11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662305" cy="228600"/>
                    </a:xfrm>
                    <a:prstGeom prst="rect">
                      <a:avLst/>
                    </a:prstGeom>
                    <a:noFill/>
                    <a:ln>
                      <a:noFill/>
                    </a:ln>
                  </pic:spPr>
                </pic:pic>
              </a:graphicData>
            </a:graphic>
          </wp:inline>
        </w:drawing>
      </w:r>
      <w:r w:rsidRPr="00D93DB4">
        <w:t xml:space="preserve">, phase </w:t>
      </w:r>
      <w:r w:rsidR="004C5B74">
        <w:rPr>
          <w:noProof/>
          <w:position w:val="-10"/>
        </w:rPr>
        <w:drawing>
          <wp:inline distT="0" distB="0" distL="0" distR="0" wp14:anchorId="739F03F0" wp14:editId="3568585C">
            <wp:extent cx="738505" cy="205105"/>
            <wp:effectExtent l="0" t="0" r="0" b="0"/>
            <wp:docPr id="114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738505" cy="205105"/>
                    </a:xfrm>
                    <a:prstGeom prst="rect">
                      <a:avLst/>
                    </a:prstGeom>
                    <a:noFill/>
                    <a:ln>
                      <a:noFill/>
                    </a:ln>
                  </pic:spPr>
                </pic:pic>
              </a:graphicData>
            </a:graphic>
          </wp:inline>
        </w:drawing>
      </w:r>
      <w:r w:rsidRPr="00D93DB4">
        <w:t xml:space="preserve"> and normalized frequency </w:t>
      </w:r>
      <w:r w:rsidR="004C5B74">
        <w:rPr>
          <w:noProof/>
          <w:position w:val="-10"/>
        </w:rPr>
        <w:drawing>
          <wp:inline distT="0" distB="0" distL="0" distR="0" wp14:anchorId="3667021A" wp14:editId="06B604AF">
            <wp:extent cx="852805" cy="205105"/>
            <wp:effectExtent l="0" t="0" r="0" b="0"/>
            <wp:docPr id="114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852805" cy="205105"/>
                    </a:xfrm>
                    <a:prstGeom prst="rect">
                      <a:avLst/>
                    </a:prstGeom>
                    <a:noFill/>
                    <a:ln>
                      <a:noFill/>
                    </a:ln>
                  </pic:spPr>
                </pic:pic>
              </a:graphicData>
            </a:graphic>
          </wp:inline>
        </w:drawing>
      </w:r>
      <w:r w:rsidRPr="00D93DB4">
        <w:t xml:space="preserve"> are computed.</w:t>
      </w:r>
    </w:p>
    <w:p w14:paraId="5120C570" w14:textId="77777777" w:rsidR="0091103C" w:rsidRPr="00D93DB4" w:rsidRDefault="0091103C" w:rsidP="0091103C">
      <w:pPr>
        <w:pStyle w:val="Heading5"/>
      </w:pPr>
      <w:bookmarkStart w:id="207" w:name="_Toc123562469"/>
      <w:r w:rsidRPr="00D93DB4">
        <w:t>5.4.3.6.3</w:t>
      </w:r>
      <w:r w:rsidRPr="00D93DB4">
        <w:tab/>
        <w:t>Sinusoidal synthesis</w:t>
      </w:r>
      <w:bookmarkEnd w:id="207"/>
    </w:p>
    <w:p w14:paraId="71433D31" w14:textId="7B70249F" w:rsidR="0091103C" w:rsidRPr="00D93DB4" w:rsidRDefault="0091103C" w:rsidP="0091103C">
      <w:r w:rsidRPr="00D93DB4">
        <w:t xml:space="preserve">A segment of length </w:t>
      </w:r>
      <w:r w:rsidR="004C5B74">
        <w:rPr>
          <w:noProof/>
          <w:position w:val="-10"/>
        </w:rPr>
        <w:drawing>
          <wp:inline distT="0" distB="0" distL="0" distR="0" wp14:anchorId="28C87949" wp14:editId="0A871653">
            <wp:extent cx="243205" cy="205105"/>
            <wp:effectExtent l="0" t="0" r="0" b="0"/>
            <wp:docPr id="1146"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139">
                      <a:extLst>
                        <a:ext uri="{28A0092B-C50C-407E-A947-70E740481C1C}">
                          <a14:useLocalDpi xmlns:a14="http://schemas.microsoft.com/office/drawing/2010/main" val="0"/>
                        </a:ext>
                      </a:extLst>
                    </a:blip>
                    <a:srcRect/>
                    <a:stretch>
                      <a:fillRect/>
                    </a:stretch>
                  </pic:blipFill>
                  <pic:spPr bwMode="auto">
                    <a:xfrm>
                      <a:off x="0" y="0"/>
                      <a:ext cx="243205" cy="205105"/>
                    </a:xfrm>
                    <a:prstGeom prst="rect">
                      <a:avLst/>
                    </a:prstGeom>
                    <a:noFill/>
                    <a:ln>
                      <a:noFill/>
                    </a:ln>
                  </pic:spPr>
                </pic:pic>
              </a:graphicData>
            </a:graphic>
          </wp:inline>
        </w:drawing>
      </w:r>
      <w:r w:rsidRPr="00D93DB4">
        <w:t xml:space="preserve"> corresponding to 2 frames of 20 ms (40 ms) and 8 kHz to resampling delay is generated from the </w:t>
      </w:r>
      <w:r w:rsidR="004C5B74">
        <w:rPr>
          <w:noProof/>
          <w:position w:val="-14"/>
        </w:rPr>
        <w:drawing>
          <wp:inline distT="0" distB="0" distL="0" distR="0" wp14:anchorId="2DE1B731" wp14:editId="7B2AE56D">
            <wp:extent cx="557530" cy="228600"/>
            <wp:effectExtent l="0" t="0" r="0" b="0"/>
            <wp:docPr id="114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557530" cy="228600"/>
                    </a:xfrm>
                    <a:prstGeom prst="rect">
                      <a:avLst/>
                    </a:prstGeom>
                    <a:noFill/>
                    <a:ln>
                      <a:noFill/>
                    </a:ln>
                  </pic:spPr>
                </pic:pic>
              </a:graphicData>
            </a:graphic>
          </wp:inline>
        </w:drawing>
      </w:r>
      <w:r w:rsidRPr="00D93DB4">
        <w:t xml:space="preserve"> selected frequency bins as: </w:t>
      </w:r>
    </w:p>
    <w:p w14:paraId="3B8F6308" w14:textId="187993B9" w:rsidR="0091103C" w:rsidRPr="00D93DB4" w:rsidRDefault="0091103C" w:rsidP="0091103C">
      <w:pPr>
        <w:pStyle w:val="EQ"/>
      </w:pPr>
      <w:r w:rsidRPr="00D93DB4">
        <w:tab/>
      </w:r>
      <w:r w:rsidR="004C5B74">
        <w:rPr>
          <w:noProof/>
          <w:position w:val="-28"/>
        </w:rPr>
        <w:drawing>
          <wp:inline distT="0" distB="0" distL="0" distR="0" wp14:anchorId="473DAC31" wp14:editId="20953E09">
            <wp:extent cx="1881505" cy="443230"/>
            <wp:effectExtent l="0" t="0" r="0" b="0"/>
            <wp:docPr id="114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141">
                      <a:extLst>
                        <a:ext uri="{28A0092B-C50C-407E-A947-70E740481C1C}">
                          <a14:useLocalDpi xmlns:a14="http://schemas.microsoft.com/office/drawing/2010/main" val="0"/>
                        </a:ext>
                      </a:extLst>
                    </a:blip>
                    <a:srcRect/>
                    <a:stretch>
                      <a:fillRect/>
                    </a:stretch>
                  </pic:blipFill>
                  <pic:spPr bwMode="auto">
                    <a:xfrm>
                      <a:off x="0" y="0"/>
                      <a:ext cx="1881505" cy="443230"/>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2403A207" wp14:editId="29D9E09F">
            <wp:extent cx="114300" cy="205105"/>
            <wp:effectExtent l="0" t="0" r="0" b="0"/>
            <wp:docPr id="1149"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114300" cy="205105"/>
                    </a:xfrm>
                    <a:prstGeom prst="rect">
                      <a:avLst/>
                    </a:prstGeom>
                    <a:noFill/>
                    <a:ln>
                      <a:noFill/>
                    </a:ln>
                  </pic:spPr>
                </pic:pic>
              </a:graphicData>
            </a:graphic>
          </wp:inline>
        </w:drawing>
      </w:r>
      <w:r w:rsidR="004C5B74">
        <w:rPr>
          <w:noProof/>
          <w:position w:val="-10"/>
        </w:rPr>
        <w:drawing>
          <wp:inline distT="0" distB="0" distL="0" distR="0" wp14:anchorId="3A6BB24C" wp14:editId="5364A3C6">
            <wp:extent cx="938530" cy="205105"/>
            <wp:effectExtent l="0" t="0" r="0" b="0"/>
            <wp:docPr id="1150"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938530" cy="205105"/>
                    </a:xfrm>
                    <a:prstGeom prst="rect">
                      <a:avLst/>
                    </a:prstGeom>
                    <a:noFill/>
                    <a:ln>
                      <a:noFill/>
                    </a:ln>
                  </pic:spPr>
                </pic:pic>
              </a:graphicData>
            </a:graphic>
          </wp:inline>
        </w:drawing>
      </w:r>
      <w:r w:rsidR="00D93DB4">
        <w:tab/>
      </w:r>
      <w:r w:rsidRPr="00D93DB4">
        <w:t>(</w:t>
      </w:r>
      <w:r w:rsidR="005B1BA1" w:rsidRPr="00D93DB4">
        <w:t>196</w:t>
      </w:r>
      <w:r w:rsidRPr="00D93DB4">
        <w:t>)</w:t>
      </w:r>
    </w:p>
    <w:p w14:paraId="06D708D8" w14:textId="77777777" w:rsidR="0091103C" w:rsidRPr="00D93DB4" w:rsidRDefault="0091103C" w:rsidP="0091103C">
      <w:r w:rsidRPr="00D93DB4">
        <w:t>This sinusoidal synthesis is implemented using an autoregressive of order 2. The extra segment length (after the current frame) is used for crossfading with the next decoded frame and to compensate for resampling delay.</w:t>
      </w:r>
    </w:p>
    <w:p w14:paraId="027AFF45" w14:textId="77777777" w:rsidR="0091103C" w:rsidRPr="00D93DB4" w:rsidRDefault="0091103C" w:rsidP="0091103C">
      <w:pPr>
        <w:pStyle w:val="Heading5"/>
      </w:pPr>
      <w:bookmarkStart w:id="208" w:name="_Toc123562470"/>
      <w:r w:rsidRPr="00D93DB4">
        <w:t>5.4.3.6.4</w:t>
      </w:r>
      <w:r w:rsidRPr="00D93DB4">
        <w:tab/>
        <w:t>Adaptive noise filling</w:t>
      </w:r>
      <w:bookmarkEnd w:id="208"/>
    </w:p>
    <w:p w14:paraId="439FA167" w14:textId="77777777" w:rsidR="0091103C" w:rsidRPr="00D93DB4" w:rsidRDefault="0091103C" w:rsidP="0091103C">
      <w:r w:rsidRPr="00D93DB4">
        <w:t>Frequency components that do not correspond to selected sinusoids below 4 kHz or that are above 4 kHz are re-injected by adaptive noise filling, in particular to compensate for energy loss.</w:t>
      </w:r>
    </w:p>
    <w:p w14:paraId="5DFFD41F" w14:textId="7723BFCB" w:rsidR="0091103C" w:rsidRPr="00D93DB4" w:rsidRDefault="0091103C" w:rsidP="0091103C">
      <w:r w:rsidRPr="00D93DB4">
        <w:t xml:space="preserve">The pitch computed according to clause 5.4.3.1.2 is mapped to the output sampling rate </w:t>
      </w:r>
      <w:r w:rsidR="004C5B74">
        <w:rPr>
          <w:noProof/>
          <w:position w:val="-12"/>
        </w:rPr>
        <w:drawing>
          <wp:inline distT="0" distB="0" distL="0" distR="0" wp14:anchorId="50A3D996" wp14:editId="650475B0">
            <wp:extent cx="304800" cy="214630"/>
            <wp:effectExtent l="0" t="0" r="0" b="0"/>
            <wp:docPr id="115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04800" cy="214630"/>
                    </a:xfrm>
                    <a:prstGeom prst="rect">
                      <a:avLst/>
                    </a:prstGeom>
                    <a:noFill/>
                    <a:ln>
                      <a:noFill/>
                    </a:ln>
                  </pic:spPr>
                </pic:pic>
              </a:graphicData>
            </a:graphic>
          </wp:inline>
        </w:drawing>
      </w:r>
      <w:r w:rsidRPr="00D93DB4">
        <w:t xml:space="preserve"> as</w:t>
      </w:r>
      <w:r w:rsidR="004C5B74">
        <w:rPr>
          <w:noProof/>
          <w:position w:val="-10"/>
        </w:rPr>
        <w:drawing>
          <wp:inline distT="0" distB="0" distL="0" distR="0" wp14:anchorId="38DF3060" wp14:editId="0B2823D1">
            <wp:extent cx="228600" cy="205105"/>
            <wp:effectExtent l="0" t="0" r="0" b="0"/>
            <wp:docPr id="115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228600" cy="205105"/>
                    </a:xfrm>
                    <a:prstGeom prst="rect">
                      <a:avLst/>
                    </a:prstGeom>
                    <a:noFill/>
                    <a:ln>
                      <a:noFill/>
                    </a:ln>
                  </pic:spPr>
                </pic:pic>
              </a:graphicData>
            </a:graphic>
          </wp:inline>
        </w:drawing>
      </w:r>
      <w:r w:rsidRPr="00D93DB4">
        <w:t xml:space="preserve">, where </w:t>
      </w:r>
      <w:r w:rsidR="004C5B74">
        <w:rPr>
          <w:noProof/>
          <w:position w:val="-6"/>
        </w:rPr>
        <w:drawing>
          <wp:inline distT="0" distB="0" distL="0" distR="0" wp14:anchorId="654FA764" wp14:editId="3C4D44E4">
            <wp:extent cx="128905" cy="167005"/>
            <wp:effectExtent l="0" t="0" r="0" b="0"/>
            <wp:docPr id="115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128905" cy="167005"/>
                    </a:xfrm>
                    <a:prstGeom prst="rect">
                      <a:avLst/>
                    </a:prstGeom>
                    <a:noFill/>
                    <a:ln>
                      <a:noFill/>
                    </a:ln>
                  </pic:spPr>
                </pic:pic>
              </a:graphicData>
            </a:graphic>
          </wp:inline>
        </w:drawing>
      </w:r>
      <w:r w:rsidRPr="00D93DB4">
        <w:t xml:space="preserve"> is the decimation factor used in sub-clause 5.4.3.1.1 with </w:t>
      </w:r>
      <w:r w:rsidR="004C5B74">
        <w:rPr>
          <w:noProof/>
          <w:position w:val="-6"/>
        </w:rPr>
        <w:drawing>
          <wp:inline distT="0" distB="0" distL="0" distR="0" wp14:anchorId="3BD5A356" wp14:editId="6946FB5F">
            <wp:extent cx="128905" cy="167005"/>
            <wp:effectExtent l="0" t="0" r="0" b="0"/>
            <wp:docPr id="115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128905" cy="167005"/>
                    </a:xfrm>
                    <a:prstGeom prst="rect">
                      <a:avLst/>
                    </a:prstGeom>
                    <a:noFill/>
                    <a:ln>
                      <a:noFill/>
                    </a:ln>
                  </pic:spPr>
                </pic:pic>
              </a:graphicData>
            </a:graphic>
          </wp:inline>
        </w:drawing>
      </w:r>
      <w:r w:rsidRPr="00D93DB4">
        <w:t xml:space="preserve">=2, 4, 6 for </w:t>
      </w:r>
      <w:r w:rsidR="004C5B74">
        <w:rPr>
          <w:noProof/>
          <w:position w:val="-12"/>
        </w:rPr>
        <w:drawing>
          <wp:inline distT="0" distB="0" distL="0" distR="0" wp14:anchorId="0DE7E553" wp14:editId="412344EC">
            <wp:extent cx="304800" cy="214630"/>
            <wp:effectExtent l="0" t="0" r="0" b="0"/>
            <wp:docPr id="115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04800" cy="214630"/>
                    </a:xfrm>
                    <a:prstGeom prst="rect">
                      <a:avLst/>
                    </a:prstGeom>
                    <a:noFill/>
                    <a:ln>
                      <a:noFill/>
                    </a:ln>
                  </pic:spPr>
                </pic:pic>
              </a:graphicData>
            </a:graphic>
          </wp:inline>
        </w:drawing>
      </w:r>
      <w:r w:rsidRPr="00D93DB4">
        <w:t xml:space="preserve">=16, 32 or 48 kHz respectively. For a 20 ms frame length </w:t>
      </w:r>
      <w:r w:rsidR="004C5B74">
        <w:rPr>
          <w:noProof/>
          <w:position w:val="-14"/>
        </w:rPr>
        <w:drawing>
          <wp:inline distT="0" distB="0" distL="0" distR="0" wp14:anchorId="145554C8" wp14:editId="5C191C56">
            <wp:extent cx="357505" cy="228600"/>
            <wp:effectExtent l="0" t="0" r="0" b="0"/>
            <wp:docPr id="115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148">
                      <a:extLst>
                        <a:ext uri="{28A0092B-C50C-407E-A947-70E740481C1C}">
                          <a14:useLocalDpi xmlns:a14="http://schemas.microsoft.com/office/drawing/2010/main" val="0"/>
                        </a:ext>
                      </a:extLst>
                    </a:blip>
                    <a:srcRect/>
                    <a:stretch>
                      <a:fillRect/>
                    </a:stretch>
                  </pic:blipFill>
                  <pic:spPr bwMode="auto">
                    <a:xfrm>
                      <a:off x="0" y="0"/>
                      <a:ext cx="357505" cy="228600"/>
                    </a:xfrm>
                    <a:prstGeom prst="rect">
                      <a:avLst/>
                    </a:prstGeom>
                    <a:noFill/>
                    <a:ln>
                      <a:noFill/>
                    </a:ln>
                  </pic:spPr>
                </pic:pic>
              </a:graphicData>
            </a:graphic>
          </wp:inline>
        </w:drawing>
      </w:r>
      <w:r w:rsidRPr="00D93DB4">
        <w:t xml:space="preserve"> at </w:t>
      </w:r>
      <w:r w:rsidR="004C5B74">
        <w:rPr>
          <w:noProof/>
          <w:position w:val="-12"/>
        </w:rPr>
        <w:drawing>
          <wp:inline distT="0" distB="0" distL="0" distR="0" wp14:anchorId="28A235E7" wp14:editId="02C111AB">
            <wp:extent cx="304800" cy="214630"/>
            <wp:effectExtent l="0" t="0" r="0" b="0"/>
            <wp:docPr id="115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04800" cy="214630"/>
                    </a:xfrm>
                    <a:prstGeom prst="rect">
                      <a:avLst/>
                    </a:prstGeom>
                    <a:noFill/>
                    <a:ln>
                      <a:noFill/>
                    </a:ln>
                  </pic:spPr>
                </pic:pic>
              </a:graphicData>
            </a:graphic>
          </wp:inline>
        </w:drawing>
      </w:r>
      <w:r w:rsidRPr="00D93DB4">
        <w:t>, a residual signal is computed as:</w:t>
      </w:r>
    </w:p>
    <w:p w14:paraId="3A7982BA" w14:textId="030C4FF3" w:rsidR="0091103C" w:rsidRPr="00D93DB4" w:rsidRDefault="0091103C" w:rsidP="0091103C">
      <w:pPr>
        <w:pStyle w:val="EQ"/>
      </w:pPr>
      <w:r w:rsidRPr="00D93DB4">
        <w:tab/>
      </w:r>
      <w:r w:rsidR="004C5B74">
        <w:rPr>
          <w:noProof/>
          <w:position w:val="-14"/>
        </w:rPr>
        <w:drawing>
          <wp:inline distT="0" distB="0" distL="0" distR="0" wp14:anchorId="71FAB010" wp14:editId="38648342">
            <wp:extent cx="1538605" cy="252730"/>
            <wp:effectExtent l="0" t="0" r="0" b="0"/>
            <wp:docPr id="115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1149">
                      <a:extLst>
                        <a:ext uri="{28A0092B-C50C-407E-A947-70E740481C1C}">
                          <a14:useLocalDpi xmlns:a14="http://schemas.microsoft.com/office/drawing/2010/main" val="0"/>
                        </a:ext>
                      </a:extLst>
                    </a:blip>
                    <a:srcRect/>
                    <a:stretch>
                      <a:fillRect/>
                    </a:stretch>
                  </pic:blipFill>
                  <pic:spPr bwMode="auto">
                    <a:xfrm>
                      <a:off x="0" y="0"/>
                      <a:ext cx="1538605" cy="252730"/>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39414B27" wp14:editId="006BCD0C">
            <wp:extent cx="114300" cy="205105"/>
            <wp:effectExtent l="0" t="0" r="0" b="0"/>
            <wp:docPr id="115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114300" cy="205105"/>
                    </a:xfrm>
                    <a:prstGeom prst="rect">
                      <a:avLst/>
                    </a:prstGeom>
                    <a:noFill/>
                    <a:ln>
                      <a:noFill/>
                    </a:ln>
                  </pic:spPr>
                </pic:pic>
              </a:graphicData>
            </a:graphic>
          </wp:inline>
        </w:drawing>
      </w:r>
      <w:r w:rsidR="004C5B74">
        <w:rPr>
          <w:noProof/>
          <w:position w:val="-10"/>
        </w:rPr>
        <w:drawing>
          <wp:inline distT="0" distB="0" distL="0" distR="0" wp14:anchorId="18ECDC08" wp14:editId="52863D34">
            <wp:extent cx="1014730" cy="205105"/>
            <wp:effectExtent l="0" t="0" r="0" b="0"/>
            <wp:docPr id="116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1014730" cy="205105"/>
                    </a:xfrm>
                    <a:prstGeom prst="rect">
                      <a:avLst/>
                    </a:prstGeom>
                    <a:noFill/>
                    <a:ln>
                      <a:noFill/>
                    </a:ln>
                  </pic:spPr>
                </pic:pic>
              </a:graphicData>
            </a:graphic>
          </wp:inline>
        </w:drawing>
      </w:r>
      <w:r w:rsidR="00D93DB4">
        <w:tab/>
      </w:r>
      <w:r w:rsidRPr="00D93DB4">
        <w:t>(</w:t>
      </w:r>
      <w:r w:rsidR="005B1BA1" w:rsidRPr="00D93DB4">
        <w:t>197</w:t>
      </w:r>
      <w:r w:rsidRPr="00D93DB4">
        <w:t>)</w:t>
      </w:r>
    </w:p>
    <w:p w14:paraId="6298EEC3" w14:textId="2AEFCA0B" w:rsidR="0091103C" w:rsidRPr="00D93DB4" w:rsidRDefault="0091103C" w:rsidP="0091103C">
      <w:r w:rsidRPr="00D93DB4">
        <w:t xml:space="preserve">where the residual length is </w:t>
      </w:r>
      <w:r w:rsidR="004C5B74">
        <w:rPr>
          <w:noProof/>
          <w:position w:val="-10"/>
        </w:rPr>
        <w:drawing>
          <wp:inline distT="0" distB="0" distL="0" distR="0" wp14:anchorId="51C1CF9C" wp14:editId="134721FE">
            <wp:extent cx="443230" cy="205105"/>
            <wp:effectExtent l="0" t="0" r="0" b="0"/>
            <wp:docPr id="116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151">
                      <a:extLst>
                        <a:ext uri="{28A0092B-C50C-407E-A947-70E740481C1C}">
                          <a14:useLocalDpi xmlns:a14="http://schemas.microsoft.com/office/drawing/2010/main" val="0"/>
                        </a:ext>
                      </a:extLst>
                    </a:blip>
                    <a:srcRect/>
                    <a:stretch>
                      <a:fillRect/>
                    </a:stretch>
                  </pic:blipFill>
                  <pic:spPr bwMode="auto">
                    <a:xfrm>
                      <a:off x="0" y="0"/>
                      <a:ext cx="443230" cy="205105"/>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13467010" wp14:editId="22B20DF9">
            <wp:extent cx="228600" cy="205105"/>
            <wp:effectExtent l="0" t="0" r="0" b="0"/>
            <wp:docPr id="116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228600" cy="205105"/>
                    </a:xfrm>
                    <a:prstGeom prst="rect">
                      <a:avLst/>
                    </a:prstGeom>
                    <a:noFill/>
                    <a:ln>
                      <a:noFill/>
                    </a:ln>
                  </pic:spPr>
                </pic:pic>
              </a:graphicData>
            </a:graphic>
          </wp:inline>
        </w:drawing>
      </w:r>
      <w:r w:rsidRPr="00D93DB4">
        <w:t xml:space="preserve"> if </w:t>
      </w:r>
      <w:r w:rsidR="004C5B74">
        <w:rPr>
          <w:noProof/>
          <w:position w:val="-10"/>
        </w:rPr>
        <w:drawing>
          <wp:inline distT="0" distB="0" distL="0" distR="0" wp14:anchorId="1045C7DE" wp14:editId="199FCF76">
            <wp:extent cx="228600" cy="205105"/>
            <wp:effectExtent l="0" t="0" r="0" b="0"/>
            <wp:docPr id="116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228600" cy="205105"/>
                    </a:xfrm>
                    <a:prstGeom prst="rect">
                      <a:avLst/>
                    </a:prstGeom>
                    <a:noFill/>
                    <a:ln>
                      <a:noFill/>
                    </a:ln>
                  </pic:spPr>
                </pic:pic>
              </a:graphicData>
            </a:graphic>
          </wp:inline>
        </w:drawing>
      </w:r>
      <w:r w:rsidRPr="00D93DB4">
        <w:t>&lt;</w:t>
      </w:r>
      <w:r w:rsidR="004C5B74">
        <w:rPr>
          <w:noProof/>
          <w:position w:val="-14"/>
        </w:rPr>
        <w:drawing>
          <wp:inline distT="0" distB="0" distL="0" distR="0" wp14:anchorId="60115003" wp14:editId="11E1D874">
            <wp:extent cx="357505" cy="228600"/>
            <wp:effectExtent l="0" t="0" r="0" b="0"/>
            <wp:docPr id="116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357505" cy="228600"/>
                    </a:xfrm>
                    <a:prstGeom prst="rect">
                      <a:avLst/>
                    </a:prstGeom>
                    <a:noFill/>
                    <a:ln>
                      <a:noFill/>
                    </a:ln>
                  </pic:spPr>
                </pic:pic>
              </a:graphicData>
            </a:graphic>
          </wp:inline>
        </w:drawing>
      </w:r>
      <w:r w:rsidRPr="00D93DB4">
        <w:t xml:space="preserve"> and </w:t>
      </w:r>
      <w:r w:rsidR="004C5B74">
        <w:rPr>
          <w:noProof/>
          <w:position w:val="-10"/>
        </w:rPr>
        <w:drawing>
          <wp:inline distT="0" distB="0" distL="0" distR="0" wp14:anchorId="13375E0E" wp14:editId="20CD9997">
            <wp:extent cx="443230" cy="205105"/>
            <wp:effectExtent l="0" t="0" r="0" b="0"/>
            <wp:docPr id="116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443230" cy="205105"/>
                    </a:xfrm>
                    <a:prstGeom prst="rect">
                      <a:avLst/>
                    </a:prstGeom>
                    <a:noFill/>
                    <a:ln>
                      <a:noFill/>
                    </a:ln>
                  </pic:spPr>
                </pic:pic>
              </a:graphicData>
            </a:graphic>
          </wp:inline>
        </w:drawing>
      </w:r>
      <w:r w:rsidR="004C5B74">
        <w:rPr>
          <w:noProof/>
          <w:position w:val="-14"/>
        </w:rPr>
        <w:drawing>
          <wp:inline distT="0" distB="0" distL="0" distR="0" wp14:anchorId="4E200631" wp14:editId="5BF19F10">
            <wp:extent cx="357505" cy="228600"/>
            <wp:effectExtent l="0" t="0" r="0" b="0"/>
            <wp:docPr id="116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357505" cy="228600"/>
                    </a:xfrm>
                    <a:prstGeom prst="rect">
                      <a:avLst/>
                    </a:prstGeom>
                    <a:noFill/>
                    <a:ln>
                      <a:noFill/>
                    </a:ln>
                  </pic:spPr>
                </pic:pic>
              </a:graphicData>
            </a:graphic>
          </wp:inline>
        </w:drawing>
      </w:r>
      <w:r w:rsidR="00064C44" w:rsidRPr="00D93DB4">
        <w:t xml:space="preserve"> </w:t>
      </w:r>
      <w:r w:rsidRPr="00D93DB4">
        <w:t xml:space="preserve">otherwise. Then, if the binary voicing indicator has the value </w:t>
      </w:r>
      <w:r w:rsidR="004C5B74">
        <w:rPr>
          <w:rFonts w:cs="Calibri"/>
          <w:noProof/>
          <w:position w:val="-6"/>
        </w:rPr>
        <w:drawing>
          <wp:inline distT="0" distB="0" distL="0" distR="0" wp14:anchorId="3D9A6E1A" wp14:editId="7F8F3EB2">
            <wp:extent cx="114300" cy="138430"/>
            <wp:effectExtent l="0" t="0" r="0" b="0"/>
            <wp:docPr id="116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=1</w:t>
      </w:r>
      <w:r w:rsidRPr="00D93DB4">
        <w:t xml:space="preserve">, the residual is further scaled down by a factor of 0.25 as </w:t>
      </w:r>
      <w:r w:rsidR="004C5B74">
        <w:rPr>
          <w:noProof/>
          <w:position w:val="-10"/>
        </w:rPr>
        <w:drawing>
          <wp:inline distT="0" distB="0" distL="0" distR="0" wp14:anchorId="687EAF4A" wp14:editId="7BD9CE28">
            <wp:extent cx="1310005" cy="205105"/>
            <wp:effectExtent l="0" t="0" r="0" b="0"/>
            <wp:docPr id="116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156">
                      <a:extLst>
                        <a:ext uri="{28A0092B-C50C-407E-A947-70E740481C1C}">
                          <a14:useLocalDpi xmlns:a14="http://schemas.microsoft.com/office/drawing/2010/main" val="0"/>
                        </a:ext>
                      </a:extLst>
                    </a:blip>
                    <a:srcRect/>
                    <a:stretch>
                      <a:fillRect/>
                    </a:stretch>
                  </pic:blipFill>
                  <pic:spPr bwMode="auto">
                    <a:xfrm>
                      <a:off x="0" y="0"/>
                      <a:ext cx="1310005" cy="205105"/>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5F178D89" wp14:editId="6132D8DF">
            <wp:extent cx="1014730" cy="205105"/>
            <wp:effectExtent l="0" t="0" r="0" b="0"/>
            <wp:docPr id="116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1014730" cy="205105"/>
                    </a:xfrm>
                    <a:prstGeom prst="rect">
                      <a:avLst/>
                    </a:prstGeom>
                    <a:noFill/>
                    <a:ln>
                      <a:noFill/>
                    </a:ln>
                  </pic:spPr>
                </pic:pic>
              </a:graphicData>
            </a:graphic>
          </wp:inline>
        </w:drawing>
      </w:r>
      <w:r w:rsidRPr="00D93DB4">
        <w:t>.</w:t>
      </w:r>
    </w:p>
    <w:p w14:paraId="200C9CD6" w14:textId="4E9DF289" w:rsidR="0091103C" w:rsidRPr="00D93DB4" w:rsidRDefault="0091103C" w:rsidP="0091103C">
      <w:r w:rsidRPr="00D93DB4">
        <w:t xml:space="preserve">This residual signal is repeated iteratively by adding blocks of variable length until the length of 2 frames (40 ms) is reached. The start index for the residual repetition is initialized to </w:t>
      </w:r>
      <w:r w:rsidR="004C5B74">
        <w:rPr>
          <w:noProof/>
          <w:position w:val="-10"/>
        </w:rPr>
        <w:drawing>
          <wp:inline distT="0" distB="0" distL="0" distR="0" wp14:anchorId="259DB0F0" wp14:editId="5829974B">
            <wp:extent cx="557530" cy="205105"/>
            <wp:effectExtent l="0" t="0" r="0" b="0"/>
            <wp:docPr id="117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157">
                      <a:extLst>
                        <a:ext uri="{28A0092B-C50C-407E-A947-70E740481C1C}">
                          <a14:useLocalDpi xmlns:a14="http://schemas.microsoft.com/office/drawing/2010/main" val="0"/>
                        </a:ext>
                      </a:extLst>
                    </a:blip>
                    <a:srcRect/>
                    <a:stretch>
                      <a:fillRect/>
                    </a:stretch>
                  </pic:blipFill>
                  <pic:spPr bwMode="auto">
                    <a:xfrm>
                      <a:off x="0" y="0"/>
                      <a:ext cx="557530" cy="205105"/>
                    </a:xfrm>
                    <a:prstGeom prst="rect">
                      <a:avLst/>
                    </a:prstGeom>
                    <a:noFill/>
                    <a:ln>
                      <a:noFill/>
                    </a:ln>
                  </pic:spPr>
                </pic:pic>
              </a:graphicData>
            </a:graphic>
          </wp:inline>
        </w:drawing>
      </w:r>
      <w:r w:rsidRPr="00D93DB4">
        <w:t xml:space="preserve">. In the </w:t>
      </w:r>
      <w:r w:rsidR="004C5B74">
        <w:rPr>
          <w:noProof/>
          <w:position w:val="-6"/>
        </w:rPr>
        <w:drawing>
          <wp:inline distT="0" distB="0" distL="0" distR="0" wp14:anchorId="2D99BDCE" wp14:editId="17176F29">
            <wp:extent cx="152400" cy="128905"/>
            <wp:effectExtent l="0" t="0" r="0" b="0"/>
            <wp:docPr id="117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158">
                      <a:extLst>
                        <a:ext uri="{28A0092B-C50C-407E-A947-70E740481C1C}">
                          <a14:useLocalDpi xmlns:a14="http://schemas.microsoft.com/office/drawing/2010/main" val="0"/>
                        </a:ext>
                      </a:extLst>
                    </a:blip>
                    <a:srcRect/>
                    <a:stretch>
                      <a:fillRect/>
                    </a:stretch>
                  </pic:blipFill>
                  <pic:spPr bwMode="auto">
                    <a:xfrm>
                      <a:off x="0" y="0"/>
                      <a:ext cx="152400" cy="128905"/>
                    </a:xfrm>
                    <a:prstGeom prst="rect">
                      <a:avLst/>
                    </a:prstGeom>
                    <a:noFill/>
                    <a:ln>
                      <a:noFill/>
                    </a:ln>
                  </pic:spPr>
                </pic:pic>
              </a:graphicData>
            </a:graphic>
          </wp:inline>
        </w:drawing>
      </w:r>
      <w:r w:rsidRPr="00D93DB4">
        <w:t>-th iteration:</w:t>
      </w:r>
    </w:p>
    <w:p w14:paraId="1EE98A19" w14:textId="26E20574" w:rsidR="0091103C" w:rsidRPr="00D93DB4" w:rsidRDefault="00DC30B8" w:rsidP="00DC30B8">
      <w:pPr>
        <w:pStyle w:val="B1"/>
      </w:pPr>
      <w:r w:rsidRPr="00D93DB4">
        <w:t>-</w:t>
      </w:r>
      <w:r w:rsidRPr="00D93DB4">
        <w:tab/>
      </w:r>
      <w:r w:rsidR="0091103C" w:rsidRPr="00D93DB4">
        <w:t xml:space="preserve">A block length </w:t>
      </w:r>
      <w:r w:rsidR="004C5B74">
        <w:rPr>
          <w:noProof/>
          <w:position w:val="-10"/>
        </w:rPr>
        <w:drawing>
          <wp:inline distT="0" distB="0" distL="0" distR="0" wp14:anchorId="7E1360C6" wp14:editId="71500BCF">
            <wp:extent cx="471805" cy="228600"/>
            <wp:effectExtent l="0" t="0" r="0" b="0"/>
            <wp:docPr id="117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471805" cy="228600"/>
                    </a:xfrm>
                    <a:prstGeom prst="rect">
                      <a:avLst/>
                    </a:prstGeom>
                    <a:noFill/>
                    <a:ln>
                      <a:noFill/>
                    </a:ln>
                  </pic:spPr>
                </pic:pic>
              </a:graphicData>
            </a:graphic>
          </wp:inline>
        </w:drawing>
      </w:r>
      <w:r w:rsidR="00064C44" w:rsidRPr="00D93DB4">
        <w:t xml:space="preserve"> </w:t>
      </w:r>
      <w:r w:rsidR="0091103C" w:rsidRPr="00D93DB4">
        <w:t xml:space="preserve">is pseudo-randomly computed by alternating between </w:t>
      </w:r>
      <w:r w:rsidR="004C5B74">
        <w:rPr>
          <w:noProof/>
          <w:position w:val="-10"/>
        </w:rPr>
        <w:drawing>
          <wp:inline distT="0" distB="0" distL="0" distR="0" wp14:anchorId="48747D12" wp14:editId="545BF486">
            <wp:extent cx="1776730" cy="228600"/>
            <wp:effectExtent l="0" t="0" r="0" b="0"/>
            <wp:docPr id="11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1776730" cy="228600"/>
                    </a:xfrm>
                    <a:prstGeom prst="rect">
                      <a:avLst/>
                    </a:prstGeom>
                    <a:noFill/>
                    <a:ln>
                      <a:noFill/>
                    </a:ln>
                  </pic:spPr>
                </pic:pic>
              </a:graphicData>
            </a:graphic>
          </wp:inline>
        </w:drawing>
      </w:r>
      <w:r w:rsidR="00064C44" w:rsidRPr="00D93DB4">
        <w:t xml:space="preserve"> </w:t>
      </w:r>
      <w:r w:rsidR="0091103C" w:rsidRPr="00D93DB4">
        <w:t xml:space="preserve">and </w:t>
      </w:r>
      <w:r w:rsidR="004C5B74">
        <w:rPr>
          <w:noProof/>
          <w:position w:val="-10"/>
        </w:rPr>
        <w:drawing>
          <wp:inline distT="0" distB="0" distL="0" distR="0" wp14:anchorId="37EF002B" wp14:editId="10BDC626">
            <wp:extent cx="1776730" cy="228600"/>
            <wp:effectExtent l="0" t="0" r="0" b="0"/>
            <wp:docPr id="117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161">
                      <a:extLst>
                        <a:ext uri="{28A0092B-C50C-407E-A947-70E740481C1C}">
                          <a14:useLocalDpi xmlns:a14="http://schemas.microsoft.com/office/drawing/2010/main" val="0"/>
                        </a:ext>
                      </a:extLst>
                    </a:blip>
                    <a:srcRect/>
                    <a:stretch>
                      <a:fillRect/>
                    </a:stretch>
                  </pic:blipFill>
                  <pic:spPr bwMode="auto">
                    <a:xfrm>
                      <a:off x="0" y="0"/>
                      <a:ext cx="1776730" cy="228600"/>
                    </a:xfrm>
                    <a:prstGeom prst="rect">
                      <a:avLst/>
                    </a:prstGeom>
                    <a:noFill/>
                    <a:ln>
                      <a:noFill/>
                    </a:ln>
                  </pic:spPr>
                </pic:pic>
              </a:graphicData>
            </a:graphic>
          </wp:inline>
        </w:drawing>
      </w:r>
      <w:r w:rsidR="0091103C" w:rsidRPr="00D93DB4">
        <w:t xml:space="preserve">, where </w:t>
      </w:r>
      <w:r w:rsidR="004C5B74">
        <w:rPr>
          <w:noProof/>
          <w:position w:val="-6"/>
        </w:rPr>
        <w:drawing>
          <wp:inline distT="0" distB="0" distL="0" distR="0" wp14:anchorId="66E64949" wp14:editId="17CF1B18">
            <wp:extent cx="328930" cy="167005"/>
            <wp:effectExtent l="0" t="0" r="0" b="0"/>
            <wp:docPr id="117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1162">
                      <a:extLst>
                        <a:ext uri="{28A0092B-C50C-407E-A947-70E740481C1C}">
                          <a14:useLocalDpi xmlns:a14="http://schemas.microsoft.com/office/drawing/2010/main" val="0"/>
                        </a:ext>
                      </a:extLst>
                    </a:blip>
                    <a:srcRect/>
                    <a:stretch>
                      <a:fillRect/>
                    </a:stretch>
                  </pic:blipFill>
                  <pic:spPr bwMode="auto">
                    <a:xfrm>
                      <a:off x="0" y="0"/>
                      <a:ext cx="328930" cy="167005"/>
                    </a:xfrm>
                    <a:prstGeom prst="rect">
                      <a:avLst/>
                    </a:prstGeom>
                    <a:noFill/>
                    <a:ln>
                      <a:noFill/>
                    </a:ln>
                  </pic:spPr>
                </pic:pic>
              </a:graphicData>
            </a:graphic>
          </wp:inline>
        </w:drawing>
      </w:r>
      <w:r w:rsidR="0091103C" w:rsidRPr="00D93DB4">
        <w:t xml:space="preserve"> is a random number between 0 and 1.</w:t>
      </w:r>
    </w:p>
    <w:p w14:paraId="00639815" w14:textId="5ABF35CB" w:rsidR="0091103C" w:rsidRPr="00D93DB4" w:rsidRDefault="00DC30B8" w:rsidP="00DC30B8">
      <w:pPr>
        <w:pStyle w:val="B1"/>
      </w:pPr>
      <w:r w:rsidRPr="00D93DB4">
        <w:t>-</w:t>
      </w:r>
      <w:r w:rsidRPr="00D93DB4">
        <w:tab/>
      </w:r>
      <w:r w:rsidR="0091103C" w:rsidRPr="00D93DB4">
        <w:t>A sine window</w:t>
      </w:r>
      <w:r w:rsidR="004C5B74">
        <w:rPr>
          <w:noProof/>
          <w:position w:val="-10"/>
        </w:rPr>
        <w:drawing>
          <wp:inline distT="0" distB="0" distL="0" distR="0" wp14:anchorId="2B96634B" wp14:editId="054C49FE">
            <wp:extent cx="662305" cy="228600"/>
            <wp:effectExtent l="0" t="0" r="0" b="0"/>
            <wp:docPr id="117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1163">
                      <a:extLst>
                        <a:ext uri="{28A0092B-C50C-407E-A947-70E740481C1C}">
                          <a14:useLocalDpi xmlns:a14="http://schemas.microsoft.com/office/drawing/2010/main" val="0"/>
                        </a:ext>
                      </a:extLst>
                    </a:blip>
                    <a:srcRect/>
                    <a:stretch>
                      <a:fillRect/>
                    </a:stretch>
                  </pic:blipFill>
                  <pic:spPr bwMode="auto">
                    <a:xfrm>
                      <a:off x="0" y="0"/>
                      <a:ext cx="662305" cy="228600"/>
                    </a:xfrm>
                    <a:prstGeom prst="rect">
                      <a:avLst/>
                    </a:prstGeom>
                    <a:noFill/>
                    <a:ln>
                      <a:noFill/>
                    </a:ln>
                  </pic:spPr>
                </pic:pic>
              </a:graphicData>
            </a:graphic>
          </wp:inline>
        </w:drawing>
      </w:r>
      <w:r w:rsidR="00064C44" w:rsidRPr="00D93DB4">
        <w:t xml:space="preserve"> </w:t>
      </w:r>
      <w:r w:rsidR="0091103C" w:rsidRPr="00D93DB4">
        <w:t xml:space="preserve">of length </w:t>
      </w:r>
      <w:r w:rsidR="004C5B74">
        <w:rPr>
          <w:noProof/>
          <w:position w:val="-10"/>
        </w:rPr>
        <w:drawing>
          <wp:inline distT="0" distB="0" distL="0" distR="0" wp14:anchorId="436BEBB1" wp14:editId="5E606950">
            <wp:extent cx="304800" cy="205105"/>
            <wp:effectExtent l="0" t="0" r="0" b="0"/>
            <wp:docPr id="117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164">
                      <a:extLst>
                        <a:ext uri="{28A0092B-C50C-407E-A947-70E740481C1C}">
                          <a14:useLocalDpi xmlns:a14="http://schemas.microsoft.com/office/drawing/2010/main" val="0"/>
                        </a:ext>
                      </a:extLst>
                    </a:blip>
                    <a:srcRect/>
                    <a:stretch>
                      <a:fillRect/>
                    </a:stretch>
                  </pic:blipFill>
                  <pic:spPr bwMode="auto">
                    <a:xfrm>
                      <a:off x="0" y="0"/>
                      <a:ext cx="304800" cy="205105"/>
                    </a:xfrm>
                    <a:prstGeom prst="rect">
                      <a:avLst/>
                    </a:prstGeom>
                    <a:noFill/>
                    <a:ln>
                      <a:noFill/>
                    </a:ln>
                  </pic:spPr>
                </pic:pic>
              </a:graphicData>
            </a:graphic>
          </wp:inline>
        </w:drawing>
      </w:r>
      <w:r w:rsidR="0091103C" w:rsidRPr="00D93DB4">
        <w:t xml:space="preserve"> is computed as:</w:t>
      </w:r>
    </w:p>
    <w:p w14:paraId="07CE1D8C" w14:textId="31096976" w:rsidR="0091103C" w:rsidRPr="00D93DB4" w:rsidRDefault="0091103C" w:rsidP="0091103C">
      <w:pPr>
        <w:pStyle w:val="EQ"/>
      </w:pPr>
      <w:r w:rsidRPr="00D93DB4">
        <w:tab/>
      </w:r>
      <w:r w:rsidR="004C5B74">
        <w:rPr>
          <w:noProof/>
          <w:position w:val="-32"/>
        </w:rPr>
        <w:drawing>
          <wp:inline distT="0" distB="0" distL="0" distR="0" wp14:anchorId="1E3DCF07" wp14:editId="72653E06">
            <wp:extent cx="1700530" cy="481330"/>
            <wp:effectExtent l="0" t="0" r="0" b="0"/>
            <wp:docPr id="117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1165">
                      <a:extLst>
                        <a:ext uri="{28A0092B-C50C-407E-A947-70E740481C1C}">
                          <a14:useLocalDpi xmlns:a14="http://schemas.microsoft.com/office/drawing/2010/main" val="0"/>
                        </a:ext>
                      </a:extLst>
                    </a:blip>
                    <a:srcRect/>
                    <a:stretch>
                      <a:fillRect/>
                    </a:stretch>
                  </pic:blipFill>
                  <pic:spPr bwMode="auto">
                    <a:xfrm>
                      <a:off x="0" y="0"/>
                      <a:ext cx="1700530" cy="481330"/>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443BFE55" wp14:editId="48843DA2">
            <wp:extent cx="114300" cy="205105"/>
            <wp:effectExtent l="0" t="0" r="0" b="0"/>
            <wp:docPr id="117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114300" cy="205105"/>
                    </a:xfrm>
                    <a:prstGeom prst="rect">
                      <a:avLst/>
                    </a:prstGeom>
                    <a:noFill/>
                    <a:ln>
                      <a:noFill/>
                    </a:ln>
                  </pic:spPr>
                </pic:pic>
              </a:graphicData>
            </a:graphic>
          </wp:inline>
        </w:drawing>
      </w:r>
      <w:r w:rsidR="004C5B74">
        <w:rPr>
          <w:noProof/>
          <w:position w:val="-10"/>
        </w:rPr>
        <w:drawing>
          <wp:inline distT="0" distB="0" distL="0" distR="0" wp14:anchorId="4C98E4F6" wp14:editId="4CDFEE20">
            <wp:extent cx="1157605" cy="228600"/>
            <wp:effectExtent l="0" t="0" r="0" b="0"/>
            <wp:docPr id="118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166">
                      <a:extLst>
                        <a:ext uri="{28A0092B-C50C-407E-A947-70E740481C1C}">
                          <a14:useLocalDpi xmlns:a14="http://schemas.microsoft.com/office/drawing/2010/main" val="0"/>
                        </a:ext>
                      </a:extLst>
                    </a:blip>
                    <a:srcRect/>
                    <a:stretch>
                      <a:fillRect/>
                    </a:stretch>
                  </pic:blipFill>
                  <pic:spPr bwMode="auto">
                    <a:xfrm>
                      <a:off x="0" y="0"/>
                      <a:ext cx="1157605" cy="228600"/>
                    </a:xfrm>
                    <a:prstGeom prst="rect">
                      <a:avLst/>
                    </a:prstGeom>
                    <a:noFill/>
                    <a:ln>
                      <a:noFill/>
                    </a:ln>
                  </pic:spPr>
                </pic:pic>
              </a:graphicData>
            </a:graphic>
          </wp:inline>
        </w:drawing>
      </w:r>
      <w:r w:rsidR="00D93DB4">
        <w:tab/>
      </w:r>
      <w:r w:rsidRPr="00D93DB4">
        <w:t>(</w:t>
      </w:r>
      <w:r w:rsidR="005B1BA1" w:rsidRPr="00D93DB4">
        <w:t>198</w:t>
      </w:r>
      <w:r w:rsidRPr="00D93DB4">
        <w:t>)</w:t>
      </w:r>
    </w:p>
    <w:p w14:paraId="09503504" w14:textId="77777777" w:rsidR="0091103C" w:rsidRPr="00D93DB4" w:rsidRDefault="0091103C" w:rsidP="0091103C">
      <w:r w:rsidRPr="00D93DB4">
        <w:t>This calculation is performed by running an autoregressive filter of order 2.</w:t>
      </w:r>
    </w:p>
    <w:p w14:paraId="650EA24C" w14:textId="7C67C0E3" w:rsidR="0091103C" w:rsidRPr="00D93DB4" w:rsidRDefault="00755D8F" w:rsidP="00B90920">
      <w:pPr>
        <w:pStyle w:val="B1"/>
      </w:pPr>
      <w:r w:rsidRPr="00D93DB4">
        <w:t>-</w:t>
      </w:r>
      <w:r w:rsidRPr="00D93DB4">
        <w:tab/>
      </w:r>
      <w:r w:rsidR="0091103C" w:rsidRPr="00D93DB4">
        <w:t>Two blocks are extracted from the residual signal:</w:t>
      </w:r>
      <w:r w:rsidR="004C5B74">
        <w:rPr>
          <w:noProof/>
          <w:position w:val="-10"/>
        </w:rPr>
        <w:drawing>
          <wp:inline distT="0" distB="0" distL="0" distR="0" wp14:anchorId="2094824B" wp14:editId="700EA1F2">
            <wp:extent cx="1881505" cy="228600"/>
            <wp:effectExtent l="0" t="0" r="0" b="0"/>
            <wp:docPr id="118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1881505" cy="228600"/>
                    </a:xfrm>
                    <a:prstGeom prst="rect">
                      <a:avLst/>
                    </a:prstGeom>
                    <a:noFill/>
                    <a:ln>
                      <a:noFill/>
                    </a:ln>
                  </pic:spPr>
                </pic:pic>
              </a:graphicData>
            </a:graphic>
          </wp:inline>
        </w:drawing>
      </w:r>
      <w:r w:rsidR="0091103C" w:rsidRPr="00D93DB4">
        <w:t xml:space="preserve">, </w:t>
      </w:r>
      <w:r w:rsidR="004C5B74">
        <w:rPr>
          <w:noProof/>
          <w:position w:val="-10"/>
        </w:rPr>
        <w:drawing>
          <wp:inline distT="0" distB="0" distL="0" distR="0" wp14:anchorId="7C573150" wp14:editId="41D499CE">
            <wp:extent cx="1157605" cy="228600"/>
            <wp:effectExtent l="0" t="0" r="0" b="0"/>
            <wp:docPr id="118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1166">
                      <a:extLst>
                        <a:ext uri="{28A0092B-C50C-407E-A947-70E740481C1C}">
                          <a14:useLocalDpi xmlns:a14="http://schemas.microsoft.com/office/drawing/2010/main" val="0"/>
                        </a:ext>
                      </a:extLst>
                    </a:blip>
                    <a:srcRect/>
                    <a:stretch>
                      <a:fillRect/>
                    </a:stretch>
                  </pic:blipFill>
                  <pic:spPr bwMode="auto">
                    <a:xfrm>
                      <a:off x="0" y="0"/>
                      <a:ext cx="1157605" cy="228600"/>
                    </a:xfrm>
                    <a:prstGeom prst="rect">
                      <a:avLst/>
                    </a:prstGeom>
                    <a:noFill/>
                    <a:ln>
                      <a:noFill/>
                    </a:ln>
                  </pic:spPr>
                </pic:pic>
              </a:graphicData>
            </a:graphic>
          </wp:inline>
        </w:drawing>
      </w:r>
      <w:r w:rsidR="00064C44" w:rsidRPr="00D93DB4">
        <w:t xml:space="preserve"> </w:t>
      </w:r>
      <w:r w:rsidR="0091103C" w:rsidRPr="00D93DB4">
        <w:t xml:space="preserve">and </w:t>
      </w:r>
      <w:r w:rsidR="004C5B74">
        <w:rPr>
          <w:noProof/>
          <w:position w:val="-10"/>
        </w:rPr>
        <w:drawing>
          <wp:inline distT="0" distB="0" distL="0" distR="0" wp14:anchorId="380BC180" wp14:editId="5C92C1CE">
            <wp:extent cx="1357630" cy="228600"/>
            <wp:effectExtent l="0" t="0" r="0" b="0"/>
            <wp:docPr id="118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168">
                      <a:extLst>
                        <a:ext uri="{28A0092B-C50C-407E-A947-70E740481C1C}">
                          <a14:useLocalDpi xmlns:a14="http://schemas.microsoft.com/office/drawing/2010/main" val="0"/>
                        </a:ext>
                      </a:extLst>
                    </a:blip>
                    <a:srcRect/>
                    <a:stretch>
                      <a:fillRect/>
                    </a:stretch>
                  </pic:blipFill>
                  <pic:spPr bwMode="auto">
                    <a:xfrm>
                      <a:off x="0" y="0"/>
                      <a:ext cx="1357630" cy="228600"/>
                    </a:xfrm>
                    <a:prstGeom prst="rect">
                      <a:avLst/>
                    </a:prstGeom>
                    <a:noFill/>
                    <a:ln>
                      <a:noFill/>
                    </a:ln>
                  </pic:spPr>
                </pic:pic>
              </a:graphicData>
            </a:graphic>
          </wp:inline>
        </w:drawing>
      </w:r>
      <w:r w:rsidR="0091103C" w:rsidRPr="00D93DB4">
        <w:t xml:space="preserve">, </w:t>
      </w:r>
      <w:r w:rsidR="004C5B74">
        <w:rPr>
          <w:noProof/>
          <w:position w:val="-10"/>
        </w:rPr>
        <w:drawing>
          <wp:inline distT="0" distB="0" distL="0" distR="0" wp14:anchorId="360B13A8" wp14:editId="3B7B66C9">
            <wp:extent cx="1157605" cy="228600"/>
            <wp:effectExtent l="0" t="0" r="0" b="0"/>
            <wp:docPr id="118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1166">
                      <a:extLst>
                        <a:ext uri="{28A0092B-C50C-407E-A947-70E740481C1C}">
                          <a14:useLocalDpi xmlns:a14="http://schemas.microsoft.com/office/drawing/2010/main" val="0"/>
                        </a:ext>
                      </a:extLst>
                    </a:blip>
                    <a:srcRect/>
                    <a:stretch>
                      <a:fillRect/>
                    </a:stretch>
                  </pic:blipFill>
                  <pic:spPr bwMode="auto">
                    <a:xfrm>
                      <a:off x="0" y="0"/>
                      <a:ext cx="1157605" cy="228600"/>
                    </a:xfrm>
                    <a:prstGeom prst="rect">
                      <a:avLst/>
                    </a:prstGeom>
                    <a:noFill/>
                    <a:ln>
                      <a:noFill/>
                    </a:ln>
                  </pic:spPr>
                </pic:pic>
              </a:graphicData>
            </a:graphic>
          </wp:inline>
        </w:drawing>
      </w:r>
      <w:r w:rsidR="0091103C" w:rsidRPr="00D93DB4">
        <w:t xml:space="preserve">. Note that the blocks overlap with each other and the length of the overlap depends on the value of </w:t>
      </w:r>
      <w:r w:rsidR="004C5B74">
        <w:rPr>
          <w:noProof/>
          <w:position w:val="-10"/>
        </w:rPr>
        <w:drawing>
          <wp:inline distT="0" distB="0" distL="0" distR="0" wp14:anchorId="61FDEACC" wp14:editId="7A4E34E1">
            <wp:extent cx="471805" cy="228600"/>
            <wp:effectExtent l="0" t="0" r="0" b="0"/>
            <wp:docPr id="11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471805" cy="228600"/>
                    </a:xfrm>
                    <a:prstGeom prst="rect">
                      <a:avLst/>
                    </a:prstGeom>
                    <a:noFill/>
                    <a:ln>
                      <a:noFill/>
                    </a:ln>
                  </pic:spPr>
                </pic:pic>
              </a:graphicData>
            </a:graphic>
          </wp:inline>
        </w:drawing>
      </w:r>
      <w:r w:rsidR="0091103C" w:rsidRPr="00D93DB4">
        <w:t xml:space="preserve"> in the current iteration.</w:t>
      </w:r>
    </w:p>
    <w:p w14:paraId="7D7535F8" w14:textId="19A0235D" w:rsidR="0091103C" w:rsidRPr="00D93DB4" w:rsidRDefault="00755D8F" w:rsidP="00B90920">
      <w:pPr>
        <w:pStyle w:val="B1"/>
      </w:pPr>
      <w:r w:rsidRPr="00D93DB4">
        <w:t>-</w:t>
      </w:r>
      <w:r w:rsidRPr="00D93DB4">
        <w:tab/>
      </w:r>
      <w:r w:rsidR="0091103C" w:rsidRPr="00D93DB4">
        <w:t xml:space="preserve">These two blocks are overlap-added to update the noise vector </w:t>
      </w:r>
      <w:r w:rsidR="004C5B74">
        <w:rPr>
          <w:noProof/>
          <w:position w:val="-10"/>
        </w:rPr>
        <w:drawing>
          <wp:inline distT="0" distB="0" distL="0" distR="0" wp14:anchorId="65257AFC" wp14:editId="7C6068C4">
            <wp:extent cx="481330" cy="205105"/>
            <wp:effectExtent l="0" t="0" r="0" b="0"/>
            <wp:docPr id="11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481330" cy="205105"/>
                    </a:xfrm>
                    <a:prstGeom prst="rect">
                      <a:avLst/>
                    </a:prstGeom>
                    <a:noFill/>
                    <a:ln>
                      <a:noFill/>
                    </a:ln>
                  </pic:spPr>
                </pic:pic>
              </a:graphicData>
            </a:graphic>
          </wp:inline>
        </w:drawing>
      </w:r>
      <w:r w:rsidR="0091103C" w:rsidRPr="00D93DB4">
        <w:t xml:space="preserve"> from the current start index </w:t>
      </w:r>
      <w:r w:rsidR="004C5B74">
        <w:rPr>
          <w:noProof/>
          <w:position w:val="-10"/>
        </w:rPr>
        <w:drawing>
          <wp:inline distT="0" distB="0" distL="0" distR="0" wp14:anchorId="69EBFE72" wp14:editId="5140DB2F">
            <wp:extent cx="548005" cy="205105"/>
            <wp:effectExtent l="0" t="0" r="0" b="0"/>
            <wp:docPr id="118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0" y="0"/>
                      <a:ext cx="548005" cy="205105"/>
                    </a:xfrm>
                    <a:prstGeom prst="rect">
                      <a:avLst/>
                    </a:prstGeom>
                    <a:noFill/>
                    <a:ln>
                      <a:noFill/>
                    </a:ln>
                  </pic:spPr>
                </pic:pic>
              </a:graphicData>
            </a:graphic>
          </wp:inline>
        </w:drawing>
      </w:r>
      <w:r w:rsidR="0091103C" w:rsidRPr="00D93DB4">
        <w:t>:</w:t>
      </w:r>
    </w:p>
    <w:p w14:paraId="14A467C7" w14:textId="493D751C" w:rsidR="0091103C" w:rsidRPr="00D93DB4" w:rsidRDefault="0091103C" w:rsidP="0091103C">
      <w:pPr>
        <w:pStyle w:val="EQ"/>
      </w:pPr>
      <w:r w:rsidRPr="00D93DB4">
        <w:tab/>
      </w:r>
      <w:r w:rsidR="004C5B74">
        <w:rPr>
          <w:noProof/>
          <w:position w:val="-10"/>
        </w:rPr>
        <w:drawing>
          <wp:inline distT="0" distB="0" distL="0" distR="0" wp14:anchorId="1D8D40A5" wp14:editId="7006A038">
            <wp:extent cx="5243830" cy="228600"/>
            <wp:effectExtent l="0" t="0" r="0" b="0"/>
            <wp:docPr id="118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5243830" cy="228600"/>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4EF5BCA1" wp14:editId="2A595A92">
            <wp:extent cx="114300" cy="205105"/>
            <wp:effectExtent l="0" t="0" r="0" b="0"/>
            <wp:docPr id="118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114300" cy="205105"/>
                    </a:xfrm>
                    <a:prstGeom prst="rect">
                      <a:avLst/>
                    </a:prstGeom>
                    <a:noFill/>
                    <a:ln>
                      <a:noFill/>
                    </a:ln>
                  </pic:spPr>
                </pic:pic>
              </a:graphicData>
            </a:graphic>
          </wp:inline>
        </w:drawing>
      </w:r>
      <w:r w:rsidR="00D93DB4">
        <w:tab/>
      </w:r>
      <w:r w:rsidRPr="00D93DB4">
        <w:t>(</w:t>
      </w:r>
      <w:r w:rsidR="005B1BA1" w:rsidRPr="00D93DB4">
        <w:t>199</w:t>
      </w:r>
      <w:r w:rsidRPr="00D93DB4">
        <w:t>)</w:t>
      </w:r>
    </w:p>
    <w:p w14:paraId="022DFA5D" w14:textId="42717861" w:rsidR="0091103C" w:rsidRPr="00D93DB4" w:rsidRDefault="0091103C" w:rsidP="0091103C">
      <w:pPr>
        <w:ind w:left="568"/>
      </w:pPr>
      <w:r w:rsidRPr="00D93DB4">
        <w:t xml:space="preserve">Note that the upper limit </w:t>
      </w:r>
      <w:r w:rsidR="004C5B74">
        <w:rPr>
          <w:noProof/>
          <w:position w:val="-10"/>
        </w:rPr>
        <w:drawing>
          <wp:inline distT="0" distB="0" distL="0" distR="0" wp14:anchorId="4452394A" wp14:editId="4B98DD60">
            <wp:extent cx="1081405" cy="228600"/>
            <wp:effectExtent l="0" t="0" r="0" b="0"/>
            <wp:docPr id="11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1081405" cy="228600"/>
                    </a:xfrm>
                    <a:prstGeom prst="rect">
                      <a:avLst/>
                    </a:prstGeom>
                    <a:noFill/>
                    <a:ln>
                      <a:noFill/>
                    </a:ln>
                  </pic:spPr>
                </pic:pic>
              </a:graphicData>
            </a:graphic>
          </wp:inline>
        </w:drawing>
      </w:r>
      <w:r w:rsidRPr="00D93DB4">
        <w:t xml:space="preserve"> of the time interval</w:t>
      </w:r>
      <w:r w:rsidR="00064C44" w:rsidRPr="00D93DB4">
        <w:t xml:space="preserve"> </w:t>
      </w:r>
      <w:r w:rsidRPr="00D93DB4">
        <w:t xml:space="preserve">is actually saturated to </w:t>
      </w:r>
      <w:r w:rsidR="004C5B74">
        <w:rPr>
          <w:noProof/>
          <w:position w:val="-14"/>
        </w:rPr>
        <w:drawing>
          <wp:inline distT="0" distB="0" distL="0" distR="0" wp14:anchorId="216CACB1" wp14:editId="7A0FC391">
            <wp:extent cx="1776730" cy="252730"/>
            <wp:effectExtent l="0" t="0" r="0" b="0"/>
            <wp:docPr id="119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174">
                      <a:extLst>
                        <a:ext uri="{28A0092B-C50C-407E-A947-70E740481C1C}">
                          <a14:useLocalDpi xmlns:a14="http://schemas.microsoft.com/office/drawing/2010/main" val="0"/>
                        </a:ext>
                      </a:extLst>
                    </a:blip>
                    <a:srcRect/>
                    <a:stretch>
                      <a:fillRect/>
                    </a:stretch>
                  </pic:blipFill>
                  <pic:spPr bwMode="auto">
                    <a:xfrm>
                      <a:off x="0" y="0"/>
                      <a:ext cx="1776730" cy="252730"/>
                    </a:xfrm>
                    <a:prstGeom prst="rect">
                      <a:avLst/>
                    </a:prstGeom>
                    <a:noFill/>
                    <a:ln>
                      <a:noFill/>
                    </a:ln>
                  </pic:spPr>
                </pic:pic>
              </a:graphicData>
            </a:graphic>
          </wp:inline>
        </w:drawing>
      </w:r>
      <w:r w:rsidRPr="00D93DB4">
        <w:t xml:space="preserve">. </w:t>
      </w:r>
    </w:p>
    <w:p w14:paraId="38EA76AF" w14:textId="327E21E4" w:rsidR="0091103C" w:rsidRPr="00D93DB4" w:rsidRDefault="00755D8F" w:rsidP="00B90920">
      <w:pPr>
        <w:pStyle w:val="B1"/>
      </w:pPr>
      <w:r w:rsidRPr="00D93DB4">
        <w:t>-</w:t>
      </w:r>
      <w:r w:rsidRPr="00D93DB4">
        <w:tab/>
      </w:r>
      <w:r w:rsidR="0091103C" w:rsidRPr="00D93DB4">
        <w:t xml:space="preserve">The start index is updated: </w:t>
      </w:r>
      <w:r w:rsidR="004C5B74">
        <w:rPr>
          <w:noProof/>
          <w:position w:val="-16"/>
        </w:rPr>
        <w:drawing>
          <wp:inline distT="0" distB="0" distL="0" distR="0" wp14:anchorId="6129CFDA" wp14:editId="6B302EBE">
            <wp:extent cx="1652905" cy="290830"/>
            <wp:effectExtent l="0" t="0" r="0" b="0"/>
            <wp:docPr id="119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175">
                      <a:extLst>
                        <a:ext uri="{28A0092B-C50C-407E-A947-70E740481C1C}">
                          <a14:useLocalDpi xmlns:a14="http://schemas.microsoft.com/office/drawing/2010/main" val="0"/>
                        </a:ext>
                      </a:extLst>
                    </a:blip>
                    <a:srcRect/>
                    <a:stretch>
                      <a:fillRect/>
                    </a:stretch>
                  </pic:blipFill>
                  <pic:spPr bwMode="auto">
                    <a:xfrm>
                      <a:off x="0" y="0"/>
                      <a:ext cx="1652905" cy="290830"/>
                    </a:xfrm>
                    <a:prstGeom prst="rect">
                      <a:avLst/>
                    </a:prstGeom>
                    <a:noFill/>
                    <a:ln>
                      <a:noFill/>
                    </a:ln>
                  </pic:spPr>
                </pic:pic>
              </a:graphicData>
            </a:graphic>
          </wp:inline>
        </w:drawing>
      </w:r>
    </w:p>
    <w:p w14:paraId="15D7FA8F" w14:textId="79F6C750" w:rsidR="0091103C" w:rsidRPr="00D93DB4" w:rsidRDefault="0091103C" w:rsidP="00B90920">
      <w:pPr>
        <w:rPr>
          <w:rFonts w:ascii="Courier New" w:hAnsi="Courier New" w:cs="Courier New"/>
          <w:lang w:eastAsia="fr-FR"/>
        </w:rPr>
      </w:pPr>
      <w:r w:rsidRPr="00D93DB4">
        <w:t xml:space="preserve">The iterations stop as soon as </w:t>
      </w:r>
      <w:r w:rsidR="004C5B74">
        <w:rPr>
          <w:noProof/>
          <w:position w:val="-14"/>
        </w:rPr>
        <w:drawing>
          <wp:inline distT="0" distB="0" distL="0" distR="0" wp14:anchorId="1C17B7F6" wp14:editId="1F32C686">
            <wp:extent cx="876300" cy="228600"/>
            <wp:effectExtent l="0" t="0" r="0" b="0"/>
            <wp:docPr id="119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r w:rsidR="00755D8F" w:rsidRPr="00D93DB4">
        <w:rPr>
          <w:rFonts w:ascii="Courier New" w:hAnsi="Courier New" w:cs="Courier New"/>
          <w:lang w:eastAsia="fr-FR"/>
        </w:rPr>
        <w:t>.</w:t>
      </w:r>
    </w:p>
    <w:p w14:paraId="19B40868" w14:textId="77777777" w:rsidR="0091103C" w:rsidRPr="00D93DB4" w:rsidRDefault="0091103C" w:rsidP="0091103C">
      <w:pPr>
        <w:pStyle w:val="Heading5"/>
        <w:rPr>
          <w:sz w:val="24"/>
          <w:lang w:eastAsia="ko-KR"/>
        </w:rPr>
      </w:pPr>
      <w:bookmarkStart w:id="209" w:name="_Toc123562471"/>
      <w:r w:rsidRPr="00D93DB4">
        <w:rPr>
          <w:rFonts w:hint="eastAsia"/>
          <w:lang w:eastAsia="ko-KR"/>
        </w:rPr>
        <w:t>5.4.3.</w:t>
      </w:r>
      <w:r w:rsidRPr="00D93DB4">
        <w:rPr>
          <w:lang w:eastAsia="ko-KR"/>
        </w:rPr>
        <w:t>6</w:t>
      </w:r>
      <w:r w:rsidRPr="00D93DB4">
        <w:rPr>
          <w:rFonts w:hint="eastAsia"/>
          <w:lang w:eastAsia="ko-KR"/>
        </w:rPr>
        <w:t>.</w:t>
      </w:r>
      <w:r w:rsidR="004414FD" w:rsidRPr="00D93DB4">
        <w:rPr>
          <w:lang w:eastAsia="ko-KR"/>
        </w:rPr>
        <w:t>5</w:t>
      </w:r>
      <w:r w:rsidRPr="00D93DB4">
        <w:rPr>
          <w:lang w:eastAsia="ko-KR"/>
        </w:rPr>
        <w:tab/>
        <w:t>Synthesis</w:t>
      </w:r>
      <w:bookmarkEnd w:id="209"/>
    </w:p>
    <w:p w14:paraId="2AB34A0F" w14:textId="77777777" w:rsidR="0091103C" w:rsidRPr="00D93DB4" w:rsidRDefault="0091103C" w:rsidP="0091103C">
      <w:r w:rsidRPr="00D93DB4">
        <w:t>The signal is synthesized as:</w:t>
      </w:r>
    </w:p>
    <w:p w14:paraId="3B2CF7D8" w14:textId="5DC60FD8" w:rsidR="0091103C" w:rsidRPr="00D93DB4" w:rsidRDefault="0091103C" w:rsidP="0091103C">
      <w:pPr>
        <w:pStyle w:val="EQ"/>
      </w:pPr>
      <w:r w:rsidRPr="00D93DB4">
        <w:tab/>
      </w:r>
      <w:r w:rsidR="004C5B74">
        <w:rPr>
          <w:noProof/>
          <w:position w:val="-10"/>
        </w:rPr>
        <w:drawing>
          <wp:inline distT="0" distB="0" distL="0" distR="0" wp14:anchorId="02898B94" wp14:editId="36D9D4D0">
            <wp:extent cx="1348105" cy="205105"/>
            <wp:effectExtent l="0" t="0" r="0" b="0"/>
            <wp:docPr id="119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1177">
                      <a:extLst>
                        <a:ext uri="{28A0092B-C50C-407E-A947-70E740481C1C}">
                          <a14:useLocalDpi xmlns:a14="http://schemas.microsoft.com/office/drawing/2010/main" val="0"/>
                        </a:ext>
                      </a:extLst>
                    </a:blip>
                    <a:srcRect/>
                    <a:stretch>
                      <a:fillRect/>
                    </a:stretch>
                  </pic:blipFill>
                  <pic:spPr bwMode="auto">
                    <a:xfrm>
                      <a:off x="0" y="0"/>
                      <a:ext cx="1348105" cy="205105"/>
                    </a:xfrm>
                    <a:prstGeom prst="rect">
                      <a:avLst/>
                    </a:prstGeom>
                    <a:noFill/>
                    <a:ln>
                      <a:noFill/>
                    </a:ln>
                  </pic:spPr>
                </pic:pic>
              </a:graphicData>
            </a:graphic>
          </wp:inline>
        </w:drawing>
      </w:r>
      <w:r w:rsidRPr="00D93DB4">
        <w:t xml:space="preserve">, </w:t>
      </w:r>
      <w:r w:rsidR="004C5B74">
        <w:rPr>
          <w:noProof/>
          <w:position w:val="-10"/>
        </w:rPr>
        <w:drawing>
          <wp:inline distT="0" distB="0" distL="0" distR="0" wp14:anchorId="71BC55C0" wp14:editId="00824E02">
            <wp:extent cx="114300" cy="205105"/>
            <wp:effectExtent l="0" t="0" r="0" b="0"/>
            <wp:docPr id="119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114300" cy="205105"/>
                    </a:xfrm>
                    <a:prstGeom prst="rect">
                      <a:avLst/>
                    </a:prstGeom>
                    <a:noFill/>
                    <a:ln>
                      <a:noFill/>
                    </a:ln>
                  </pic:spPr>
                </pic:pic>
              </a:graphicData>
            </a:graphic>
          </wp:inline>
        </w:drawing>
      </w:r>
      <w:r w:rsidR="004C5B74">
        <w:rPr>
          <w:noProof/>
          <w:position w:val="-10"/>
        </w:rPr>
        <w:drawing>
          <wp:inline distT="0" distB="0" distL="0" distR="0" wp14:anchorId="61328E4D" wp14:editId="55F6202F">
            <wp:extent cx="938530" cy="205105"/>
            <wp:effectExtent l="0" t="0" r="0" b="0"/>
            <wp:docPr id="11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178">
                      <a:extLst>
                        <a:ext uri="{28A0092B-C50C-407E-A947-70E740481C1C}">
                          <a14:useLocalDpi xmlns:a14="http://schemas.microsoft.com/office/drawing/2010/main" val="0"/>
                        </a:ext>
                      </a:extLst>
                    </a:blip>
                    <a:srcRect/>
                    <a:stretch>
                      <a:fillRect/>
                    </a:stretch>
                  </pic:blipFill>
                  <pic:spPr bwMode="auto">
                    <a:xfrm>
                      <a:off x="0" y="0"/>
                      <a:ext cx="938530" cy="205105"/>
                    </a:xfrm>
                    <a:prstGeom prst="rect">
                      <a:avLst/>
                    </a:prstGeom>
                    <a:noFill/>
                    <a:ln>
                      <a:noFill/>
                    </a:ln>
                  </pic:spPr>
                </pic:pic>
              </a:graphicData>
            </a:graphic>
          </wp:inline>
        </w:drawing>
      </w:r>
      <w:r w:rsidR="00D93DB4">
        <w:tab/>
      </w:r>
      <w:r w:rsidRPr="00D93DB4">
        <w:t>(</w:t>
      </w:r>
      <w:r w:rsidR="005B1BA1" w:rsidRPr="00D93DB4">
        <w:t>200</w:t>
      </w:r>
      <w:r w:rsidRPr="00D93DB4">
        <w:t>)</w:t>
      </w:r>
    </w:p>
    <w:p w14:paraId="472CDD81" w14:textId="7030807E" w:rsidR="0091103C" w:rsidRPr="00D93DB4" w:rsidRDefault="0091103C" w:rsidP="0091103C">
      <w:r w:rsidRPr="00D93DB4">
        <w:t xml:space="preserve">Note that when the binary voicing indicator has the value </w:t>
      </w:r>
      <w:r w:rsidR="004C5B74">
        <w:rPr>
          <w:rFonts w:cs="Calibri"/>
          <w:noProof/>
          <w:position w:val="-6"/>
        </w:rPr>
        <w:drawing>
          <wp:inline distT="0" distB="0" distL="0" distR="0" wp14:anchorId="6B8A11F0" wp14:editId="3928E045">
            <wp:extent cx="114300" cy="138430"/>
            <wp:effectExtent l="0" t="0" r="0" b="0"/>
            <wp:docPr id="119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=1</w:t>
      </w:r>
      <w:r w:rsidRPr="00D93DB4">
        <w:t xml:space="preserve">, the noise vector </w:t>
      </w:r>
      <w:r w:rsidR="004C5B74">
        <w:rPr>
          <w:noProof/>
          <w:position w:val="-10"/>
        </w:rPr>
        <w:drawing>
          <wp:inline distT="0" distB="0" distL="0" distR="0" wp14:anchorId="2ADF0898" wp14:editId="7B4A0A2F">
            <wp:extent cx="481330" cy="205105"/>
            <wp:effectExtent l="0" t="0" r="0" b="0"/>
            <wp:docPr id="119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179">
                      <a:extLst>
                        <a:ext uri="{28A0092B-C50C-407E-A947-70E740481C1C}">
                          <a14:useLocalDpi xmlns:a14="http://schemas.microsoft.com/office/drawing/2010/main" val="0"/>
                        </a:ext>
                      </a:extLst>
                    </a:blip>
                    <a:srcRect/>
                    <a:stretch>
                      <a:fillRect/>
                    </a:stretch>
                  </pic:blipFill>
                  <pic:spPr bwMode="auto">
                    <a:xfrm>
                      <a:off x="0" y="0"/>
                      <a:ext cx="481330" cy="205105"/>
                    </a:xfrm>
                    <a:prstGeom prst="rect">
                      <a:avLst/>
                    </a:prstGeom>
                    <a:noFill/>
                    <a:ln>
                      <a:noFill/>
                    </a:ln>
                  </pic:spPr>
                </pic:pic>
              </a:graphicData>
            </a:graphic>
          </wp:inline>
        </w:drawing>
      </w:r>
      <w:r w:rsidRPr="00D93DB4">
        <w:t xml:space="preserve"> has been scaled down by a factor of 0.25, to avoid artefacts for voiced signals.</w:t>
      </w:r>
    </w:p>
    <w:p w14:paraId="1F3A7502" w14:textId="77777777" w:rsidR="0091103C" w:rsidRPr="00D93DB4" w:rsidRDefault="0091103C" w:rsidP="0091103C">
      <w:r w:rsidRPr="00D93DB4">
        <w:t>This signal is overlap-added with the previously decoded synthesis to ensure signal continuity between frames.</w:t>
      </w:r>
    </w:p>
    <w:p w14:paraId="20A78AB8" w14:textId="77777777" w:rsidR="0091103C" w:rsidRPr="00D93DB4" w:rsidRDefault="0091103C" w:rsidP="0045741F"/>
    <w:p w14:paraId="56818923" w14:textId="77777777" w:rsidR="00DA4660" w:rsidRPr="00D93DB4" w:rsidRDefault="00956FFB" w:rsidP="0001287F">
      <w:pPr>
        <w:pStyle w:val="Heading4"/>
        <w:rPr>
          <w:lang w:eastAsia="ko-KR"/>
        </w:rPr>
      </w:pPr>
      <w:bookmarkStart w:id="210" w:name="_Toc123562472"/>
      <w:r w:rsidRPr="00D93DB4">
        <w:t>5.4.3.7</w:t>
      </w:r>
      <w:r w:rsidR="00DA4660" w:rsidRPr="00D93DB4">
        <w:tab/>
      </w:r>
      <w:r w:rsidR="00DA4660" w:rsidRPr="00D93DB4">
        <w:rPr>
          <w:rFonts w:hint="eastAsia"/>
          <w:lang w:eastAsia="ko-KR"/>
        </w:rPr>
        <w:t xml:space="preserve">Time-domain </w:t>
      </w:r>
      <w:r w:rsidR="00CF312E" w:rsidRPr="00D93DB4">
        <w:rPr>
          <w:lang w:eastAsia="ko-KR"/>
        </w:rPr>
        <w:t>PLC</w:t>
      </w:r>
      <w:r w:rsidR="00DA4660" w:rsidRPr="00D93DB4">
        <w:rPr>
          <w:rFonts w:hint="eastAsia"/>
          <w:lang w:eastAsia="ko-KR"/>
        </w:rPr>
        <w:t xml:space="preserve"> and</w:t>
      </w:r>
      <w:r w:rsidR="00CF312E" w:rsidRPr="00D93DB4">
        <w:t xml:space="preserve"> </w:t>
      </w:r>
      <w:r w:rsidR="00DA4660" w:rsidRPr="00D93DB4">
        <w:rPr>
          <w:rFonts w:hint="eastAsia"/>
          <w:lang w:eastAsia="ko-KR"/>
        </w:rPr>
        <w:t>OLA</w:t>
      </w:r>
      <w:bookmarkEnd w:id="210"/>
    </w:p>
    <w:p w14:paraId="4276EAD1" w14:textId="77777777" w:rsidR="00DA4660" w:rsidRPr="00D93DB4" w:rsidRDefault="00956FFB" w:rsidP="0001287F">
      <w:pPr>
        <w:pStyle w:val="Heading5"/>
        <w:rPr>
          <w:sz w:val="24"/>
          <w:lang w:eastAsia="ko-KR"/>
        </w:rPr>
      </w:pPr>
      <w:bookmarkStart w:id="211" w:name="_Toc123562473"/>
      <w:r w:rsidRPr="00D93DB4">
        <w:rPr>
          <w:rFonts w:hint="eastAsia"/>
          <w:lang w:eastAsia="ko-KR"/>
        </w:rPr>
        <w:t>5.4.3.7</w:t>
      </w:r>
      <w:r w:rsidR="00DA4660" w:rsidRPr="00D93DB4">
        <w:rPr>
          <w:rFonts w:hint="eastAsia"/>
          <w:lang w:eastAsia="ko-KR"/>
        </w:rPr>
        <w:t>.1</w:t>
      </w:r>
      <w:r w:rsidR="00DA6207" w:rsidRPr="00D93DB4">
        <w:rPr>
          <w:lang w:eastAsia="ko-KR"/>
        </w:rPr>
        <w:tab/>
      </w:r>
      <w:r w:rsidR="00DA4660" w:rsidRPr="00D93DB4">
        <w:rPr>
          <w:rFonts w:hint="eastAsia"/>
          <w:lang w:eastAsia="ko-KR"/>
        </w:rPr>
        <w:t>PLC mode selection</w:t>
      </w:r>
      <w:bookmarkEnd w:id="211"/>
    </w:p>
    <w:p w14:paraId="671B2B5D" w14:textId="77777777" w:rsidR="00DA4660" w:rsidRPr="00D93DB4" w:rsidRDefault="00DA4660" w:rsidP="0001287F">
      <w:pPr>
        <w:rPr>
          <w:lang w:eastAsia="ko-KR"/>
        </w:rPr>
      </w:pPr>
      <w:r w:rsidRPr="00D93DB4">
        <w:rPr>
          <w:lang w:eastAsia="ko-KR"/>
        </w:rPr>
        <w:t xml:space="preserve">The frequency domain </w:t>
      </w:r>
      <w:r w:rsidRPr="00D93DB4">
        <w:rPr>
          <w:rFonts w:hint="eastAsia"/>
          <w:lang w:eastAsia="ko-KR"/>
        </w:rPr>
        <w:t>PLC</w:t>
      </w:r>
      <w:r w:rsidRPr="00D93DB4">
        <w:rPr>
          <w:lang w:eastAsia="ko-KR"/>
        </w:rPr>
        <w:t xml:space="preserve"> </w:t>
      </w:r>
      <w:r w:rsidRPr="00D93DB4">
        <w:rPr>
          <w:rFonts w:hint="eastAsia"/>
          <w:lang w:eastAsia="ko-KR"/>
        </w:rPr>
        <w:t>block</w:t>
      </w:r>
      <w:r w:rsidRPr="00D93DB4">
        <w:rPr>
          <w:lang w:eastAsia="ko-KR"/>
        </w:rPr>
        <w:t xml:space="preserve"> includes a frequency domain </w:t>
      </w:r>
      <w:r w:rsidRPr="00D93DB4">
        <w:rPr>
          <w:rFonts w:hint="eastAsia"/>
          <w:lang w:eastAsia="ko-KR"/>
        </w:rPr>
        <w:t xml:space="preserve">erasure </w:t>
      </w:r>
      <w:r w:rsidRPr="00D93DB4">
        <w:rPr>
          <w:lang w:eastAsia="ko-KR"/>
        </w:rPr>
        <w:t>concealment algorithm and operates when the BFI flag is set to 1 and the decoding mode of the previous frame is the</w:t>
      </w:r>
      <w:r w:rsidRPr="00D93DB4">
        <w:rPr>
          <w:rFonts w:hint="eastAsia"/>
          <w:lang w:eastAsia="ko-KR"/>
        </w:rPr>
        <w:t xml:space="preserve"> </w:t>
      </w:r>
      <w:r w:rsidRPr="00D93DB4">
        <w:rPr>
          <w:lang w:eastAsia="ko-KR"/>
        </w:rPr>
        <w:t xml:space="preserve">frequency domain mode. </w:t>
      </w:r>
      <w:r w:rsidRPr="00D93DB4">
        <w:rPr>
          <w:rFonts w:hint="eastAsia"/>
          <w:lang w:eastAsia="ko-KR"/>
        </w:rPr>
        <w:t>T</w:t>
      </w:r>
      <w:r w:rsidRPr="00D93DB4">
        <w:rPr>
          <w:lang w:eastAsia="ko-KR"/>
        </w:rPr>
        <w:t>he frequency</w:t>
      </w:r>
      <w:r w:rsidRPr="00D93DB4">
        <w:rPr>
          <w:rFonts w:hint="eastAsia"/>
          <w:lang w:eastAsia="ko-KR"/>
        </w:rPr>
        <w:t xml:space="preserve"> </w:t>
      </w:r>
      <w:r w:rsidRPr="00D93DB4">
        <w:rPr>
          <w:lang w:eastAsia="ko-KR"/>
        </w:rPr>
        <w:t xml:space="preserve">domain </w:t>
      </w:r>
      <w:r w:rsidRPr="00D93DB4">
        <w:rPr>
          <w:rFonts w:hint="eastAsia"/>
          <w:lang w:eastAsia="ko-KR"/>
        </w:rPr>
        <w:t>PLC</w:t>
      </w:r>
      <w:r w:rsidRPr="00D93DB4">
        <w:rPr>
          <w:lang w:eastAsia="ko-KR"/>
        </w:rPr>
        <w:t xml:space="preserve"> </w:t>
      </w:r>
      <w:r w:rsidRPr="00D93DB4">
        <w:rPr>
          <w:rFonts w:hint="eastAsia"/>
          <w:lang w:eastAsia="ko-KR"/>
        </w:rPr>
        <w:t>block</w:t>
      </w:r>
      <w:r w:rsidRPr="00D93DB4">
        <w:rPr>
          <w:lang w:eastAsia="ko-KR"/>
        </w:rPr>
        <w:t xml:space="preserve"> generate</w:t>
      </w:r>
      <w:r w:rsidRPr="00D93DB4">
        <w:rPr>
          <w:rFonts w:hint="eastAsia"/>
          <w:lang w:eastAsia="ko-KR"/>
        </w:rPr>
        <w:t>s</w:t>
      </w:r>
      <w:r w:rsidRPr="00D93DB4">
        <w:rPr>
          <w:lang w:eastAsia="ko-KR"/>
        </w:rPr>
        <w:t xml:space="preserve"> spectral coefficients of the erased frame by</w:t>
      </w:r>
      <w:r w:rsidRPr="00D93DB4">
        <w:rPr>
          <w:rFonts w:hint="eastAsia"/>
          <w:lang w:eastAsia="ko-KR"/>
        </w:rPr>
        <w:t xml:space="preserve"> </w:t>
      </w:r>
      <w:r w:rsidRPr="00D93DB4">
        <w:rPr>
          <w:lang w:eastAsia="ko-KR"/>
        </w:rPr>
        <w:t xml:space="preserve">repeating the synthesized spectral coefficients of the </w:t>
      </w:r>
      <w:r w:rsidRPr="00D93DB4">
        <w:rPr>
          <w:rFonts w:hint="eastAsia"/>
          <w:lang w:eastAsia="ko-KR"/>
        </w:rPr>
        <w:t>previous good frame</w:t>
      </w:r>
      <w:r w:rsidRPr="00D93DB4">
        <w:rPr>
          <w:lang w:eastAsia="ko-KR"/>
        </w:rPr>
        <w:t xml:space="preserve"> stored in memory. </w:t>
      </w:r>
      <w:r w:rsidRPr="00D93DB4">
        <w:rPr>
          <w:rFonts w:hint="eastAsia"/>
          <w:lang w:eastAsia="ko-KR"/>
        </w:rPr>
        <w:t>With these coefficients t</w:t>
      </w:r>
      <w:r w:rsidRPr="00D93DB4">
        <w:rPr>
          <w:lang w:eastAsia="ko-KR"/>
        </w:rPr>
        <w:t xml:space="preserve">he </w:t>
      </w:r>
      <w:r w:rsidRPr="00D93DB4">
        <w:rPr>
          <w:rFonts w:hint="eastAsia"/>
          <w:lang w:eastAsia="ko-KR"/>
        </w:rPr>
        <w:t>IMDCT block</w:t>
      </w:r>
      <w:r w:rsidRPr="00D93DB4">
        <w:rPr>
          <w:lang w:eastAsia="ko-KR"/>
        </w:rPr>
        <w:t xml:space="preserve"> generate</w:t>
      </w:r>
      <w:r w:rsidRPr="00D93DB4">
        <w:rPr>
          <w:rFonts w:hint="eastAsia"/>
          <w:lang w:eastAsia="ko-KR"/>
        </w:rPr>
        <w:t>s</w:t>
      </w:r>
      <w:r w:rsidRPr="00D93DB4">
        <w:rPr>
          <w:lang w:eastAsia="ko-KR"/>
        </w:rPr>
        <w:t xml:space="preserve"> </w:t>
      </w:r>
      <w:r w:rsidRPr="00D93DB4">
        <w:rPr>
          <w:rFonts w:hint="eastAsia"/>
          <w:lang w:eastAsia="ko-KR"/>
        </w:rPr>
        <w:t>the</w:t>
      </w:r>
      <w:r w:rsidRPr="00D93DB4">
        <w:rPr>
          <w:lang w:eastAsia="ko-KR"/>
        </w:rPr>
        <w:t xml:space="preserve"> time domain signal by</w:t>
      </w:r>
      <w:r w:rsidRPr="00D93DB4">
        <w:rPr>
          <w:rFonts w:hint="eastAsia"/>
          <w:lang w:eastAsia="ko-KR"/>
        </w:rPr>
        <w:t xml:space="preserve"> </w:t>
      </w:r>
      <w:r w:rsidRPr="00D93DB4">
        <w:rPr>
          <w:lang w:eastAsia="ko-KR"/>
        </w:rPr>
        <w:t>performing a time-frequency inverse transform</w:t>
      </w:r>
      <w:r w:rsidRPr="00D93DB4">
        <w:rPr>
          <w:rFonts w:hint="eastAsia"/>
          <w:lang w:eastAsia="ko-KR"/>
        </w:rPr>
        <w:t xml:space="preserve">. </w:t>
      </w:r>
      <w:r w:rsidRPr="00D93DB4">
        <w:rPr>
          <w:lang w:eastAsia="ko-KR"/>
        </w:rPr>
        <w:t xml:space="preserve">The </w:t>
      </w:r>
      <w:r w:rsidRPr="00D93DB4">
        <w:rPr>
          <w:rFonts w:hint="eastAsia"/>
          <w:lang w:eastAsia="ko-KR"/>
        </w:rPr>
        <w:t>conventional</w:t>
      </w:r>
      <w:r w:rsidRPr="00D93DB4">
        <w:rPr>
          <w:lang w:eastAsia="ko-KR"/>
        </w:rPr>
        <w:t xml:space="preserve"> OLA </w:t>
      </w:r>
      <w:r w:rsidRPr="00D93DB4">
        <w:rPr>
          <w:rFonts w:hint="eastAsia"/>
          <w:lang w:eastAsia="ko-KR"/>
        </w:rPr>
        <w:t>block</w:t>
      </w:r>
      <w:r w:rsidRPr="00D93DB4">
        <w:rPr>
          <w:lang w:eastAsia="ko-KR"/>
        </w:rPr>
        <w:t xml:space="preserve"> perform</w:t>
      </w:r>
      <w:r w:rsidRPr="00D93DB4">
        <w:rPr>
          <w:rFonts w:hint="eastAsia"/>
          <w:lang w:eastAsia="ko-KR"/>
        </w:rPr>
        <w:t xml:space="preserve">s a </w:t>
      </w:r>
      <w:r w:rsidRPr="00D93DB4">
        <w:rPr>
          <w:lang w:eastAsia="ko-KR"/>
        </w:rPr>
        <w:t>general</w:t>
      </w:r>
      <w:r w:rsidRPr="00D93DB4">
        <w:rPr>
          <w:rFonts w:hint="eastAsia"/>
          <w:lang w:eastAsia="ko-KR"/>
        </w:rPr>
        <w:t xml:space="preserve"> </w:t>
      </w:r>
      <w:r w:rsidRPr="00D93DB4">
        <w:rPr>
          <w:lang w:eastAsia="ko-KR"/>
        </w:rPr>
        <w:t>OLA processing by using the time domain signal of the previous frame</w:t>
      </w:r>
      <w:r w:rsidRPr="00D93DB4">
        <w:rPr>
          <w:rFonts w:hint="eastAsia"/>
          <w:lang w:eastAsia="ko-KR"/>
        </w:rPr>
        <w:t xml:space="preserve">, and </w:t>
      </w:r>
      <w:r w:rsidRPr="00D93DB4">
        <w:rPr>
          <w:lang w:eastAsia="ko-KR"/>
        </w:rPr>
        <w:t>generate</w:t>
      </w:r>
      <w:r w:rsidRPr="00D93DB4">
        <w:rPr>
          <w:rFonts w:hint="eastAsia"/>
          <w:lang w:eastAsia="ko-KR"/>
        </w:rPr>
        <w:t>s</w:t>
      </w:r>
      <w:r w:rsidRPr="00D93DB4">
        <w:rPr>
          <w:lang w:eastAsia="ko-KR"/>
        </w:rPr>
        <w:t xml:space="preserve"> a final time domain signal of the current frame as a result of the general</w:t>
      </w:r>
      <w:r w:rsidRPr="00D93DB4">
        <w:rPr>
          <w:rFonts w:hint="eastAsia"/>
          <w:lang w:eastAsia="ko-KR"/>
        </w:rPr>
        <w:t xml:space="preserve"> </w:t>
      </w:r>
      <w:r w:rsidRPr="00D93DB4">
        <w:rPr>
          <w:lang w:eastAsia="ko-KR"/>
        </w:rPr>
        <w:t>OLA processing.</w:t>
      </w:r>
      <w:r w:rsidRPr="00D93DB4">
        <w:rPr>
          <w:rFonts w:hint="eastAsia"/>
          <w:lang w:eastAsia="ko-KR"/>
        </w:rPr>
        <w:t xml:space="preserve"> </w:t>
      </w:r>
    </w:p>
    <w:p w14:paraId="185B8E04" w14:textId="77777777" w:rsidR="00DA4660" w:rsidRPr="00D93DB4" w:rsidRDefault="00DA4660" w:rsidP="0001287F">
      <w:pPr>
        <w:rPr>
          <w:lang w:eastAsia="ko-KR"/>
        </w:rPr>
      </w:pPr>
      <w:r w:rsidRPr="00D93DB4">
        <w:rPr>
          <w:rFonts w:hint="eastAsia"/>
          <w:lang w:eastAsia="ko-KR"/>
        </w:rPr>
        <w:t xml:space="preserve">To achieve an </w:t>
      </w:r>
      <w:r w:rsidRPr="00D93DB4">
        <w:rPr>
          <w:lang w:eastAsia="ko-KR"/>
        </w:rPr>
        <w:t>additional</w:t>
      </w:r>
      <w:r w:rsidRPr="00D93DB4">
        <w:rPr>
          <w:rFonts w:hint="eastAsia"/>
          <w:lang w:eastAsia="ko-KR"/>
        </w:rPr>
        <w:t xml:space="preserve"> </w:t>
      </w:r>
      <w:r w:rsidRPr="00D93DB4">
        <w:rPr>
          <w:lang w:eastAsia="ko-KR"/>
        </w:rPr>
        <w:t>quality</w:t>
      </w:r>
      <w:r w:rsidRPr="00D93DB4">
        <w:rPr>
          <w:rFonts w:hint="eastAsia"/>
          <w:lang w:eastAsia="ko-KR"/>
        </w:rPr>
        <w:t xml:space="preserve"> enhancement </w:t>
      </w:r>
      <w:r w:rsidRPr="00D93DB4">
        <w:rPr>
          <w:lang w:eastAsia="ko-KR"/>
        </w:rPr>
        <w:t>taking into account</w:t>
      </w:r>
      <w:r w:rsidRPr="00D93DB4">
        <w:rPr>
          <w:rFonts w:hint="eastAsia"/>
          <w:lang w:eastAsia="ko-KR"/>
        </w:rPr>
        <w:t xml:space="preserve"> the input </w:t>
      </w:r>
      <w:r w:rsidRPr="00D93DB4">
        <w:rPr>
          <w:lang w:eastAsia="ko-KR"/>
        </w:rPr>
        <w:t xml:space="preserve">signal </w:t>
      </w:r>
      <w:r w:rsidRPr="00D93DB4">
        <w:rPr>
          <w:rFonts w:hint="eastAsia"/>
          <w:lang w:eastAsia="ko-KR"/>
        </w:rPr>
        <w:t>characteristics, the time-domain PLC introduce</w:t>
      </w:r>
      <w:r w:rsidRPr="00D93DB4">
        <w:rPr>
          <w:lang w:eastAsia="ko-KR"/>
        </w:rPr>
        <w:t>s</w:t>
      </w:r>
      <w:r w:rsidRPr="00D93DB4">
        <w:rPr>
          <w:rFonts w:hint="eastAsia"/>
          <w:lang w:eastAsia="ko-KR"/>
        </w:rPr>
        <w:t xml:space="preserve"> two concealment tools</w:t>
      </w:r>
      <w:r w:rsidRPr="00D93DB4">
        <w:rPr>
          <w:lang w:eastAsia="ko-KR"/>
        </w:rPr>
        <w:t>,</w:t>
      </w:r>
      <w:r w:rsidRPr="00D93DB4">
        <w:rPr>
          <w:rFonts w:hint="eastAsia"/>
          <w:lang w:eastAsia="ko-KR"/>
        </w:rPr>
        <w:t xml:space="preserve"> consist</w:t>
      </w:r>
      <w:r w:rsidRPr="00D93DB4">
        <w:rPr>
          <w:lang w:eastAsia="ko-KR"/>
        </w:rPr>
        <w:t>ing</w:t>
      </w:r>
      <w:r w:rsidRPr="00D93DB4">
        <w:rPr>
          <w:rFonts w:hint="eastAsia"/>
          <w:lang w:eastAsia="ko-KR"/>
        </w:rPr>
        <w:t xml:space="preserve"> of </w:t>
      </w:r>
      <w:r w:rsidRPr="00D93DB4">
        <w:rPr>
          <w:lang w:eastAsia="ko-KR"/>
        </w:rPr>
        <w:t>a</w:t>
      </w:r>
      <w:r w:rsidRPr="00D93DB4">
        <w:rPr>
          <w:rFonts w:hint="eastAsia"/>
          <w:lang w:eastAsia="ko-KR"/>
        </w:rPr>
        <w:t xml:space="preserve"> phase matching tool and </w:t>
      </w:r>
      <w:r w:rsidRPr="00D93DB4">
        <w:rPr>
          <w:lang w:eastAsia="ko-KR"/>
        </w:rPr>
        <w:t xml:space="preserve">a </w:t>
      </w:r>
      <w:r w:rsidRPr="00D93DB4">
        <w:rPr>
          <w:rFonts w:hint="eastAsia"/>
          <w:lang w:eastAsia="ko-KR"/>
        </w:rPr>
        <w:t xml:space="preserve">repetition and smoothing tool. With these tools, an appropriate </w:t>
      </w:r>
      <w:r w:rsidRPr="00D93DB4">
        <w:rPr>
          <w:lang w:eastAsia="ko-KR"/>
        </w:rPr>
        <w:t>concealment</w:t>
      </w:r>
      <w:r w:rsidRPr="00D93DB4">
        <w:rPr>
          <w:rFonts w:hint="eastAsia"/>
          <w:lang w:eastAsia="ko-KR"/>
        </w:rPr>
        <w:t xml:space="preserve"> method </w:t>
      </w:r>
      <w:r w:rsidRPr="00D93DB4">
        <w:rPr>
          <w:lang w:eastAsia="ko-KR"/>
        </w:rPr>
        <w:t>is</w:t>
      </w:r>
      <w:r w:rsidRPr="00D93DB4">
        <w:rPr>
          <w:rFonts w:hint="eastAsia"/>
          <w:lang w:eastAsia="ko-KR"/>
        </w:rPr>
        <w:t xml:space="preserve"> selected by checking the stationarity of the input signal. </w:t>
      </w:r>
    </w:p>
    <w:p w14:paraId="0B63F344" w14:textId="77777777" w:rsidR="00DA4660" w:rsidRPr="00D93DB4" w:rsidRDefault="00DA4660" w:rsidP="0001287F">
      <w:pPr>
        <w:rPr>
          <w:lang w:eastAsia="ko-KR"/>
        </w:rPr>
      </w:pPr>
      <w:r w:rsidRPr="00D93DB4">
        <w:rPr>
          <w:rFonts w:hint="eastAsia"/>
          <w:lang w:eastAsia="ko-KR"/>
        </w:rPr>
        <w:t xml:space="preserve">Figure </w:t>
      </w:r>
      <w:r w:rsidR="000B67DD" w:rsidRPr="00D93DB4">
        <w:rPr>
          <w:lang w:eastAsia="ko-KR"/>
        </w:rPr>
        <w:t>7</w:t>
      </w:r>
      <w:r w:rsidRPr="00D93DB4">
        <w:rPr>
          <w:rFonts w:hint="eastAsia"/>
          <w:lang w:eastAsia="ko-KR"/>
        </w:rPr>
        <w:t xml:space="preserve"> shows the two concealment tools and the conventional OLA for the time-domain PLC. </w:t>
      </w:r>
    </w:p>
    <w:p w14:paraId="147839F1" w14:textId="77777777" w:rsidR="00DA4660" w:rsidRPr="00D93DB4" w:rsidRDefault="00DA4660" w:rsidP="0001287F">
      <w:pPr>
        <w:rPr>
          <w:lang w:eastAsia="ko-KR"/>
        </w:rPr>
      </w:pPr>
      <w:r w:rsidRPr="00D93DB4">
        <w:rPr>
          <w:rFonts w:hint="eastAsia"/>
          <w:lang w:eastAsia="ko-KR"/>
        </w:rPr>
        <w:t xml:space="preserve">The </w:t>
      </w:r>
      <w:r w:rsidR="00723865" w:rsidRPr="00D93DB4">
        <w:rPr>
          <w:lang w:eastAsia="ko-KR"/>
        </w:rPr>
        <w:t>p</w:t>
      </w:r>
      <w:r w:rsidRPr="00D93DB4">
        <w:rPr>
          <w:rFonts w:hint="eastAsia"/>
          <w:lang w:eastAsia="ko-KR"/>
        </w:rPr>
        <w:t xml:space="preserve">hase </w:t>
      </w:r>
      <w:r w:rsidR="00723865" w:rsidRPr="00D93DB4">
        <w:rPr>
          <w:lang w:eastAsia="ko-KR"/>
        </w:rPr>
        <w:t>m</w:t>
      </w:r>
      <w:r w:rsidRPr="00D93DB4">
        <w:rPr>
          <w:rFonts w:hint="eastAsia"/>
          <w:lang w:eastAsia="ko-KR"/>
        </w:rPr>
        <w:t xml:space="preserve">atching block in the figure will be introduced in </w:t>
      </w:r>
      <w:r w:rsidR="00723865" w:rsidRPr="00D93DB4">
        <w:rPr>
          <w:lang w:eastAsia="ko-KR"/>
        </w:rPr>
        <w:t>subclause</w:t>
      </w:r>
      <w:r w:rsidRPr="00D93DB4">
        <w:rPr>
          <w:rFonts w:hint="eastAsia"/>
          <w:lang w:eastAsia="ko-KR"/>
        </w:rPr>
        <w:t xml:space="preserve"> </w:t>
      </w:r>
      <w:r w:rsidR="00956FFB" w:rsidRPr="00D93DB4">
        <w:rPr>
          <w:lang w:eastAsia="ko-KR"/>
        </w:rPr>
        <w:t>5.4.3.7</w:t>
      </w:r>
      <w:r w:rsidRPr="00D93DB4">
        <w:rPr>
          <w:lang w:eastAsia="ko-KR"/>
        </w:rPr>
        <w:t>.</w:t>
      </w:r>
      <w:r w:rsidRPr="00D93DB4">
        <w:rPr>
          <w:rFonts w:eastAsia="Malgun Gothic" w:hint="eastAsia"/>
          <w:lang w:eastAsia="ko-KR"/>
        </w:rPr>
        <w:t xml:space="preserve">2 </w:t>
      </w:r>
      <w:r w:rsidRPr="00D93DB4">
        <w:rPr>
          <w:rFonts w:hint="eastAsia"/>
          <w:lang w:eastAsia="ko-KR"/>
        </w:rPr>
        <w:t>and t</w:t>
      </w:r>
      <w:r w:rsidRPr="00D93DB4">
        <w:rPr>
          <w:lang w:eastAsia="ko-KR"/>
        </w:rPr>
        <w:t xml:space="preserve">he </w:t>
      </w:r>
      <w:r w:rsidR="00723865" w:rsidRPr="00D93DB4">
        <w:rPr>
          <w:lang w:eastAsia="ko-KR"/>
        </w:rPr>
        <w:t>r</w:t>
      </w:r>
      <w:r w:rsidRPr="00D93DB4">
        <w:rPr>
          <w:rFonts w:hint="eastAsia"/>
          <w:lang w:eastAsia="ko-KR"/>
        </w:rPr>
        <w:t xml:space="preserve">epetition and </w:t>
      </w:r>
      <w:r w:rsidR="00723865" w:rsidRPr="00D93DB4">
        <w:rPr>
          <w:lang w:eastAsia="ko-KR"/>
        </w:rPr>
        <w:t>s</w:t>
      </w:r>
      <w:r w:rsidRPr="00D93DB4">
        <w:rPr>
          <w:rFonts w:hint="eastAsia"/>
          <w:lang w:eastAsia="ko-KR"/>
        </w:rPr>
        <w:t>moothing</w:t>
      </w:r>
      <w:r w:rsidRPr="00D93DB4">
        <w:rPr>
          <w:lang w:eastAsia="ko-KR"/>
        </w:rPr>
        <w:t xml:space="preserve"> block</w:t>
      </w:r>
      <w:r w:rsidRPr="00D93DB4">
        <w:rPr>
          <w:rFonts w:hint="eastAsia"/>
          <w:lang w:eastAsia="ko-KR"/>
        </w:rPr>
        <w:t xml:space="preserve"> in the figure</w:t>
      </w:r>
      <w:r w:rsidRPr="00D93DB4">
        <w:rPr>
          <w:lang w:eastAsia="ko-KR"/>
        </w:rPr>
        <w:t xml:space="preserve"> </w:t>
      </w:r>
      <w:r w:rsidRPr="00D93DB4">
        <w:rPr>
          <w:rFonts w:hint="eastAsia"/>
          <w:lang w:eastAsia="ko-KR"/>
        </w:rPr>
        <w:t xml:space="preserve">will be introduced </w:t>
      </w:r>
      <w:r w:rsidRPr="00D93DB4">
        <w:rPr>
          <w:lang w:eastAsia="ko-KR"/>
        </w:rPr>
        <w:t>in</w:t>
      </w:r>
      <w:r w:rsidRPr="00D93DB4">
        <w:rPr>
          <w:rFonts w:hint="eastAsia"/>
          <w:lang w:eastAsia="ko-KR"/>
        </w:rPr>
        <w:t xml:space="preserve"> </w:t>
      </w:r>
      <w:r w:rsidR="00723865" w:rsidRPr="00D93DB4">
        <w:rPr>
          <w:lang w:eastAsia="ko-KR"/>
        </w:rPr>
        <w:t>subclause</w:t>
      </w:r>
      <w:r w:rsidRPr="00D93DB4">
        <w:rPr>
          <w:lang w:eastAsia="ko-KR"/>
        </w:rPr>
        <w:t xml:space="preserve"> </w:t>
      </w:r>
      <w:r w:rsidR="00956FFB" w:rsidRPr="00D93DB4">
        <w:rPr>
          <w:lang w:eastAsia="ko-KR"/>
        </w:rPr>
        <w:t>5.4.3.7</w:t>
      </w:r>
      <w:r w:rsidRPr="00D93DB4">
        <w:rPr>
          <w:lang w:eastAsia="ko-KR"/>
        </w:rPr>
        <w:t>.</w:t>
      </w:r>
      <w:r w:rsidRPr="00D93DB4">
        <w:rPr>
          <w:rFonts w:eastAsia="Malgun Gothic" w:hint="eastAsia"/>
          <w:lang w:eastAsia="ko-KR"/>
        </w:rPr>
        <w:t>3</w:t>
      </w:r>
      <w:r w:rsidRPr="00D93DB4">
        <w:rPr>
          <w:lang w:eastAsia="ko-KR"/>
        </w:rPr>
        <w:t>.</w:t>
      </w:r>
    </w:p>
    <w:p w14:paraId="63539BE7" w14:textId="39E8DC86" w:rsidR="00DA4660" w:rsidRPr="00D93DB4" w:rsidRDefault="004C5B74" w:rsidP="00B90920">
      <w:pPr>
        <w:pStyle w:val="TH"/>
        <w:rPr>
          <w:lang w:eastAsia="ko-KR"/>
        </w:rPr>
      </w:pPr>
      <w:r>
        <w:rPr>
          <w:noProof/>
        </w:rPr>
        <w:drawing>
          <wp:inline distT="0" distB="0" distL="0" distR="0" wp14:anchorId="495971FB" wp14:editId="344AF013">
            <wp:extent cx="5019675" cy="3881755"/>
            <wp:effectExtent l="0" t="0" r="0" b="0"/>
            <wp:docPr id="119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1180">
                      <a:extLst>
                        <a:ext uri="{28A0092B-C50C-407E-A947-70E740481C1C}">
                          <a14:useLocalDpi xmlns:a14="http://schemas.microsoft.com/office/drawing/2010/main" val="0"/>
                        </a:ext>
                      </a:extLst>
                    </a:blip>
                    <a:srcRect/>
                    <a:stretch>
                      <a:fillRect/>
                    </a:stretch>
                  </pic:blipFill>
                  <pic:spPr bwMode="auto">
                    <a:xfrm>
                      <a:off x="0" y="0"/>
                      <a:ext cx="5019675" cy="3881755"/>
                    </a:xfrm>
                    <a:prstGeom prst="rect">
                      <a:avLst/>
                    </a:prstGeom>
                    <a:noFill/>
                    <a:ln>
                      <a:noFill/>
                    </a:ln>
                  </pic:spPr>
                </pic:pic>
              </a:graphicData>
            </a:graphic>
          </wp:inline>
        </w:drawing>
      </w:r>
    </w:p>
    <w:p w14:paraId="1990E674" w14:textId="77777777" w:rsidR="00DA4660" w:rsidRPr="00D93DB4" w:rsidRDefault="00DA4660" w:rsidP="00B90920">
      <w:pPr>
        <w:pStyle w:val="TF"/>
        <w:rPr>
          <w:lang w:eastAsia="ko-KR"/>
        </w:rPr>
      </w:pPr>
      <w:r w:rsidRPr="00D93DB4">
        <w:t>Figure</w:t>
      </w:r>
      <w:r w:rsidR="000B67DD" w:rsidRPr="00D93DB4">
        <w:t xml:space="preserve"> 7</w:t>
      </w:r>
      <w:r w:rsidRPr="00D93DB4">
        <w:t xml:space="preserve">: </w:t>
      </w:r>
      <w:r w:rsidRPr="00D93DB4">
        <w:rPr>
          <w:rFonts w:hint="eastAsia"/>
          <w:bCs/>
          <w:lang w:eastAsia="ko-KR"/>
        </w:rPr>
        <w:t>B</w:t>
      </w:r>
      <w:r w:rsidRPr="00D93DB4">
        <w:rPr>
          <w:bCs/>
        </w:rPr>
        <w:t xml:space="preserve">lock diagram of a </w:t>
      </w:r>
      <w:r w:rsidRPr="00D93DB4">
        <w:rPr>
          <w:rFonts w:hint="eastAsia"/>
          <w:bCs/>
          <w:lang w:eastAsia="ko-KR"/>
        </w:rPr>
        <w:t>Time-domain</w:t>
      </w:r>
      <w:r w:rsidRPr="00D93DB4">
        <w:rPr>
          <w:bCs/>
        </w:rPr>
        <w:t xml:space="preserve"> PLC module</w:t>
      </w:r>
    </w:p>
    <w:p w14:paraId="66E5BB71" w14:textId="77777777" w:rsidR="00DA4660" w:rsidRPr="00D93DB4" w:rsidRDefault="00DA4660" w:rsidP="0001287F">
      <w:pPr>
        <w:rPr>
          <w:lang w:eastAsia="ko-KR"/>
        </w:rPr>
      </w:pPr>
      <w:r w:rsidRPr="00D93DB4">
        <w:rPr>
          <w:rFonts w:hint="eastAsia"/>
          <w:lang w:eastAsia="ko-KR"/>
        </w:rPr>
        <w:t xml:space="preserve">Table </w:t>
      </w:r>
      <w:r w:rsidR="005B1BA1" w:rsidRPr="00D93DB4">
        <w:t>12</w:t>
      </w:r>
      <w:r w:rsidRPr="00D93DB4">
        <w:rPr>
          <w:rFonts w:hint="eastAsia"/>
          <w:lang w:eastAsia="ko-KR"/>
        </w:rPr>
        <w:t xml:space="preserve"> summarizes the </w:t>
      </w:r>
      <w:r w:rsidR="00B4296C" w:rsidRPr="00D93DB4">
        <w:rPr>
          <w:lang w:eastAsia="ko-KR"/>
        </w:rPr>
        <w:t>PLC</w:t>
      </w:r>
      <w:r w:rsidRPr="00D93DB4">
        <w:rPr>
          <w:rFonts w:hint="eastAsia"/>
          <w:lang w:eastAsia="ko-KR"/>
        </w:rPr>
        <w:t xml:space="preserve"> mode</w:t>
      </w:r>
      <w:r w:rsidRPr="00D93DB4">
        <w:rPr>
          <w:lang w:eastAsia="ko-KR"/>
        </w:rPr>
        <w:t>s that are used</w:t>
      </w:r>
      <w:r w:rsidRPr="00D93DB4">
        <w:rPr>
          <w:rFonts w:hint="eastAsia"/>
          <w:lang w:eastAsia="ko-KR"/>
        </w:rPr>
        <w:t xml:space="preserve"> for time-domain PLC. There are two tools for the time-domain PLC</w:t>
      </w:r>
      <w:r w:rsidRPr="00D93DB4">
        <w:rPr>
          <w:lang w:eastAsia="ko-KR"/>
        </w:rPr>
        <w:t>.</w:t>
      </w:r>
      <w:r w:rsidR="00064C44" w:rsidRPr="00D93DB4">
        <w:rPr>
          <w:lang w:eastAsia="ko-KR"/>
        </w:rPr>
        <w:t xml:space="preserve"> </w:t>
      </w:r>
      <w:r w:rsidRPr="00D93DB4">
        <w:rPr>
          <w:lang w:eastAsia="ko-KR"/>
        </w:rPr>
        <w:t xml:space="preserve">Each of </w:t>
      </w:r>
      <w:r w:rsidRPr="00D93DB4">
        <w:rPr>
          <w:rFonts w:hint="eastAsia"/>
          <w:lang w:eastAsia="ko-KR"/>
        </w:rPr>
        <w:t>the</w:t>
      </w:r>
      <w:r w:rsidRPr="00D93DB4">
        <w:rPr>
          <w:lang w:eastAsia="ko-KR"/>
        </w:rPr>
        <w:t>se</w:t>
      </w:r>
      <w:r w:rsidRPr="00D93DB4">
        <w:rPr>
          <w:rFonts w:hint="eastAsia"/>
          <w:lang w:eastAsia="ko-KR"/>
        </w:rPr>
        <w:t xml:space="preserve"> tools has several modes </w:t>
      </w:r>
      <w:r w:rsidRPr="00D93DB4">
        <w:rPr>
          <w:lang w:eastAsia="ko-KR"/>
        </w:rPr>
        <w:t>representing</w:t>
      </w:r>
      <w:r w:rsidRPr="00D93DB4">
        <w:rPr>
          <w:rFonts w:hint="eastAsia"/>
          <w:lang w:eastAsia="ko-KR"/>
        </w:rPr>
        <w:t xml:space="preserve"> the erased frame</w:t>
      </w:r>
      <w:r w:rsidRPr="00D93DB4">
        <w:rPr>
          <w:lang w:eastAsia="ko-KR"/>
        </w:rPr>
        <w:t xml:space="preserve"> types</w:t>
      </w:r>
      <w:r w:rsidRPr="00D93DB4">
        <w:rPr>
          <w:rFonts w:hint="eastAsia"/>
          <w:lang w:eastAsia="ko-KR"/>
        </w:rPr>
        <w:t>. The erased frame</w:t>
      </w:r>
      <w:r w:rsidRPr="00D93DB4">
        <w:rPr>
          <w:lang w:eastAsia="ko-KR"/>
        </w:rPr>
        <w:t xml:space="preserve"> types</w:t>
      </w:r>
      <w:r w:rsidRPr="00D93DB4">
        <w:rPr>
          <w:rFonts w:hint="eastAsia"/>
          <w:lang w:eastAsia="ko-KR"/>
        </w:rPr>
        <w:t xml:space="preserve"> </w:t>
      </w:r>
      <w:r w:rsidRPr="00D93DB4">
        <w:rPr>
          <w:lang w:eastAsia="ko-KR"/>
        </w:rPr>
        <w:t>are classified as</w:t>
      </w:r>
      <w:r w:rsidRPr="00D93DB4">
        <w:rPr>
          <w:rFonts w:hint="eastAsia"/>
          <w:lang w:eastAsia="ko-KR"/>
        </w:rPr>
        <w:t xml:space="preserve"> single erasure frame, burst erasure frame, next good frame after erasure frame, and next good frame after burst erasure. </w:t>
      </w:r>
    </w:p>
    <w:p w14:paraId="1654CCF3" w14:textId="77777777" w:rsidR="00DA4660" w:rsidRPr="00D93DB4" w:rsidRDefault="00DA4660" w:rsidP="0001287F">
      <w:pPr>
        <w:rPr>
          <w:lang w:eastAsia="ko-KR"/>
        </w:rPr>
      </w:pPr>
    </w:p>
    <w:p w14:paraId="4E473329" w14:textId="77777777" w:rsidR="00DA4660" w:rsidRPr="00D93DB4" w:rsidRDefault="00DA4660" w:rsidP="0001287F">
      <w:pPr>
        <w:pStyle w:val="TH"/>
        <w:rPr>
          <w:lang w:eastAsia="ko-KR"/>
        </w:rPr>
      </w:pPr>
      <w:r w:rsidRPr="00D93DB4">
        <w:t>Table</w:t>
      </w:r>
      <w:r w:rsidR="000B67DD" w:rsidRPr="00D93DB4">
        <w:t xml:space="preserve"> 12</w:t>
      </w:r>
      <w:r w:rsidRPr="00D93DB4">
        <w:t xml:space="preserve">: </w:t>
      </w:r>
      <w:r w:rsidRPr="00D93DB4">
        <w:rPr>
          <w:rFonts w:hint="eastAsia"/>
          <w:lang w:eastAsia="ko-KR"/>
        </w:rPr>
        <w:t xml:space="preserve">Used PLC modes for Time-domain </w:t>
      </w:r>
      <w:r w:rsidRPr="00D93DB4">
        <w:rPr>
          <w:lang w:eastAsia="ko-KR"/>
        </w:rPr>
        <w:t>PLC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8"/>
        <w:gridCol w:w="1928"/>
        <w:gridCol w:w="1928"/>
        <w:gridCol w:w="1928"/>
        <w:gridCol w:w="1919"/>
      </w:tblGrid>
      <w:tr w:rsidR="00DA4660" w:rsidRPr="00D93DB4" w14:paraId="2DD76E81" w14:textId="77777777" w:rsidTr="00755D8F">
        <w:trPr>
          <w:jc w:val="center"/>
        </w:trPr>
        <w:tc>
          <w:tcPr>
            <w:tcW w:w="1967" w:type="dxa"/>
            <w:shd w:val="clear" w:color="auto" w:fill="D9D9D9"/>
            <w:vAlign w:val="center"/>
          </w:tcPr>
          <w:p w14:paraId="1C827E2B" w14:textId="77777777" w:rsidR="00DA4660" w:rsidRPr="00D93DB4" w:rsidRDefault="00DA4660" w:rsidP="00B90920">
            <w:pPr>
              <w:pStyle w:val="TAH"/>
              <w:rPr>
                <w:lang w:eastAsia="ko-KR"/>
              </w:rPr>
            </w:pPr>
            <w:r w:rsidRPr="00D93DB4">
              <w:rPr>
                <w:lang w:eastAsia="ko-KR"/>
              </w:rPr>
              <w:t>Name of tools</w:t>
            </w:r>
          </w:p>
        </w:tc>
        <w:tc>
          <w:tcPr>
            <w:tcW w:w="1968" w:type="dxa"/>
            <w:shd w:val="clear" w:color="auto" w:fill="D9D9D9"/>
            <w:vAlign w:val="center"/>
          </w:tcPr>
          <w:p w14:paraId="552EFC08" w14:textId="77777777" w:rsidR="00DA4660" w:rsidRPr="00D93DB4" w:rsidRDefault="00DA4660" w:rsidP="00B90920">
            <w:pPr>
              <w:pStyle w:val="TAH"/>
              <w:rPr>
                <w:lang w:eastAsia="ko-KR"/>
              </w:rPr>
            </w:pPr>
            <w:r w:rsidRPr="00D93DB4">
              <w:rPr>
                <w:lang w:eastAsia="ko-KR"/>
              </w:rPr>
              <w:t>Single erasure frame</w:t>
            </w:r>
          </w:p>
        </w:tc>
        <w:tc>
          <w:tcPr>
            <w:tcW w:w="1968" w:type="dxa"/>
            <w:shd w:val="clear" w:color="auto" w:fill="D9D9D9"/>
            <w:vAlign w:val="center"/>
          </w:tcPr>
          <w:p w14:paraId="06879288" w14:textId="77777777" w:rsidR="00DA4660" w:rsidRPr="00D93DB4" w:rsidRDefault="00DA4660" w:rsidP="00B90920">
            <w:pPr>
              <w:pStyle w:val="TAH"/>
              <w:rPr>
                <w:lang w:eastAsia="ko-KR"/>
              </w:rPr>
            </w:pPr>
            <w:r w:rsidRPr="00D93DB4">
              <w:rPr>
                <w:lang w:eastAsia="ko-KR"/>
              </w:rPr>
              <w:t>Burst erasure frame</w:t>
            </w:r>
          </w:p>
        </w:tc>
        <w:tc>
          <w:tcPr>
            <w:tcW w:w="1968" w:type="dxa"/>
            <w:shd w:val="clear" w:color="auto" w:fill="D9D9D9"/>
            <w:vAlign w:val="center"/>
          </w:tcPr>
          <w:p w14:paraId="1A0D13CC" w14:textId="77777777" w:rsidR="00DA4660" w:rsidRPr="00D93DB4" w:rsidRDefault="00DA4660" w:rsidP="00B90920">
            <w:pPr>
              <w:pStyle w:val="TAH"/>
              <w:rPr>
                <w:lang w:eastAsia="ko-KR"/>
              </w:rPr>
            </w:pPr>
            <w:r w:rsidRPr="00D93DB4">
              <w:rPr>
                <w:lang w:eastAsia="ko-KR"/>
              </w:rPr>
              <w:t>Next good frame</w:t>
            </w:r>
          </w:p>
        </w:tc>
        <w:tc>
          <w:tcPr>
            <w:tcW w:w="1968" w:type="dxa"/>
            <w:shd w:val="clear" w:color="auto" w:fill="D9D9D9"/>
            <w:vAlign w:val="center"/>
          </w:tcPr>
          <w:p w14:paraId="02BD28EB" w14:textId="77777777" w:rsidR="00DA4660" w:rsidRPr="00D93DB4" w:rsidRDefault="00DA4660" w:rsidP="00B90920">
            <w:pPr>
              <w:pStyle w:val="TAH"/>
              <w:rPr>
                <w:lang w:eastAsia="ko-KR"/>
              </w:rPr>
            </w:pPr>
            <w:r w:rsidRPr="00D93DB4">
              <w:rPr>
                <w:lang w:eastAsia="ko-KR"/>
              </w:rPr>
              <w:t>Next good frame after burst erasures</w:t>
            </w:r>
          </w:p>
        </w:tc>
      </w:tr>
      <w:tr w:rsidR="00DA4660" w:rsidRPr="00D93DB4" w14:paraId="5A194CC2" w14:textId="77777777" w:rsidTr="00755D8F">
        <w:trPr>
          <w:jc w:val="center"/>
        </w:trPr>
        <w:tc>
          <w:tcPr>
            <w:tcW w:w="1967" w:type="dxa"/>
            <w:shd w:val="clear" w:color="auto" w:fill="auto"/>
            <w:vAlign w:val="center"/>
          </w:tcPr>
          <w:p w14:paraId="3CB70802" w14:textId="77777777" w:rsidR="00DA4660" w:rsidRPr="00D93DB4" w:rsidRDefault="00DA4660" w:rsidP="00B90920">
            <w:pPr>
              <w:pStyle w:val="TAL"/>
              <w:rPr>
                <w:b/>
                <w:lang w:eastAsia="ko-KR"/>
              </w:rPr>
            </w:pPr>
            <w:r w:rsidRPr="00D93DB4">
              <w:rPr>
                <w:b/>
                <w:lang w:eastAsia="ko-KR"/>
              </w:rPr>
              <w:t>Phase matching</w:t>
            </w:r>
          </w:p>
        </w:tc>
        <w:tc>
          <w:tcPr>
            <w:tcW w:w="1968" w:type="dxa"/>
            <w:shd w:val="clear" w:color="auto" w:fill="auto"/>
            <w:vAlign w:val="center"/>
          </w:tcPr>
          <w:p w14:paraId="54BB0799" w14:textId="77777777" w:rsidR="00DA4660" w:rsidRPr="00D93DB4" w:rsidRDefault="00DA4660" w:rsidP="00B90920">
            <w:pPr>
              <w:pStyle w:val="TAL"/>
              <w:rPr>
                <w:lang w:eastAsia="ko-KR"/>
              </w:rPr>
            </w:pPr>
            <w:r w:rsidRPr="00D93DB4">
              <w:rPr>
                <w:lang w:eastAsia="ko-KR"/>
              </w:rPr>
              <w:t>Phase matching for erased frame</w:t>
            </w:r>
          </w:p>
        </w:tc>
        <w:tc>
          <w:tcPr>
            <w:tcW w:w="1968" w:type="dxa"/>
            <w:shd w:val="clear" w:color="auto" w:fill="auto"/>
            <w:vAlign w:val="center"/>
          </w:tcPr>
          <w:p w14:paraId="261F4E60" w14:textId="77777777" w:rsidR="00DA4660" w:rsidRPr="00D93DB4" w:rsidRDefault="00DA4660" w:rsidP="00B90920">
            <w:pPr>
              <w:pStyle w:val="TAL"/>
              <w:rPr>
                <w:lang w:eastAsia="ko-KR"/>
              </w:rPr>
            </w:pPr>
            <w:r w:rsidRPr="00D93DB4">
              <w:rPr>
                <w:lang w:eastAsia="ko-KR"/>
              </w:rPr>
              <w:t>Phase matching for burst erasures</w:t>
            </w:r>
          </w:p>
        </w:tc>
        <w:tc>
          <w:tcPr>
            <w:tcW w:w="1968" w:type="dxa"/>
            <w:shd w:val="clear" w:color="auto" w:fill="auto"/>
            <w:vAlign w:val="center"/>
          </w:tcPr>
          <w:p w14:paraId="1A0E91E4" w14:textId="77777777" w:rsidR="00DA4660" w:rsidRPr="00D93DB4" w:rsidRDefault="00DA4660" w:rsidP="00B90920">
            <w:pPr>
              <w:pStyle w:val="TAL"/>
              <w:rPr>
                <w:lang w:eastAsia="ko-KR"/>
              </w:rPr>
            </w:pPr>
            <w:r w:rsidRPr="00D93DB4">
              <w:rPr>
                <w:lang w:eastAsia="ko-KR"/>
              </w:rPr>
              <w:t>Phase matching for next good frame</w:t>
            </w:r>
          </w:p>
        </w:tc>
        <w:tc>
          <w:tcPr>
            <w:tcW w:w="1968" w:type="dxa"/>
            <w:shd w:val="clear" w:color="auto" w:fill="auto"/>
            <w:vAlign w:val="center"/>
          </w:tcPr>
          <w:p w14:paraId="3BFFA993" w14:textId="77777777" w:rsidR="00DA4660" w:rsidRPr="00D93DB4" w:rsidRDefault="00DA4660" w:rsidP="00B90920">
            <w:pPr>
              <w:pStyle w:val="TAL"/>
              <w:rPr>
                <w:lang w:eastAsia="ko-KR"/>
              </w:rPr>
            </w:pPr>
            <w:r w:rsidRPr="00D93DB4">
              <w:rPr>
                <w:lang w:eastAsia="ko-KR"/>
              </w:rPr>
              <w:t>Phase matching for next good frame</w:t>
            </w:r>
          </w:p>
        </w:tc>
      </w:tr>
      <w:tr w:rsidR="00DA4660" w:rsidRPr="00D93DB4" w14:paraId="3BA091BD" w14:textId="77777777" w:rsidTr="00755D8F">
        <w:trPr>
          <w:jc w:val="center"/>
        </w:trPr>
        <w:tc>
          <w:tcPr>
            <w:tcW w:w="1967" w:type="dxa"/>
            <w:shd w:val="clear" w:color="auto" w:fill="auto"/>
            <w:vAlign w:val="center"/>
          </w:tcPr>
          <w:p w14:paraId="17A29EF2" w14:textId="77777777" w:rsidR="00DA4660" w:rsidRPr="00D93DB4" w:rsidRDefault="00DA4660" w:rsidP="00B90920">
            <w:pPr>
              <w:pStyle w:val="TAL"/>
              <w:rPr>
                <w:b/>
                <w:lang w:eastAsia="ko-KR"/>
              </w:rPr>
            </w:pPr>
            <w:r w:rsidRPr="00D93DB4">
              <w:rPr>
                <w:b/>
                <w:lang w:eastAsia="ko-KR"/>
              </w:rPr>
              <w:t>Repetition &amp; Smoothing</w:t>
            </w:r>
          </w:p>
        </w:tc>
        <w:tc>
          <w:tcPr>
            <w:tcW w:w="1968" w:type="dxa"/>
            <w:shd w:val="clear" w:color="auto" w:fill="auto"/>
            <w:vAlign w:val="center"/>
          </w:tcPr>
          <w:p w14:paraId="54B8760A" w14:textId="77777777" w:rsidR="00DA4660" w:rsidRPr="00D93DB4" w:rsidRDefault="00DA4660" w:rsidP="00B90920">
            <w:pPr>
              <w:pStyle w:val="TAL"/>
              <w:rPr>
                <w:lang w:eastAsia="ko-KR"/>
              </w:rPr>
            </w:pPr>
            <w:r w:rsidRPr="00D93DB4">
              <w:rPr>
                <w:lang w:eastAsia="ko-KR"/>
              </w:rPr>
              <w:t>Repetition &amp;smoothing for erased frame</w:t>
            </w:r>
          </w:p>
        </w:tc>
        <w:tc>
          <w:tcPr>
            <w:tcW w:w="1968" w:type="dxa"/>
            <w:shd w:val="clear" w:color="auto" w:fill="auto"/>
            <w:vAlign w:val="center"/>
          </w:tcPr>
          <w:p w14:paraId="43954C74" w14:textId="77777777" w:rsidR="00DA4660" w:rsidRPr="00D93DB4" w:rsidRDefault="00DA4660" w:rsidP="00B90920">
            <w:pPr>
              <w:pStyle w:val="TAL"/>
              <w:rPr>
                <w:lang w:eastAsia="ko-KR"/>
              </w:rPr>
            </w:pPr>
            <w:r w:rsidRPr="00D93DB4">
              <w:rPr>
                <w:lang w:eastAsia="ko-KR"/>
              </w:rPr>
              <w:t>Repetition &amp;smoothing for erased frame</w:t>
            </w:r>
          </w:p>
        </w:tc>
        <w:tc>
          <w:tcPr>
            <w:tcW w:w="1968" w:type="dxa"/>
            <w:shd w:val="clear" w:color="auto" w:fill="auto"/>
            <w:vAlign w:val="center"/>
          </w:tcPr>
          <w:p w14:paraId="51A2CA6B" w14:textId="77777777" w:rsidR="00DA4660" w:rsidRPr="00D93DB4" w:rsidRDefault="00DA4660" w:rsidP="00B90920">
            <w:pPr>
              <w:pStyle w:val="TAL"/>
              <w:rPr>
                <w:lang w:eastAsia="ko-KR"/>
              </w:rPr>
            </w:pPr>
            <w:r w:rsidRPr="00D93DB4">
              <w:rPr>
                <w:lang w:eastAsia="ko-KR"/>
              </w:rPr>
              <w:t>Repetition &amp;smoothing for next good frame</w:t>
            </w:r>
          </w:p>
        </w:tc>
        <w:tc>
          <w:tcPr>
            <w:tcW w:w="1968" w:type="dxa"/>
            <w:shd w:val="clear" w:color="auto" w:fill="auto"/>
            <w:vAlign w:val="center"/>
          </w:tcPr>
          <w:p w14:paraId="6D3C4143" w14:textId="77777777" w:rsidR="00DA4660" w:rsidRPr="00D93DB4" w:rsidRDefault="00DA4660" w:rsidP="00B90920">
            <w:pPr>
              <w:pStyle w:val="TAL"/>
              <w:rPr>
                <w:lang w:eastAsia="ko-KR"/>
              </w:rPr>
            </w:pPr>
            <w:r w:rsidRPr="00D93DB4">
              <w:rPr>
                <w:lang w:eastAsia="ko-KR"/>
              </w:rPr>
              <w:t>Next good frame after burst erasures</w:t>
            </w:r>
          </w:p>
        </w:tc>
      </w:tr>
    </w:tbl>
    <w:p w14:paraId="1A03D6CE" w14:textId="77777777" w:rsidR="00DA4660" w:rsidRPr="00D93DB4" w:rsidRDefault="00DA4660" w:rsidP="0001287F">
      <w:pPr>
        <w:rPr>
          <w:lang w:eastAsia="ko-KR"/>
        </w:rPr>
      </w:pPr>
    </w:p>
    <w:p w14:paraId="205459D4" w14:textId="77777777" w:rsidR="00DA4660" w:rsidRPr="00D93DB4" w:rsidRDefault="00DA4660" w:rsidP="0001287F">
      <w:pPr>
        <w:rPr>
          <w:u w:val="single"/>
        </w:rPr>
      </w:pPr>
      <w:r w:rsidRPr="00D93DB4">
        <w:rPr>
          <w:rFonts w:hint="eastAsia"/>
          <w:lang w:eastAsia="ko-KR"/>
        </w:rPr>
        <w:t xml:space="preserve">Table </w:t>
      </w:r>
      <w:r w:rsidR="000B67DD" w:rsidRPr="00D93DB4">
        <w:rPr>
          <w:lang w:eastAsia="ko-KR"/>
        </w:rPr>
        <w:t>13</w:t>
      </w:r>
      <w:r w:rsidRPr="00D93DB4">
        <w:rPr>
          <w:rFonts w:hint="eastAsia"/>
          <w:lang w:eastAsia="ko-KR"/>
        </w:rPr>
        <w:t xml:space="preserve"> summarizes the PLC mode selection method for the PLC mode selection block in Figure</w:t>
      </w:r>
      <w:r w:rsidR="00B90920" w:rsidRPr="00D93DB4">
        <w:rPr>
          <w:lang w:eastAsia="ko-KR"/>
        </w:rPr>
        <w:t>.7</w:t>
      </w:r>
      <w:r w:rsidRPr="00D93DB4">
        <w:rPr>
          <w:rFonts w:hint="eastAsia"/>
          <w:lang w:eastAsia="ko-KR"/>
        </w:rPr>
        <w:t>.</w:t>
      </w:r>
    </w:p>
    <w:p w14:paraId="5F06EE4F" w14:textId="77777777" w:rsidR="00DA4660" w:rsidRPr="00D93DB4" w:rsidRDefault="00DA4660" w:rsidP="0001287F">
      <w:pPr>
        <w:pStyle w:val="TH"/>
        <w:rPr>
          <w:lang w:eastAsia="ko-KR"/>
        </w:rPr>
      </w:pPr>
      <w:r w:rsidRPr="00D93DB4">
        <w:t>Table</w:t>
      </w:r>
      <w:r w:rsidR="000B67DD" w:rsidRPr="00D93DB4">
        <w:t xml:space="preserve"> 13</w:t>
      </w:r>
      <w:r w:rsidRPr="00D93DB4">
        <w:t xml:space="preserve">: </w:t>
      </w:r>
      <w:r w:rsidRPr="00D93DB4">
        <w:rPr>
          <w:rFonts w:hint="eastAsia"/>
          <w:lang w:eastAsia="ko-KR"/>
        </w:rPr>
        <w:t>PLC mode 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57" w:type="dxa"/>
        </w:tblCellMar>
        <w:tblLook w:val="04A0" w:firstRow="1" w:lastRow="0" w:firstColumn="1" w:lastColumn="0" w:noHBand="0" w:noVBand="1"/>
      </w:tblPr>
      <w:tblGrid>
        <w:gridCol w:w="1488"/>
        <w:gridCol w:w="856"/>
        <w:gridCol w:w="856"/>
        <w:gridCol w:w="856"/>
        <w:gridCol w:w="1222"/>
        <w:gridCol w:w="1261"/>
        <w:gridCol w:w="1113"/>
        <w:gridCol w:w="1979"/>
      </w:tblGrid>
      <w:tr w:rsidR="00DA4660" w:rsidRPr="00D93DB4" w14:paraId="07804057" w14:textId="77777777" w:rsidTr="00755D8F">
        <w:trPr>
          <w:jc w:val="center"/>
        </w:trPr>
        <w:tc>
          <w:tcPr>
            <w:tcW w:w="1491" w:type="dxa"/>
            <w:shd w:val="clear" w:color="auto" w:fill="D9D9D9"/>
            <w:vAlign w:val="center"/>
          </w:tcPr>
          <w:p w14:paraId="27F133CD" w14:textId="77777777" w:rsidR="00DA4660" w:rsidRPr="00D93DB4" w:rsidRDefault="00DA4660" w:rsidP="0001287F">
            <w:pPr>
              <w:spacing w:after="0"/>
              <w:jc w:val="center"/>
              <w:rPr>
                <w:rFonts w:ascii="Arial" w:hAnsi="Arial" w:cs="Arial"/>
                <w:b/>
                <w:sz w:val="18"/>
                <w:szCs w:val="18"/>
                <w:lang w:eastAsia="ko-KR"/>
              </w:rPr>
            </w:pPr>
            <w:r w:rsidRPr="00D93DB4">
              <w:rPr>
                <w:rFonts w:ascii="Arial" w:hAnsi="Arial" w:cs="Arial"/>
                <w:b/>
                <w:sz w:val="18"/>
                <w:szCs w:val="18"/>
                <w:lang w:eastAsia="ko-KR"/>
              </w:rPr>
              <w:t>Parameters</w:t>
            </w:r>
          </w:p>
        </w:tc>
        <w:tc>
          <w:tcPr>
            <w:tcW w:w="6205" w:type="dxa"/>
            <w:gridSpan w:val="6"/>
            <w:shd w:val="clear" w:color="auto" w:fill="D9D9D9"/>
            <w:vAlign w:val="center"/>
          </w:tcPr>
          <w:p w14:paraId="6B5D16E9" w14:textId="77777777" w:rsidR="00DA4660" w:rsidRPr="00D93DB4" w:rsidRDefault="00DA4660" w:rsidP="0001287F">
            <w:pPr>
              <w:spacing w:after="0"/>
              <w:jc w:val="center"/>
              <w:rPr>
                <w:rFonts w:ascii="Arial" w:hAnsi="Arial" w:cs="Arial"/>
                <w:b/>
                <w:sz w:val="18"/>
                <w:szCs w:val="18"/>
                <w:lang w:eastAsia="ko-KR"/>
              </w:rPr>
            </w:pPr>
            <w:r w:rsidRPr="00D93DB4">
              <w:rPr>
                <w:rFonts w:ascii="Arial" w:hAnsi="Arial" w:cs="Arial"/>
                <w:b/>
                <w:sz w:val="18"/>
                <w:szCs w:val="18"/>
                <w:lang w:eastAsia="ko-KR"/>
              </w:rPr>
              <w:t>Status of Parameters</w:t>
            </w:r>
          </w:p>
        </w:tc>
        <w:tc>
          <w:tcPr>
            <w:tcW w:w="2030" w:type="dxa"/>
            <w:shd w:val="clear" w:color="auto" w:fill="D9D9D9"/>
            <w:vAlign w:val="center"/>
          </w:tcPr>
          <w:p w14:paraId="6D44E7DF" w14:textId="77777777" w:rsidR="00DA4660" w:rsidRPr="00D93DB4" w:rsidRDefault="00DA4660" w:rsidP="0001287F">
            <w:pPr>
              <w:spacing w:after="0"/>
              <w:jc w:val="center"/>
              <w:rPr>
                <w:rFonts w:ascii="Arial" w:hAnsi="Arial" w:cs="Arial"/>
                <w:b/>
                <w:sz w:val="18"/>
                <w:szCs w:val="18"/>
                <w:lang w:eastAsia="ko-KR"/>
              </w:rPr>
            </w:pPr>
            <w:r w:rsidRPr="00D93DB4">
              <w:rPr>
                <w:rFonts w:ascii="Arial" w:hAnsi="Arial" w:cs="Arial"/>
                <w:b/>
                <w:sz w:val="18"/>
                <w:szCs w:val="18"/>
                <w:lang w:eastAsia="ko-KR"/>
              </w:rPr>
              <w:t>Definitions</w:t>
            </w:r>
          </w:p>
        </w:tc>
      </w:tr>
      <w:tr w:rsidR="00DA4660" w:rsidRPr="00D93DB4" w14:paraId="593DC082" w14:textId="77777777" w:rsidTr="00755D8F">
        <w:trPr>
          <w:jc w:val="center"/>
        </w:trPr>
        <w:tc>
          <w:tcPr>
            <w:tcW w:w="1491" w:type="dxa"/>
            <w:shd w:val="clear" w:color="auto" w:fill="auto"/>
            <w:vAlign w:val="center"/>
          </w:tcPr>
          <w:p w14:paraId="5E30F37D"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BFI</w:t>
            </w:r>
          </w:p>
        </w:tc>
        <w:tc>
          <w:tcPr>
            <w:tcW w:w="858" w:type="dxa"/>
            <w:shd w:val="clear" w:color="auto" w:fill="auto"/>
            <w:vAlign w:val="center"/>
          </w:tcPr>
          <w:p w14:paraId="16F9F0DB"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858" w:type="dxa"/>
            <w:shd w:val="clear" w:color="auto" w:fill="auto"/>
            <w:vAlign w:val="center"/>
          </w:tcPr>
          <w:p w14:paraId="0D99D15C"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858" w:type="dxa"/>
            <w:shd w:val="clear" w:color="auto" w:fill="auto"/>
            <w:vAlign w:val="center"/>
          </w:tcPr>
          <w:p w14:paraId="61017B0E"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1231" w:type="dxa"/>
            <w:shd w:val="clear" w:color="auto" w:fill="auto"/>
            <w:vAlign w:val="center"/>
          </w:tcPr>
          <w:p w14:paraId="10DAB09D"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1272" w:type="dxa"/>
            <w:shd w:val="clear" w:color="auto" w:fill="auto"/>
            <w:vAlign w:val="center"/>
          </w:tcPr>
          <w:p w14:paraId="30B6396C"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1128" w:type="dxa"/>
            <w:shd w:val="clear" w:color="auto" w:fill="auto"/>
            <w:vAlign w:val="center"/>
          </w:tcPr>
          <w:p w14:paraId="59C5BB86"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2030" w:type="dxa"/>
            <w:shd w:val="clear" w:color="auto" w:fill="auto"/>
            <w:vAlign w:val="center"/>
          </w:tcPr>
          <w:p w14:paraId="11B7F4F9"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Bad frame indicator for the current frame</w:t>
            </w:r>
          </w:p>
        </w:tc>
      </w:tr>
      <w:tr w:rsidR="00DA4660" w:rsidRPr="00D93DB4" w14:paraId="30123850" w14:textId="77777777" w:rsidTr="00755D8F">
        <w:trPr>
          <w:jc w:val="center"/>
        </w:trPr>
        <w:tc>
          <w:tcPr>
            <w:tcW w:w="1491" w:type="dxa"/>
            <w:shd w:val="clear" w:color="auto" w:fill="auto"/>
            <w:vAlign w:val="center"/>
          </w:tcPr>
          <w:p w14:paraId="310F2314"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Prev_BFI</w:t>
            </w:r>
          </w:p>
        </w:tc>
        <w:tc>
          <w:tcPr>
            <w:tcW w:w="858" w:type="dxa"/>
            <w:shd w:val="clear" w:color="auto" w:fill="auto"/>
            <w:vAlign w:val="center"/>
          </w:tcPr>
          <w:p w14:paraId="2CC186AA"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1757FDC7"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858" w:type="dxa"/>
            <w:shd w:val="clear" w:color="auto" w:fill="auto"/>
            <w:vAlign w:val="center"/>
          </w:tcPr>
          <w:p w14:paraId="25AF82DA"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1231" w:type="dxa"/>
            <w:shd w:val="clear" w:color="auto" w:fill="auto"/>
            <w:vAlign w:val="center"/>
          </w:tcPr>
          <w:p w14:paraId="593BAA94"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272" w:type="dxa"/>
            <w:shd w:val="clear" w:color="auto" w:fill="auto"/>
            <w:vAlign w:val="center"/>
          </w:tcPr>
          <w:p w14:paraId="610BD13F"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1128" w:type="dxa"/>
            <w:shd w:val="clear" w:color="auto" w:fill="auto"/>
            <w:vAlign w:val="center"/>
          </w:tcPr>
          <w:p w14:paraId="1D6743CB"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2030" w:type="dxa"/>
            <w:shd w:val="clear" w:color="auto" w:fill="auto"/>
            <w:vAlign w:val="center"/>
          </w:tcPr>
          <w:p w14:paraId="1DA0776C"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BFI for the previous frame</w:t>
            </w:r>
          </w:p>
        </w:tc>
      </w:tr>
      <w:tr w:rsidR="00DA4660" w:rsidRPr="00D93DB4" w14:paraId="294C2D69" w14:textId="77777777" w:rsidTr="00755D8F">
        <w:trPr>
          <w:jc w:val="center"/>
        </w:trPr>
        <w:tc>
          <w:tcPr>
            <w:tcW w:w="1491" w:type="dxa"/>
            <w:shd w:val="clear" w:color="auto" w:fill="auto"/>
            <w:vAlign w:val="center"/>
          </w:tcPr>
          <w:p w14:paraId="460712E1"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nbLostCmpt</w:t>
            </w:r>
          </w:p>
        </w:tc>
        <w:tc>
          <w:tcPr>
            <w:tcW w:w="858" w:type="dxa"/>
            <w:shd w:val="clear" w:color="auto" w:fill="auto"/>
            <w:vAlign w:val="center"/>
          </w:tcPr>
          <w:p w14:paraId="186C15F6"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858" w:type="dxa"/>
            <w:shd w:val="clear" w:color="auto" w:fill="auto"/>
            <w:vAlign w:val="center"/>
          </w:tcPr>
          <w:p w14:paraId="05933824"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7BDD7246"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231" w:type="dxa"/>
            <w:shd w:val="clear" w:color="auto" w:fill="auto"/>
            <w:vAlign w:val="center"/>
          </w:tcPr>
          <w:p w14:paraId="7975E648"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272" w:type="dxa"/>
            <w:shd w:val="clear" w:color="auto" w:fill="auto"/>
            <w:vAlign w:val="center"/>
          </w:tcPr>
          <w:p w14:paraId="3B1045ED"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128" w:type="dxa"/>
            <w:shd w:val="clear" w:color="auto" w:fill="auto"/>
            <w:vAlign w:val="center"/>
          </w:tcPr>
          <w:p w14:paraId="7A5772FB"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&gt;1</w:t>
            </w:r>
          </w:p>
        </w:tc>
        <w:tc>
          <w:tcPr>
            <w:tcW w:w="2030" w:type="dxa"/>
            <w:shd w:val="clear" w:color="auto" w:fill="auto"/>
            <w:vAlign w:val="center"/>
          </w:tcPr>
          <w:p w14:paraId="07E2F7E1"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The number of contiguous erased frames</w:t>
            </w:r>
          </w:p>
        </w:tc>
      </w:tr>
      <w:tr w:rsidR="00DA4660" w:rsidRPr="00D93DB4" w14:paraId="03DA1BF7" w14:textId="77777777" w:rsidTr="00755D8F">
        <w:trPr>
          <w:jc w:val="center"/>
        </w:trPr>
        <w:tc>
          <w:tcPr>
            <w:tcW w:w="1491" w:type="dxa"/>
            <w:shd w:val="clear" w:color="auto" w:fill="auto"/>
            <w:vAlign w:val="center"/>
          </w:tcPr>
          <w:p w14:paraId="6A76D13C"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Phase_mat_flag</w:t>
            </w:r>
          </w:p>
        </w:tc>
        <w:tc>
          <w:tcPr>
            <w:tcW w:w="858" w:type="dxa"/>
            <w:shd w:val="clear" w:color="auto" w:fill="auto"/>
            <w:vAlign w:val="center"/>
          </w:tcPr>
          <w:p w14:paraId="6B45DE8F"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858" w:type="dxa"/>
            <w:shd w:val="clear" w:color="auto" w:fill="auto"/>
            <w:vAlign w:val="center"/>
          </w:tcPr>
          <w:p w14:paraId="72780623"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01906607"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231" w:type="dxa"/>
            <w:shd w:val="clear" w:color="auto" w:fill="auto"/>
            <w:vAlign w:val="center"/>
          </w:tcPr>
          <w:p w14:paraId="1BA6D105"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1272" w:type="dxa"/>
            <w:shd w:val="clear" w:color="auto" w:fill="auto"/>
            <w:vAlign w:val="center"/>
          </w:tcPr>
          <w:p w14:paraId="69AD6250"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1128" w:type="dxa"/>
            <w:shd w:val="clear" w:color="auto" w:fill="auto"/>
            <w:vAlign w:val="center"/>
          </w:tcPr>
          <w:p w14:paraId="3BA196EE"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2030" w:type="dxa"/>
            <w:shd w:val="clear" w:color="auto" w:fill="auto"/>
            <w:vAlign w:val="center"/>
          </w:tcPr>
          <w:p w14:paraId="4127EDFF"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The flag for the Phase matching process</w:t>
            </w:r>
          </w:p>
          <w:p w14:paraId="33E218B1"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 used, 0: not used)</w:t>
            </w:r>
          </w:p>
        </w:tc>
      </w:tr>
      <w:tr w:rsidR="00DA4660" w:rsidRPr="00D93DB4" w14:paraId="44E282F5" w14:textId="77777777" w:rsidTr="00755D8F">
        <w:trPr>
          <w:jc w:val="center"/>
        </w:trPr>
        <w:tc>
          <w:tcPr>
            <w:tcW w:w="1491" w:type="dxa"/>
            <w:shd w:val="clear" w:color="auto" w:fill="auto"/>
            <w:vAlign w:val="center"/>
          </w:tcPr>
          <w:p w14:paraId="616F8827"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Phase_mat_next</w:t>
            </w:r>
          </w:p>
        </w:tc>
        <w:tc>
          <w:tcPr>
            <w:tcW w:w="858" w:type="dxa"/>
            <w:shd w:val="clear" w:color="auto" w:fill="auto"/>
            <w:vAlign w:val="center"/>
          </w:tcPr>
          <w:p w14:paraId="0EC72D91"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858" w:type="dxa"/>
            <w:shd w:val="clear" w:color="auto" w:fill="auto"/>
            <w:vAlign w:val="center"/>
          </w:tcPr>
          <w:p w14:paraId="0A2BCEA6"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858" w:type="dxa"/>
            <w:shd w:val="clear" w:color="auto" w:fill="auto"/>
            <w:vAlign w:val="center"/>
          </w:tcPr>
          <w:p w14:paraId="4DA367E8"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p>
        </w:tc>
        <w:tc>
          <w:tcPr>
            <w:tcW w:w="1231" w:type="dxa"/>
            <w:shd w:val="clear" w:color="auto" w:fill="auto"/>
            <w:vAlign w:val="center"/>
          </w:tcPr>
          <w:p w14:paraId="10D61290"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1272" w:type="dxa"/>
            <w:shd w:val="clear" w:color="auto" w:fill="auto"/>
            <w:vAlign w:val="center"/>
          </w:tcPr>
          <w:p w14:paraId="7F92EBA3"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1128" w:type="dxa"/>
            <w:shd w:val="clear" w:color="auto" w:fill="auto"/>
            <w:vAlign w:val="center"/>
          </w:tcPr>
          <w:p w14:paraId="4266B770"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2030" w:type="dxa"/>
            <w:shd w:val="clear" w:color="auto" w:fill="auto"/>
            <w:vAlign w:val="center"/>
          </w:tcPr>
          <w:p w14:paraId="79981AD3"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The flag for the Phase matching process for burst erasures or next good frame</w:t>
            </w:r>
          </w:p>
          <w:p w14:paraId="5B4A1A5F"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 used, 0: not used)</w:t>
            </w:r>
          </w:p>
        </w:tc>
      </w:tr>
      <w:tr w:rsidR="00DA4660" w:rsidRPr="00D93DB4" w14:paraId="69F99D4E" w14:textId="77777777" w:rsidTr="00755D8F">
        <w:trPr>
          <w:jc w:val="center"/>
        </w:trPr>
        <w:tc>
          <w:tcPr>
            <w:tcW w:w="1491" w:type="dxa"/>
            <w:shd w:val="clear" w:color="auto" w:fill="auto"/>
            <w:vAlign w:val="center"/>
          </w:tcPr>
          <w:p w14:paraId="40C6BFAE"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stat_mode_out</w:t>
            </w:r>
          </w:p>
        </w:tc>
        <w:tc>
          <w:tcPr>
            <w:tcW w:w="858" w:type="dxa"/>
            <w:shd w:val="clear" w:color="auto" w:fill="auto"/>
            <w:vAlign w:val="center"/>
          </w:tcPr>
          <w:p w14:paraId="23B4456A"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55D7A6C2"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4D25439B"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231" w:type="dxa"/>
            <w:shd w:val="clear" w:color="auto" w:fill="auto"/>
            <w:vAlign w:val="center"/>
          </w:tcPr>
          <w:p w14:paraId="299F7710"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r w:rsidRPr="00D93DB4">
              <w:rPr>
                <w:rFonts w:ascii="Arial" w:hAnsi="Arial" w:cs="Arial"/>
                <w:sz w:val="18"/>
                <w:szCs w:val="18"/>
                <w:vertAlign w:val="superscript"/>
                <w:lang w:eastAsia="ko-KR"/>
              </w:rPr>
              <w:t>*</w:t>
            </w:r>
          </w:p>
        </w:tc>
        <w:tc>
          <w:tcPr>
            <w:tcW w:w="1272" w:type="dxa"/>
            <w:shd w:val="clear" w:color="auto" w:fill="auto"/>
            <w:vAlign w:val="center"/>
          </w:tcPr>
          <w:p w14:paraId="65A76DE9"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w:t>
            </w:r>
            <w:r w:rsidRPr="00D93DB4">
              <w:rPr>
                <w:rFonts w:ascii="Arial" w:hAnsi="Arial" w:cs="Arial"/>
                <w:sz w:val="18"/>
                <w:szCs w:val="18"/>
                <w:vertAlign w:val="superscript"/>
                <w:lang w:eastAsia="ko-KR"/>
              </w:rPr>
              <w:t xml:space="preserve"> *</w:t>
            </w:r>
          </w:p>
        </w:tc>
        <w:tc>
          <w:tcPr>
            <w:tcW w:w="1128" w:type="dxa"/>
            <w:shd w:val="clear" w:color="auto" w:fill="auto"/>
            <w:vAlign w:val="center"/>
          </w:tcPr>
          <w:p w14:paraId="63308053"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0</w:t>
            </w:r>
          </w:p>
        </w:tc>
        <w:tc>
          <w:tcPr>
            <w:tcW w:w="2030" w:type="dxa"/>
            <w:shd w:val="clear" w:color="auto" w:fill="auto"/>
            <w:vAlign w:val="center"/>
          </w:tcPr>
          <w:p w14:paraId="56B7D395"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The flag for Repetition &amp;smoothing process</w:t>
            </w:r>
          </w:p>
          <w:p w14:paraId="653CD664"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(1: used, 0: not used)</w:t>
            </w:r>
          </w:p>
        </w:tc>
      </w:tr>
      <w:tr w:rsidR="00DA4660" w:rsidRPr="00D93DB4" w14:paraId="44CDA7AC" w14:textId="77777777" w:rsidTr="00755D8F">
        <w:trPr>
          <w:jc w:val="center"/>
        </w:trPr>
        <w:tc>
          <w:tcPr>
            <w:tcW w:w="1491" w:type="dxa"/>
            <w:shd w:val="clear" w:color="auto" w:fill="auto"/>
            <w:vAlign w:val="center"/>
          </w:tcPr>
          <w:p w14:paraId="2814B784"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diff_energy</w:t>
            </w:r>
          </w:p>
        </w:tc>
        <w:tc>
          <w:tcPr>
            <w:tcW w:w="858" w:type="dxa"/>
            <w:shd w:val="clear" w:color="auto" w:fill="auto"/>
            <w:vAlign w:val="center"/>
          </w:tcPr>
          <w:p w14:paraId="3DD1184C"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199DF12E"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858" w:type="dxa"/>
            <w:shd w:val="clear" w:color="auto" w:fill="auto"/>
            <w:vAlign w:val="center"/>
          </w:tcPr>
          <w:p w14:paraId="5B3A35D2"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w:t>
            </w:r>
          </w:p>
        </w:tc>
        <w:tc>
          <w:tcPr>
            <w:tcW w:w="1231" w:type="dxa"/>
            <w:shd w:val="clear" w:color="auto" w:fill="auto"/>
            <w:vAlign w:val="center"/>
          </w:tcPr>
          <w:p w14:paraId="632F9766"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(&lt;0.159063)</w:t>
            </w:r>
            <w:r w:rsidRPr="00D93DB4">
              <w:rPr>
                <w:rFonts w:ascii="Arial" w:hAnsi="Arial" w:cs="Arial"/>
                <w:sz w:val="18"/>
                <w:szCs w:val="18"/>
                <w:vertAlign w:val="superscript"/>
                <w:lang w:eastAsia="ko-KR"/>
              </w:rPr>
              <w:t xml:space="preserve"> *</w:t>
            </w:r>
          </w:p>
        </w:tc>
        <w:tc>
          <w:tcPr>
            <w:tcW w:w="1272" w:type="dxa"/>
            <w:shd w:val="clear" w:color="auto" w:fill="auto"/>
            <w:vAlign w:val="center"/>
          </w:tcPr>
          <w:p w14:paraId="33D0034A"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(&lt;0.159063)</w:t>
            </w:r>
            <w:r w:rsidRPr="00D93DB4">
              <w:rPr>
                <w:rFonts w:ascii="Arial" w:hAnsi="Arial" w:cs="Arial"/>
                <w:sz w:val="18"/>
                <w:szCs w:val="18"/>
                <w:vertAlign w:val="superscript"/>
                <w:lang w:eastAsia="ko-KR"/>
              </w:rPr>
              <w:t xml:space="preserve"> *</w:t>
            </w:r>
          </w:p>
        </w:tc>
        <w:tc>
          <w:tcPr>
            <w:tcW w:w="1128" w:type="dxa"/>
            <w:shd w:val="clear" w:color="auto" w:fill="auto"/>
            <w:vAlign w:val="center"/>
          </w:tcPr>
          <w:p w14:paraId="4E1B028D" w14:textId="5A97EC8C" w:rsidR="00DA4660" w:rsidRPr="00D93DB4" w:rsidRDefault="004C5B74" w:rsidP="0001287F">
            <w:pPr>
              <w:spacing w:after="0"/>
              <w:jc w:val="center"/>
              <w:rPr>
                <w:rFonts w:ascii="Arial" w:hAnsi="Arial" w:cs="Arial"/>
                <w:sz w:val="18"/>
                <w:szCs w:val="18"/>
                <w:lang w:eastAsia="ko-KR"/>
              </w:rPr>
            </w:pPr>
            <w:r>
              <w:rPr>
                <w:rFonts w:ascii="Arial" w:hAnsi="Arial" w:cs="Arial"/>
                <w:noProof/>
                <w:position w:val="-4"/>
                <w:sz w:val="18"/>
                <w:szCs w:val="18"/>
                <w:lang w:eastAsia="ko-KR"/>
              </w:rPr>
              <w:drawing>
                <wp:inline distT="0" distB="0" distL="0" distR="0" wp14:anchorId="07767DF5" wp14:editId="1139344B">
                  <wp:extent cx="114300" cy="138430"/>
                  <wp:effectExtent l="0" t="0" r="0" b="0"/>
                  <wp:docPr id="120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1181">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00DA4660" w:rsidRPr="00D93DB4">
              <w:rPr>
                <w:rFonts w:ascii="Arial" w:hAnsi="Arial" w:cs="Arial"/>
                <w:sz w:val="18"/>
                <w:szCs w:val="18"/>
                <w:lang w:eastAsia="ko-KR"/>
              </w:rPr>
              <w:t>0.159063</w:t>
            </w:r>
          </w:p>
        </w:tc>
        <w:tc>
          <w:tcPr>
            <w:tcW w:w="2030" w:type="dxa"/>
            <w:shd w:val="clear" w:color="auto" w:fill="auto"/>
            <w:vAlign w:val="center"/>
          </w:tcPr>
          <w:p w14:paraId="7D3DBECD"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Energy difference</w:t>
            </w:r>
          </w:p>
        </w:tc>
      </w:tr>
      <w:tr w:rsidR="00DA4660" w:rsidRPr="00D93DB4" w14:paraId="2763F133" w14:textId="77777777" w:rsidTr="00755D8F">
        <w:trPr>
          <w:jc w:val="center"/>
        </w:trPr>
        <w:tc>
          <w:tcPr>
            <w:tcW w:w="1491" w:type="dxa"/>
            <w:shd w:val="clear" w:color="auto" w:fill="auto"/>
            <w:vAlign w:val="center"/>
          </w:tcPr>
          <w:p w14:paraId="20A64C3A" w14:textId="77777777" w:rsidR="00DA4660" w:rsidRPr="00D93DB4" w:rsidRDefault="00DA4660" w:rsidP="00B4296C">
            <w:pPr>
              <w:spacing w:after="0"/>
              <w:jc w:val="center"/>
              <w:rPr>
                <w:rFonts w:ascii="Arial" w:hAnsi="Arial" w:cs="Arial"/>
                <w:sz w:val="18"/>
                <w:szCs w:val="18"/>
                <w:lang w:eastAsia="ko-KR"/>
              </w:rPr>
            </w:pPr>
            <w:r w:rsidRPr="00D93DB4">
              <w:rPr>
                <w:rFonts w:ascii="Arial" w:hAnsi="Arial" w:cs="Arial"/>
                <w:sz w:val="18"/>
                <w:szCs w:val="18"/>
                <w:lang w:eastAsia="ko-KR"/>
              </w:rPr>
              <w:t xml:space="preserve">Selected </w:t>
            </w:r>
            <w:r w:rsidR="00B4296C" w:rsidRPr="00D93DB4">
              <w:rPr>
                <w:rFonts w:ascii="Arial" w:hAnsi="Arial" w:cs="Arial"/>
                <w:sz w:val="18"/>
                <w:szCs w:val="18"/>
                <w:lang w:eastAsia="ko-KR"/>
              </w:rPr>
              <w:t>PLC</w:t>
            </w:r>
            <w:r w:rsidRPr="00D93DB4">
              <w:rPr>
                <w:rFonts w:ascii="Arial" w:hAnsi="Arial" w:cs="Arial"/>
                <w:sz w:val="18"/>
                <w:szCs w:val="18"/>
                <w:lang w:eastAsia="ko-KR"/>
              </w:rPr>
              <w:t xml:space="preserve"> mode</w:t>
            </w:r>
          </w:p>
        </w:tc>
        <w:tc>
          <w:tcPr>
            <w:tcW w:w="858" w:type="dxa"/>
            <w:shd w:val="clear" w:color="auto" w:fill="auto"/>
            <w:vAlign w:val="center"/>
          </w:tcPr>
          <w:p w14:paraId="26C6FF46"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Phase matching for erased frame</w:t>
            </w:r>
          </w:p>
        </w:tc>
        <w:tc>
          <w:tcPr>
            <w:tcW w:w="858" w:type="dxa"/>
            <w:shd w:val="clear" w:color="auto" w:fill="auto"/>
            <w:vAlign w:val="center"/>
          </w:tcPr>
          <w:p w14:paraId="3B3BEEBB"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Phase matching for next good frame</w:t>
            </w:r>
          </w:p>
        </w:tc>
        <w:tc>
          <w:tcPr>
            <w:tcW w:w="858" w:type="dxa"/>
            <w:shd w:val="clear" w:color="auto" w:fill="auto"/>
            <w:vAlign w:val="center"/>
          </w:tcPr>
          <w:p w14:paraId="05424EA9"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Phase matching for burst erasures</w:t>
            </w:r>
          </w:p>
        </w:tc>
        <w:tc>
          <w:tcPr>
            <w:tcW w:w="1231" w:type="dxa"/>
            <w:shd w:val="clear" w:color="auto" w:fill="auto"/>
            <w:vAlign w:val="center"/>
          </w:tcPr>
          <w:p w14:paraId="5BD04AE3"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Repetition &amp;smoothing for erased frame</w:t>
            </w:r>
          </w:p>
        </w:tc>
        <w:tc>
          <w:tcPr>
            <w:tcW w:w="1272" w:type="dxa"/>
            <w:shd w:val="clear" w:color="auto" w:fill="auto"/>
            <w:vAlign w:val="center"/>
          </w:tcPr>
          <w:p w14:paraId="60D5C7B8"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Repetition &amp;smoothing for next good frame</w:t>
            </w:r>
          </w:p>
        </w:tc>
        <w:tc>
          <w:tcPr>
            <w:tcW w:w="1128" w:type="dxa"/>
            <w:shd w:val="clear" w:color="auto" w:fill="auto"/>
            <w:vAlign w:val="center"/>
          </w:tcPr>
          <w:p w14:paraId="045BD535"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Next good frame after burst erasures</w:t>
            </w:r>
          </w:p>
        </w:tc>
        <w:tc>
          <w:tcPr>
            <w:tcW w:w="2030" w:type="dxa"/>
            <w:shd w:val="clear" w:color="auto" w:fill="auto"/>
            <w:vAlign w:val="center"/>
          </w:tcPr>
          <w:p w14:paraId="520F134A" w14:textId="77777777" w:rsidR="00DA4660" w:rsidRPr="00D93DB4" w:rsidRDefault="00DA4660" w:rsidP="0001287F">
            <w:pPr>
              <w:spacing w:after="0"/>
              <w:jc w:val="center"/>
              <w:rPr>
                <w:rFonts w:ascii="Arial" w:hAnsi="Arial" w:cs="Arial"/>
                <w:sz w:val="18"/>
                <w:szCs w:val="18"/>
                <w:lang w:eastAsia="ko-KR"/>
              </w:rPr>
            </w:pPr>
          </w:p>
        </w:tc>
      </w:tr>
      <w:tr w:rsidR="00DA4660" w:rsidRPr="00D93DB4" w14:paraId="67C56389" w14:textId="77777777" w:rsidTr="00755D8F">
        <w:trPr>
          <w:jc w:val="center"/>
        </w:trPr>
        <w:tc>
          <w:tcPr>
            <w:tcW w:w="1491" w:type="dxa"/>
            <w:shd w:val="clear" w:color="auto" w:fill="auto"/>
            <w:vAlign w:val="center"/>
          </w:tcPr>
          <w:p w14:paraId="4028F9E9"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Name of tools</w:t>
            </w:r>
          </w:p>
        </w:tc>
        <w:tc>
          <w:tcPr>
            <w:tcW w:w="2574" w:type="dxa"/>
            <w:gridSpan w:val="3"/>
            <w:shd w:val="clear" w:color="auto" w:fill="auto"/>
            <w:vAlign w:val="center"/>
          </w:tcPr>
          <w:p w14:paraId="7F0824F3"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Phase matching</w:t>
            </w:r>
          </w:p>
        </w:tc>
        <w:tc>
          <w:tcPr>
            <w:tcW w:w="3631" w:type="dxa"/>
            <w:gridSpan w:val="3"/>
            <w:shd w:val="clear" w:color="auto" w:fill="auto"/>
            <w:vAlign w:val="center"/>
          </w:tcPr>
          <w:p w14:paraId="767E7F27" w14:textId="77777777" w:rsidR="00DA4660" w:rsidRPr="00D93DB4" w:rsidRDefault="00DA4660" w:rsidP="0001287F">
            <w:pPr>
              <w:spacing w:after="0"/>
              <w:jc w:val="center"/>
              <w:rPr>
                <w:rFonts w:ascii="Arial" w:hAnsi="Arial" w:cs="Arial"/>
                <w:sz w:val="18"/>
                <w:szCs w:val="18"/>
                <w:lang w:eastAsia="ko-KR"/>
              </w:rPr>
            </w:pPr>
            <w:r w:rsidRPr="00D93DB4">
              <w:rPr>
                <w:rFonts w:ascii="Arial" w:hAnsi="Arial" w:cs="Arial"/>
                <w:sz w:val="18"/>
                <w:szCs w:val="18"/>
                <w:lang w:eastAsia="ko-KR"/>
              </w:rPr>
              <w:t>Repetition and Smoothing</w:t>
            </w:r>
          </w:p>
        </w:tc>
        <w:tc>
          <w:tcPr>
            <w:tcW w:w="2030" w:type="dxa"/>
            <w:shd w:val="clear" w:color="auto" w:fill="auto"/>
            <w:vAlign w:val="center"/>
          </w:tcPr>
          <w:p w14:paraId="6DE0E530" w14:textId="77777777" w:rsidR="00DA4660" w:rsidRPr="00D93DB4" w:rsidRDefault="00DA4660" w:rsidP="0001287F">
            <w:pPr>
              <w:spacing w:after="0"/>
              <w:jc w:val="center"/>
              <w:rPr>
                <w:rFonts w:ascii="Arial" w:hAnsi="Arial" w:cs="Arial"/>
                <w:sz w:val="18"/>
                <w:szCs w:val="18"/>
                <w:lang w:eastAsia="ko-KR"/>
              </w:rPr>
            </w:pPr>
          </w:p>
        </w:tc>
      </w:tr>
      <w:tr w:rsidR="00755D8F" w:rsidRPr="00D93DB4" w14:paraId="014DEA34" w14:textId="77777777" w:rsidTr="00FB7750">
        <w:trPr>
          <w:jc w:val="center"/>
        </w:trPr>
        <w:tc>
          <w:tcPr>
            <w:tcW w:w="9726" w:type="dxa"/>
            <w:gridSpan w:val="8"/>
            <w:shd w:val="clear" w:color="auto" w:fill="auto"/>
            <w:vAlign w:val="center"/>
          </w:tcPr>
          <w:p w14:paraId="1A887DC7" w14:textId="77777777" w:rsidR="00755D8F" w:rsidRPr="00D93DB4" w:rsidRDefault="00755D8F" w:rsidP="00B90920">
            <w:pPr>
              <w:pStyle w:val="TAN"/>
              <w:rPr>
                <w:rFonts w:ascii="Times New Roman" w:hAnsi="Times New Roman"/>
                <w:sz w:val="20"/>
                <w:lang w:eastAsia="ko-KR"/>
              </w:rPr>
            </w:pPr>
            <w:r w:rsidRPr="00D93DB4">
              <w:rPr>
                <w:rFonts w:cs="Arial"/>
                <w:szCs w:val="18"/>
                <w:lang w:eastAsia="ko-KR"/>
              </w:rPr>
              <w:t>NOTE:</w:t>
            </w:r>
            <w:r w:rsidRPr="00D93DB4">
              <w:rPr>
                <w:rFonts w:cs="Arial"/>
                <w:szCs w:val="18"/>
                <w:lang w:eastAsia="ko-KR"/>
              </w:rPr>
              <w:tab/>
            </w:r>
            <w:r w:rsidRPr="00D93DB4">
              <w:rPr>
                <w:rFonts w:hint="eastAsia"/>
                <w:vertAlign w:val="superscript"/>
                <w:lang w:eastAsia="ko-KR"/>
              </w:rPr>
              <w:t>*</w:t>
            </w:r>
            <w:r w:rsidRPr="00D93DB4">
              <w:rPr>
                <w:lang w:eastAsia="ko-KR"/>
              </w:rPr>
              <w:t>T</w:t>
            </w:r>
            <w:r w:rsidRPr="00D93DB4">
              <w:rPr>
                <w:rFonts w:hint="eastAsia"/>
                <w:lang w:eastAsia="ko-KR"/>
              </w:rPr>
              <w:t xml:space="preserve">he () means </w:t>
            </w:r>
            <w:r w:rsidRPr="00D93DB4">
              <w:rPr>
                <w:lang w:eastAsia="ko-KR"/>
              </w:rPr>
              <w:t>"</w:t>
            </w:r>
            <w:r w:rsidRPr="00D93DB4">
              <w:rPr>
                <w:rFonts w:hint="eastAsia"/>
                <w:lang w:eastAsia="ko-KR"/>
              </w:rPr>
              <w:t>OR</w:t>
            </w:r>
            <w:r w:rsidRPr="00D93DB4">
              <w:rPr>
                <w:lang w:eastAsia="ko-KR"/>
              </w:rPr>
              <w:t>"</w:t>
            </w:r>
            <w:r w:rsidRPr="00D93DB4">
              <w:rPr>
                <w:rFonts w:hint="eastAsia"/>
                <w:lang w:eastAsia="ko-KR"/>
              </w:rPr>
              <w:t xml:space="preserve"> connections</w:t>
            </w:r>
            <w:r w:rsidRPr="00D93DB4">
              <w:rPr>
                <w:lang w:eastAsia="ko-KR"/>
              </w:rPr>
              <w:t>.</w:t>
            </w:r>
          </w:p>
        </w:tc>
      </w:tr>
    </w:tbl>
    <w:p w14:paraId="251E7521" w14:textId="77777777" w:rsidR="00DA4660" w:rsidRPr="00D93DB4" w:rsidRDefault="00DA4660" w:rsidP="0001287F">
      <w:pPr>
        <w:rPr>
          <w:lang w:eastAsia="ko-KR"/>
        </w:rPr>
      </w:pPr>
    </w:p>
    <w:p w14:paraId="1C803B39" w14:textId="77777777" w:rsidR="00DA4660" w:rsidRPr="00D93DB4" w:rsidRDefault="00DA4660" w:rsidP="0001287F">
      <w:pPr>
        <w:rPr>
          <w:lang w:eastAsia="ko-KR"/>
        </w:rPr>
      </w:pPr>
      <w:r w:rsidRPr="00D93DB4">
        <w:rPr>
          <w:rFonts w:hint="eastAsia"/>
          <w:lang w:eastAsia="ko-KR"/>
        </w:rPr>
        <w:t>The pseudo code to select a PLC mode for the phase matching tool is as follows.</w:t>
      </w:r>
    </w:p>
    <w:p w14:paraId="7E6CBC94"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if( (nbLostCmpt==1)&amp;&amp;(phase_mat_flag==1)&amp;&amp;(phase_mat_next==0) )</w:t>
      </w:r>
      <w:r w:rsidR="00064C44" w:rsidRPr="00D93DB4">
        <w:rPr>
          <w:rFonts w:ascii="Courier New" w:hAnsi="Courier New" w:cs="Courier New"/>
          <w:sz w:val="16"/>
          <w:szCs w:val="16"/>
          <w:lang w:eastAsia="ko-KR"/>
        </w:rPr>
        <w:t xml:space="preserve"> </w:t>
      </w:r>
      <w:r w:rsidRPr="00D93DB4">
        <w:rPr>
          <w:rFonts w:ascii="Courier New" w:hAnsi="Courier New" w:cs="Courier New"/>
          <w:sz w:val="16"/>
          <w:szCs w:val="16"/>
          <w:lang w:eastAsia="ko-KR"/>
        </w:rPr>
        <w:t>{</w:t>
      </w:r>
    </w:p>
    <w:p w14:paraId="2C8B6B2C"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r w:rsidR="004652AC">
        <w:rPr>
          <w:rFonts w:ascii="Courier New" w:hAnsi="Courier New" w:cs="Courier New"/>
          <w:sz w:val="16"/>
          <w:szCs w:val="16"/>
          <w:lang w:eastAsia="ko-KR"/>
        </w:rPr>
        <w:tab/>
      </w:r>
      <w:r w:rsidRPr="00D93DB4">
        <w:rPr>
          <w:rFonts w:ascii="Courier New" w:hAnsi="Courier New" w:cs="Courier New"/>
          <w:sz w:val="16"/>
          <w:szCs w:val="16"/>
          <w:lang w:eastAsia="ko-KR"/>
        </w:rPr>
        <w:t>Phase matching for erased frame ();</w:t>
      </w:r>
    </w:p>
    <w:p w14:paraId="7B9B3A57"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0D1A2720"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if((prev_bfi == 1)&amp;&amp;(bfi == 0) &amp;&amp;(phase_mat_next == 1)) {        </w:t>
      </w:r>
    </w:p>
    <w:p w14:paraId="3F5BB27E" w14:textId="77777777" w:rsidR="00DA4660" w:rsidRPr="00D93DB4" w:rsidRDefault="00DA4660" w:rsidP="0001287F">
      <w:pPr>
        <w:ind w:firstLineChars="300" w:firstLine="480"/>
        <w:rPr>
          <w:rFonts w:ascii="Courier New" w:hAnsi="Courier New" w:cs="Courier New"/>
          <w:sz w:val="16"/>
          <w:szCs w:val="16"/>
          <w:lang w:eastAsia="ko-KR"/>
        </w:rPr>
      </w:pPr>
      <w:r w:rsidRPr="00D93DB4">
        <w:rPr>
          <w:rFonts w:ascii="Courier New" w:hAnsi="Courier New" w:cs="Courier New"/>
          <w:sz w:val="16"/>
          <w:szCs w:val="16"/>
          <w:lang w:eastAsia="ko-KR"/>
        </w:rPr>
        <w:t>Phase matching for next good frame ();</w:t>
      </w:r>
    </w:p>
    <w:p w14:paraId="3BDB6AA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6B96A10A"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if((prev_bfi == 1)&amp;&amp;(bfi == 1) &amp;&amp;(phase_mat_next == 1))  {</w:t>
      </w:r>
    </w:p>
    <w:p w14:paraId="0CACF4D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r w:rsidR="004652AC">
        <w:rPr>
          <w:rFonts w:ascii="Courier New" w:hAnsi="Courier New" w:cs="Courier New"/>
          <w:sz w:val="16"/>
          <w:szCs w:val="16"/>
          <w:lang w:eastAsia="ko-KR"/>
        </w:rPr>
        <w:tab/>
      </w:r>
      <w:r w:rsidRPr="00D93DB4">
        <w:rPr>
          <w:rFonts w:ascii="Courier New" w:hAnsi="Courier New" w:cs="Courier New"/>
          <w:sz w:val="16"/>
          <w:szCs w:val="16"/>
          <w:lang w:eastAsia="ko-KR"/>
        </w:rPr>
        <w:t>Phase matching for burst erasures ();</w:t>
      </w:r>
    </w:p>
    <w:p w14:paraId="6238DD40" w14:textId="77777777" w:rsidR="00DA4660" w:rsidRPr="00D93DB4" w:rsidRDefault="00DA4660" w:rsidP="0001287F">
      <w:pPr>
        <w:rPr>
          <w:lang w:eastAsia="ko-KR"/>
        </w:rPr>
      </w:pPr>
      <w:r w:rsidRPr="00D93DB4">
        <w:rPr>
          <w:rFonts w:ascii="Courier New" w:hAnsi="Courier New" w:cs="Courier New"/>
          <w:sz w:val="16"/>
          <w:szCs w:val="16"/>
          <w:lang w:eastAsia="ko-KR"/>
        </w:rPr>
        <w:t xml:space="preserve">  }</w:t>
      </w:r>
    </w:p>
    <w:p w14:paraId="3A8CCC99" w14:textId="77777777" w:rsidR="00DA4660" w:rsidRPr="00D93DB4" w:rsidRDefault="00DA4660" w:rsidP="0001287F">
      <w:pPr>
        <w:rPr>
          <w:lang w:eastAsia="ko-KR"/>
        </w:rPr>
      </w:pPr>
      <w:r w:rsidRPr="00D93DB4">
        <w:rPr>
          <w:lang w:eastAsia="ko-KR"/>
        </w:rPr>
        <w:t>Using</w:t>
      </w:r>
      <w:r w:rsidRPr="00D93DB4">
        <w:rPr>
          <w:rFonts w:hint="eastAsia"/>
          <w:lang w:eastAsia="ko-KR"/>
        </w:rPr>
        <w:t xml:space="preserve"> this selection method, the </w:t>
      </w:r>
      <w:r w:rsidRPr="00D93DB4">
        <w:rPr>
          <w:lang w:eastAsia="ko-KR"/>
        </w:rPr>
        <w:t>phase matching flag</w:t>
      </w:r>
      <w:r w:rsidRPr="00D93DB4">
        <w:rPr>
          <w:rFonts w:hint="eastAsia"/>
          <w:lang w:eastAsia="ko-KR"/>
        </w:rPr>
        <w:t xml:space="preserve"> </w:t>
      </w:r>
      <w:r w:rsidRPr="00D93DB4">
        <w:rPr>
          <w:lang w:eastAsia="ko-KR"/>
        </w:rPr>
        <w:t>(phase_mat_flag)</w:t>
      </w:r>
      <w:r w:rsidRPr="00D93DB4">
        <w:rPr>
          <w:rFonts w:hint="eastAsia"/>
          <w:lang w:eastAsia="ko-KR"/>
        </w:rPr>
        <w:t xml:space="preserve"> determin</w:t>
      </w:r>
      <w:r w:rsidRPr="00D93DB4">
        <w:rPr>
          <w:lang w:eastAsia="ko-KR"/>
        </w:rPr>
        <w:t>es</w:t>
      </w:r>
      <w:r w:rsidRPr="00D93DB4">
        <w:rPr>
          <w:rFonts w:hint="eastAsia"/>
          <w:lang w:eastAsia="ko-KR"/>
        </w:rPr>
        <w:t xml:space="preserve"> at the </w:t>
      </w:r>
      <w:r w:rsidRPr="00D93DB4">
        <w:rPr>
          <w:lang w:eastAsia="ko-KR"/>
        </w:rPr>
        <w:t xml:space="preserve">point of the </w:t>
      </w:r>
      <w:r w:rsidRPr="00D93DB4">
        <w:rPr>
          <w:rFonts w:hint="eastAsia"/>
          <w:lang w:eastAsia="ko-KR"/>
        </w:rPr>
        <w:t xml:space="preserve">memory update block in the previous good frame </w:t>
      </w:r>
      <w:r w:rsidRPr="00D93DB4">
        <w:rPr>
          <w:lang w:eastAsia="ko-KR"/>
        </w:rPr>
        <w:t>whether phase matching erasure</w:t>
      </w:r>
      <w:r w:rsidRPr="00D93DB4">
        <w:rPr>
          <w:rFonts w:hint="eastAsia"/>
          <w:lang w:eastAsia="ko-KR"/>
        </w:rPr>
        <w:t xml:space="preserve"> </w:t>
      </w:r>
      <w:r w:rsidRPr="00D93DB4">
        <w:rPr>
          <w:lang w:eastAsia="ko-KR"/>
        </w:rPr>
        <w:t xml:space="preserve">concealment processing is used for every </w:t>
      </w:r>
      <w:r w:rsidRPr="00D93DB4">
        <w:rPr>
          <w:rFonts w:hint="eastAsia"/>
          <w:lang w:eastAsia="ko-KR"/>
        </w:rPr>
        <w:t>good</w:t>
      </w:r>
      <w:r w:rsidRPr="00D93DB4">
        <w:rPr>
          <w:lang w:eastAsia="ko-KR"/>
        </w:rPr>
        <w:t xml:space="preserve"> frame when an erasure occurs in a</w:t>
      </w:r>
      <w:r w:rsidRPr="00D93DB4">
        <w:rPr>
          <w:rFonts w:hint="eastAsia"/>
          <w:lang w:eastAsia="ko-KR"/>
        </w:rPr>
        <w:t xml:space="preserve"> </w:t>
      </w:r>
      <w:r w:rsidRPr="00D93DB4">
        <w:rPr>
          <w:lang w:eastAsia="ko-KR"/>
        </w:rPr>
        <w:t xml:space="preserve">next frame. To this end, energy and spectral coefficients of each sub-band are used. The energy is obtained from </w:t>
      </w:r>
      <w:r w:rsidRPr="00D93DB4">
        <w:rPr>
          <w:rFonts w:hint="eastAsia"/>
          <w:lang w:eastAsia="ko-KR"/>
        </w:rPr>
        <w:t>the n</w:t>
      </w:r>
      <w:r w:rsidRPr="00D93DB4">
        <w:rPr>
          <w:lang w:eastAsia="ko-KR"/>
        </w:rPr>
        <w:t>orm value.</w:t>
      </w:r>
      <w:r w:rsidRPr="00D93DB4">
        <w:rPr>
          <w:rFonts w:hint="eastAsia"/>
          <w:lang w:eastAsia="ko-KR"/>
        </w:rPr>
        <w:t xml:space="preserve"> </w:t>
      </w:r>
      <w:r w:rsidRPr="00D93DB4">
        <w:rPr>
          <w:lang w:eastAsia="ko-KR"/>
        </w:rPr>
        <w:t xml:space="preserve">More specifically, when a sub-band having the maximum energy in a current frame belongs to a predetermined low frequency band, and </w:t>
      </w:r>
      <w:r w:rsidRPr="00D93DB4">
        <w:rPr>
          <w:rFonts w:hint="eastAsia"/>
          <w:lang w:eastAsia="ko-KR"/>
        </w:rPr>
        <w:t xml:space="preserve">the </w:t>
      </w:r>
      <w:r w:rsidRPr="00D93DB4">
        <w:rPr>
          <w:lang w:eastAsia="ko-KR"/>
        </w:rPr>
        <w:t>inter-frame energy change is not large, the phase matching flag is set to 1.</w:t>
      </w:r>
      <w:r w:rsidRPr="00D93DB4">
        <w:rPr>
          <w:rFonts w:hint="eastAsia"/>
          <w:lang w:eastAsia="ko-KR"/>
        </w:rPr>
        <w:t xml:space="preserve"> </w:t>
      </w:r>
    </w:p>
    <w:p w14:paraId="4691D615" w14:textId="77777777" w:rsidR="00DA4660" w:rsidRPr="00D93DB4" w:rsidRDefault="00DA4660" w:rsidP="0001287F">
      <w:pPr>
        <w:rPr>
          <w:lang w:eastAsia="ko-KR"/>
        </w:rPr>
      </w:pPr>
      <w:r w:rsidRPr="00D93DB4">
        <w:rPr>
          <w:rFonts w:hint="eastAsia"/>
          <w:lang w:eastAsia="ko-KR"/>
        </w:rPr>
        <w:t>The detailed method is as follows. W</w:t>
      </w:r>
      <w:r w:rsidRPr="00D93DB4">
        <w:rPr>
          <w:lang w:eastAsia="ko-KR"/>
        </w:rPr>
        <w:t>hen a sub-band having the maximum energy in the current</w:t>
      </w:r>
      <w:r w:rsidRPr="00D93DB4">
        <w:rPr>
          <w:rFonts w:hint="eastAsia"/>
          <w:lang w:eastAsia="ko-KR"/>
        </w:rPr>
        <w:t xml:space="preserve"> </w:t>
      </w:r>
      <w:r w:rsidRPr="00D93DB4">
        <w:rPr>
          <w:lang w:eastAsia="ko-KR"/>
        </w:rPr>
        <w:t>frame is within the range of 75 Hz to 1000 Hz, a difference between the index of the current</w:t>
      </w:r>
      <w:r w:rsidRPr="00D93DB4">
        <w:rPr>
          <w:rFonts w:hint="eastAsia"/>
          <w:lang w:eastAsia="ko-KR"/>
        </w:rPr>
        <w:t xml:space="preserve"> </w:t>
      </w:r>
      <w:r w:rsidRPr="00D93DB4">
        <w:rPr>
          <w:lang w:eastAsia="ko-KR"/>
        </w:rPr>
        <w:t>frame and the index of a previous frame with respect to a corresponding sub-band is</w:t>
      </w:r>
      <w:r w:rsidRPr="00D93DB4">
        <w:rPr>
          <w:rFonts w:hint="eastAsia"/>
          <w:lang w:eastAsia="ko-KR"/>
        </w:rPr>
        <w:t xml:space="preserve"> </w:t>
      </w:r>
      <w:r w:rsidRPr="00D93DB4">
        <w:rPr>
          <w:lang w:eastAsia="ko-KR"/>
        </w:rPr>
        <w:t xml:space="preserve">1 or less, and the current frame is a stationary frame of which an energy change is </w:t>
      </w:r>
      <w:r w:rsidRPr="00D93DB4">
        <w:rPr>
          <w:rFonts w:hint="eastAsia"/>
          <w:lang w:eastAsia="ko-KR"/>
        </w:rPr>
        <w:t>less than the threshold (</w:t>
      </w:r>
      <w:r w:rsidRPr="00D93DB4">
        <w:rPr>
          <w:lang w:eastAsia="ko-KR"/>
        </w:rPr>
        <w:t>ED_THRES_90P</w:t>
      </w:r>
      <w:r w:rsidRPr="00D93DB4">
        <w:rPr>
          <w:rFonts w:hint="eastAsia"/>
          <w:lang w:eastAsia="ko-KR"/>
        </w:rPr>
        <w:t>)</w:t>
      </w:r>
      <w:r w:rsidRPr="00D93DB4">
        <w:rPr>
          <w:lang w:eastAsia="ko-KR"/>
        </w:rPr>
        <w:t>,</w:t>
      </w:r>
      <w:r w:rsidRPr="00D93DB4">
        <w:rPr>
          <w:rFonts w:hint="eastAsia"/>
          <w:lang w:eastAsia="ko-KR"/>
        </w:rPr>
        <w:t xml:space="preserve"> </w:t>
      </w:r>
      <w:r w:rsidRPr="00D93DB4">
        <w:rPr>
          <w:lang w:eastAsia="ko-KR"/>
        </w:rPr>
        <w:t xml:space="preserve">and </w:t>
      </w:r>
      <w:r w:rsidRPr="00D93DB4">
        <w:rPr>
          <w:rFonts w:hint="eastAsia"/>
          <w:lang w:eastAsia="ko-KR"/>
        </w:rPr>
        <w:t>three</w:t>
      </w:r>
      <w:r w:rsidRPr="00D93DB4">
        <w:rPr>
          <w:lang w:eastAsia="ko-KR"/>
        </w:rPr>
        <w:t xml:space="preserve"> past frames stored in the buffer are not transient</w:t>
      </w:r>
      <w:r w:rsidRPr="00D93DB4">
        <w:rPr>
          <w:rFonts w:hint="eastAsia"/>
          <w:lang w:eastAsia="ko-KR"/>
        </w:rPr>
        <w:t xml:space="preserve"> </w:t>
      </w:r>
      <w:r w:rsidRPr="00D93DB4">
        <w:rPr>
          <w:lang w:eastAsia="ko-KR"/>
        </w:rPr>
        <w:t xml:space="preserve">frames, then phase matching </w:t>
      </w:r>
      <w:r w:rsidRPr="00D93DB4">
        <w:rPr>
          <w:rFonts w:hint="eastAsia"/>
          <w:lang w:eastAsia="ko-KR"/>
        </w:rPr>
        <w:t>erasure</w:t>
      </w:r>
      <w:r w:rsidRPr="00D93DB4">
        <w:rPr>
          <w:lang w:eastAsia="ko-KR"/>
        </w:rPr>
        <w:t xml:space="preserve"> concealment processing </w:t>
      </w:r>
      <w:r w:rsidRPr="00D93DB4">
        <w:rPr>
          <w:rFonts w:hint="eastAsia"/>
          <w:lang w:eastAsia="ko-KR"/>
        </w:rPr>
        <w:t>will</w:t>
      </w:r>
      <w:r w:rsidRPr="00D93DB4">
        <w:rPr>
          <w:lang w:eastAsia="ko-KR"/>
        </w:rPr>
        <w:t xml:space="preserve"> be applied to a next</w:t>
      </w:r>
      <w:r w:rsidRPr="00D93DB4">
        <w:rPr>
          <w:rFonts w:hint="eastAsia"/>
          <w:lang w:eastAsia="ko-KR"/>
        </w:rPr>
        <w:t xml:space="preserve"> </w:t>
      </w:r>
      <w:r w:rsidRPr="00D93DB4">
        <w:rPr>
          <w:lang w:eastAsia="ko-KR"/>
        </w:rPr>
        <w:t>frame to which an erasure has occurred</w:t>
      </w:r>
      <w:r w:rsidRPr="00D93DB4">
        <w:rPr>
          <w:rFonts w:hint="eastAsia"/>
          <w:lang w:eastAsia="ko-KR"/>
        </w:rPr>
        <w:t>.</w:t>
      </w:r>
    </w:p>
    <w:p w14:paraId="63CECEED" w14:textId="77777777" w:rsidR="00DA4660" w:rsidRPr="00D93DB4" w:rsidRDefault="00DA4660" w:rsidP="0001287F">
      <w:pPr>
        <w:ind w:leftChars="200" w:left="400"/>
        <w:rPr>
          <w:rFonts w:ascii="Courier New" w:hAnsi="Courier New" w:cs="Courier New"/>
          <w:sz w:val="16"/>
          <w:szCs w:val="16"/>
          <w:lang w:eastAsia="ko-KR"/>
        </w:rPr>
      </w:pPr>
      <w:r w:rsidRPr="00D93DB4">
        <w:rPr>
          <w:rFonts w:ascii="Courier New" w:hAnsi="Courier New" w:cs="Courier New"/>
          <w:sz w:val="16"/>
          <w:szCs w:val="16"/>
          <w:lang w:eastAsia="ko-KR"/>
        </w:rPr>
        <w:t>if ((Min_ind&lt;5) &amp;&amp; ( abs(Min_ind - old_Min_ind)&lt; 2) &amp;&amp; (diff_energy&lt;ED_THRES_90P) &amp;&amp; (!bfi) &amp;&amp; (!prev_bfi) &amp;&amp; (!prev_old_bfi) &amp;&amp; (!is_transient) &amp;&amp; (!old_is_transient[1]))         {</w:t>
      </w:r>
    </w:p>
    <w:p w14:paraId="0FE5382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if((Min_ind==0) &amp;&amp; (Max_ind&lt;3))   {</w:t>
      </w:r>
    </w:p>
    <w:p w14:paraId="67A7489D"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phase_mat_flag = 0;</w:t>
      </w:r>
    </w:p>
    <w:p w14:paraId="1799AE31"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7DBC4AA4"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        </w:t>
      </w:r>
    </w:p>
    <w:p w14:paraId="3B88624D"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phase_mat_flag = 1;</w:t>
      </w:r>
    </w:p>
    <w:p w14:paraId="7A2FED0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1BA50335"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2478BDD4"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471742FC"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phase_mat_flag = 0;</w:t>
      </w:r>
    </w:p>
    <w:p w14:paraId="627196A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3AACC3EE" w14:textId="77777777" w:rsidR="00DA4660" w:rsidRPr="00D93DB4" w:rsidRDefault="00DA4660" w:rsidP="0001287F">
      <w:pPr>
        <w:rPr>
          <w:lang w:eastAsia="ko-KR"/>
        </w:rPr>
      </w:pPr>
    </w:p>
    <w:p w14:paraId="10E55DB3" w14:textId="77777777" w:rsidR="00DA4660" w:rsidRPr="00D93DB4" w:rsidRDefault="00DA4660" w:rsidP="0001287F">
      <w:pPr>
        <w:rPr>
          <w:lang w:eastAsia="ko-KR"/>
        </w:rPr>
      </w:pPr>
      <w:r w:rsidRPr="00D93DB4">
        <w:rPr>
          <w:rFonts w:hint="eastAsia"/>
          <w:lang w:eastAsia="ko-KR"/>
        </w:rPr>
        <w:t xml:space="preserve">The PLC mode selection method for the </w:t>
      </w:r>
      <w:r w:rsidRPr="00D93DB4">
        <w:rPr>
          <w:lang w:eastAsia="ko-KR"/>
        </w:rPr>
        <w:t>repetition</w:t>
      </w:r>
      <w:r w:rsidRPr="00D93DB4">
        <w:rPr>
          <w:rFonts w:hint="eastAsia"/>
          <w:lang w:eastAsia="ko-KR"/>
        </w:rPr>
        <w:t xml:space="preserve"> and smoothing tool and the conventional OLA is as follows.</w:t>
      </w:r>
    </w:p>
    <w:p w14:paraId="4A486681" w14:textId="77777777" w:rsidR="00DA4660" w:rsidRPr="00D93DB4" w:rsidRDefault="00DA4660" w:rsidP="0001287F">
      <w:pPr>
        <w:rPr>
          <w:lang w:eastAsia="ko-KR"/>
        </w:rPr>
      </w:pPr>
      <w:r w:rsidRPr="00D93DB4">
        <w:rPr>
          <w:rFonts w:hint="eastAsia"/>
          <w:lang w:eastAsia="ko-KR"/>
        </w:rPr>
        <w:t xml:space="preserve">The result </w:t>
      </w:r>
      <w:r w:rsidRPr="00D93DB4">
        <w:rPr>
          <w:lang w:eastAsia="ko-KR"/>
        </w:rPr>
        <w:t>of</w:t>
      </w:r>
      <w:r w:rsidRPr="00D93DB4">
        <w:rPr>
          <w:rFonts w:hint="eastAsia"/>
          <w:lang w:eastAsia="ko-KR"/>
        </w:rPr>
        <w:t xml:space="preserve"> the stationarity detection of </w:t>
      </w:r>
      <w:r w:rsidRPr="00D93DB4">
        <w:rPr>
          <w:lang w:eastAsia="ko-KR"/>
        </w:rPr>
        <w:t>an</w:t>
      </w:r>
      <w:r w:rsidRPr="00D93DB4">
        <w:rPr>
          <w:rFonts w:hint="eastAsia"/>
          <w:lang w:eastAsia="ko-KR"/>
        </w:rPr>
        <w:t xml:space="preserve"> </w:t>
      </w:r>
      <w:r w:rsidRPr="00D93DB4">
        <w:rPr>
          <w:lang w:eastAsia="ko-KR"/>
        </w:rPr>
        <w:t>erased</w:t>
      </w:r>
      <w:r w:rsidRPr="00D93DB4">
        <w:rPr>
          <w:rFonts w:hint="eastAsia"/>
          <w:lang w:eastAsia="ko-KR"/>
        </w:rPr>
        <w:t xml:space="preserve"> frame is </w:t>
      </w:r>
      <w:r w:rsidRPr="00D93DB4">
        <w:rPr>
          <w:lang w:eastAsia="ko-KR"/>
        </w:rPr>
        <w:t>performed</w:t>
      </w:r>
      <w:r w:rsidRPr="00D93DB4">
        <w:rPr>
          <w:rFonts w:hint="eastAsia"/>
          <w:lang w:eastAsia="ko-KR"/>
        </w:rPr>
        <w:t xml:space="preserve"> by </w:t>
      </w:r>
      <w:r w:rsidRPr="00D93DB4">
        <w:rPr>
          <w:lang w:eastAsia="ko-KR"/>
        </w:rPr>
        <w:t xml:space="preserve">a </w:t>
      </w:r>
      <w:r w:rsidRPr="00D93DB4">
        <w:rPr>
          <w:rFonts w:hint="eastAsia"/>
          <w:lang w:eastAsia="ko-KR"/>
        </w:rPr>
        <w:t xml:space="preserve">memory update block. In this detection we introduce </w:t>
      </w:r>
      <w:r w:rsidRPr="00D93DB4">
        <w:rPr>
          <w:lang w:eastAsia="ko-KR"/>
        </w:rPr>
        <w:t>a</w:t>
      </w:r>
      <w:r w:rsidRPr="00D93DB4">
        <w:rPr>
          <w:rFonts w:hint="eastAsia"/>
          <w:lang w:eastAsia="ko-KR"/>
        </w:rPr>
        <w:t xml:space="preserve"> hysteresis in order to prevent </w:t>
      </w:r>
      <w:r w:rsidRPr="00D93DB4">
        <w:rPr>
          <w:lang w:eastAsia="ko-KR"/>
        </w:rPr>
        <w:t xml:space="preserve">a </w:t>
      </w:r>
      <w:r w:rsidRPr="00D93DB4">
        <w:rPr>
          <w:rFonts w:hint="eastAsia"/>
          <w:lang w:eastAsia="ko-KR"/>
        </w:rPr>
        <w:t>frequent change of the detected result. T</w:t>
      </w:r>
      <w:r w:rsidRPr="00D93DB4">
        <w:rPr>
          <w:lang w:eastAsia="ko-KR"/>
        </w:rPr>
        <w:t xml:space="preserve">he </w:t>
      </w:r>
      <w:r w:rsidRPr="00D93DB4">
        <w:rPr>
          <w:rFonts w:hint="eastAsia"/>
          <w:lang w:eastAsia="ko-KR"/>
        </w:rPr>
        <w:t xml:space="preserve">stationarity detection of the </w:t>
      </w:r>
      <w:r w:rsidRPr="00D93DB4">
        <w:rPr>
          <w:lang w:eastAsia="ko-KR"/>
        </w:rPr>
        <w:t>erased</w:t>
      </w:r>
      <w:r w:rsidRPr="00D93DB4">
        <w:rPr>
          <w:rFonts w:hint="eastAsia"/>
          <w:lang w:eastAsia="ko-KR"/>
        </w:rPr>
        <w:t xml:space="preserve"> frame</w:t>
      </w:r>
      <w:r w:rsidRPr="00D93DB4">
        <w:rPr>
          <w:lang w:eastAsia="ko-KR"/>
        </w:rPr>
        <w:t xml:space="preserve"> determine</w:t>
      </w:r>
      <w:r w:rsidRPr="00D93DB4">
        <w:rPr>
          <w:rFonts w:hint="eastAsia"/>
          <w:lang w:eastAsia="ko-KR"/>
        </w:rPr>
        <w:t xml:space="preserve">s </w:t>
      </w:r>
      <w:r w:rsidRPr="00D93DB4">
        <w:rPr>
          <w:lang w:eastAsia="ko-KR"/>
        </w:rPr>
        <w:t xml:space="preserve">whether </w:t>
      </w:r>
      <w:r w:rsidRPr="00D93DB4">
        <w:rPr>
          <w:rFonts w:hint="eastAsia"/>
          <w:lang w:eastAsia="ko-KR"/>
        </w:rPr>
        <w:t>the</w:t>
      </w:r>
      <w:r w:rsidRPr="00D93DB4">
        <w:rPr>
          <w:lang w:eastAsia="ko-KR"/>
        </w:rPr>
        <w:t xml:space="preserve"> current</w:t>
      </w:r>
      <w:r w:rsidRPr="00D93DB4">
        <w:rPr>
          <w:rFonts w:hint="eastAsia"/>
          <w:lang w:eastAsia="ko-KR"/>
        </w:rPr>
        <w:t xml:space="preserve"> </w:t>
      </w:r>
      <w:r w:rsidRPr="00D93DB4">
        <w:rPr>
          <w:lang w:eastAsia="ko-KR"/>
        </w:rPr>
        <w:t>erased frame is stationary by receiving information including a stationary mode stat_mode_old of the previous frame, an energy</w:t>
      </w:r>
      <w:r w:rsidRPr="00D93DB4">
        <w:rPr>
          <w:rFonts w:hint="eastAsia"/>
          <w:lang w:eastAsia="ko-KR"/>
        </w:rPr>
        <w:t xml:space="preserve"> </w:t>
      </w:r>
      <w:r w:rsidRPr="00D93DB4">
        <w:rPr>
          <w:lang w:eastAsia="ko-KR"/>
        </w:rPr>
        <w:t>difference diff_energy, and the like.</w:t>
      </w:r>
      <w:r w:rsidRPr="00D93DB4">
        <w:rPr>
          <w:rFonts w:hint="eastAsia"/>
          <w:lang w:eastAsia="ko-KR"/>
        </w:rPr>
        <w:t xml:space="preserve"> </w:t>
      </w:r>
      <w:r w:rsidRPr="00D93DB4">
        <w:rPr>
          <w:lang w:eastAsia="ko-KR"/>
        </w:rPr>
        <w:t>Specifically, the stationary mode flag stat_mode_curr of the current frame</w:t>
      </w:r>
      <w:r w:rsidRPr="00D93DB4">
        <w:rPr>
          <w:rFonts w:hint="eastAsia"/>
          <w:lang w:eastAsia="ko-KR"/>
        </w:rPr>
        <w:t xml:space="preserve"> </w:t>
      </w:r>
      <w:r w:rsidRPr="00D93DB4">
        <w:rPr>
          <w:lang w:eastAsia="ko-KR"/>
        </w:rPr>
        <w:t>is set to 1 when the energy difference diff_energy is less than 0.032209</w:t>
      </w:r>
      <w:r w:rsidRPr="00D93DB4">
        <w:rPr>
          <w:rFonts w:hint="eastAsia"/>
          <w:lang w:eastAsia="ko-KR"/>
        </w:rPr>
        <w:t xml:space="preserve">. </w:t>
      </w:r>
      <w:r w:rsidRPr="00D93DB4">
        <w:rPr>
          <w:lang w:eastAsia="ko-KR"/>
        </w:rPr>
        <w:t>The energy difference</w:t>
      </w:r>
      <w:r w:rsidRPr="00D93DB4">
        <w:rPr>
          <w:rFonts w:hint="eastAsia"/>
          <w:lang w:eastAsia="ko-KR"/>
        </w:rPr>
        <w:t>(</w:t>
      </w:r>
      <w:r w:rsidRPr="00D93DB4">
        <w:rPr>
          <w:rFonts w:hint="eastAsia"/>
          <w:i/>
          <w:lang w:eastAsia="ko-KR"/>
        </w:rPr>
        <w:t>E</w:t>
      </w:r>
      <w:r w:rsidRPr="00D93DB4">
        <w:rPr>
          <w:rFonts w:hint="eastAsia"/>
          <w:i/>
          <w:vertAlign w:val="subscript"/>
          <w:lang w:eastAsia="ko-KR"/>
        </w:rPr>
        <w:t>d</w:t>
      </w:r>
      <w:r w:rsidRPr="00D93DB4">
        <w:rPr>
          <w:rFonts w:hint="eastAsia"/>
          <w:lang w:eastAsia="ko-KR"/>
        </w:rPr>
        <w:t>)</w:t>
      </w:r>
      <w:r w:rsidRPr="00D93DB4">
        <w:rPr>
          <w:lang w:eastAsia="ko-KR"/>
        </w:rPr>
        <w:t xml:space="preserve"> </w:t>
      </w:r>
      <w:r w:rsidRPr="00D93DB4">
        <w:rPr>
          <w:rFonts w:hint="eastAsia"/>
          <w:lang w:eastAsia="ko-KR"/>
        </w:rPr>
        <w:t xml:space="preserve">is </w:t>
      </w:r>
      <w:r w:rsidRPr="00D93DB4">
        <w:rPr>
          <w:lang w:eastAsia="ko-KR"/>
        </w:rPr>
        <w:t>given by</w:t>
      </w:r>
      <w:r w:rsidRPr="00D93DB4">
        <w:rPr>
          <w:rFonts w:hint="eastAsia"/>
          <w:lang w:eastAsia="ko-KR"/>
        </w:rPr>
        <w:t xml:space="preserve"> the E</w:t>
      </w:r>
      <w:r w:rsidRPr="00D93DB4">
        <w:rPr>
          <w:lang w:eastAsia="ko-KR"/>
        </w:rPr>
        <w:t>quation</w:t>
      </w:r>
      <w:r w:rsidRPr="00D93DB4">
        <w:rPr>
          <w:rFonts w:hint="eastAsia"/>
          <w:lang w:eastAsia="ko-KR"/>
        </w:rPr>
        <w:t xml:space="preserve"> (</w:t>
      </w:r>
      <w:r w:rsidR="005B1BA1" w:rsidRPr="00D93DB4">
        <w:t>169</w:t>
      </w:r>
      <w:r w:rsidRPr="00D93DB4">
        <w:rPr>
          <w:rFonts w:hint="eastAsia"/>
          <w:lang w:eastAsia="ko-KR"/>
        </w:rPr>
        <w:t>)</w:t>
      </w:r>
      <w:r w:rsidRPr="00D93DB4">
        <w:rPr>
          <w:lang w:eastAsia="ko-KR"/>
        </w:rPr>
        <w:t>.</w:t>
      </w:r>
    </w:p>
    <w:p w14:paraId="569151D5" w14:textId="77777777" w:rsidR="00DA4660" w:rsidRPr="00D93DB4" w:rsidRDefault="00DA4660" w:rsidP="0001287F">
      <w:pPr>
        <w:rPr>
          <w:lang w:eastAsia="ko-KR"/>
        </w:rPr>
      </w:pPr>
      <w:r w:rsidRPr="00D93DB4">
        <w:rPr>
          <w:lang w:eastAsia="ko-KR"/>
        </w:rPr>
        <w:t>If it is determined that the current frame is stationary, the hysteresis</w:t>
      </w:r>
      <w:r w:rsidRPr="00D93DB4">
        <w:rPr>
          <w:rFonts w:hint="eastAsia"/>
          <w:lang w:eastAsia="ko-KR"/>
        </w:rPr>
        <w:t xml:space="preserve"> </w:t>
      </w:r>
      <w:r w:rsidRPr="00D93DB4">
        <w:rPr>
          <w:lang w:eastAsia="ko-KR"/>
        </w:rPr>
        <w:t>application generates a final stationarity parameter, stat_mode_</w:t>
      </w:r>
      <w:r w:rsidRPr="00D93DB4">
        <w:rPr>
          <w:rFonts w:hint="eastAsia"/>
          <w:lang w:eastAsia="ko-KR"/>
        </w:rPr>
        <w:t xml:space="preserve">out </w:t>
      </w:r>
      <w:r w:rsidRPr="00D93DB4">
        <w:rPr>
          <w:lang w:eastAsia="ko-KR"/>
        </w:rPr>
        <w:t>from the</w:t>
      </w:r>
      <w:r w:rsidR="00064C44" w:rsidRPr="00D93DB4">
        <w:rPr>
          <w:lang w:eastAsia="ko-KR"/>
        </w:rPr>
        <w:t xml:space="preserve"> </w:t>
      </w:r>
      <w:r w:rsidRPr="00D93DB4">
        <w:rPr>
          <w:lang w:eastAsia="ko-KR"/>
        </w:rPr>
        <w:t>current frame by applying the stationarity mode parameter stat_mode_old of the previous frame</w:t>
      </w:r>
      <w:r w:rsidRPr="00D93DB4">
        <w:rPr>
          <w:rFonts w:hint="eastAsia"/>
          <w:lang w:eastAsia="ko-KR"/>
        </w:rPr>
        <w:t xml:space="preserve"> </w:t>
      </w:r>
      <w:r w:rsidRPr="00D93DB4">
        <w:rPr>
          <w:lang w:eastAsia="ko-KR"/>
        </w:rPr>
        <w:t>to prevent a frequent change in stationarity information of the current frame.</w:t>
      </w:r>
      <w:r w:rsidRPr="00D93DB4">
        <w:rPr>
          <w:rFonts w:hint="eastAsia"/>
          <w:lang w:eastAsia="ko-KR"/>
        </w:rPr>
        <w:t xml:space="preserve"> The pseudo code for the </w:t>
      </w:r>
      <w:r w:rsidRPr="00D93DB4">
        <w:rPr>
          <w:lang w:eastAsia="ko-KR"/>
        </w:rPr>
        <w:t>hysteresis</w:t>
      </w:r>
      <w:r w:rsidRPr="00D93DB4">
        <w:rPr>
          <w:rFonts w:hint="eastAsia"/>
          <w:lang w:eastAsia="ko-KR"/>
        </w:rPr>
        <w:t xml:space="preserve"> </w:t>
      </w:r>
      <w:r w:rsidRPr="00D93DB4">
        <w:rPr>
          <w:lang w:eastAsia="ko-KR"/>
        </w:rPr>
        <w:t>application</w:t>
      </w:r>
      <w:r w:rsidRPr="00D93DB4">
        <w:rPr>
          <w:rFonts w:hint="eastAsia"/>
          <w:lang w:eastAsia="ko-KR"/>
        </w:rPr>
        <w:t xml:space="preserve"> is as follows.</w:t>
      </w:r>
    </w:p>
    <w:p w14:paraId="1FFD3298" w14:textId="77777777" w:rsidR="00DA4660" w:rsidRPr="00D93DB4" w:rsidRDefault="00DA4660" w:rsidP="0001287F">
      <w:pPr>
        <w:ind w:firstLineChars="150" w:firstLine="240"/>
        <w:rPr>
          <w:rFonts w:ascii="Courier New" w:hAnsi="Courier New" w:cs="Courier New"/>
          <w:sz w:val="16"/>
          <w:szCs w:val="16"/>
          <w:lang w:eastAsia="ko-KR"/>
        </w:rPr>
      </w:pPr>
      <w:r w:rsidRPr="00D93DB4">
        <w:rPr>
          <w:rFonts w:ascii="Courier New" w:hAnsi="Courier New" w:cs="Courier New"/>
          <w:sz w:val="16"/>
          <w:szCs w:val="16"/>
          <w:lang w:eastAsia="ko-KR"/>
        </w:rPr>
        <w:t>/* Apply Hysteresis to prevent frequent mode changing */</w:t>
      </w:r>
    </w:p>
    <w:p w14:paraId="4F8ABF5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if(stat_mode_old == stat_mode_curr)</w:t>
      </w:r>
    </w:p>
    <w:p w14:paraId="18DC644C" w14:textId="77777777" w:rsidR="00DA4660" w:rsidRPr="00D93DB4" w:rsidRDefault="00DA4660" w:rsidP="0001287F">
      <w:pPr>
        <w:rPr>
          <w:rFonts w:ascii="Courier New" w:hAnsi="Courier New" w:cs="Courier New"/>
          <w:sz w:val="16"/>
          <w:szCs w:val="16"/>
          <w:lang w:val="fr-FR" w:eastAsia="ko-KR"/>
        </w:rPr>
      </w:pPr>
      <w:r w:rsidRPr="00D93DB4">
        <w:rPr>
          <w:rFonts w:ascii="Courier New" w:hAnsi="Courier New" w:cs="Courier New"/>
          <w:sz w:val="16"/>
          <w:szCs w:val="16"/>
          <w:lang w:eastAsia="ko-KR"/>
        </w:rPr>
        <w:t xml:space="preserve">        </w:t>
      </w:r>
      <w:r w:rsidRPr="00D93DB4">
        <w:rPr>
          <w:rFonts w:ascii="Courier New" w:hAnsi="Courier New" w:cs="Courier New"/>
          <w:sz w:val="16"/>
          <w:szCs w:val="16"/>
          <w:lang w:val="fr-FR" w:eastAsia="ko-KR"/>
        </w:rPr>
        <w:t>{</w:t>
      </w:r>
    </w:p>
    <w:p w14:paraId="5A0087B5" w14:textId="77777777" w:rsidR="00DA4660" w:rsidRPr="00D93DB4" w:rsidRDefault="00DA4660" w:rsidP="0001287F">
      <w:pPr>
        <w:rPr>
          <w:rFonts w:ascii="Courier New" w:hAnsi="Courier New" w:cs="Courier New"/>
          <w:sz w:val="16"/>
          <w:szCs w:val="16"/>
          <w:lang w:val="fr-FR" w:eastAsia="ko-KR"/>
        </w:rPr>
      </w:pPr>
      <w:r w:rsidRPr="00D93DB4">
        <w:rPr>
          <w:rFonts w:ascii="Courier New" w:hAnsi="Courier New" w:cs="Courier New"/>
          <w:sz w:val="16"/>
          <w:szCs w:val="16"/>
          <w:lang w:val="fr-FR" w:eastAsia="ko-KR"/>
        </w:rPr>
        <w:t xml:space="preserve">            stat_mode_out = stat_mode_curr;</w:t>
      </w:r>
    </w:p>
    <w:p w14:paraId="61630B4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val="fr-FR" w:eastAsia="ko-KR"/>
        </w:rPr>
        <w:t xml:space="preserve">        </w:t>
      </w:r>
      <w:r w:rsidRPr="00D93DB4">
        <w:rPr>
          <w:rFonts w:ascii="Courier New" w:hAnsi="Courier New" w:cs="Courier New"/>
          <w:sz w:val="16"/>
          <w:szCs w:val="16"/>
          <w:lang w:eastAsia="ko-KR"/>
        </w:rPr>
        <w:t>}</w:t>
      </w:r>
    </w:p>
    <w:p w14:paraId="2FB3E16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stat_mode_old = stat_mode_curr;</w:t>
      </w:r>
    </w:p>
    <w:p w14:paraId="22DA307D" w14:textId="77777777" w:rsidR="00DA4660" w:rsidRPr="00D93DB4" w:rsidRDefault="00DA4660" w:rsidP="0001287F">
      <w:pPr>
        <w:rPr>
          <w:lang w:eastAsia="ko-KR"/>
        </w:rPr>
      </w:pPr>
    </w:p>
    <w:p w14:paraId="2782F49E" w14:textId="77777777" w:rsidR="00DA4660" w:rsidRPr="00D93DB4" w:rsidRDefault="00DA4660" w:rsidP="0001287F">
      <w:pPr>
        <w:rPr>
          <w:lang w:eastAsia="ko-KR"/>
        </w:rPr>
      </w:pPr>
      <w:r w:rsidRPr="00D93DB4">
        <w:rPr>
          <w:rFonts w:hint="eastAsia"/>
          <w:lang w:eastAsia="ko-KR"/>
        </w:rPr>
        <w:t>First</w:t>
      </w:r>
      <w:r w:rsidRPr="00D93DB4">
        <w:rPr>
          <w:lang w:eastAsia="ko-KR"/>
        </w:rPr>
        <w:t>,</w:t>
      </w:r>
      <w:r w:rsidRPr="00D93DB4">
        <w:rPr>
          <w:rFonts w:hint="eastAsia"/>
          <w:lang w:eastAsia="ko-KR"/>
        </w:rPr>
        <w:t xml:space="preserve"> the </w:t>
      </w:r>
      <w:r w:rsidRPr="00D93DB4">
        <w:rPr>
          <w:lang w:eastAsia="ko-KR"/>
        </w:rPr>
        <w:t xml:space="preserve">operation of the </w:t>
      </w:r>
      <w:r w:rsidRPr="00D93DB4">
        <w:rPr>
          <w:rFonts w:hint="eastAsia"/>
          <w:lang w:eastAsia="ko-KR"/>
        </w:rPr>
        <w:t xml:space="preserve">PLC mode selection </w:t>
      </w:r>
      <w:r w:rsidRPr="00D93DB4">
        <w:rPr>
          <w:lang w:eastAsia="ko-KR"/>
        </w:rPr>
        <w:t>depends on whether</w:t>
      </w:r>
      <w:r w:rsidRPr="00D93DB4">
        <w:rPr>
          <w:rFonts w:hint="eastAsia"/>
          <w:lang w:eastAsia="ko-KR"/>
        </w:rPr>
        <w:t xml:space="preserve"> the current frame is </w:t>
      </w:r>
      <w:r w:rsidRPr="00D93DB4">
        <w:rPr>
          <w:lang w:eastAsia="ko-KR"/>
        </w:rPr>
        <w:t>an erased</w:t>
      </w:r>
      <w:r w:rsidRPr="00D93DB4">
        <w:rPr>
          <w:rFonts w:hint="eastAsia"/>
          <w:lang w:eastAsia="ko-KR"/>
        </w:rPr>
        <w:t xml:space="preserve"> frame or the next good frame </w:t>
      </w:r>
      <w:r w:rsidRPr="00D93DB4">
        <w:rPr>
          <w:lang w:eastAsia="ko-KR"/>
        </w:rPr>
        <w:t>after an</w:t>
      </w:r>
      <w:r w:rsidRPr="00D93DB4">
        <w:rPr>
          <w:rFonts w:hint="eastAsia"/>
          <w:lang w:eastAsia="ko-KR"/>
        </w:rPr>
        <w:t xml:space="preserve"> </w:t>
      </w:r>
      <w:r w:rsidRPr="00D93DB4">
        <w:rPr>
          <w:lang w:eastAsia="ko-KR"/>
        </w:rPr>
        <w:t>erased</w:t>
      </w:r>
      <w:r w:rsidRPr="00D93DB4">
        <w:rPr>
          <w:rFonts w:hint="eastAsia"/>
          <w:lang w:eastAsia="ko-KR"/>
        </w:rPr>
        <w:t xml:space="preserve"> frame. </w:t>
      </w:r>
      <w:r w:rsidRPr="00D93DB4">
        <w:rPr>
          <w:lang w:eastAsia="ko-KR"/>
        </w:rPr>
        <w:t xml:space="preserve">Referring to </w:t>
      </w:r>
      <w:r w:rsidRPr="00D93DB4">
        <w:rPr>
          <w:rFonts w:hint="eastAsia"/>
          <w:lang w:eastAsia="ko-KR"/>
        </w:rPr>
        <w:t xml:space="preserve">Table </w:t>
      </w:r>
      <w:r w:rsidR="005B1BA1" w:rsidRPr="00D93DB4">
        <w:t>13</w:t>
      </w:r>
      <w:r w:rsidRPr="00D93DB4">
        <w:rPr>
          <w:lang w:eastAsia="ko-KR"/>
        </w:rPr>
        <w:t>, for an erased frame, a determination is made whether the</w:t>
      </w:r>
      <w:r w:rsidRPr="00D93DB4">
        <w:rPr>
          <w:rFonts w:hint="eastAsia"/>
          <w:lang w:eastAsia="ko-KR"/>
        </w:rPr>
        <w:t xml:space="preserve"> </w:t>
      </w:r>
      <w:r w:rsidRPr="00D93DB4">
        <w:rPr>
          <w:lang w:eastAsia="ko-KR"/>
        </w:rPr>
        <w:t xml:space="preserve">input signal is stationary by using various parameters. More specifically, when the </w:t>
      </w:r>
      <w:r w:rsidRPr="00D93DB4">
        <w:rPr>
          <w:rFonts w:hint="eastAsia"/>
          <w:lang w:eastAsia="ko-KR"/>
        </w:rPr>
        <w:t xml:space="preserve">previous good frame </w:t>
      </w:r>
      <w:r w:rsidRPr="00D93DB4">
        <w:rPr>
          <w:lang w:eastAsia="ko-KR"/>
        </w:rPr>
        <w:t xml:space="preserve">is stationary </w:t>
      </w:r>
      <w:r w:rsidRPr="00D93DB4">
        <w:rPr>
          <w:rFonts w:hint="eastAsia"/>
          <w:lang w:eastAsia="ko-KR"/>
        </w:rPr>
        <w:t xml:space="preserve">and </w:t>
      </w:r>
      <w:r w:rsidRPr="00D93DB4">
        <w:rPr>
          <w:lang w:eastAsia="ko-KR"/>
        </w:rPr>
        <w:t xml:space="preserve">the energy difference is less than </w:t>
      </w:r>
      <w:r w:rsidRPr="00D93DB4">
        <w:rPr>
          <w:rFonts w:hint="eastAsia"/>
          <w:lang w:eastAsia="ko-KR"/>
        </w:rPr>
        <w:t>the</w:t>
      </w:r>
      <w:r w:rsidRPr="00D93DB4">
        <w:rPr>
          <w:lang w:eastAsia="ko-KR"/>
        </w:rPr>
        <w:t xml:space="preserve"> threshold, it is concluded that the input</w:t>
      </w:r>
      <w:r w:rsidRPr="00D93DB4">
        <w:rPr>
          <w:rFonts w:hint="eastAsia"/>
          <w:lang w:eastAsia="ko-KR"/>
        </w:rPr>
        <w:t xml:space="preserve"> </w:t>
      </w:r>
      <w:r w:rsidRPr="00D93DB4">
        <w:rPr>
          <w:lang w:eastAsia="ko-KR"/>
        </w:rPr>
        <w:t xml:space="preserve">signal is stationary. In this case, </w:t>
      </w:r>
      <w:r w:rsidRPr="00D93DB4">
        <w:rPr>
          <w:rFonts w:hint="eastAsia"/>
          <w:lang w:eastAsia="ko-KR"/>
        </w:rPr>
        <w:t>the</w:t>
      </w:r>
      <w:r w:rsidRPr="00D93DB4">
        <w:rPr>
          <w:lang w:eastAsia="ko-KR"/>
        </w:rPr>
        <w:t xml:space="preserve"> repetition and smoothing processing is performed. If it is determined that the input signal is not stationary,</w:t>
      </w:r>
      <w:r w:rsidRPr="00D93DB4">
        <w:rPr>
          <w:rFonts w:hint="eastAsia"/>
          <w:lang w:eastAsia="ko-KR"/>
        </w:rPr>
        <w:t xml:space="preserve"> </w:t>
      </w:r>
      <w:r w:rsidRPr="00D93DB4">
        <w:rPr>
          <w:lang w:eastAsia="ko-KR"/>
        </w:rPr>
        <w:t xml:space="preserve">then </w:t>
      </w:r>
      <w:r w:rsidRPr="00D93DB4">
        <w:rPr>
          <w:rFonts w:hint="eastAsia"/>
          <w:lang w:eastAsia="ko-KR"/>
        </w:rPr>
        <w:t>the</w:t>
      </w:r>
      <w:r w:rsidRPr="00D93DB4">
        <w:rPr>
          <w:lang w:eastAsia="ko-KR"/>
        </w:rPr>
        <w:t xml:space="preserve"> general OLA processing is be performed.</w:t>
      </w:r>
      <w:r w:rsidRPr="00D93DB4">
        <w:rPr>
          <w:rFonts w:hint="eastAsia"/>
          <w:lang w:eastAsia="ko-KR"/>
        </w:rPr>
        <w:t xml:space="preserve"> </w:t>
      </w:r>
    </w:p>
    <w:p w14:paraId="65EF16A1" w14:textId="77777777" w:rsidR="00DA4660" w:rsidRPr="00D93DB4" w:rsidRDefault="00DA4660" w:rsidP="0001287F">
      <w:pPr>
        <w:rPr>
          <w:lang w:eastAsia="ko-KR"/>
        </w:rPr>
      </w:pPr>
      <w:r w:rsidRPr="00D93DB4">
        <w:rPr>
          <w:lang w:eastAsia="ko-KR"/>
        </w:rPr>
        <w:t xml:space="preserve">Referring to </w:t>
      </w:r>
      <w:r w:rsidRPr="00D93DB4">
        <w:rPr>
          <w:rFonts w:hint="eastAsia"/>
          <w:lang w:eastAsia="ko-KR"/>
        </w:rPr>
        <w:t xml:space="preserve">Table </w:t>
      </w:r>
      <w:r w:rsidR="005B1BA1" w:rsidRPr="00D93DB4">
        <w:t>13</w:t>
      </w:r>
      <w:r w:rsidRPr="00D93DB4">
        <w:rPr>
          <w:lang w:eastAsia="ko-KR"/>
        </w:rPr>
        <w:t>, a determination whether the</w:t>
      </w:r>
      <w:r w:rsidRPr="00D93DB4">
        <w:rPr>
          <w:rFonts w:hint="eastAsia"/>
          <w:lang w:eastAsia="ko-KR"/>
        </w:rPr>
        <w:t xml:space="preserve"> </w:t>
      </w:r>
      <w:r w:rsidRPr="00D93DB4">
        <w:rPr>
          <w:lang w:eastAsia="ko-KR"/>
        </w:rPr>
        <w:t xml:space="preserve">input signal is stationary is made by using the </w:t>
      </w:r>
      <w:r w:rsidRPr="00D93DB4">
        <w:rPr>
          <w:rFonts w:hint="eastAsia"/>
          <w:lang w:eastAsia="ko-KR"/>
        </w:rPr>
        <w:t xml:space="preserve">same </w:t>
      </w:r>
      <w:r w:rsidRPr="00D93DB4">
        <w:rPr>
          <w:lang w:eastAsia="ko-KR"/>
        </w:rPr>
        <w:t>parameters</w:t>
      </w:r>
      <w:r w:rsidRPr="00D93DB4">
        <w:rPr>
          <w:rFonts w:hint="eastAsia"/>
          <w:lang w:eastAsia="ko-KR"/>
        </w:rPr>
        <w:t xml:space="preserve"> and same method</w:t>
      </w:r>
      <w:r w:rsidRPr="00D93DB4">
        <w:rPr>
          <w:lang w:eastAsia="ko-KR"/>
        </w:rPr>
        <w:t xml:space="preserve">. If the input signal is not stationary, then for </w:t>
      </w:r>
      <w:r w:rsidRPr="00D93DB4">
        <w:rPr>
          <w:rFonts w:hint="eastAsia"/>
          <w:lang w:eastAsia="ko-KR"/>
        </w:rPr>
        <w:t xml:space="preserve">the next good frame </w:t>
      </w:r>
      <w:r w:rsidRPr="00D93DB4">
        <w:rPr>
          <w:lang w:eastAsia="ko-KR"/>
        </w:rPr>
        <w:t>after an</w:t>
      </w:r>
      <w:r w:rsidRPr="00D93DB4">
        <w:rPr>
          <w:rFonts w:hint="eastAsia"/>
          <w:lang w:eastAsia="ko-KR"/>
        </w:rPr>
        <w:t xml:space="preserve"> </w:t>
      </w:r>
      <w:r w:rsidRPr="00D93DB4">
        <w:rPr>
          <w:lang w:eastAsia="ko-KR"/>
        </w:rPr>
        <w:t>erased</w:t>
      </w:r>
      <w:r w:rsidRPr="00D93DB4">
        <w:rPr>
          <w:rFonts w:hint="eastAsia"/>
          <w:lang w:eastAsia="ko-KR"/>
        </w:rPr>
        <w:t xml:space="preserve"> frame </w:t>
      </w:r>
      <w:r w:rsidRPr="00D93DB4">
        <w:rPr>
          <w:lang w:eastAsia="ko-KR"/>
        </w:rPr>
        <w:t xml:space="preserve">a determination </w:t>
      </w:r>
      <w:r w:rsidRPr="00D93DB4">
        <w:rPr>
          <w:rFonts w:hint="eastAsia"/>
          <w:lang w:eastAsia="ko-KR"/>
        </w:rPr>
        <w:t>is</w:t>
      </w:r>
      <w:r w:rsidRPr="00D93DB4">
        <w:rPr>
          <w:lang w:eastAsia="ko-KR"/>
        </w:rPr>
        <w:t xml:space="preserve"> made whether the previous frame is a burst erasure</w:t>
      </w:r>
      <w:r w:rsidRPr="00D93DB4">
        <w:rPr>
          <w:rFonts w:hint="eastAsia"/>
          <w:lang w:eastAsia="ko-KR"/>
        </w:rPr>
        <w:t xml:space="preserve"> </w:t>
      </w:r>
      <w:r w:rsidRPr="00D93DB4">
        <w:rPr>
          <w:lang w:eastAsia="ko-KR"/>
        </w:rPr>
        <w:t>frame by checking whether the number of consecutive erased frames is greater than one.</w:t>
      </w:r>
      <w:r w:rsidRPr="00D93DB4">
        <w:rPr>
          <w:rFonts w:hint="eastAsia"/>
          <w:lang w:eastAsia="ko-KR"/>
        </w:rPr>
        <w:t xml:space="preserve"> </w:t>
      </w:r>
      <w:r w:rsidRPr="00D93DB4">
        <w:rPr>
          <w:lang w:eastAsia="ko-KR"/>
        </w:rPr>
        <w:t>If this is the case, then erasure concealment</w:t>
      </w:r>
      <w:r w:rsidRPr="00D93DB4">
        <w:rPr>
          <w:rFonts w:hint="eastAsia"/>
          <w:lang w:eastAsia="ko-KR"/>
        </w:rPr>
        <w:t xml:space="preserve"> </w:t>
      </w:r>
      <w:r w:rsidRPr="00D93DB4">
        <w:rPr>
          <w:lang w:eastAsia="ko-KR"/>
        </w:rPr>
        <w:t xml:space="preserve">processing on the </w:t>
      </w:r>
      <w:r w:rsidRPr="00D93DB4">
        <w:rPr>
          <w:rFonts w:hint="eastAsia"/>
          <w:lang w:eastAsia="ko-KR"/>
        </w:rPr>
        <w:t>next good frame</w:t>
      </w:r>
      <w:r w:rsidRPr="00D93DB4">
        <w:rPr>
          <w:lang w:eastAsia="ko-KR"/>
        </w:rPr>
        <w:t xml:space="preserve"> is performed in response to the previous frame that is a</w:t>
      </w:r>
      <w:r w:rsidRPr="00D93DB4">
        <w:rPr>
          <w:rFonts w:hint="eastAsia"/>
          <w:lang w:eastAsia="ko-KR"/>
        </w:rPr>
        <w:t xml:space="preserve"> </w:t>
      </w:r>
      <w:r w:rsidRPr="00D93DB4">
        <w:rPr>
          <w:lang w:eastAsia="ko-KR"/>
        </w:rPr>
        <w:t>burst erasure frame. If it is determined that the input signal is not stationary and</w:t>
      </w:r>
      <w:r w:rsidRPr="00D93DB4">
        <w:rPr>
          <w:rFonts w:hint="eastAsia"/>
          <w:lang w:eastAsia="ko-KR"/>
        </w:rPr>
        <w:t xml:space="preserve"> </w:t>
      </w:r>
      <w:r w:rsidRPr="00D93DB4">
        <w:rPr>
          <w:lang w:eastAsia="ko-KR"/>
        </w:rPr>
        <w:t xml:space="preserve">the previous frame is a random erasure, then </w:t>
      </w:r>
      <w:r w:rsidRPr="00D93DB4">
        <w:rPr>
          <w:rFonts w:hint="eastAsia"/>
          <w:lang w:eastAsia="ko-KR"/>
        </w:rPr>
        <w:t>the conventional</w:t>
      </w:r>
      <w:r w:rsidRPr="00D93DB4">
        <w:rPr>
          <w:lang w:eastAsia="ko-KR"/>
        </w:rPr>
        <w:t xml:space="preserve"> OLA</w:t>
      </w:r>
      <w:r w:rsidRPr="00D93DB4">
        <w:rPr>
          <w:rFonts w:hint="eastAsia"/>
          <w:lang w:eastAsia="ko-KR"/>
        </w:rPr>
        <w:t xml:space="preserve"> </w:t>
      </w:r>
      <w:r w:rsidRPr="00D93DB4">
        <w:rPr>
          <w:lang w:eastAsia="ko-KR"/>
        </w:rPr>
        <w:t>processing is performed.</w:t>
      </w:r>
    </w:p>
    <w:p w14:paraId="20441866" w14:textId="77777777" w:rsidR="00DA4660" w:rsidRPr="00D93DB4" w:rsidRDefault="00DA4660" w:rsidP="0001287F">
      <w:pPr>
        <w:rPr>
          <w:lang w:eastAsia="ko-KR"/>
        </w:rPr>
      </w:pPr>
      <w:r w:rsidRPr="00D93DB4">
        <w:rPr>
          <w:lang w:eastAsia="ko-KR"/>
        </w:rPr>
        <w:t xml:space="preserve">If the input signal is stationary, then the erasure concealment processing, </w:t>
      </w:r>
      <w:r w:rsidR="005B1611" w:rsidRPr="00D93DB4">
        <w:rPr>
          <w:lang w:eastAsia="ko-KR"/>
        </w:rPr>
        <w:t>i.e.</w:t>
      </w:r>
      <w:r w:rsidRPr="00D93DB4">
        <w:rPr>
          <w:lang w:eastAsia="ko-KR"/>
        </w:rPr>
        <w:t xml:space="preserve"> repetition and smoothing</w:t>
      </w:r>
      <w:r w:rsidRPr="00D93DB4">
        <w:rPr>
          <w:rFonts w:hint="eastAsia"/>
          <w:lang w:eastAsia="ko-KR"/>
        </w:rPr>
        <w:t xml:space="preserve"> </w:t>
      </w:r>
      <w:r w:rsidRPr="00D93DB4">
        <w:rPr>
          <w:lang w:eastAsia="ko-KR"/>
        </w:rPr>
        <w:t xml:space="preserve">processing, on the </w:t>
      </w:r>
      <w:r w:rsidRPr="00D93DB4">
        <w:rPr>
          <w:rFonts w:hint="eastAsia"/>
          <w:lang w:eastAsia="ko-KR"/>
        </w:rPr>
        <w:t>next good frame</w:t>
      </w:r>
      <w:r w:rsidRPr="00D93DB4">
        <w:rPr>
          <w:lang w:eastAsia="ko-KR"/>
        </w:rPr>
        <w:t xml:space="preserve"> is performed in response to the previous frame that is</w:t>
      </w:r>
      <w:r w:rsidRPr="00D93DB4">
        <w:rPr>
          <w:rFonts w:hint="eastAsia"/>
          <w:lang w:eastAsia="ko-KR"/>
        </w:rPr>
        <w:t xml:space="preserve"> </w:t>
      </w:r>
      <w:r w:rsidRPr="00D93DB4">
        <w:rPr>
          <w:lang w:eastAsia="ko-KR"/>
        </w:rPr>
        <w:t xml:space="preserve">erased. </w:t>
      </w:r>
      <w:r w:rsidRPr="00D93DB4">
        <w:rPr>
          <w:rFonts w:hint="eastAsia"/>
          <w:lang w:eastAsia="ko-KR"/>
        </w:rPr>
        <w:t>This r</w:t>
      </w:r>
      <w:r w:rsidRPr="00D93DB4">
        <w:rPr>
          <w:lang w:eastAsia="ko-KR"/>
        </w:rPr>
        <w:t>epetition</w:t>
      </w:r>
      <w:r w:rsidRPr="00D93DB4">
        <w:rPr>
          <w:rFonts w:hint="eastAsia"/>
          <w:lang w:eastAsia="ko-KR"/>
        </w:rPr>
        <w:t xml:space="preserve"> and </w:t>
      </w:r>
      <w:r w:rsidRPr="00D93DB4">
        <w:rPr>
          <w:lang w:eastAsia="ko-KR"/>
        </w:rPr>
        <w:t>smoothing for next good frame</w:t>
      </w:r>
      <w:r w:rsidRPr="00D93DB4">
        <w:rPr>
          <w:rFonts w:hint="eastAsia"/>
          <w:lang w:eastAsia="ko-KR"/>
        </w:rPr>
        <w:t xml:space="preserve"> has two types of concealment methods. One is </w:t>
      </w:r>
      <w:r w:rsidRPr="00D93DB4">
        <w:rPr>
          <w:bCs/>
        </w:rPr>
        <w:t xml:space="preserve">repetition and smoothing method for the next good frame </w:t>
      </w:r>
      <w:r w:rsidRPr="00D93DB4">
        <w:rPr>
          <w:rFonts w:hint="eastAsia"/>
          <w:bCs/>
          <w:lang w:eastAsia="ko-KR"/>
        </w:rPr>
        <w:t>after an erased</w:t>
      </w:r>
      <w:r w:rsidRPr="00D93DB4">
        <w:rPr>
          <w:bCs/>
        </w:rPr>
        <w:t xml:space="preserve"> frame,</w:t>
      </w:r>
      <w:r w:rsidRPr="00D93DB4">
        <w:rPr>
          <w:rFonts w:hint="eastAsia"/>
          <w:bCs/>
          <w:lang w:eastAsia="ko-KR"/>
        </w:rPr>
        <w:t xml:space="preserve"> and the other is </w:t>
      </w:r>
      <w:r w:rsidRPr="00D93DB4">
        <w:rPr>
          <w:bCs/>
        </w:rPr>
        <w:t xml:space="preserve">repetition and smoothing method for the next good frame </w:t>
      </w:r>
      <w:r w:rsidRPr="00D93DB4">
        <w:rPr>
          <w:rFonts w:hint="eastAsia"/>
          <w:bCs/>
        </w:rPr>
        <w:t xml:space="preserve">after </w:t>
      </w:r>
      <w:r w:rsidRPr="00D93DB4">
        <w:rPr>
          <w:rFonts w:hint="eastAsia"/>
          <w:bCs/>
          <w:lang w:eastAsia="ko-KR"/>
        </w:rPr>
        <w:t>burst erasures.</w:t>
      </w:r>
    </w:p>
    <w:p w14:paraId="6F68C8D5" w14:textId="77777777" w:rsidR="00DA4660" w:rsidRPr="00D93DB4" w:rsidRDefault="00DA4660" w:rsidP="0001287F">
      <w:pPr>
        <w:rPr>
          <w:lang w:eastAsia="ko-KR"/>
        </w:rPr>
      </w:pPr>
      <w:r w:rsidRPr="00D93DB4">
        <w:rPr>
          <w:rFonts w:hint="eastAsia"/>
          <w:lang w:eastAsia="ko-KR"/>
        </w:rPr>
        <w:t xml:space="preserve">The pseudo code to select a PLC mode for the </w:t>
      </w:r>
      <w:r w:rsidRPr="00D93DB4">
        <w:rPr>
          <w:lang w:eastAsia="ko-KR"/>
        </w:rPr>
        <w:t>Repetition and Smoothing</w:t>
      </w:r>
      <w:r w:rsidRPr="00D93DB4">
        <w:rPr>
          <w:rFonts w:hint="eastAsia"/>
          <w:lang w:eastAsia="ko-KR"/>
        </w:rPr>
        <w:t xml:space="preserve"> tool and the conventional</w:t>
      </w:r>
      <w:r w:rsidRPr="00D93DB4">
        <w:rPr>
          <w:lang w:eastAsia="ko-KR"/>
        </w:rPr>
        <w:t xml:space="preserve"> OLA</w:t>
      </w:r>
      <w:r w:rsidRPr="00D93DB4">
        <w:rPr>
          <w:rFonts w:hint="eastAsia"/>
          <w:lang w:eastAsia="ko-KR"/>
        </w:rPr>
        <w:t xml:space="preserve"> is as follows.</w:t>
      </w:r>
    </w:p>
    <w:p w14:paraId="21ED9408" w14:textId="77777777" w:rsidR="00DA4660" w:rsidRPr="00D93DB4" w:rsidRDefault="00DA4660" w:rsidP="0001287F">
      <w:pPr>
        <w:ind w:firstLineChars="100" w:firstLine="160"/>
        <w:rPr>
          <w:rFonts w:ascii="Courier New" w:hAnsi="Courier New" w:cs="Courier New"/>
          <w:sz w:val="16"/>
          <w:szCs w:val="16"/>
          <w:lang w:eastAsia="ko-KR"/>
        </w:rPr>
      </w:pPr>
      <w:r w:rsidRPr="00D93DB4">
        <w:rPr>
          <w:rFonts w:ascii="Courier New" w:hAnsi="Courier New" w:cs="Courier New"/>
          <w:sz w:val="16"/>
          <w:szCs w:val="16"/>
          <w:lang w:eastAsia="ko-KR"/>
        </w:rPr>
        <w:t>if(BFI == 0 &amp;&amp; st-&gt;prev_ BFI == 1)    {</w:t>
      </w:r>
    </w:p>
    <w:p w14:paraId="3254CC1A"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if((stat_mode_out==1) || (diff_energy&lt;0.032209) ) { </w:t>
      </w:r>
    </w:p>
    <w:p w14:paraId="7A26C913" w14:textId="77777777" w:rsidR="00DA4660" w:rsidRPr="00D93DB4" w:rsidRDefault="00DA4660" w:rsidP="0001287F">
      <w:pPr>
        <w:ind w:firstLineChars="300" w:firstLine="480"/>
        <w:rPr>
          <w:rFonts w:ascii="Courier New" w:hAnsi="Courier New" w:cs="Courier New"/>
          <w:sz w:val="16"/>
          <w:szCs w:val="16"/>
          <w:lang w:eastAsia="ko-KR"/>
        </w:rPr>
      </w:pPr>
      <w:r w:rsidRPr="00D93DB4">
        <w:rPr>
          <w:rFonts w:ascii="Courier New" w:hAnsi="Courier New" w:cs="Courier New"/>
          <w:sz w:val="16"/>
          <w:szCs w:val="16"/>
          <w:lang w:eastAsia="ko-KR"/>
        </w:rPr>
        <w:t xml:space="preserve"> Repetition &amp;smoothing for next good frame ();</w:t>
      </w:r>
    </w:p>
    <w:p w14:paraId="3CFCD09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49DC1AD5"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if(nbLostCmpt &gt; 1)  {</w:t>
      </w:r>
    </w:p>
    <w:p w14:paraId="1BFE4AA0" w14:textId="77777777" w:rsidR="00DA4660" w:rsidRPr="00D93DB4" w:rsidRDefault="00DA4660" w:rsidP="0001287F">
      <w:pPr>
        <w:ind w:firstLineChars="300" w:firstLine="480"/>
        <w:rPr>
          <w:rFonts w:ascii="Courier New" w:hAnsi="Courier New" w:cs="Courier New"/>
          <w:sz w:val="16"/>
          <w:szCs w:val="16"/>
          <w:lang w:eastAsia="ko-KR"/>
        </w:rPr>
      </w:pPr>
      <w:r w:rsidRPr="00D93DB4">
        <w:rPr>
          <w:rFonts w:ascii="Courier New" w:hAnsi="Courier New" w:cs="Courier New"/>
          <w:sz w:val="16"/>
          <w:szCs w:val="16"/>
          <w:lang w:eastAsia="ko-KR"/>
        </w:rPr>
        <w:t xml:space="preserve"> Next good frame after burst erasures ();</w:t>
      </w:r>
    </w:p>
    <w:p w14:paraId="0581AF8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5B37618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76A53435"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Conventional OLA ();</w:t>
      </w:r>
    </w:p>
    <w:p w14:paraId="3AD0CFFD"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77C7E4C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4AA01476"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  /* if(BFI == 1) */    </w:t>
      </w:r>
    </w:p>
    <w:p w14:paraId="7A3DC40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 (stat_mode_out==1) || (diff_energy&lt;0.032209) )  {</w:t>
      </w:r>
    </w:p>
    <w:p w14:paraId="2E959C6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if(Repetition &amp;smoothing for erased frame () )  {</w:t>
      </w:r>
    </w:p>
    <w:p w14:paraId="3C9EECD2"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Conventional OLA ();</w:t>
      </w:r>
    </w:p>
    <w:p w14:paraId="37F00B5B"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0EF07E7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3B2FB3D4"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   </w:t>
      </w:r>
    </w:p>
    <w:p w14:paraId="3012B2BE"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Conventional OLA ();</w:t>
      </w:r>
    </w:p>
    <w:p w14:paraId="585FFDFC"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759F9A04"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06E473C2" w14:textId="77777777" w:rsidR="00DA4660" w:rsidRPr="00D93DB4" w:rsidRDefault="00DA4660" w:rsidP="0001287F">
      <w:pPr>
        <w:rPr>
          <w:lang w:eastAsia="ko-KR"/>
        </w:rPr>
      </w:pPr>
    </w:p>
    <w:p w14:paraId="053986F6" w14:textId="77777777" w:rsidR="00DA4660" w:rsidRPr="00D93DB4" w:rsidRDefault="00956FFB" w:rsidP="0001287F">
      <w:pPr>
        <w:pStyle w:val="Heading5"/>
        <w:rPr>
          <w:lang w:eastAsia="ko-KR"/>
        </w:rPr>
      </w:pPr>
      <w:bookmarkStart w:id="212" w:name="_Toc123562474"/>
      <w:r w:rsidRPr="00D93DB4">
        <w:rPr>
          <w:rFonts w:hint="eastAsia"/>
          <w:lang w:eastAsia="ko-KR"/>
        </w:rPr>
        <w:t>5.4.3.7</w:t>
      </w:r>
      <w:r w:rsidR="00DA6207" w:rsidRPr="00D93DB4">
        <w:rPr>
          <w:rFonts w:hint="eastAsia"/>
          <w:lang w:eastAsia="ko-KR"/>
        </w:rPr>
        <w:t>.2</w:t>
      </w:r>
      <w:r w:rsidR="00DA6207" w:rsidRPr="00D93DB4">
        <w:rPr>
          <w:lang w:eastAsia="ko-KR"/>
        </w:rPr>
        <w:tab/>
      </w:r>
      <w:r w:rsidR="00DA4660" w:rsidRPr="00D93DB4">
        <w:rPr>
          <w:rFonts w:hint="eastAsia"/>
          <w:lang w:eastAsia="ko-KR"/>
        </w:rPr>
        <w:t>Phase matching</w:t>
      </w:r>
      <w:bookmarkEnd w:id="212"/>
    </w:p>
    <w:p w14:paraId="0AFB48A9" w14:textId="77777777" w:rsidR="00DA4660" w:rsidRPr="00D93DB4" w:rsidRDefault="00DA4660" w:rsidP="0001287F">
      <w:pPr>
        <w:rPr>
          <w:lang w:eastAsia="ko-KR"/>
        </w:rPr>
      </w:pPr>
      <w:r w:rsidRPr="00D93DB4">
        <w:rPr>
          <w:rFonts w:hint="eastAsia"/>
          <w:lang w:eastAsia="ko-KR"/>
        </w:rPr>
        <w:t>Figure</w:t>
      </w:r>
      <w:r w:rsidR="000B67DD" w:rsidRPr="00D93DB4">
        <w:rPr>
          <w:rFonts w:hint="eastAsia"/>
          <w:lang w:eastAsia="ko-KR"/>
        </w:rPr>
        <w:t xml:space="preserve"> 8</w:t>
      </w:r>
      <w:r w:rsidRPr="00D93DB4">
        <w:rPr>
          <w:rFonts w:hint="eastAsia"/>
          <w:lang w:eastAsia="ko-KR"/>
        </w:rPr>
        <w:t xml:space="preserve"> </w:t>
      </w:r>
      <w:r w:rsidRPr="00D93DB4">
        <w:rPr>
          <w:lang w:eastAsia="ko-KR"/>
        </w:rPr>
        <w:t>is a</w:t>
      </w:r>
      <w:r w:rsidRPr="00D93DB4">
        <w:rPr>
          <w:rFonts w:hint="eastAsia"/>
          <w:lang w:eastAsia="ko-KR"/>
        </w:rPr>
        <w:t xml:space="preserve"> block diagram of</w:t>
      </w:r>
      <w:r w:rsidRPr="00D93DB4">
        <w:t xml:space="preserve"> the</w:t>
      </w:r>
      <w:r w:rsidRPr="00D93DB4">
        <w:rPr>
          <w:lang w:eastAsia="ko-KR"/>
        </w:rPr>
        <w:t xml:space="preserve"> phase matching </w:t>
      </w:r>
      <w:r w:rsidRPr="00D93DB4">
        <w:rPr>
          <w:rFonts w:hint="eastAsia"/>
          <w:lang w:eastAsia="ko-KR"/>
        </w:rPr>
        <w:t>PLC</w:t>
      </w:r>
      <w:r w:rsidRPr="00D93DB4">
        <w:rPr>
          <w:lang w:eastAsia="ko-KR"/>
        </w:rPr>
        <w:t xml:space="preserve"> module</w:t>
      </w:r>
      <w:r w:rsidRPr="00D93DB4">
        <w:rPr>
          <w:rFonts w:hint="eastAsia"/>
          <w:lang w:eastAsia="ko-KR"/>
        </w:rPr>
        <w:t xml:space="preserve">. </w:t>
      </w:r>
      <w:r w:rsidRPr="00D93DB4">
        <w:rPr>
          <w:lang w:eastAsia="ko-KR"/>
        </w:rPr>
        <w:t xml:space="preserve">The phase matching </w:t>
      </w:r>
      <w:r w:rsidRPr="00D93DB4">
        <w:rPr>
          <w:rFonts w:hint="eastAsia"/>
          <w:lang w:eastAsia="ko-KR"/>
        </w:rPr>
        <w:t>tool</w:t>
      </w:r>
      <w:r w:rsidRPr="00D93DB4">
        <w:rPr>
          <w:lang w:eastAsia="ko-KR"/>
        </w:rPr>
        <w:t xml:space="preserve"> include</w:t>
      </w:r>
      <w:r w:rsidRPr="00D93DB4">
        <w:rPr>
          <w:rFonts w:hint="eastAsia"/>
          <w:lang w:eastAsia="ko-KR"/>
        </w:rPr>
        <w:t>s</w:t>
      </w:r>
      <w:r w:rsidRPr="00D93DB4">
        <w:rPr>
          <w:lang w:eastAsia="ko-KR"/>
        </w:rPr>
        <w:t xml:space="preserve"> a</w:t>
      </w:r>
      <w:r w:rsidRPr="00D93DB4">
        <w:rPr>
          <w:rFonts w:hint="eastAsia"/>
          <w:lang w:eastAsia="ko-KR"/>
        </w:rPr>
        <w:t xml:space="preserve"> PLC</w:t>
      </w:r>
      <w:r w:rsidRPr="00D93DB4">
        <w:rPr>
          <w:lang w:eastAsia="ko-KR"/>
        </w:rPr>
        <w:t xml:space="preserve"> mode selection </w:t>
      </w:r>
      <w:r w:rsidRPr="00D93DB4">
        <w:rPr>
          <w:rFonts w:hint="eastAsia"/>
          <w:lang w:eastAsia="ko-KR"/>
        </w:rPr>
        <w:t>block</w:t>
      </w:r>
      <w:r w:rsidRPr="00D93DB4">
        <w:rPr>
          <w:lang w:eastAsia="ko-KR"/>
        </w:rPr>
        <w:t xml:space="preserve"> and three phase matching packet loss</w:t>
      </w:r>
      <w:r w:rsidRPr="00D93DB4">
        <w:rPr>
          <w:rFonts w:hint="eastAsia"/>
          <w:lang w:eastAsia="ko-KR"/>
        </w:rPr>
        <w:t xml:space="preserve"> </w:t>
      </w:r>
      <w:r w:rsidRPr="00D93DB4">
        <w:rPr>
          <w:lang w:eastAsia="ko-KR"/>
        </w:rPr>
        <w:t xml:space="preserve">concealment </w:t>
      </w:r>
      <w:r w:rsidRPr="00D93DB4">
        <w:rPr>
          <w:rFonts w:hint="eastAsia"/>
          <w:lang w:eastAsia="ko-KR"/>
        </w:rPr>
        <w:t>blocks</w:t>
      </w:r>
      <w:r w:rsidRPr="00D93DB4">
        <w:rPr>
          <w:lang w:eastAsia="ko-KR"/>
        </w:rPr>
        <w:t xml:space="preserve">. </w:t>
      </w:r>
    </w:p>
    <w:p w14:paraId="651F4532" w14:textId="77777777" w:rsidR="00DA4660" w:rsidRPr="00D93DB4" w:rsidRDefault="00DA4660" w:rsidP="0001287F">
      <w:pPr>
        <w:rPr>
          <w:lang w:eastAsia="ko-KR"/>
        </w:rPr>
      </w:pPr>
      <w:r w:rsidRPr="00D93DB4">
        <w:rPr>
          <w:rFonts w:hint="eastAsia"/>
          <w:lang w:eastAsia="ko-KR"/>
        </w:rPr>
        <w:t xml:space="preserve">Basically </w:t>
      </w:r>
      <w:r w:rsidRPr="00D93DB4">
        <w:rPr>
          <w:lang w:eastAsia="ko-KR"/>
        </w:rPr>
        <w:t>the phase matching error concealment perform</w:t>
      </w:r>
      <w:r w:rsidRPr="00D93DB4">
        <w:rPr>
          <w:rFonts w:hint="eastAsia"/>
          <w:lang w:eastAsia="ko-KR"/>
        </w:rPr>
        <w:t>s</w:t>
      </w:r>
      <w:r w:rsidRPr="00D93DB4">
        <w:rPr>
          <w:lang w:eastAsia="ko-KR"/>
        </w:rPr>
        <w:t xml:space="preserve"> phase matching packet loss concealment processing on a current erased frame when the </w:t>
      </w:r>
      <w:r w:rsidRPr="00D93DB4">
        <w:rPr>
          <w:rFonts w:hint="eastAsia"/>
          <w:lang w:eastAsia="ko-KR"/>
        </w:rPr>
        <w:t>previous good frame</w:t>
      </w:r>
      <w:r w:rsidRPr="00D93DB4">
        <w:rPr>
          <w:lang w:eastAsia="ko-KR"/>
        </w:rPr>
        <w:t xml:space="preserve"> has the maximum energy in a predetermined</w:t>
      </w:r>
      <w:r w:rsidRPr="00D93DB4">
        <w:rPr>
          <w:rFonts w:hint="eastAsia"/>
          <w:lang w:eastAsia="ko-KR"/>
        </w:rPr>
        <w:t xml:space="preserve"> </w:t>
      </w:r>
      <w:r w:rsidRPr="00D93DB4">
        <w:rPr>
          <w:lang w:eastAsia="ko-KR"/>
        </w:rPr>
        <w:t>low frequency band and the change in energy is less than a predetermined threshold.</w:t>
      </w:r>
      <w:r w:rsidRPr="00D93DB4">
        <w:rPr>
          <w:rFonts w:hint="eastAsia"/>
          <w:lang w:eastAsia="ko-KR"/>
        </w:rPr>
        <w:t xml:space="preserve"> </w:t>
      </w:r>
    </w:p>
    <w:p w14:paraId="7BAE8C24" w14:textId="77777777" w:rsidR="00DA4660" w:rsidRPr="00D93DB4" w:rsidRDefault="00DA4660" w:rsidP="0001287F">
      <w:pPr>
        <w:rPr>
          <w:lang w:eastAsia="ko-KR"/>
        </w:rPr>
      </w:pPr>
      <w:r w:rsidRPr="00D93DB4">
        <w:rPr>
          <w:rFonts w:hint="eastAsia"/>
          <w:lang w:eastAsia="ko-KR"/>
        </w:rPr>
        <w:t>The phase matching tool does not use the</w:t>
      </w:r>
      <w:r w:rsidRPr="00D93DB4">
        <w:rPr>
          <w:lang w:eastAsia="ko-KR"/>
        </w:rPr>
        <w:t xml:space="preserve"> conventional</w:t>
      </w:r>
      <w:r w:rsidRPr="00D93DB4">
        <w:rPr>
          <w:rFonts w:hint="eastAsia"/>
          <w:lang w:eastAsia="ko-KR"/>
        </w:rPr>
        <w:t xml:space="preserve"> OLA block </w:t>
      </w:r>
      <w:r w:rsidRPr="00D93DB4">
        <w:rPr>
          <w:lang w:eastAsia="ko-KR"/>
        </w:rPr>
        <w:t>but</w:t>
      </w:r>
      <w:r w:rsidRPr="00D93DB4">
        <w:rPr>
          <w:rFonts w:hint="eastAsia"/>
          <w:lang w:eastAsia="ko-KR"/>
        </w:rPr>
        <w:t xml:space="preserve"> generate</w:t>
      </w:r>
      <w:r w:rsidRPr="00D93DB4">
        <w:rPr>
          <w:lang w:eastAsia="ko-KR"/>
        </w:rPr>
        <w:t>s</w:t>
      </w:r>
      <w:r w:rsidRPr="00D93DB4">
        <w:rPr>
          <w:rFonts w:hint="eastAsia"/>
          <w:lang w:eastAsia="ko-KR"/>
        </w:rPr>
        <w:t xml:space="preserve"> the time domain signal for the current </w:t>
      </w:r>
      <w:r w:rsidRPr="00D93DB4">
        <w:rPr>
          <w:lang w:eastAsia="ko-KR"/>
        </w:rPr>
        <w:t>erased</w:t>
      </w:r>
      <w:r w:rsidRPr="00D93DB4">
        <w:rPr>
          <w:rFonts w:hint="eastAsia"/>
          <w:lang w:eastAsia="ko-KR"/>
        </w:rPr>
        <w:t xml:space="preserve"> frame by </w:t>
      </w:r>
      <w:r w:rsidRPr="00D93DB4">
        <w:rPr>
          <w:lang w:eastAsia="ko-KR"/>
        </w:rPr>
        <w:t>copying</w:t>
      </w:r>
      <w:r w:rsidRPr="00D93DB4">
        <w:rPr>
          <w:rFonts w:hint="eastAsia"/>
          <w:lang w:eastAsia="ko-KR"/>
        </w:rPr>
        <w:t xml:space="preserve"> the phase-matched time domain signal </w:t>
      </w:r>
      <w:r w:rsidRPr="00D93DB4">
        <w:rPr>
          <w:lang w:eastAsia="ko-KR"/>
        </w:rPr>
        <w:t>obtained from</w:t>
      </w:r>
      <w:r w:rsidRPr="00D93DB4">
        <w:rPr>
          <w:rFonts w:hint="eastAsia"/>
          <w:lang w:eastAsia="ko-KR"/>
        </w:rPr>
        <w:t xml:space="preserve"> the previous good frame</w:t>
      </w:r>
      <w:r w:rsidRPr="00D93DB4">
        <w:rPr>
          <w:lang w:eastAsia="ko-KR"/>
        </w:rPr>
        <w:t>s</w:t>
      </w:r>
      <w:r w:rsidRPr="00D93DB4">
        <w:rPr>
          <w:rFonts w:hint="eastAsia"/>
          <w:lang w:eastAsia="ko-KR"/>
        </w:rPr>
        <w:t xml:space="preserve">. Once </w:t>
      </w:r>
      <w:r w:rsidRPr="00D93DB4">
        <w:rPr>
          <w:lang w:eastAsia="ko-KR"/>
        </w:rPr>
        <w:t xml:space="preserve">the </w:t>
      </w:r>
      <w:r w:rsidRPr="00D93DB4">
        <w:rPr>
          <w:rFonts w:hint="eastAsia"/>
          <w:lang w:eastAsia="ko-KR"/>
        </w:rPr>
        <w:t xml:space="preserve">phase matching tool is used for an </w:t>
      </w:r>
      <w:r w:rsidRPr="00D93DB4">
        <w:rPr>
          <w:lang w:eastAsia="ko-KR"/>
        </w:rPr>
        <w:t>erased</w:t>
      </w:r>
      <w:r w:rsidRPr="00D93DB4">
        <w:rPr>
          <w:rFonts w:hint="eastAsia"/>
          <w:lang w:eastAsia="ko-KR"/>
        </w:rPr>
        <w:t xml:space="preserve"> frame, the </w:t>
      </w:r>
      <w:r w:rsidRPr="00D93DB4">
        <w:rPr>
          <w:lang w:eastAsia="ko-KR"/>
        </w:rPr>
        <w:t xml:space="preserve">tool </w:t>
      </w:r>
      <w:r w:rsidR="001D169A" w:rsidRPr="00D93DB4">
        <w:rPr>
          <w:lang w:eastAsia="ko-KR"/>
        </w:rPr>
        <w:t>shall</w:t>
      </w:r>
      <w:r w:rsidRPr="00D93DB4">
        <w:rPr>
          <w:lang w:eastAsia="ko-KR"/>
        </w:rPr>
        <w:t xml:space="preserve"> also be used</w:t>
      </w:r>
      <w:r w:rsidRPr="00D93DB4">
        <w:rPr>
          <w:rFonts w:hint="eastAsia"/>
          <w:lang w:eastAsia="ko-KR"/>
        </w:rPr>
        <w:t xml:space="preserve"> for </w:t>
      </w:r>
      <w:r w:rsidRPr="00D93DB4">
        <w:rPr>
          <w:lang w:eastAsia="ko-KR"/>
        </w:rPr>
        <w:t xml:space="preserve">the </w:t>
      </w:r>
      <w:r w:rsidRPr="00D93DB4">
        <w:rPr>
          <w:rFonts w:hint="eastAsia"/>
          <w:lang w:eastAsia="ko-KR"/>
        </w:rPr>
        <w:t xml:space="preserve">next good frame or </w:t>
      </w:r>
      <w:r w:rsidRPr="00D93DB4">
        <w:rPr>
          <w:lang w:eastAsia="ko-KR"/>
        </w:rPr>
        <w:t xml:space="preserve">subsequent </w:t>
      </w:r>
      <w:r w:rsidRPr="00D93DB4">
        <w:rPr>
          <w:rFonts w:hint="eastAsia"/>
          <w:lang w:eastAsia="ko-KR"/>
        </w:rPr>
        <w:t xml:space="preserve">burst </w:t>
      </w:r>
      <w:r w:rsidRPr="00D93DB4">
        <w:rPr>
          <w:lang w:eastAsia="ko-KR"/>
        </w:rPr>
        <w:t>erasures</w:t>
      </w:r>
      <w:r w:rsidRPr="00D93DB4">
        <w:rPr>
          <w:rFonts w:hint="eastAsia"/>
          <w:lang w:eastAsia="ko-KR"/>
        </w:rPr>
        <w:t>.</w:t>
      </w:r>
      <w:r w:rsidR="00064C44" w:rsidRPr="00D93DB4">
        <w:rPr>
          <w:lang w:eastAsia="ko-KR"/>
        </w:rPr>
        <w:t xml:space="preserve"> </w:t>
      </w:r>
      <w:r w:rsidRPr="00D93DB4">
        <w:rPr>
          <w:lang w:eastAsia="ko-KR"/>
        </w:rPr>
        <w:t>For the next good frame, the phase matching for next good frame tool is used.</w:t>
      </w:r>
      <w:r w:rsidR="00064C44" w:rsidRPr="00D93DB4">
        <w:rPr>
          <w:lang w:eastAsia="ko-KR"/>
        </w:rPr>
        <w:t xml:space="preserve"> </w:t>
      </w:r>
      <w:r w:rsidRPr="00D93DB4">
        <w:rPr>
          <w:lang w:eastAsia="ko-KR"/>
        </w:rPr>
        <w:t xml:space="preserve">For subsequent burst </w:t>
      </w:r>
      <w:r w:rsidRPr="00D93DB4">
        <w:rPr>
          <w:rFonts w:hint="eastAsia"/>
          <w:lang w:eastAsia="ko-KR"/>
        </w:rPr>
        <w:t>erasures</w:t>
      </w:r>
      <w:r w:rsidRPr="00D93DB4">
        <w:rPr>
          <w:lang w:eastAsia="ko-KR"/>
        </w:rPr>
        <w:t>, the phase matching tool for burst er</w:t>
      </w:r>
      <w:r w:rsidRPr="00D93DB4">
        <w:rPr>
          <w:rFonts w:hint="eastAsia"/>
          <w:lang w:eastAsia="ko-KR"/>
        </w:rPr>
        <w:t>asures</w:t>
      </w:r>
      <w:r w:rsidRPr="00D93DB4">
        <w:rPr>
          <w:lang w:eastAsia="ko-KR"/>
        </w:rPr>
        <w:t xml:space="preserve"> is used.</w:t>
      </w:r>
    </w:p>
    <w:p w14:paraId="72434061" w14:textId="77777777" w:rsidR="00DA4660" w:rsidRPr="00D93DB4" w:rsidRDefault="00DA4660" w:rsidP="0001287F">
      <w:pPr>
        <w:rPr>
          <w:lang w:eastAsia="ko-KR"/>
        </w:rPr>
      </w:pPr>
      <w:r w:rsidRPr="00D93DB4">
        <w:rPr>
          <w:lang w:eastAsia="ko-KR"/>
        </w:rPr>
        <w:t xml:space="preserve">The phase matching tool </w:t>
      </w:r>
      <w:r w:rsidRPr="00D93DB4">
        <w:rPr>
          <w:rFonts w:hint="eastAsia"/>
          <w:lang w:eastAsia="ko-KR"/>
        </w:rPr>
        <w:t xml:space="preserve">for </w:t>
      </w:r>
      <w:r w:rsidRPr="00D93DB4">
        <w:rPr>
          <w:lang w:eastAsia="ko-KR"/>
        </w:rPr>
        <w:t xml:space="preserve">the </w:t>
      </w:r>
      <w:r w:rsidRPr="00D93DB4">
        <w:rPr>
          <w:rFonts w:hint="eastAsia"/>
          <w:lang w:eastAsia="ko-KR"/>
        </w:rPr>
        <w:t>next good frame</w:t>
      </w:r>
      <w:r w:rsidRPr="00D93DB4">
        <w:rPr>
          <w:lang w:eastAsia="ko-KR"/>
        </w:rPr>
        <w:t xml:space="preserve"> perform</w:t>
      </w:r>
      <w:r w:rsidRPr="00D93DB4">
        <w:rPr>
          <w:rFonts w:hint="eastAsia"/>
          <w:lang w:eastAsia="ko-KR"/>
        </w:rPr>
        <w:t>s</w:t>
      </w:r>
      <w:r w:rsidRPr="00D93DB4">
        <w:rPr>
          <w:lang w:eastAsia="ko-KR"/>
        </w:rPr>
        <w:t xml:space="preserve"> phase</w:t>
      </w:r>
      <w:r w:rsidRPr="00D93DB4">
        <w:rPr>
          <w:rFonts w:hint="eastAsia"/>
          <w:lang w:eastAsia="ko-KR"/>
        </w:rPr>
        <w:t xml:space="preserve"> </w:t>
      </w:r>
      <w:r w:rsidRPr="00D93DB4">
        <w:rPr>
          <w:lang w:eastAsia="ko-KR"/>
        </w:rPr>
        <w:t>matching packet loss concealment processing on the current frame when the</w:t>
      </w:r>
      <w:r w:rsidRPr="00D93DB4">
        <w:rPr>
          <w:rFonts w:hint="eastAsia"/>
          <w:lang w:eastAsia="ko-KR"/>
        </w:rPr>
        <w:t xml:space="preserve"> </w:t>
      </w:r>
      <w:r w:rsidRPr="00D93DB4">
        <w:rPr>
          <w:lang w:eastAsia="ko-KR"/>
        </w:rPr>
        <w:t>previous frame is an erasure and when phase matching error concealment processing</w:t>
      </w:r>
      <w:r w:rsidRPr="00D93DB4">
        <w:rPr>
          <w:rFonts w:hint="eastAsia"/>
          <w:lang w:eastAsia="ko-KR"/>
        </w:rPr>
        <w:t xml:space="preserve"> </w:t>
      </w:r>
      <w:r w:rsidRPr="00D93DB4">
        <w:rPr>
          <w:lang w:eastAsia="ko-KR"/>
        </w:rPr>
        <w:t>on the previous frame has been performed.</w:t>
      </w:r>
    </w:p>
    <w:p w14:paraId="1909BA75" w14:textId="77777777" w:rsidR="00DA4660" w:rsidRPr="00D93DB4" w:rsidRDefault="00DA4660" w:rsidP="0001287F">
      <w:pPr>
        <w:rPr>
          <w:lang w:eastAsia="ko-KR"/>
        </w:rPr>
      </w:pPr>
      <w:r w:rsidRPr="00D93DB4">
        <w:rPr>
          <w:lang w:eastAsia="ko-KR"/>
        </w:rPr>
        <w:t xml:space="preserve">The phase matching function </w:t>
      </w:r>
      <w:r w:rsidRPr="00D93DB4">
        <w:rPr>
          <w:rFonts w:hint="eastAsia"/>
          <w:lang w:eastAsia="ko-KR"/>
        </w:rPr>
        <w:t xml:space="preserve">for burst </w:t>
      </w:r>
      <w:r w:rsidRPr="00D93DB4">
        <w:rPr>
          <w:lang w:eastAsia="ko-KR"/>
        </w:rPr>
        <w:t>erasures perform</w:t>
      </w:r>
      <w:r w:rsidRPr="00D93DB4">
        <w:rPr>
          <w:rFonts w:hint="eastAsia"/>
          <w:lang w:eastAsia="ko-KR"/>
        </w:rPr>
        <w:t>s</w:t>
      </w:r>
      <w:r w:rsidRPr="00D93DB4">
        <w:rPr>
          <w:lang w:eastAsia="ko-KR"/>
        </w:rPr>
        <w:t xml:space="preserve"> phase</w:t>
      </w:r>
      <w:r w:rsidRPr="00D93DB4">
        <w:rPr>
          <w:rFonts w:hint="eastAsia"/>
          <w:lang w:eastAsia="ko-KR"/>
        </w:rPr>
        <w:t xml:space="preserve"> </w:t>
      </w:r>
      <w:r w:rsidRPr="00D93DB4">
        <w:rPr>
          <w:lang w:eastAsia="ko-KR"/>
        </w:rPr>
        <w:t>matching packet loss concealment processing on the current frame that is part of a burst erasure when the previous frame is an erasure and phase matching error</w:t>
      </w:r>
      <w:r w:rsidRPr="00D93DB4">
        <w:rPr>
          <w:rFonts w:hint="eastAsia"/>
          <w:lang w:eastAsia="ko-KR"/>
        </w:rPr>
        <w:t xml:space="preserve"> </w:t>
      </w:r>
      <w:r w:rsidRPr="00D93DB4">
        <w:rPr>
          <w:lang w:eastAsia="ko-KR"/>
        </w:rPr>
        <w:t>concealment processing on the previous frame has been performed.</w:t>
      </w:r>
      <w:r w:rsidRPr="00D93DB4">
        <w:rPr>
          <w:rFonts w:hint="eastAsia"/>
          <w:lang w:eastAsia="ko-KR"/>
        </w:rPr>
        <w:t xml:space="preserve"> </w:t>
      </w:r>
    </w:p>
    <w:p w14:paraId="2542DFAA" w14:textId="4FF1603E" w:rsidR="00DA4660" w:rsidRPr="00D93DB4" w:rsidRDefault="00DA4660" w:rsidP="00B90920">
      <w:pPr>
        <w:pStyle w:val="TH"/>
        <w:rPr>
          <w:lang w:eastAsia="ko-KR"/>
        </w:rPr>
      </w:pPr>
      <w:r w:rsidRPr="00D93DB4">
        <w:rPr>
          <w:rFonts w:hint="eastAsia"/>
        </w:rPr>
        <w:t xml:space="preserve"> </w:t>
      </w:r>
      <w:r w:rsidR="004C5B74">
        <w:rPr>
          <w:noProof/>
        </w:rPr>
        <w:drawing>
          <wp:inline distT="0" distB="0" distL="0" distR="0" wp14:anchorId="67CAD653" wp14:editId="192F8AED">
            <wp:extent cx="4324350" cy="2805430"/>
            <wp:effectExtent l="0" t="0" r="0" b="0"/>
            <wp:docPr id="120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1182">
                      <a:extLst>
                        <a:ext uri="{28A0092B-C50C-407E-A947-70E740481C1C}">
                          <a14:useLocalDpi xmlns:a14="http://schemas.microsoft.com/office/drawing/2010/main" val="0"/>
                        </a:ext>
                      </a:extLst>
                    </a:blip>
                    <a:srcRect/>
                    <a:stretch>
                      <a:fillRect/>
                    </a:stretch>
                  </pic:blipFill>
                  <pic:spPr bwMode="auto">
                    <a:xfrm>
                      <a:off x="0" y="0"/>
                      <a:ext cx="4324350" cy="2805430"/>
                    </a:xfrm>
                    <a:prstGeom prst="rect">
                      <a:avLst/>
                    </a:prstGeom>
                    <a:noFill/>
                    <a:ln>
                      <a:noFill/>
                    </a:ln>
                  </pic:spPr>
                </pic:pic>
              </a:graphicData>
            </a:graphic>
          </wp:inline>
        </w:drawing>
      </w:r>
    </w:p>
    <w:p w14:paraId="118B4956" w14:textId="77777777" w:rsidR="00DA4660" w:rsidRPr="00D93DB4" w:rsidRDefault="00DA4660" w:rsidP="00CD1BE6">
      <w:pPr>
        <w:pStyle w:val="TF"/>
        <w:rPr>
          <w:lang w:eastAsia="ko-KR"/>
        </w:rPr>
      </w:pPr>
      <w:r w:rsidRPr="00D93DB4">
        <w:t>Figure</w:t>
      </w:r>
      <w:r w:rsidR="000B67DD" w:rsidRPr="00D93DB4">
        <w:t xml:space="preserve"> 8</w:t>
      </w:r>
      <w:r w:rsidRPr="00D93DB4">
        <w:t xml:space="preserve">: </w:t>
      </w:r>
      <w:r w:rsidRPr="00D93DB4">
        <w:rPr>
          <w:rFonts w:hint="eastAsia"/>
          <w:bCs/>
          <w:lang w:eastAsia="ko-KR"/>
        </w:rPr>
        <w:t>B</w:t>
      </w:r>
      <w:r w:rsidRPr="00D93DB4">
        <w:rPr>
          <w:bCs/>
        </w:rPr>
        <w:t xml:space="preserve">lock diagram of a phase matching </w:t>
      </w:r>
      <w:r w:rsidRPr="00D93DB4">
        <w:rPr>
          <w:rFonts w:hint="eastAsia"/>
          <w:bCs/>
          <w:lang w:eastAsia="ko-KR"/>
        </w:rPr>
        <w:t>PLC</w:t>
      </w:r>
      <w:r w:rsidRPr="00D93DB4">
        <w:rPr>
          <w:bCs/>
        </w:rPr>
        <w:t xml:space="preserve"> module</w:t>
      </w:r>
    </w:p>
    <w:p w14:paraId="27893425" w14:textId="0F3A565D" w:rsidR="00DA4660" w:rsidRPr="00D93DB4" w:rsidRDefault="00DA4660" w:rsidP="0001287F">
      <w:r w:rsidRPr="00D93DB4">
        <w:rPr>
          <w:lang w:eastAsia="ko-KR"/>
        </w:rPr>
        <w:t>F</w:t>
      </w:r>
      <w:r w:rsidRPr="00D93DB4">
        <w:rPr>
          <w:rFonts w:hint="eastAsia"/>
          <w:lang w:eastAsia="ko-KR"/>
        </w:rPr>
        <w:t xml:space="preserve">igure </w:t>
      </w:r>
      <w:r w:rsidR="005B1BA1" w:rsidRPr="00D93DB4">
        <w:rPr>
          <w:noProof/>
          <w:lang w:eastAsia="ko-KR"/>
        </w:rPr>
        <w:t>9</w:t>
      </w:r>
      <w:r w:rsidRPr="00D93DB4">
        <w:rPr>
          <w:rFonts w:hint="eastAsia"/>
          <w:lang w:eastAsia="ko-KR"/>
        </w:rPr>
        <w:t xml:space="preserve"> shows </w:t>
      </w:r>
      <w:r w:rsidRPr="00D93DB4">
        <w:rPr>
          <w:lang w:eastAsia="ko-KR"/>
        </w:rPr>
        <w:t>a</w:t>
      </w:r>
      <w:r w:rsidRPr="00D93DB4">
        <w:rPr>
          <w:rFonts w:hint="eastAsia"/>
          <w:lang w:eastAsia="ko-KR"/>
        </w:rPr>
        <w:t xml:space="preserve"> b</w:t>
      </w:r>
      <w:r w:rsidRPr="00D93DB4">
        <w:rPr>
          <w:lang w:eastAsia="ko-KR"/>
        </w:rPr>
        <w:t xml:space="preserve">lock diagram of the phase matching </w:t>
      </w:r>
      <w:r w:rsidRPr="00D93DB4">
        <w:rPr>
          <w:rFonts w:hint="eastAsia"/>
          <w:lang w:eastAsia="ko-KR"/>
        </w:rPr>
        <w:t xml:space="preserve">for </w:t>
      </w:r>
      <w:r w:rsidRPr="00D93DB4">
        <w:rPr>
          <w:lang w:eastAsia="ko-KR"/>
        </w:rPr>
        <w:t>erased frame block</w:t>
      </w:r>
      <w:r w:rsidRPr="00D93DB4">
        <w:rPr>
          <w:rFonts w:hint="eastAsia"/>
          <w:lang w:eastAsia="ko-KR"/>
        </w:rPr>
        <w:t xml:space="preserve"> in </w:t>
      </w:r>
      <w:r w:rsidRPr="00D93DB4">
        <w:rPr>
          <w:lang w:eastAsia="ko-KR"/>
        </w:rPr>
        <w:t>F</w:t>
      </w:r>
      <w:r w:rsidRPr="00D93DB4">
        <w:rPr>
          <w:rFonts w:hint="eastAsia"/>
          <w:lang w:eastAsia="ko-KR"/>
        </w:rPr>
        <w:t>igure</w:t>
      </w:r>
      <w:r w:rsidR="000B67DD" w:rsidRPr="00D93DB4">
        <w:rPr>
          <w:lang w:eastAsia="ko-KR"/>
        </w:rPr>
        <w:t xml:space="preserve"> 8</w:t>
      </w:r>
      <w:r w:rsidRPr="00D93DB4">
        <w:rPr>
          <w:rFonts w:hint="eastAsia"/>
          <w:lang w:eastAsia="ko-KR"/>
        </w:rPr>
        <w:t xml:space="preserve">. In order to use the phase matching </w:t>
      </w:r>
      <w:r w:rsidRPr="00D93DB4">
        <w:rPr>
          <w:lang w:eastAsia="ko-KR"/>
        </w:rPr>
        <w:t>tool</w:t>
      </w:r>
      <w:r w:rsidRPr="00D93DB4">
        <w:rPr>
          <w:rFonts w:hint="eastAsia"/>
          <w:lang w:eastAsia="ko-KR"/>
        </w:rPr>
        <w:t xml:space="preserve">, the </w:t>
      </w:r>
      <w:r w:rsidRPr="00D93DB4">
        <w:rPr>
          <w:lang w:eastAsia="ko-KR"/>
        </w:rPr>
        <w:t>phase_mat_flag</w:t>
      </w:r>
      <w:r w:rsidRPr="00D93DB4">
        <w:rPr>
          <w:rFonts w:hint="eastAsia"/>
          <w:lang w:eastAsia="ko-KR"/>
        </w:rPr>
        <w:t xml:space="preserve"> </w:t>
      </w:r>
      <w:r w:rsidR="001D169A" w:rsidRPr="00D93DB4">
        <w:rPr>
          <w:lang w:eastAsia="ko-KR"/>
        </w:rPr>
        <w:t>shall</w:t>
      </w:r>
      <w:r w:rsidRPr="00D93DB4">
        <w:rPr>
          <w:rFonts w:hint="eastAsia"/>
          <w:lang w:eastAsia="ko-KR"/>
        </w:rPr>
        <w:t xml:space="preserve"> be set to 1. Even</w:t>
      </w:r>
      <w:r w:rsidRPr="00D93DB4">
        <w:rPr>
          <w:lang w:eastAsia="ko-KR"/>
        </w:rPr>
        <w:t xml:space="preserve"> though this</w:t>
      </w:r>
      <w:r w:rsidRPr="00D93DB4">
        <w:rPr>
          <w:rFonts w:hint="eastAsia"/>
          <w:lang w:eastAsia="ko-KR"/>
        </w:rPr>
        <w:t xml:space="preserve"> </w:t>
      </w:r>
      <w:r w:rsidRPr="00D93DB4">
        <w:rPr>
          <w:lang w:eastAsia="ko-KR"/>
        </w:rPr>
        <w:t xml:space="preserve">condition is satisfied, a second condition </w:t>
      </w:r>
      <w:r w:rsidR="001D169A" w:rsidRPr="00D93DB4">
        <w:rPr>
          <w:lang w:eastAsia="ko-KR"/>
        </w:rPr>
        <w:t>shall</w:t>
      </w:r>
      <w:r w:rsidRPr="00D93DB4">
        <w:rPr>
          <w:lang w:eastAsia="ko-KR"/>
        </w:rPr>
        <w:t xml:space="preserve"> be satisfied.</w:t>
      </w:r>
      <w:r w:rsidR="00064C44" w:rsidRPr="00D93DB4">
        <w:rPr>
          <w:lang w:eastAsia="ko-KR"/>
        </w:rPr>
        <w:t xml:space="preserve"> </w:t>
      </w:r>
      <w:r w:rsidRPr="00D93DB4">
        <w:rPr>
          <w:lang w:eastAsia="ko-KR"/>
        </w:rPr>
        <w:t xml:space="preserve">As a second condition, a correlation scale accA is obtained, and either phase matching </w:t>
      </w:r>
      <w:r w:rsidRPr="00D93DB4">
        <w:rPr>
          <w:rFonts w:hint="eastAsia"/>
          <w:lang w:eastAsia="ko-KR"/>
        </w:rPr>
        <w:t xml:space="preserve">erasure </w:t>
      </w:r>
      <w:r w:rsidRPr="00D93DB4">
        <w:rPr>
          <w:lang w:eastAsia="ko-KR"/>
        </w:rPr>
        <w:t>concealment processing or general OLA processing is selected.</w:t>
      </w:r>
      <w:r w:rsidR="00064C44" w:rsidRPr="00D93DB4">
        <w:rPr>
          <w:lang w:eastAsia="ko-KR"/>
        </w:rPr>
        <w:t xml:space="preserve"> </w:t>
      </w:r>
      <w:r w:rsidRPr="00D93DB4">
        <w:rPr>
          <w:lang w:eastAsia="ko-KR"/>
        </w:rPr>
        <w:t>The selection depends on whether the correlation scale accA is within a predetermined range. That is,</w:t>
      </w:r>
      <w:r w:rsidRPr="00D93DB4">
        <w:rPr>
          <w:rFonts w:hint="eastAsia"/>
          <w:lang w:eastAsia="ko-KR"/>
        </w:rPr>
        <w:t xml:space="preserve"> </w:t>
      </w:r>
      <w:r w:rsidRPr="00D93DB4">
        <w:rPr>
          <w:lang w:eastAsia="ko-KR"/>
        </w:rPr>
        <w:t>phase matching packet loss concealment processing is conditionally performed depending on whether a correlation between segments exists in a search</w:t>
      </w:r>
      <w:r w:rsidRPr="00D93DB4">
        <w:rPr>
          <w:rFonts w:hint="eastAsia"/>
          <w:lang w:eastAsia="ko-KR"/>
        </w:rPr>
        <w:t xml:space="preserve"> </w:t>
      </w:r>
      <w:r w:rsidRPr="00D93DB4">
        <w:rPr>
          <w:lang w:eastAsia="ko-KR"/>
        </w:rPr>
        <w:t>range and a cross-correlation between a search segment and the segments exists</w:t>
      </w:r>
      <w:r w:rsidRPr="00D93DB4">
        <w:rPr>
          <w:rFonts w:hint="eastAsia"/>
          <w:lang w:eastAsia="ko-KR"/>
        </w:rPr>
        <w:t xml:space="preserve"> </w:t>
      </w:r>
      <w:r w:rsidRPr="00D93DB4">
        <w:rPr>
          <w:lang w:eastAsia="ko-KR"/>
        </w:rPr>
        <w:t>in the search range.</w:t>
      </w:r>
      <w:r w:rsidRPr="00D93DB4">
        <w:rPr>
          <w:rFonts w:hint="eastAsia"/>
          <w:lang w:eastAsia="ko-KR"/>
        </w:rPr>
        <w:t xml:space="preserve"> </w:t>
      </w:r>
      <w:r w:rsidRPr="00D93DB4">
        <w:rPr>
          <w:lang w:eastAsia="ko-KR"/>
        </w:rPr>
        <w:t xml:space="preserve">The correlation scale </w:t>
      </w:r>
      <w:r w:rsidR="004C5B74">
        <w:rPr>
          <w:noProof/>
          <w:position w:val="-6"/>
          <w:lang w:eastAsia="ko-KR"/>
        </w:rPr>
        <w:drawing>
          <wp:inline distT="0" distB="0" distL="0" distR="0" wp14:anchorId="6B8D2270" wp14:editId="2C9946B5">
            <wp:extent cx="290830" cy="152400"/>
            <wp:effectExtent l="0" t="0" r="0" b="0"/>
            <wp:docPr id="120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290830" cy="152400"/>
                    </a:xfrm>
                    <a:prstGeom prst="rect">
                      <a:avLst/>
                    </a:prstGeom>
                    <a:noFill/>
                    <a:ln>
                      <a:noFill/>
                    </a:ln>
                  </pic:spPr>
                </pic:pic>
              </a:graphicData>
            </a:graphic>
          </wp:inline>
        </w:drawing>
      </w:r>
      <w:r w:rsidRPr="00D93DB4">
        <w:rPr>
          <w:lang w:eastAsia="ko-KR"/>
        </w:rPr>
        <w:t xml:space="preserve"> </w:t>
      </w:r>
      <w:r w:rsidRPr="00D93DB4">
        <w:rPr>
          <w:rFonts w:hint="eastAsia"/>
          <w:lang w:eastAsia="ko-KR"/>
        </w:rPr>
        <w:t>is</w:t>
      </w:r>
      <w:r w:rsidRPr="00D93DB4">
        <w:rPr>
          <w:lang w:eastAsia="ko-KR"/>
        </w:rPr>
        <w:t xml:space="preserve"> given by Equation</w:t>
      </w:r>
      <w:r w:rsidRPr="00D93DB4">
        <w:rPr>
          <w:rFonts w:hint="eastAsia"/>
          <w:lang w:eastAsia="ko-KR"/>
        </w:rPr>
        <w:t xml:space="preserve"> (</w:t>
      </w:r>
      <w:r w:rsidR="005B1BA1" w:rsidRPr="00D93DB4">
        <w:t>201</w:t>
      </w:r>
      <w:r w:rsidRPr="00D93DB4">
        <w:rPr>
          <w:rFonts w:hint="eastAsia"/>
          <w:lang w:eastAsia="ko-KR"/>
        </w:rPr>
        <w:t>)</w:t>
      </w:r>
      <w:r w:rsidRPr="00D93DB4">
        <w:rPr>
          <w:lang w:eastAsia="ko-KR"/>
        </w:rPr>
        <w:t>.</w:t>
      </w:r>
      <w:r w:rsidRPr="00D93DB4">
        <w:rPr>
          <w:rFonts w:hint="eastAsia"/>
          <w:lang w:eastAsia="ko-KR"/>
        </w:rPr>
        <w:t xml:space="preserve"> </w:t>
      </w:r>
      <w:r w:rsidR="004C5B74">
        <w:rPr>
          <w:noProof/>
          <w:position w:val="-4"/>
          <w:lang w:eastAsia="ko-KR"/>
        </w:rPr>
        <w:drawing>
          <wp:inline distT="0" distB="0" distL="0" distR="0" wp14:anchorId="206F1F4C" wp14:editId="52D2937C">
            <wp:extent cx="114300" cy="176530"/>
            <wp:effectExtent l="0" t="0" r="0" b="0"/>
            <wp:docPr id="120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184">
                      <a:extLst>
                        <a:ext uri="{28A0092B-C50C-407E-A947-70E740481C1C}">
                          <a14:useLocalDpi xmlns:a14="http://schemas.microsoft.com/office/drawing/2010/main" val="0"/>
                        </a:ext>
                      </a:extLst>
                    </a:blip>
                    <a:srcRect/>
                    <a:stretch>
                      <a:fillRect/>
                    </a:stretch>
                  </pic:blipFill>
                  <pic:spPr bwMode="auto">
                    <a:xfrm>
                      <a:off x="0" y="0"/>
                      <a:ext cx="114300" cy="176530"/>
                    </a:xfrm>
                    <a:prstGeom prst="rect">
                      <a:avLst/>
                    </a:prstGeom>
                    <a:noFill/>
                    <a:ln>
                      <a:noFill/>
                    </a:ln>
                  </pic:spPr>
                </pic:pic>
              </a:graphicData>
            </a:graphic>
          </wp:inline>
        </w:drawing>
      </w:r>
      <w:r w:rsidR="00064C44" w:rsidRPr="00D93DB4">
        <w:rPr>
          <w:rFonts w:hint="eastAsia"/>
          <w:lang w:eastAsia="ko-KR"/>
        </w:rPr>
        <w:t xml:space="preserve"> </w:t>
      </w:r>
    </w:p>
    <w:p w14:paraId="55A2495B" w14:textId="7484B552" w:rsidR="00DA4660" w:rsidRPr="00D93DB4" w:rsidRDefault="00DA4660" w:rsidP="0001287F">
      <w:pPr>
        <w:pStyle w:val="EQ"/>
        <w:rPr>
          <w:lang w:eastAsia="ko-KR"/>
        </w:rPr>
      </w:pPr>
      <w:r w:rsidRPr="00D93DB4">
        <w:tab/>
      </w:r>
      <w:r w:rsidR="004C5B74">
        <w:rPr>
          <w:noProof/>
          <w:position w:val="-32"/>
        </w:rPr>
        <w:drawing>
          <wp:inline distT="0" distB="0" distL="0" distR="0" wp14:anchorId="62105CC8" wp14:editId="66CA289B">
            <wp:extent cx="1738630" cy="471805"/>
            <wp:effectExtent l="0" t="0" r="0" b="0"/>
            <wp:docPr id="120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1738630" cy="471805"/>
                    </a:xfrm>
                    <a:prstGeom prst="rect">
                      <a:avLst/>
                    </a:prstGeom>
                    <a:noFill/>
                    <a:ln>
                      <a:noFill/>
                    </a:ln>
                  </pic:spPr>
                </pic:pic>
              </a:graphicData>
            </a:graphic>
          </wp:inline>
        </w:drawing>
      </w:r>
      <w:r w:rsidRPr="00D93DB4">
        <w:tab/>
        <w:t>(</w:t>
      </w:r>
      <w:bookmarkStart w:id="213" w:name="NBFEC_Eq1"/>
      <w:r w:rsidR="005B1BA1" w:rsidRPr="00D93DB4">
        <w:t>201</w:t>
      </w:r>
      <w:bookmarkEnd w:id="213"/>
      <w:r w:rsidRPr="00D93DB4">
        <w:t>)</w:t>
      </w:r>
    </w:p>
    <w:p w14:paraId="4DE500B3" w14:textId="0DC0FD87" w:rsidR="00DA4660" w:rsidRPr="00D93DB4" w:rsidRDefault="00DA4660" w:rsidP="0001287F">
      <w:pPr>
        <w:rPr>
          <w:lang w:eastAsia="ko-KR"/>
        </w:rPr>
      </w:pPr>
      <w:r w:rsidRPr="00D93DB4">
        <w:rPr>
          <w:lang w:eastAsia="ko-KR"/>
        </w:rPr>
        <w:t>In Equation</w:t>
      </w:r>
      <w:r w:rsidRPr="00D93DB4">
        <w:rPr>
          <w:rFonts w:hint="eastAsia"/>
          <w:lang w:eastAsia="ko-KR"/>
        </w:rPr>
        <w:t xml:space="preserve"> (</w:t>
      </w:r>
      <w:r w:rsidR="005B1BA1" w:rsidRPr="00D93DB4">
        <w:t>201</w:t>
      </w:r>
      <w:r w:rsidRPr="00D93DB4">
        <w:rPr>
          <w:rFonts w:hint="eastAsia"/>
          <w:lang w:eastAsia="ko-KR"/>
        </w:rPr>
        <w:t>)</w:t>
      </w:r>
      <w:r w:rsidRPr="00D93DB4">
        <w:rPr>
          <w:lang w:eastAsia="ko-KR"/>
        </w:rPr>
        <w:t xml:space="preserve">, </w:t>
      </w:r>
      <w:r w:rsidR="004C5B74">
        <w:rPr>
          <w:noProof/>
          <w:position w:val="-6"/>
          <w:lang w:eastAsia="ko-KR"/>
        </w:rPr>
        <w:drawing>
          <wp:inline distT="0" distB="0" distL="0" distR="0" wp14:anchorId="28C44B03" wp14:editId="4C52562E">
            <wp:extent cx="128905" cy="167005"/>
            <wp:effectExtent l="0" t="0" r="0" b="0"/>
            <wp:docPr id="120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1186">
                      <a:extLst>
                        <a:ext uri="{28A0092B-C50C-407E-A947-70E740481C1C}">
                          <a14:useLocalDpi xmlns:a14="http://schemas.microsoft.com/office/drawing/2010/main" val="0"/>
                        </a:ext>
                      </a:extLst>
                    </a:blip>
                    <a:srcRect/>
                    <a:stretch>
                      <a:fillRect/>
                    </a:stretch>
                  </pic:blipFill>
                  <pic:spPr bwMode="auto">
                    <a:xfrm>
                      <a:off x="0" y="0"/>
                      <a:ext cx="128905" cy="167005"/>
                    </a:xfrm>
                    <a:prstGeom prst="rect">
                      <a:avLst/>
                    </a:prstGeom>
                    <a:noFill/>
                    <a:ln>
                      <a:noFill/>
                    </a:ln>
                  </pic:spPr>
                </pic:pic>
              </a:graphicData>
            </a:graphic>
          </wp:inline>
        </w:drawing>
      </w:r>
      <w:r w:rsidRPr="00D93DB4">
        <w:rPr>
          <w:lang w:eastAsia="ko-KR"/>
        </w:rPr>
        <w:t xml:space="preserve"> denotes the number of segments existing in </w:t>
      </w:r>
      <w:r w:rsidRPr="00D93DB4">
        <w:rPr>
          <w:rFonts w:hint="eastAsia"/>
          <w:lang w:eastAsia="ko-KR"/>
        </w:rPr>
        <w:t>the</w:t>
      </w:r>
      <w:r w:rsidRPr="00D93DB4">
        <w:rPr>
          <w:lang w:eastAsia="ko-KR"/>
        </w:rPr>
        <w:t xml:space="preserve"> search range,</w:t>
      </w:r>
      <w:r w:rsidRPr="00D93DB4">
        <w:rPr>
          <w:rFonts w:hint="eastAsia"/>
          <w:lang w:eastAsia="ko-KR"/>
        </w:rPr>
        <w:t xml:space="preserve"> </w:t>
      </w:r>
      <w:r w:rsidR="004C5B74">
        <w:rPr>
          <w:noProof/>
          <w:position w:val="-14"/>
          <w:lang w:eastAsia="ko-KR"/>
        </w:rPr>
        <w:drawing>
          <wp:inline distT="0" distB="0" distL="0" distR="0" wp14:anchorId="0D7E6A37" wp14:editId="469E7A9D">
            <wp:extent cx="228600" cy="214630"/>
            <wp:effectExtent l="0" t="0" r="0" b="0"/>
            <wp:docPr id="120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r w:rsidRPr="00D93DB4">
        <w:rPr>
          <w:lang w:eastAsia="ko-KR"/>
        </w:rPr>
        <w:t xml:space="preserve"> denotes a cross-correlation used to search for the matching segment having the same length as the search segment (</w:t>
      </w:r>
      <w:r w:rsidR="004C5B74">
        <w:rPr>
          <w:noProof/>
          <w:position w:val="-6"/>
          <w:lang w:eastAsia="ko-KR"/>
        </w:rPr>
        <w:drawing>
          <wp:inline distT="0" distB="0" distL="0" distR="0" wp14:anchorId="45BD7554" wp14:editId="0AAA431B">
            <wp:extent cx="114300" cy="128905"/>
            <wp:effectExtent l="0" t="0" r="0" b="0"/>
            <wp:docPr id="120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sidRPr="00D93DB4">
        <w:rPr>
          <w:lang w:eastAsia="ko-KR"/>
        </w:rPr>
        <w:t xml:space="preserve"> signal) with respect to the </w:t>
      </w:r>
      <w:r w:rsidR="004C5B74">
        <w:rPr>
          <w:noProof/>
          <w:position w:val="-6"/>
          <w:lang w:eastAsia="ko-KR"/>
        </w:rPr>
        <w:drawing>
          <wp:inline distT="0" distB="0" distL="0" distR="0" wp14:anchorId="104AFDF2" wp14:editId="41015F8C">
            <wp:extent cx="152400" cy="152400"/>
            <wp:effectExtent l="0" t="0" r="0" b="0"/>
            <wp:docPr id="12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93DB4">
        <w:rPr>
          <w:rFonts w:hint="eastAsia"/>
          <w:lang w:eastAsia="ko-KR"/>
        </w:rPr>
        <w:t xml:space="preserve"> </w:t>
      </w:r>
      <w:r w:rsidRPr="00D93DB4">
        <w:rPr>
          <w:lang w:eastAsia="ko-KR"/>
        </w:rPr>
        <w:t xml:space="preserve">past </w:t>
      </w:r>
      <w:r w:rsidRPr="00D93DB4">
        <w:rPr>
          <w:rFonts w:hint="eastAsia"/>
          <w:lang w:eastAsia="ko-KR"/>
        </w:rPr>
        <w:t>good</w:t>
      </w:r>
      <w:r w:rsidRPr="00D93DB4">
        <w:rPr>
          <w:lang w:eastAsia="ko-KR"/>
        </w:rPr>
        <w:t xml:space="preserve"> frames (</w:t>
      </w:r>
      <w:r w:rsidR="004C5B74">
        <w:rPr>
          <w:noProof/>
          <w:position w:val="-10"/>
          <w:lang w:eastAsia="ko-KR"/>
        </w:rPr>
        <w:drawing>
          <wp:inline distT="0" distB="0" distL="0" distR="0" wp14:anchorId="27FCEC01" wp14:editId="607D1BEB">
            <wp:extent cx="128905" cy="152400"/>
            <wp:effectExtent l="0" t="0" r="0" b="0"/>
            <wp:docPr id="120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r>
      <w:r w:rsidRPr="00D93DB4">
        <w:rPr>
          <w:lang w:eastAsia="ko-KR"/>
        </w:rPr>
        <w:t xml:space="preserve"> signal) stored in the buffer, and </w:t>
      </w:r>
      <w:r w:rsidR="004C5B74">
        <w:rPr>
          <w:noProof/>
          <w:position w:val="-14"/>
          <w:lang w:eastAsia="ko-KR"/>
        </w:rPr>
        <w:drawing>
          <wp:inline distT="0" distB="0" distL="0" distR="0" wp14:anchorId="2CF6B9F5" wp14:editId="16BD4189">
            <wp:extent cx="243205" cy="214630"/>
            <wp:effectExtent l="0" t="0" r="0" b="0"/>
            <wp:docPr id="12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243205" cy="214630"/>
                    </a:xfrm>
                    <a:prstGeom prst="rect">
                      <a:avLst/>
                    </a:prstGeom>
                    <a:noFill/>
                    <a:ln>
                      <a:noFill/>
                    </a:ln>
                  </pic:spPr>
                </pic:pic>
              </a:graphicData>
            </a:graphic>
          </wp:inline>
        </w:drawing>
      </w:r>
      <w:r w:rsidRPr="00D93DB4">
        <w:rPr>
          <w:rFonts w:hint="eastAsia"/>
          <w:lang w:eastAsia="ko-KR"/>
        </w:rPr>
        <w:t xml:space="preserve"> </w:t>
      </w:r>
      <w:r w:rsidRPr="00D93DB4">
        <w:rPr>
          <w:lang w:eastAsia="ko-KR"/>
        </w:rPr>
        <w:t xml:space="preserve">denotes a correlation between segments existing in the </w:t>
      </w:r>
      <w:r w:rsidR="004C5B74">
        <w:rPr>
          <w:noProof/>
          <w:position w:val="-6"/>
          <w:lang w:eastAsia="ko-KR"/>
        </w:rPr>
        <w:drawing>
          <wp:inline distT="0" distB="0" distL="0" distR="0" wp14:anchorId="1048AC72" wp14:editId="4A3A4258">
            <wp:extent cx="152400" cy="152400"/>
            <wp:effectExtent l="0" t="0" r="0" b="0"/>
            <wp:docPr id="121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19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93DB4">
        <w:rPr>
          <w:lang w:eastAsia="ko-KR"/>
        </w:rPr>
        <w:t xml:space="preserve"> past </w:t>
      </w:r>
      <w:r w:rsidRPr="00D93DB4">
        <w:rPr>
          <w:rFonts w:hint="eastAsia"/>
          <w:lang w:eastAsia="ko-KR"/>
        </w:rPr>
        <w:t>good</w:t>
      </w:r>
      <w:r w:rsidRPr="00D93DB4">
        <w:rPr>
          <w:lang w:eastAsia="ko-KR"/>
        </w:rPr>
        <w:t xml:space="preserve"> frames stored in the buffer.</w:t>
      </w:r>
      <w:r w:rsidRPr="00D93DB4">
        <w:rPr>
          <w:rFonts w:hint="eastAsia"/>
          <w:lang w:eastAsia="ko-KR"/>
        </w:rPr>
        <w:t xml:space="preserve"> </w:t>
      </w:r>
      <w:r w:rsidRPr="00D93DB4">
        <w:rPr>
          <w:lang w:eastAsia="ko-KR"/>
        </w:rPr>
        <w:t xml:space="preserve">Next, it is be determined whether the correlation scale </w:t>
      </w:r>
      <w:r w:rsidR="004C5B74">
        <w:rPr>
          <w:noProof/>
          <w:position w:val="-6"/>
          <w:lang w:eastAsia="ko-KR"/>
        </w:rPr>
        <w:drawing>
          <wp:inline distT="0" distB="0" distL="0" distR="0" wp14:anchorId="4F0C4CFB" wp14:editId="2BEB4186">
            <wp:extent cx="290830" cy="152400"/>
            <wp:effectExtent l="0" t="0" r="0" b="0"/>
            <wp:docPr id="12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290830" cy="152400"/>
                    </a:xfrm>
                    <a:prstGeom prst="rect">
                      <a:avLst/>
                    </a:prstGeom>
                    <a:noFill/>
                    <a:ln>
                      <a:noFill/>
                    </a:ln>
                  </pic:spPr>
                </pic:pic>
              </a:graphicData>
            </a:graphic>
          </wp:inline>
        </w:drawing>
      </w:r>
      <w:r w:rsidRPr="00D93DB4">
        <w:rPr>
          <w:rFonts w:hint="eastAsia"/>
          <w:lang w:eastAsia="ko-KR"/>
        </w:rPr>
        <w:t xml:space="preserve"> </w:t>
      </w:r>
      <w:r w:rsidRPr="00D93DB4">
        <w:rPr>
          <w:lang w:eastAsia="ko-KR"/>
        </w:rPr>
        <w:t>is within the</w:t>
      </w:r>
      <w:r w:rsidRPr="00D93DB4">
        <w:rPr>
          <w:rFonts w:hint="eastAsia"/>
          <w:lang w:eastAsia="ko-KR"/>
        </w:rPr>
        <w:t xml:space="preserve"> </w:t>
      </w:r>
      <w:r w:rsidRPr="00D93DB4">
        <w:rPr>
          <w:lang w:eastAsia="ko-KR"/>
        </w:rPr>
        <w:t>predetermined range.</w:t>
      </w:r>
      <w:r w:rsidR="00064C44" w:rsidRPr="00D93DB4">
        <w:rPr>
          <w:lang w:eastAsia="ko-KR"/>
        </w:rPr>
        <w:t xml:space="preserve"> </w:t>
      </w:r>
      <w:r w:rsidRPr="00D93DB4">
        <w:rPr>
          <w:lang w:eastAsia="ko-KR"/>
        </w:rPr>
        <w:t xml:space="preserve">If this is the case phase matching </w:t>
      </w:r>
      <w:r w:rsidRPr="00D93DB4">
        <w:rPr>
          <w:rFonts w:hint="eastAsia"/>
          <w:lang w:eastAsia="ko-KR"/>
        </w:rPr>
        <w:t>erasure</w:t>
      </w:r>
      <w:r w:rsidRPr="00D93DB4">
        <w:rPr>
          <w:lang w:eastAsia="ko-KR"/>
        </w:rPr>
        <w:t xml:space="preserve"> concealment processing takes place on the current erased frame. Otherwise, </w:t>
      </w:r>
      <w:r w:rsidRPr="00D93DB4">
        <w:rPr>
          <w:rFonts w:hint="eastAsia"/>
          <w:lang w:eastAsia="ko-KR"/>
        </w:rPr>
        <w:t>the conventional</w:t>
      </w:r>
      <w:r w:rsidRPr="00D93DB4">
        <w:rPr>
          <w:lang w:eastAsia="ko-KR"/>
        </w:rPr>
        <w:t xml:space="preserve"> OLA processing on the current frame is</w:t>
      </w:r>
      <w:r w:rsidRPr="00D93DB4">
        <w:rPr>
          <w:rFonts w:hint="eastAsia"/>
          <w:lang w:eastAsia="ko-KR"/>
        </w:rPr>
        <w:t xml:space="preserve"> </w:t>
      </w:r>
      <w:r w:rsidRPr="00D93DB4">
        <w:rPr>
          <w:lang w:eastAsia="ko-KR"/>
        </w:rPr>
        <w:t xml:space="preserve">performed. </w:t>
      </w:r>
      <w:r w:rsidRPr="00D93DB4">
        <w:rPr>
          <w:rFonts w:hint="eastAsia"/>
          <w:lang w:eastAsia="ko-KR"/>
        </w:rPr>
        <w:t>I</w:t>
      </w:r>
      <w:r w:rsidRPr="00D93DB4">
        <w:rPr>
          <w:lang w:eastAsia="ko-KR"/>
        </w:rPr>
        <w:t xml:space="preserve">f the correlation scale </w:t>
      </w:r>
      <w:r w:rsidR="004C5B74">
        <w:rPr>
          <w:noProof/>
          <w:position w:val="-6"/>
          <w:lang w:eastAsia="ko-KR"/>
        </w:rPr>
        <w:drawing>
          <wp:inline distT="0" distB="0" distL="0" distR="0" wp14:anchorId="25F22289" wp14:editId="75B4DFB9">
            <wp:extent cx="290830" cy="152400"/>
            <wp:effectExtent l="0" t="0" r="0" b="0"/>
            <wp:docPr id="12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290830" cy="152400"/>
                    </a:xfrm>
                    <a:prstGeom prst="rect">
                      <a:avLst/>
                    </a:prstGeom>
                    <a:noFill/>
                    <a:ln>
                      <a:noFill/>
                    </a:ln>
                  </pic:spPr>
                </pic:pic>
              </a:graphicData>
            </a:graphic>
          </wp:inline>
        </w:drawing>
      </w:r>
      <w:r w:rsidRPr="00D93DB4">
        <w:rPr>
          <w:lang w:eastAsia="ko-KR"/>
        </w:rPr>
        <w:t xml:space="preserve"> is</w:t>
      </w:r>
      <w:r w:rsidRPr="00D93DB4">
        <w:rPr>
          <w:rFonts w:hint="eastAsia"/>
          <w:lang w:eastAsia="ko-KR"/>
        </w:rPr>
        <w:t xml:space="preserve"> </w:t>
      </w:r>
      <w:r w:rsidRPr="00D93DB4">
        <w:rPr>
          <w:lang w:eastAsia="ko-KR"/>
        </w:rPr>
        <w:t xml:space="preserve">less than 0.5 or greater than 1.5, </w:t>
      </w:r>
      <w:r w:rsidRPr="00D93DB4">
        <w:rPr>
          <w:rFonts w:hint="eastAsia"/>
          <w:lang w:eastAsia="ko-KR"/>
        </w:rPr>
        <w:t>the conventional</w:t>
      </w:r>
      <w:r w:rsidRPr="00D93DB4">
        <w:rPr>
          <w:lang w:eastAsia="ko-KR"/>
        </w:rPr>
        <w:t xml:space="preserve"> OLA processing is performed.</w:t>
      </w:r>
      <w:r w:rsidR="00064C44" w:rsidRPr="00D93DB4">
        <w:rPr>
          <w:lang w:eastAsia="ko-KR"/>
        </w:rPr>
        <w:t xml:space="preserve"> </w:t>
      </w:r>
      <w:r w:rsidRPr="00D93DB4">
        <w:rPr>
          <w:lang w:eastAsia="ko-KR"/>
        </w:rPr>
        <w:t xml:space="preserve">Otherwise, phase matching </w:t>
      </w:r>
      <w:r w:rsidRPr="00D93DB4">
        <w:rPr>
          <w:rFonts w:hint="eastAsia"/>
          <w:lang w:eastAsia="ko-KR"/>
        </w:rPr>
        <w:t>erasure</w:t>
      </w:r>
      <w:r w:rsidRPr="00D93DB4" w:rsidDel="00B60ABE">
        <w:rPr>
          <w:lang w:eastAsia="ko-KR"/>
        </w:rPr>
        <w:t xml:space="preserve"> </w:t>
      </w:r>
      <w:r w:rsidRPr="00D93DB4">
        <w:rPr>
          <w:lang w:eastAsia="ko-KR"/>
        </w:rPr>
        <w:t>concealment processing is performed.</w:t>
      </w:r>
      <w:r w:rsidRPr="00D93DB4">
        <w:rPr>
          <w:rFonts w:hint="eastAsia"/>
          <w:lang w:eastAsia="ko-KR"/>
        </w:rPr>
        <w:t xml:space="preserve"> </w:t>
      </w:r>
    </w:p>
    <w:p w14:paraId="6558A84B" w14:textId="77777777" w:rsidR="00DA4660" w:rsidRPr="00D93DB4" w:rsidRDefault="00DA4660" w:rsidP="0001287F">
      <w:pPr>
        <w:rPr>
          <w:lang w:eastAsia="ko-KR"/>
        </w:rPr>
      </w:pPr>
      <w:r w:rsidRPr="00D93DB4">
        <w:rPr>
          <w:lang w:eastAsia="ko-KR"/>
        </w:rPr>
        <w:t>The phase matching packet loss</w:t>
      </w:r>
      <w:r w:rsidRPr="00D93DB4" w:rsidDel="00B60ABE">
        <w:rPr>
          <w:lang w:eastAsia="ko-KR"/>
        </w:rPr>
        <w:t xml:space="preserve"> </w:t>
      </w:r>
      <w:r w:rsidRPr="00D93DB4">
        <w:rPr>
          <w:lang w:eastAsia="ko-KR"/>
        </w:rPr>
        <w:t xml:space="preserve">concealment </w:t>
      </w:r>
      <w:r w:rsidRPr="00D93DB4">
        <w:rPr>
          <w:rFonts w:hint="eastAsia"/>
          <w:lang w:eastAsia="ko-KR"/>
        </w:rPr>
        <w:t xml:space="preserve">processing </w:t>
      </w:r>
      <w:r w:rsidRPr="00D93DB4">
        <w:rPr>
          <w:lang w:eastAsia="ko-KR"/>
        </w:rPr>
        <w:t>include</w:t>
      </w:r>
      <w:r w:rsidRPr="00D93DB4">
        <w:rPr>
          <w:rFonts w:hint="eastAsia"/>
          <w:lang w:eastAsia="ko-KR"/>
        </w:rPr>
        <w:t>s</w:t>
      </w:r>
      <w:r w:rsidRPr="00D93DB4">
        <w:rPr>
          <w:lang w:eastAsia="ko-KR"/>
        </w:rPr>
        <w:t xml:space="preserve"> a maximum correlation search </w:t>
      </w:r>
      <w:r w:rsidRPr="00D93DB4">
        <w:rPr>
          <w:rFonts w:hint="eastAsia"/>
          <w:lang w:eastAsia="ko-KR"/>
        </w:rPr>
        <w:t>block</w:t>
      </w:r>
      <w:r w:rsidRPr="00D93DB4">
        <w:rPr>
          <w:lang w:eastAsia="ko-KR"/>
        </w:rPr>
        <w:t xml:space="preserve">, a </w:t>
      </w:r>
      <w:r w:rsidRPr="00D93DB4">
        <w:rPr>
          <w:rFonts w:hint="eastAsia"/>
          <w:lang w:eastAsia="ko-KR"/>
        </w:rPr>
        <w:t>copying block</w:t>
      </w:r>
      <w:r w:rsidRPr="00D93DB4">
        <w:rPr>
          <w:lang w:eastAsia="ko-KR"/>
        </w:rPr>
        <w:t>, a</w:t>
      </w:r>
      <w:r w:rsidRPr="00D93DB4">
        <w:rPr>
          <w:rFonts w:hint="eastAsia"/>
          <w:lang w:eastAsia="ko-KR"/>
        </w:rPr>
        <w:t xml:space="preserve"> </w:t>
      </w:r>
      <w:r w:rsidRPr="00D93DB4">
        <w:rPr>
          <w:lang w:eastAsia="ko-KR"/>
        </w:rPr>
        <w:t xml:space="preserve">smoothing </w:t>
      </w:r>
      <w:r w:rsidRPr="00D93DB4">
        <w:rPr>
          <w:rFonts w:hint="eastAsia"/>
          <w:lang w:eastAsia="ko-KR"/>
        </w:rPr>
        <w:t>block, and a memory update block</w:t>
      </w:r>
      <w:r w:rsidRPr="00D93DB4">
        <w:rPr>
          <w:lang w:eastAsia="ko-KR"/>
        </w:rPr>
        <w:t>.</w:t>
      </w:r>
      <w:r w:rsidRPr="00D93DB4">
        <w:rPr>
          <w:rFonts w:hint="eastAsia"/>
          <w:lang w:eastAsia="ko-KR"/>
        </w:rPr>
        <w:t xml:space="preserve"> T</w:t>
      </w:r>
      <w:r w:rsidRPr="00D93DB4">
        <w:rPr>
          <w:lang w:eastAsia="ko-KR"/>
        </w:rPr>
        <w:t xml:space="preserve">he maximum correlation search </w:t>
      </w:r>
      <w:r w:rsidRPr="00D93DB4">
        <w:rPr>
          <w:rFonts w:hint="eastAsia"/>
          <w:lang w:eastAsia="ko-KR"/>
        </w:rPr>
        <w:t xml:space="preserve">block </w:t>
      </w:r>
      <w:r w:rsidRPr="00D93DB4">
        <w:rPr>
          <w:lang w:eastAsia="ko-KR"/>
        </w:rPr>
        <w:t>search</w:t>
      </w:r>
      <w:r w:rsidRPr="00D93DB4">
        <w:rPr>
          <w:rFonts w:hint="eastAsia"/>
          <w:lang w:eastAsia="ko-KR"/>
        </w:rPr>
        <w:t xml:space="preserve">es </w:t>
      </w:r>
      <w:r w:rsidRPr="00D93DB4">
        <w:rPr>
          <w:lang w:eastAsia="ko-KR"/>
        </w:rPr>
        <w:t>for a matching segment, which has the maximum correlation to, i.e. is most similar</w:t>
      </w:r>
      <w:r w:rsidRPr="00D93DB4">
        <w:rPr>
          <w:rFonts w:hint="eastAsia"/>
          <w:lang w:eastAsia="ko-KR"/>
        </w:rPr>
        <w:t xml:space="preserve"> </w:t>
      </w:r>
      <w:r w:rsidRPr="00D93DB4">
        <w:rPr>
          <w:lang w:eastAsia="ko-KR"/>
        </w:rPr>
        <w:t xml:space="preserve">to, a search segment adjacent to a current frame, from a decoded signal in a </w:t>
      </w:r>
      <w:r w:rsidRPr="00D93DB4">
        <w:rPr>
          <w:rFonts w:hint="eastAsia"/>
          <w:lang w:eastAsia="ko-KR"/>
        </w:rPr>
        <w:t xml:space="preserve">previous good frame </w:t>
      </w:r>
      <w:r w:rsidRPr="00D93DB4">
        <w:rPr>
          <w:lang w:eastAsia="ko-KR"/>
        </w:rPr>
        <w:t xml:space="preserve">from among N past </w:t>
      </w:r>
      <w:r w:rsidRPr="00D93DB4">
        <w:rPr>
          <w:rFonts w:hint="eastAsia"/>
          <w:lang w:eastAsia="ko-KR"/>
        </w:rPr>
        <w:t>good</w:t>
      </w:r>
      <w:r w:rsidRPr="00D93DB4">
        <w:rPr>
          <w:lang w:eastAsia="ko-KR"/>
        </w:rPr>
        <w:t xml:space="preserve"> frames stored in a buffer. A </w:t>
      </w:r>
      <w:r w:rsidRPr="00D93DB4">
        <w:rPr>
          <w:rFonts w:hint="eastAsia"/>
          <w:lang w:eastAsia="ko-KR"/>
        </w:rPr>
        <w:t>position</w:t>
      </w:r>
      <w:r w:rsidRPr="00D93DB4">
        <w:rPr>
          <w:lang w:eastAsia="ko-KR"/>
        </w:rPr>
        <w:t xml:space="preserve"> index of the</w:t>
      </w:r>
      <w:r w:rsidRPr="00D93DB4">
        <w:rPr>
          <w:rFonts w:hint="eastAsia"/>
          <w:lang w:eastAsia="ko-KR"/>
        </w:rPr>
        <w:t xml:space="preserve"> </w:t>
      </w:r>
      <w:r w:rsidRPr="00D93DB4">
        <w:rPr>
          <w:lang w:eastAsia="ko-KR"/>
        </w:rPr>
        <w:t>matching segment obtained as a result of the search is provided to the copying</w:t>
      </w:r>
      <w:r w:rsidRPr="00D93DB4">
        <w:rPr>
          <w:rFonts w:hint="eastAsia"/>
          <w:lang w:eastAsia="ko-KR"/>
        </w:rPr>
        <w:t xml:space="preserve"> block</w:t>
      </w:r>
      <w:r w:rsidRPr="00D93DB4">
        <w:rPr>
          <w:lang w:eastAsia="ko-KR"/>
        </w:rPr>
        <w:t xml:space="preserve">. </w:t>
      </w:r>
    </w:p>
    <w:p w14:paraId="153D3A36" w14:textId="77777777" w:rsidR="00DA4660" w:rsidRPr="00D93DB4" w:rsidRDefault="00DA4660" w:rsidP="0001287F">
      <w:pPr>
        <w:rPr>
          <w:lang w:eastAsia="ko-KR"/>
        </w:rPr>
      </w:pPr>
      <w:r w:rsidRPr="00D93DB4">
        <w:rPr>
          <w:lang w:eastAsia="ko-KR"/>
        </w:rPr>
        <w:t xml:space="preserve">The copying </w:t>
      </w:r>
      <w:r w:rsidRPr="00D93DB4">
        <w:rPr>
          <w:rFonts w:hint="eastAsia"/>
          <w:lang w:eastAsia="ko-KR"/>
        </w:rPr>
        <w:t>block</w:t>
      </w:r>
      <w:r w:rsidRPr="00D93DB4">
        <w:rPr>
          <w:lang w:eastAsia="ko-KR"/>
        </w:rPr>
        <w:t xml:space="preserve"> cop</w:t>
      </w:r>
      <w:r w:rsidRPr="00D93DB4">
        <w:rPr>
          <w:rFonts w:hint="eastAsia"/>
          <w:lang w:eastAsia="ko-KR"/>
        </w:rPr>
        <w:t>ies</w:t>
      </w:r>
      <w:r w:rsidRPr="00D93DB4">
        <w:rPr>
          <w:lang w:eastAsia="ko-KR"/>
        </w:rPr>
        <w:t xml:space="preserve"> a predetermined duration starting from an</w:t>
      </w:r>
      <w:r w:rsidRPr="00D93DB4">
        <w:rPr>
          <w:rFonts w:hint="eastAsia"/>
          <w:lang w:eastAsia="ko-KR"/>
        </w:rPr>
        <w:t xml:space="preserve"> </w:t>
      </w:r>
      <w:r w:rsidRPr="00D93DB4">
        <w:rPr>
          <w:lang w:eastAsia="ko-KR"/>
        </w:rPr>
        <w:t>end of the matching segment to the current frame that is an erasure frame by referring</w:t>
      </w:r>
      <w:r w:rsidRPr="00D93DB4">
        <w:rPr>
          <w:rFonts w:hint="eastAsia"/>
          <w:lang w:eastAsia="ko-KR"/>
        </w:rPr>
        <w:t xml:space="preserve"> </w:t>
      </w:r>
      <w:r w:rsidRPr="00D93DB4">
        <w:rPr>
          <w:lang w:eastAsia="ko-KR"/>
        </w:rPr>
        <w:t xml:space="preserve">to the location index of the matching segment. At this time, a duration corresponding to a window length </w:t>
      </w:r>
      <w:r w:rsidRPr="00D93DB4">
        <w:rPr>
          <w:rFonts w:hint="eastAsia"/>
          <w:lang w:eastAsia="ko-KR"/>
        </w:rPr>
        <w:t>is</w:t>
      </w:r>
      <w:r w:rsidRPr="00D93DB4">
        <w:rPr>
          <w:lang w:eastAsia="ko-KR"/>
        </w:rPr>
        <w:t xml:space="preserve"> copied to the</w:t>
      </w:r>
      <w:r w:rsidRPr="00D93DB4">
        <w:rPr>
          <w:rFonts w:hint="eastAsia"/>
          <w:lang w:eastAsia="ko-KR"/>
        </w:rPr>
        <w:t xml:space="preserve"> </w:t>
      </w:r>
      <w:r w:rsidRPr="00D93DB4">
        <w:rPr>
          <w:lang w:eastAsia="ko-KR"/>
        </w:rPr>
        <w:t xml:space="preserve">current frame. </w:t>
      </w:r>
      <w:r w:rsidRPr="00D93DB4">
        <w:rPr>
          <w:rFonts w:hint="eastAsia"/>
          <w:lang w:eastAsia="ko-KR"/>
        </w:rPr>
        <w:t>W</w:t>
      </w:r>
      <w:r w:rsidRPr="00D93DB4">
        <w:rPr>
          <w:lang w:eastAsia="ko-KR"/>
        </w:rPr>
        <w:t>hen the copy starting from the end of the matching segment is shorter than the window length, the</w:t>
      </w:r>
      <w:r w:rsidRPr="00D93DB4">
        <w:rPr>
          <w:rFonts w:hint="eastAsia"/>
          <w:lang w:eastAsia="ko-KR"/>
        </w:rPr>
        <w:t xml:space="preserve"> </w:t>
      </w:r>
      <w:r w:rsidRPr="00D93DB4">
        <w:rPr>
          <w:lang w:eastAsia="ko-KR"/>
        </w:rPr>
        <w:t xml:space="preserve">copy, starting from the end of the matching segment </w:t>
      </w:r>
      <w:r w:rsidRPr="00D93DB4">
        <w:rPr>
          <w:rFonts w:hint="eastAsia"/>
          <w:lang w:eastAsia="ko-KR"/>
        </w:rPr>
        <w:t>will</w:t>
      </w:r>
      <w:r w:rsidRPr="00D93DB4">
        <w:rPr>
          <w:lang w:eastAsia="ko-KR"/>
        </w:rPr>
        <w:t xml:space="preserve"> be repeatedly</w:t>
      </w:r>
      <w:r w:rsidRPr="00D93DB4">
        <w:rPr>
          <w:rFonts w:hint="eastAsia"/>
          <w:lang w:eastAsia="ko-KR"/>
        </w:rPr>
        <w:t xml:space="preserve"> </w:t>
      </w:r>
      <w:r w:rsidRPr="00D93DB4">
        <w:rPr>
          <w:lang w:eastAsia="ko-KR"/>
        </w:rPr>
        <w:t>copied into the current frame.</w:t>
      </w:r>
    </w:p>
    <w:p w14:paraId="68EEF1D9" w14:textId="77777777" w:rsidR="00DA4660" w:rsidRPr="00D93DB4" w:rsidRDefault="00DA4660" w:rsidP="0001287F">
      <w:pPr>
        <w:rPr>
          <w:lang w:eastAsia="ko-KR"/>
        </w:rPr>
      </w:pPr>
      <w:r w:rsidRPr="00D93DB4">
        <w:rPr>
          <w:lang w:eastAsia="ko-KR"/>
        </w:rPr>
        <w:t xml:space="preserve">The smoothing </w:t>
      </w:r>
      <w:r w:rsidRPr="00D93DB4">
        <w:rPr>
          <w:rFonts w:hint="eastAsia"/>
          <w:lang w:eastAsia="ko-KR"/>
        </w:rPr>
        <w:t>block</w:t>
      </w:r>
      <w:r w:rsidRPr="00D93DB4">
        <w:rPr>
          <w:lang w:eastAsia="ko-KR"/>
        </w:rPr>
        <w:t xml:space="preserve"> generate</w:t>
      </w:r>
      <w:r w:rsidRPr="00D93DB4">
        <w:rPr>
          <w:rFonts w:hint="eastAsia"/>
          <w:lang w:eastAsia="ko-KR"/>
        </w:rPr>
        <w:t>s</w:t>
      </w:r>
      <w:r w:rsidRPr="00D93DB4">
        <w:rPr>
          <w:lang w:eastAsia="ko-KR"/>
        </w:rPr>
        <w:t xml:space="preserve"> a time domain signal on the</w:t>
      </w:r>
      <w:r w:rsidRPr="00D93DB4">
        <w:rPr>
          <w:rFonts w:hint="eastAsia"/>
          <w:lang w:eastAsia="ko-KR"/>
        </w:rPr>
        <w:t xml:space="preserve"> </w:t>
      </w:r>
      <w:r w:rsidRPr="00D93DB4">
        <w:rPr>
          <w:lang w:eastAsia="ko-KR"/>
        </w:rPr>
        <w:t>-concealed current frame by performing smoothing processing through OLA to</w:t>
      </w:r>
      <w:r w:rsidRPr="00D93DB4">
        <w:rPr>
          <w:rFonts w:hint="eastAsia"/>
          <w:lang w:eastAsia="ko-KR"/>
        </w:rPr>
        <w:t xml:space="preserve"> </w:t>
      </w:r>
      <w:r w:rsidRPr="00D93DB4">
        <w:rPr>
          <w:lang w:eastAsia="ko-KR"/>
        </w:rPr>
        <w:t xml:space="preserve">minimize the discontinuity between the current frame and adjacent frames. </w:t>
      </w:r>
      <w:r w:rsidRPr="00D93DB4">
        <w:rPr>
          <w:rFonts w:hint="eastAsia"/>
          <w:lang w:eastAsia="ko-KR"/>
        </w:rPr>
        <w:t xml:space="preserve">After smoothing, the memory update for the phase matching will be performed </w:t>
      </w:r>
      <w:r w:rsidRPr="00D93DB4">
        <w:rPr>
          <w:lang w:eastAsia="ko-KR"/>
        </w:rPr>
        <w:t>in</w:t>
      </w:r>
      <w:r w:rsidRPr="00D93DB4">
        <w:rPr>
          <w:rFonts w:hint="eastAsia"/>
          <w:lang w:eastAsia="ko-KR"/>
        </w:rPr>
        <w:t xml:space="preserve"> the memory update block. </w:t>
      </w:r>
    </w:p>
    <w:p w14:paraId="31C0EF92" w14:textId="4A15C4D8" w:rsidR="00DA4660" w:rsidRPr="00D93DB4" w:rsidRDefault="00DA4660" w:rsidP="00CD1BE6">
      <w:pPr>
        <w:pStyle w:val="TH"/>
        <w:rPr>
          <w:lang w:eastAsia="ko-KR"/>
        </w:rPr>
      </w:pPr>
      <w:r w:rsidRPr="00D93DB4">
        <w:rPr>
          <w:rFonts w:hint="eastAsia"/>
        </w:rPr>
        <w:t xml:space="preserve"> </w:t>
      </w:r>
      <w:r w:rsidR="004C5B74">
        <w:rPr>
          <w:noProof/>
        </w:rPr>
        <w:drawing>
          <wp:inline distT="0" distB="0" distL="0" distR="0" wp14:anchorId="5523A415" wp14:editId="17FFC42E">
            <wp:extent cx="3567430" cy="3529330"/>
            <wp:effectExtent l="0" t="0" r="0" b="0"/>
            <wp:docPr id="121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193">
                      <a:extLst>
                        <a:ext uri="{28A0092B-C50C-407E-A947-70E740481C1C}">
                          <a14:useLocalDpi xmlns:a14="http://schemas.microsoft.com/office/drawing/2010/main" val="0"/>
                        </a:ext>
                      </a:extLst>
                    </a:blip>
                    <a:srcRect/>
                    <a:stretch>
                      <a:fillRect/>
                    </a:stretch>
                  </pic:blipFill>
                  <pic:spPr bwMode="auto">
                    <a:xfrm>
                      <a:off x="0" y="0"/>
                      <a:ext cx="3567430" cy="3529330"/>
                    </a:xfrm>
                    <a:prstGeom prst="rect">
                      <a:avLst/>
                    </a:prstGeom>
                    <a:noFill/>
                    <a:ln>
                      <a:noFill/>
                    </a:ln>
                  </pic:spPr>
                </pic:pic>
              </a:graphicData>
            </a:graphic>
          </wp:inline>
        </w:drawing>
      </w:r>
    </w:p>
    <w:p w14:paraId="51B3706E" w14:textId="77777777" w:rsidR="00DA4660" w:rsidRPr="00D93DB4" w:rsidRDefault="00DA4660" w:rsidP="00CD1BE6">
      <w:pPr>
        <w:pStyle w:val="TF"/>
        <w:rPr>
          <w:lang w:eastAsia="ko-KR"/>
        </w:rPr>
      </w:pPr>
      <w:r w:rsidRPr="00D93DB4">
        <w:t>Figure</w:t>
      </w:r>
      <w:r w:rsidR="000B67DD" w:rsidRPr="00D93DB4">
        <w:t xml:space="preserve"> 9</w:t>
      </w:r>
      <w:r w:rsidRPr="00D93DB4">
        <w:t xml:space="preserve">: </w:t>
      </w:r>
      <w:r w:rsidRPr="00D93DB4">
        <w:rPr>
          <w:rFonts w:hint="eastAsia"/>
          <w:bCs/>
        </w:rPr>
        <w:t>B</w:t>
      </w:r>
      <w:r w:rsidRPr="00D93DB4">
        <w:rPr>
          <w:bCs/>
        </w:rPr>
        <w:t xml:space="preserve">lock </w:t>
      </w:r>
      <w:r w:rsidRPr="00D93DB4">
        <w:t xml:space="preserve">diagram of the phase matching for </w:t>
      </w:r>
      <w:r w:rsidRPr="00D93DB4">
        <w:rPr>
          <w:rFonts w:hint="eastAsia"/>
          <w:lang w:eastAsia="ko-KR"/>
        </w:rPr>
        <w:t>erased</w:t>
      </w:r>
      <w:r w:rsidRPr="00D93DB4">
        <w:t xml:space="preserve"> frame</w:t>
      </w:r>
    </w:p>
    <w:p w14:paraId="6BED153C" w14:textId="77777777" w:rsidR="00DA4660" w:rsidRPr="00D93DB4" w:rsidRDefault="00DA4660" w:rsidP="00CD1BE6">
      <w:pPr>
        <w:rPr>
          <w:lang w:eastAsia="ko-KR"/>
        </w:rPr>
      </w:pPr>
      <w:r w:rsidRPr="00D93DB4">
        <w:rPr>
          <w:rFonts w:hint="eastAsia"/>
          <w:lang w:eastAsia="ko-KR"/>
        </w:rPr>
        <w:t>Figure</w:t>
      </w:r>
      <w:r w:rsidR="00CD1BE6" w:rsidRPr="00D93DB4">
        <w:rPr>
          <w:lang w:eastAsia="ko-KR"/>
        </w:rPr>
        <w:t xml:space="preserve"> </w:t>
      </w:r>
      <w:r w:rsidR="000B67DD" w:rsidRPr="00D93DB4">
        <w:rPr>
          <w:lang w:eastAsia="ko-KR"/>
        </w:rPr>
        <w:t>10</w:t>
      </w:r>
      <w:r w:rsidRPr="00D93DB4">
        <w:rPr>
          <w:rFonts w:hint="eastAsia"/>
          <w:lang w:eastAsia="ko-KR"/>
        </w:rPr>
        <w:t xml:space="preserve"> illustrates </w:t>
      </w:r>
      <w:r w:rsidRPr="00D93DB4">
        <w:rPr>
          <w:lang w:eastAsia="ko-KR"/>
        </w:rPr>
        <w:t>the operation of phase matching erasure concealment</w:t>
      </w:r>
      <w:r w:rsidRPr="00D93DB4">
        <w:rPr>
          <w:rFonts w:hint="eastAsia"/>
          <w:lang w:eastAsia="ko-KR"/>
        </w:rPr>
        <w:t xml:space="preserve"> </w:t>
      </w:r>
      <w:r w:rsidRPr="00D93DB4">
        <w:rPr>
          <w:rFonts w:eastAsia="Malgun Gothic" w:hint="eastAsia"/>
          <w:lang w:eastAsia="ko-KR"/>
        </w:rPr>
        <w:t>described</w:t>
      </w:r>
      <w:r w:rsidRPr="00D93DB4">
        <w:rPr>
          <w:lang w:eastAsia="ko-KR"/>
        </w:rPr>
        <w:t xml:space="preserve"> </w:t>
      </w:r>
      <w:r w:rsidRPr="00D93DB4">
        <w:rPr>
          <w:rFonts w:hint="eastAsia"/>
          <w:lang w:eastAsia="ko-KR"/>
        </w:rPr>
        <w:t xml:space="preserve">in </w:t>
      </w:r>
      <w:r w:rsidRPr="00D93DB4">
        <w:rPr>
          <w:lang w:eastAsia="ko-KR"/>
        </w:rPr>
        <w:t>F</w:t>
      </w:r>
      <w:r w:rsidRPr="00D93DB4">
        <w:rPr>
          <w:rFonts w:hint="eastAsia"/>
          <w:lang w:eastAsia="ko-KR"/>
        </w:rPr>
        <w:t>igure</w:t>
      </w:r>
      <w:r w:rsidR="000B67DD" w:rsidRPr="00D93DB4">
        <w:rPr>
          <w:lang w:eastAsia="ko-KR"/>
        </w:rPr>
        <w:t xml:space="preserve"> 9</w:t>
      </w:r>
      <w:r w:rsidRPr="00D93DB4">
        <w:rPr>
          <w:rFonts w:hint="eastAsia"/>
          <w:lang w:eastAsia="ko-KR"/>
        </w:rPr>
        <w:t xml:space="preserve">. </w:t>
      </w:r>
      <w:r w:rsidRPr="00D93DB4">
        <w:rPr>
          <w:lang w:eastAsia="ko-KR"/>
        </w:rPr>
        <w:t>Referring to F</w:t>
      </w:r>
      <w:r w:rsidRPr="00D93DB4">
        <w:rPr>
          <w:rFonts w:hint="eastAsia"/>
          <w:lang w:eastAsia="ko-KR"/>
        </w:rPr>
        <w:t>igure</w:t>
      </w:r>
      <w:r w:rsidR="000B67DD" w:rsidRPr="00D93DB4">
        <w:rPr>
          <w:lang w:eastAsia="ko-KR"/>
        </w:rPr>
        <w:t xml:space="preserve"> 10</w:t>
      </w:r>
      <w:r w:rsidRPr="00D93DB4">
        <w:rPr>
          <w:lang w:eastAsia="ko-KR"/>
        </w:rPr>
        <w:t>, the decoded signal from a previous frame from among the N past good frames stored in a buffer is searched for a matching segment. When the copy process is</w:t>
      </w:r>
      <w:r w:rsidRPr="00D93DB4">
        <w:rPr>
          <w:rFonts w:hint="eastAsia"/>
          <w:lang w:eastAsia="ko-KR"/>
        </w:rPr>
        <w:t xml:space="preserve"> </w:t>
      </w:r>
      <w:r w:rsidRPr="00D93DB4">
        <w:rPr>
          <w:lang w:eastAsia="ko-KR"/>
        </w:rPr>
        <w:t>completed, the overlapping process on a copied signal and on an Oldauout signal stored</w:t>
      </w:r>
      <w:r w:rsidRPr="00D93DB4">
        <w:rPr>
          <w:rFonts w:hint="eastAsia"/>
          <w:lang w:eastAsia="ko-KR"/>
        </w:rPr>
        <w:t xml:space="preserve"> </w:t>
      </w:r>
      <w:r w:rsidRPr="00D93DB4">
        <w:rPr>
          <w:lang w:eastAsia="ko-KR"/>
        </w:rPr>
        <w:t xml:space="preserve">in the previous frame n-1 for overlapping </w:t>
      </w:r>
      <w:r w:rsidRPr="00D93DB4">
        <w:rPr>
          <w:rFonts w:hint="eastAsia"/>
          <w:lang w:eastAsia="ko-KR"/>
        </w:rPr>
        <w:t>is</w:t>
      </w:r>
      <w:r w:rsidRPr="00D93DB4">
        <w:rPr>
          <w:lang w:eastAsia="ko-KR"/>
        </w:rPr>
        <w:t xml:space="preserve"> performed at the beginning part of</w:t>
      </w:r>
      <w:r w:rsidRPr="00D93DB4">
        <w:rPr>
          <w:rFonts w:hint="eastAsia"/>
          <w:lang w:eastAsia="ko-KR"/>
        </w:rPr>
        <w:t xml:space="preserve"> </w:t>
      </w:r>
      <w:r w:rsidRPr="00D93DB4">
        <w:rPr>
          <w:lang w:eastAsia="ko-KR"/>
        </w:rPr>
        <w:t>the current frame n by a first overlap duration. The length of the overlap</w:t>
      </w:r>
      <w:r w:rsidRPr="00D93DB4">
        <w:rPr>
          <w:rFonts w:hint="eastAsia"/>
          <w:lang w:eastAsia="ko-KR"/>
        </w:rPr>
        <w:t xml:space="preserve"> </w:t>
      </w:r>
      <w:r w:rsidRPr="00D93DB4">
        <w:rPr>
          <w:lang w:eastAsia="ko-KR"/>
        </w:rPr>
        <w:t xml:space="preserve">duration </w:t>
      </w:r>
      <w:r w:rsidRPr="00D93DB4">
        <w:rPr>
          <w:rFonts w:hint="eastAsia"/>
          <w:lang w:eastAsia="ko-KR"/>
        </w:rPr>
        <w:t>is</w:t>
      </w:r>
      <w:r w:rsidRPr="00D93DB4">
        <w:rPr>
          <w:lang w:eastAsia="ko-KR"/>
        </w:rPr>
        <w:t xml:space="preserve"> </w:t>
      </w:r>
      <w:r w:rsidRPr="00D93DB4">
        <w:rPr>
          <w:rFonts w:hint="eastAsia"/>
          <w:lang w:eastAsia="ko-KR"/>
        </w:rPr>
        <w:t>2</w:t>
      </w:r>
      <w:r w:rsidRPr="00D93DB4">
        <w:rPr>
          <w:lang w:eastAsia="ko-KR"/>
        </w:rPr>
        <w:t xml:space="preserve"> ms.</w:t>
      </w:r>
      <w:r w:rsidRPr="00D93DB4">
        <w:rPr>
          <w:rFonts w:hint="eastAsia"/>
          <w:lang w:eastAsia="ko-KR"/>
        </w:rPr>
        <w:t xml:space="preserve"> </w:t>
      </w:r>
      <w:r w:rsidRPr="00D93DB4">
        <w:rPr>
          <w:lang w:eastAsia="ko-KR"/>
        </w:rPr>
        <w:t xml:space="preserve">This results in </w:t>
      </w:r>
      <w:r w:rsidRPr="00D93DB4">
        <w:rPr>
          <w:rFonts w:hint="eastAsia"/>
          <w:lang w:eastAsia="ko-KR"/>
        </w:rPr>
        <w:t xml:space="preserve">the </w:t>
      </w:r>
      <w:r w:rsidRPr="00D93DB4">
        <w:rPr>
          <w:lang w:eastAsia="ko-KR"/>
        </w:rPr>
        <w:t xml:space="preserve">generation of the </w:t>
      </w:r>
      <w:r w:rsidRPr="00D93DB4">
        <w:rPr>
          <w:rFonts w:hint="eastAsia"/>
          <w:lang w:eastAsia="ko-KR"/>
        </w:rPr>
        <w:t>final repeated signal</w:t>
      </w:r>
      <w:r w:rsidRPr="00D93DB4">
        <w:rPr>
          <w:lang w:eastAsia="ko-KR"/>
        </w:rPr>
        <w:t xml:space="preserve">. </w:t>
      </w:r>
    </w:p>
    <w:p w14:paraId="01548082" w14:textId="621726A5" w:rsidR="00755D8F" w:rsidRPr="00D93DB4" w:rsidRDefault="004C5B74" w:rsidP="00CD1BE6">
      <w:pPr>
        <w:pStyle w:val="TH"/>
        <w:rPr>
          <w:rFonts w:ascii="Times New Roman" w:hAnsi="Times New Roman"/>
        </w:rPr>
      </w:pPr>
      <w:r>
        <w:rPr>
          <w:noProof/>
        </w:rPr>
        <w:drawing>
          <wp:inline distT="0" distB="0" distL="0" distR="0" wp14:anchorId="535A89F4" wp14:editId="46847206">
            <wp:extent cx="4986655" cy="1914525"/>
            <wp:effectExtent l="0" t="0" r="0" b="0"/>
            <wp:docPr id="12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1194">
                      <a:extLst>
                        <a:ext uri="{28A0092B-C50C-407E-A947-70E740481C1C}">
                          <a14:useLocalDpi xmlns:a14="http://schemas.microsoft.com/office/drawing/2010/main" val="0"/>
                        </a:ext>
                      </a:extLst>
                    </a:blip>
                    <a:srcRect/>
                    <a:stretch>
                      <a:fillRect/>
                    </a:stretch>
                  </pic:blipFill>
                  <pic:spPr bwMode="auto">
                    <a:xfrm>
                      <a:off x="0" y="0"/>
                      <a:ext cx="4986655" cy="1914525"/>
                    </a:xfrm>
                    <a:prstGeom prst="rect">
                      <a:avLst/>
                    </a:prstGeom>
                    <a:noFill/>
                    <a:ln>
                      <a:noFill/>
                    </a:ln>
                  </pic:spPr>
                </pic:pic>
              </a:graphicData>
            </a:graphic>
          </wp:inline>
        </w:drawing>
      </w:r>
    </w:p>
    <w:p w14:paraId="21D2A94F" w14:textId="77777777" w:rsidR="00DA4660" w:rsidRPr="00D93DB4" w:rsidRDefault="00DA4660" w:rsidP="00CD1BE6">
      <w:pPr>
        <w:pStyle w:val="TF"/>
        <w:rPr>
          <w:lang w:eastAsia="ko-KR"/>
        </w:rPr>
      </w:pPr>
      <w:r w:rsidRPr="00D93DB4">
        <w:t>Figure</w:t>
      </w:r>
      <w:r w:rsidR="000B67DD" w:rsidRPr="00D93DB4">
        <w:t xml:space="preserve"> 10</w:t>
      </w:r>
      <w:r w:rsidRPr="00D93DB4">
        <w:t xml:space="preserve">: </w:t>
      </w:r>
      <w:r w:rsidRPr="00D93DB4">
        <w:rPr>
          <w:rFonts w:hint="eastAsia"/>
          <w:bCs/>
          <w:lang w:eastAsia="ko-KR"/>
        </w:rPr>
        <w:t>The operation</w:t>
      </w:r>
      <w:r w:rsidRPr="00D93DB4">
        <w:rPr>
          <w:bCs/>
        </w:rPr>
        <w:t xml:space="preserve"> of phase matching </w:t>
      </w:r>
      <w:r w:rsidRPr="00D93DB4">
        <w:rPr>
          <w:rFonts w:hint="eastAsia"/>
          <w:bCs/>
          <w:lang w:eastAsia="ko-KR"/>
        </w:rPr>
        <w:t>erasure</w:t>
      </w:r>
      <w:r w:rsidRPr="00D93DB4">
        <w:rPr>
          <w:bCs/>
        </w:rPr>
        <w:t xml:space="preserve"> concealment</w:t>
      </w:r>
    </w:p>
    <w:p w14:paraId="29B60A60" w14:textId="77777777" w:rsidR="00DA4660" w:rsidRPr="00D93DB4" w:rsidRDefault="00DA4660" w:rsidP="0001287F">
      <w:pPr>
        <w:rPr>
          <w:lang w:eastAsia="ko-KR"/>
        </w:rPr>
      </w:pPr>
      <w:r w:rsidRPr="00D93DB4">
        <w:rPr>
          <w:lang w:eastAsia="ko-KR"/>
        </w:rPr>
        <w:t>P</w:t>
      </w:r>
      <w:r w:rsidRPr="00D93DB4">
        <w:rPr>
          <w:rFonts w:hint="eastAsia"/>
          <w:lang w:eastAsia="ko-KR"/>
        </w:rPr>
        <w:t xml:space="preserve">hase matching for burst </w:t>
      </w:r>
      <w:r w:rsidRPr="00D93DB4">
        <w:rPr>
          <w:lang w:eastAsia="ko-KR"/>
        </w:rPr>
        <w:t>erasures</w:t>
      </w:r>
      <w:r w:rsidRPr="00D93DB4">
        <w:rPr>
          <w:rFonts w:hint="eastAsia"/>
          <w:lang w:eastAsia="ko-KR"/>
        </w:rPr>
        <w:t xml:space="preserve"> </w:t>
      </w:r>
      <w:r w:rsidRPr="00D93DB4">
        <w:rPr>
          <w:lang w:eastAsia="ko-KR"/>
        </w:rPr>
        <w:t xml:space="preserve">as shown </w:t>
      </w:r>
      <w:r w:rsidRPr="00D93DB4">
        <w:rPr>
          <w:rFonts w:hint="eastAsia"/>
          <w:lang w:eastAsia="ko-KR"/>
        </w:rPr>
        <w:t xml:space="preserve">in </w:t>
      </w:r>
      <w:r w:rsidRPr="00D93DB4">
        <w:rPr>
          <w:lang w:eastAsia="ko-KR"/>
        </w:rPr>
        <w:t>F</w:t>
      </w:r>
      <w:r w:rsidRPr="00D93DB4">
        <w:rPr>
          <w:rFonts w:hint="eastAsia"/>
          <w:lang w:eastAsia="ko-KR"/>
        </w:rPr>
        <w:t>igure</w:t>
      </w:r>
      <w:r w:rsidR="000B67DD" w:rsidRPr="00D93DB4">
        <w:rPr>
          <w:lang w:eastAsia="ko-KR"/>
        </w:rPr>
        <w:t xml:space="preserve"> 8</w:t>
      </w:r>
      <w:r w:rsidRPr="00D93DB4">
        <w:rPr>
          <w:rFonts w:hint="eastAsia"/>
          <w:lang w:eastAsia="ko-KR"/>
        </w:rPr>
        <w:t xml:space="preserve"> is described as follows. This method utilize</w:t>
      </w:r>
      <w:r w:rsidRPr="00D93DB4">
        <w:rPr>
          <w:lang w:eastAsia="ko-KR"/>
        </w:rPr>
        <w:t>s</w:t>
      </w:r>
      <w:r w:rsidRPr="00D93DB4">
        <w:rPr>
          <w:rFonts w:hint="eastAsia"/>
          <w:lang w:eastAsia="ko-KR"/>
        </w:rPr>
        <w:t xml:space="preserve"> </w:t>
      </w:r>
      <w:r w:rsidRPr="00D93DB4">
        <w:rPr>
          <w:lang w:eastAsia="ko-KR"/>
        </w:rPr>
        <w:t>a</w:t>
      </w:r>
      <w:r w:rsidRPr="00D93DB4">
        <w:rPr>
          <w:rFonts w:hint="eastAsia"/>
          <w:lang w:eastAsia="ko-KR"/>
        </w:rPr>
        <w:t xml:space="preserve"> smoothing process </w:t>
      </w:r>
      <w:r w:rsidRPr="00D93DB4">
        <w:rPr>
          <w:lang w:eastAsia="ko-KR"/>
        </w:rPr>
        <w:t xml:space="preserve">similar </w:t>
      </w:r>
      <w:r w:rsidRPr="00D93DB4">
        <w:rPr>
          <w:rFonts w:hint="eastAsia"/>
          <w:lang w:eastAsia="ko-KR"/>
        </w:rPr>
        <w:t xml:space="preserve">to that of phase matching for the </w:t>
      </w:r>
      <w:r w:rsidRPr="00D93DB4">
        <w:rPr>
          <w:lang w:eastAsia="ko-KR"/>
        </w:rPr>
        <w:t xml:space="preserve">first erased </w:t>
      </w:r>
      <w:r w:rsidRPr="00D93DB4">
        <w:rPr>
          <w:rFonts w:hint="eastAsia"/>
          <w:lang w:eastAsia="ko-KR"/>
        </w:rPr>
        <w:t xml:space="preserve">frame. </w:t>
      </w:r>
      <w:r w:rsidRPr="00D93DB4">
        <w:rPr>
          <w:lang w:eastAsia="ko-KR"/>
        </w:rPr>
        <w:t>P</w:t>
      </w:r>
      <w:r w:rsidRPr="00D93DB4">
        <w:rPr>
          <w:rFonts w:hint="eastAsia"/>
          <w:lang w:eastAsia="ko-KR"/>
        </w:rPr>
        <w:t>hase matching for burst erasure</w:t>
      </w:r>
      <w:r w:rsidRPr="00D93DB4">
        <w:rPr>
          <w:lang w:eastAsia="ko-KR"/>
        </w:rPr>
        <w:t>s</w:t>
      </w:r>
      <w:r w:rsidRPr="00D93DB4">
        <w:rPr>
          <w:rFonts w:hint="eastAsia"/>
          <w:lang w:eastAsia="ko-KR"/>
        </w:rPr>
        <w:t xml:space="preserve"> do</w:t>
      </w:r>
      <w:r w:rsidRPr="00D93DB4">
        <w:rPr>
          <w:lang w:eastAsia="ko-KR"/>
        </w:rPr>
        <w:t>es</w:t>
      </w:r>
      <w:r w:rsidRPr="00D93DB4">
        <w:rPr>
          <w:rFonts w:hint="eastAsia"/>
          <w:lang w:eastAsia="ko-KR"/>
        </w:rPr>
        <w:t xml:space="preserve"> not have maximum </w:t>
      </w:r>
      <w:r w:rsidRPr="00D93DB4">
        <w:rPr>
          <w:lang w:eastAsia="ko-KR"/>
        </w:rPr>
        <w:t>correlation</w:t>
      </w:r>
      <w:r w:rsidRPr="00D93DB4">
        <w:rPr>
          <w:rFonts w:hint="eastAsia"/>
          <w:lang w:eastAsia="ko-KR"/>
        </w:rPr>
        <w:t xml:space="preserve"> search block </w:t>
      </w:r>
      <w:r w:rsidRPr="00D93DB4">
        <w:rPr>
          <w:lang w:eastAsia="ko-KR"/>
        </w:rPr>
        <w:t xml:space="preserve">nor the </w:t>
      </w:r>
      <w:r w:rsidRPr="00D93DB4">
        <w:rPr>
          <w:rFonts w:hint="eastAsia"/>
          <w:lang w:eastAsia="ko-KR"/>
        </w:rPr>
        <w:t xml:space="preserve">copying block, </w:t>
      </w:r>
      <w:r w:rsidRPr="00D93DB4">
        <w:rPr>
          <w:lang w:eastAsia="ko-KR"/>
        </w:rPr>
        <w:t>as</w:t>
      </w:r>
      <w:r w:rsidRPr="00D93DB4">
        <w:rPr>
          <w:rFonts w:hint="eastAsia"/>
          <w:lang w:eastAsia="ko-KR"/>
        </w:rPr>
        <w:t xml:space="preserve"> all </w:t>
      </w:r>
      <w:r w:rsidRPr="00D93DB4">
        <w:rPr>
          <w:lang w:eastAsia="ko-KR"/>
        </w:rPr>
        <w:t>information</w:t>
      </w:r>
      <w:r w:rsidRPr="00D93DB4">
        <w:rPr>
          <w:rFonts w:hint="eastAsia"/>
          <w:lang w:eastAsia="ko-KR"/>
        </w:rPr>
        <w:t xml:space="preserve"> </w:t>
      </w:r>
      <w:r w:rsidRPr="00D93DB4">
        <w:rPr>
          <w:lang w:eastAsia="ko-KR"/>
        </w:rPr>
        <w:t xml:space="preserve">needed </w:t>
      </w:r>
      <w:r w:rsidRPr="00D93DB4">
        <w:rPr>
          <w:rFonts w:hint="eastAsia"/>
          <w:lang w:eastAsia="ko-KR"/>
        </w:rPr>
        <w:t xml:space="preserve">for these blocks can be reused by phase matching for the </w:t>
      </w:r>
      <w:r w:rsidRPr="00D93DB4">
        <w:rPr>
          <w:lang w:eastAsia="ko-KR"/>
        </w:rPr>
        <w:t>erased</w:t>
      </w:r>
      <w:r w:rsidRPr="00D93DB4">
        <w:rPr>
          <w:rFonts w:hint="eastAsia"/>
          <w:lang w:eastAsia="ko-KR"/>
        </w:rPr>
        <w:t xml:space="preserve"> frame. </w:t>
      </w:r>
      <w:r w:rsidRPr="00D93DB4">
        <w:rPr>
          <w:lang w:eastAsia="ko-KR"/>
        </w:rPr>
        <w:t>The o</w:t>
      </w:r>
      <w:r w:rsidRPr="00D93DB4">
        <w:rPr>
          <w:rFonts w:hint="eastAsia"/>
          <w:lang w:eastAsia="ko-KR"/>
        </w:rPr>
        <w:t xml:space="preserve">nly </w:t>
      </w:r>
      <w:r w:rsidRPr="00D93DB4">
        <w:rPr>
          <w:lang w:eastAsia="ko-KR"/>
        </w:rPr>
        <w:t>difference</w:t>
      </w:r>
      <w:r w:rsidRPr="00D93DB4">
        <w:rPr>
          <w:rFonts w:hint="eastAsia"/>
          <w:lang w:eastAsia="ko-KR"/>
        </w:rPr>
        <w:t xml:space="preserve"> for the smoothing block is the smoothing </w:t>
      </w:r>
      <w:r w:rsidRPr="00D93DB4">
        <w:rPr>
          <w:lang w:eastAsia="ko-KR"/>
        </w:rPr>
        <w:t xml:space="preserve">that </w:t>
      </w:r>
      <w:r w:rsidRPr="00D93DB4">
        <w:rPr>
          <w:rFonts w:hint="eastAsia"/>
          <w:lang w:eastAsia="ko-KR"/>
        </w:rPr>
        <w:t xml:space="preserve">is done between the </w:t>
      </w:r>
      <w:r w:rsidRPr="00D93DB4">
        <w:rPr>
          <w:lang w:eastAsia="ko-KR"/>
        </w:rPr>
        <w:t>signal corresponding to the</w:t>
      </w:r>
      <w:r w:rsidRPr="00D93DB4">
        <w:rPr>
          <w:rFonts w:hint="eastAsia"/>
          <w:lang w:eastAsia="ko-KR"/>
        </w:rPr>
        <w:t xml:space="preserve"> </w:t>
      </w:r>
      <w:r w:rsidRPr="00D93DB4">
        <w:rPr>
          <w:lang w:eastAsia="ko-KR"/>
        </w:rPr>
        <w:t xml:space="preserve">overlap duration of the copied signal and </w:t>
      </w:r>
      <w:r w:rsidRPr="00D93DB4">
        <w:rPr>
          <w:rFonts w:hint="eastAsia"/>
          <w:lang w:eastAsia="ko-KR"/>
        </w:rPr>
        <w:t>the</w:t>
      </w:r>
      <w:r w:rsidRPr="00D93DB4">
        <w:rPr>
          <w:lang w:eastAsia="ko-KR"/>
        </w:rPr>
        <w:t xml:space="preserve"> Oldauout signal stored in the current frame n for</w:t>
      </w:r>
      <w:r w:rsidRPr="00D93DB4">
        <w:rPr>
          <w:rFonts w:hint="eastAsia"/>
          <w:lang w:eastAsia="ko-KR"/>
        </w:rPr>
        <w:t xml:space="preserve"> </w:t>
      </w:r>
      <w:r w:rsidRPr="00D93DB4">
        <w:rPr>
          <w:lang w:eastAsia="ko-KR"/>
        </w:rPr>
        <w:t>overlapping purposes</w:t>
      </w:r>
      <w:r w:rsidRPr="00D93DB4">
        <w:rPr>
          <w:rFonts w:hint="eastAsia"/>
          <w:lang w:eastAsia="ko-KR"/>
        </w:rPr>
        <w:t xml:space="preserve">. </w:t>
      </w:r>
      <w:r w:rsidRPr="00D93DB4">
        <w:rPr>
          <w:lang w:eastAsia="ko-KR"/>
        </w:rPr>
        <w:t>T</w:t>
      </w:r>
      <w:r w:rsidRPr="00D93DB4">
        <w:rPr>
          <w:rFonts w:hint="eastAsia"/>
          <w:lang w:eastAsia="ko-KR"/>
        </w:rPr>
        <w:t xml:space="preserve">he </w:t>
      </w:r>
      <w:r w:rsidRPr="00D93DB4">
        <w:rPr>
          <w:lang w:eastAsia="ko-KR"/>
        </w:rPr>
        <w:t>Oldauout</w:t>
      </w:r>
      <w:r w:rsidRPr="00D93DB4">
        <w:rPr>
          <w:rFonts w:hint="eastAsia"/>
          <w:lang w:eastAsia="ko-KR"/>
        </w:rPr>
        <w:t xml:space="preserve"> is</w:t>
      </w:r>
      <w:r w:rsidRPr="00D93DB4">
        <w:rPr>
          <w:lang w:eastAsia="ko-KR"/>
        </w:rPr>
        <w:t xml:space="preserve"> actually</w:t>
      </w:r>
      <w:r w:rsidRPr="00D93DB4">
        <w:rPr>
          <w:rFonts w:hint="eastAsia"/>
          <w:lang w:eastAsia="ko-KR"/>
        </w:rPr>
        <w:t xml:space="preserve"> </w:t>
      </w:r>
      <w:r w:rsidRPr="00D93DB4">
        <w:rPr>
          <w:lang w:eastAsia="ko-KR"/>
        </w:rPr>
        <w:t xml:space="preserve">a </w:t>
      </w:r>
      <w:r w:rsidRPr="00D93DB4">
        <w:rPr>
          <w:rFonts w:hint="eastAsia"/>
          <w:lang w:eastAsia="ko-KR"/>
        </w:rPr>
        <w:t xml:space="preserve">copied signal by </w:t>
      </w:r>
      <w:r w:rsidRPr="00D93DB4">
        <w:rPr>
          <w:lang w:eastAsia="ko-KR"/>
        </w:rPr>
        <w:t xml:space="preserve">the </w:t>
      </w:r>
      <w:r w:rsidRPr="00D93DB4">
        <w:rPr>
          <w:rFonts w:hint="eastAsia"/>
          <w:lang w:eastAsia="ko-KR"/>
        </w:rPr>
        <w:t xml:space="preserve">phase matching process in the </w:t>
      </w:r>
      <w:r w:rsidRPr="00D93DB4">
        <w:rPr>
          <w:lang w:eastAsia="ko-KR"/>
        </w:rPr>
        <w:t>previous</w:t>
      </w:r>
      <w:r w:rsidRPr="00D93DB4">
        <w:rPr>
          <w:rFonts w:hint="eastAsia"/>
          <w:lang w:eastAsia="ko-KR"/>
        </w:rPr>
        <w:t xml:space="preserve"> frame. </w:t>
      </w:r>
    </w:p>
    <w:p w14:paraId="47B8DF93" w14:textId="77777777" w:rsidR="00DA4660" w:rsidRPr="00D93DB4" w:rsidRDefault="00DA4660" w:rsidP="0001287F">
      <w:pPr>
        <w:rPr>
          <w:lang w:eastAsia="ko-KR"/>
        </w:rPr>
      </w:pPr>
      <w:r w:rsidRPr="00D93DB4">
        <w:rPr>
          <w:rFonts w:hint="eastAsia"/>
          <w:lang w:eastAsia="ko-KR"/>
        </w:rPr>
        <w:t xml:space="preserve">The phase matching for next good frame in </w:t>
      </w:r>
      <w:r w:rsidRPr="00D93DB4">
        <w:rPr>
          <w:lang w:eastAsia="ko-KR"/>
        </w:rPr>
        <w:t>F</w:t>
      </w:r>
      <w:r w:rsidRPr="00D93DB4">
        <w:rPr>
          <w:rFonts w:hint="eastAsia"/>
          <w:lang w:eastAsia="ko-KR"/>
        </w:rPr>
        <w:t xml:space="preserve">igure </w:t>
      </w:r>
      <w:r w:rsidR="005B1BA1" w:rsidRPr="00D93DB4">
        <w:rPr>
          <w:noProof/>
          <w:lang w:eastAsia="ko-KR"/>
        </w:rPr>
        <w:t>8</w:t>
      </w:r>
      <w:r w:rsidRPr="00D93DB4">
        <w:rPr>
          <w:rFonts w:hint="eastAsia"/>
          <w:lang w:eastAsia="ko-KR"/>
        </w:rPr>
        <w:t xml:space="preserve"> is described as follows. </w:t>
      </w:r>
    </w:p>
    <w:p w14:paraId="1A65F2AB" w14:textId="77777777" w:rsidR="00DA4660" w:rsidRPr="00D93DB4" w:rsidRDefault="00DA4660" w:rsidP="0001287F">
      <w:pPr>
        <w:rPr>
          <w:lang w:eastAsia="ko-KR"/>
        </w:rPr>
      </w:pPr>
      <w:r w:rsidRPr="00D93DB4">
        <w:rPr>
          <w:rFonts w:hint="eastAsia"/>
          <w:lang w:eastAsia="ko-KR"/>
        </w:rPr>
        <w:t>This method utilize</w:t>
      </w:r>
      <w:r w:rsidRPr="00D93DB4">
        <w:rPr>
          <w:lang w:eastAsia="ko-KR"/>
        </w:rPr>
        <w:t>s</w:t>
      </w:r>
      <w:r w:rsidRPr="00D93DB4">
        <w:rPr>
          <w:rFonts w:hint="eastAsia"/>
          <w:lang w:eastAsia="ko-KR"/>
        </w:rPr>
        <w:t xml:space="preserve"> the </w:t>
      </w:r>
      <w:r w:rsidRPr="00D93DB4">
        <w:rPr>
          <w:lang w:eastAsia="ko-KR"/>
        </w:rPr>
        <w:t>mean_en_high</w:t>
      </w:r>
      <w:r w:rsidRPr="00D93DB4">
        <w:rPr>
          <w:rFonts w:hint="eastAsia"/>
          <w:lang w:eastAsia="ko-KR"/>
        </w:rPr>
        <w:t xml:space="preserve"> parameter</w:t>
      </w:r>
      <w:r w:rsidRPr="00D93DB4">
        <w:rPr>
          <w:lang w:eastAsia="ko-KR"/>
        </w:rPr>
        <w:t>, denoting</w:t>
      </w:r>
      <w:r w:rsidRPr="00D93DB4">
        <w:rPr>
          <w:rFonts w:hint="eastAsia"/>
          <w:lang w:eastAsia="ko-KR"/>
        </w:rPr>
        <w:t xml:space="preserve"> a mean energy of high bands and indicat</w:t>
      </w:r>
      <w:r w:rsidRPr="00D93DB4">
        <w:rPr>
          <w:lang w:eastAsia="ko-KR"/>
        </w:rPr>
        <w:t>ing</w:t>
      </w:r>
      <w:r w:rsidRPr="00D93DB4">
        <w:rPr>
          <w:rFonts w:hint="eastAsia"/>
          <w:lang w:eastAsia="ko-KR"/>
        </w:rPr>
        <w:t xml:space="preserve"> the similarity of the last good frames. This parameter is calculated by following </w:t>
      </w:r>
      <w:r w:rsidRPr="00D93DB4">
        <w:rPr>
          <w:lang w:eastAsia="ko-KR"/>
        </w:rPr>
        <w:t>equation,</w:t>
      </w:r>
      <w:r w:rsidRPr="00D93DB4">
        <w:rPr>
          <w:rFonts w:hint="eastAsia"/>
          <w:lang w:eastAsia="ko-KR"/>
        </w:rPr>
        <w:t xml:space="preserve"> </w:t>
      </w:r>
    </w:p>
    <w:p w14:paraId="541B4743" w14:textId="77777777" w:rsidR="00DA4660" w:rsidRPr="00D93DB4" w:rsidRDefault="00DA4660" w:rsidP="0001287F"/>
    <w:p w14:paraId="3589B792" w14:textId="7E9DBB62" w:rsidR="00DA4660" w:rsidRPr="00D93DB4" w:rsidRDefault="00DA4660" w:rsidP="0001287F">
      <w:pPr>
        <w:pStyle w:val="EQ"/>
        <w:rPr>
          <w:lang w:eastAsia="ko-KR"/>
        </w:rPr>
      </w:pPr>
      <w:r w:rsidRPr="00D93DB4">
        <w:tab/>
      </w:r>
      <w:r w:rsidR="004C5B74">
        <w:rPr>
          <w:noProof/>
          <w:position w:val="-26"/>
        </w:rPr>
        <w:drawing>
          <wp:inline distT="0" distB="0" distL="0" distR="0" wp14:anchorId="536B24B0" wp14:editId="337730F3">
            <wp:extent cx="3086100" cy="671830"/>
            <wp:effectExtent l="0" t="0" r="0" b="0"/>
            <wp:docPr id="12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3086100" cy="671830"/>
                    </a:xfrm>
                    <a:prstGeom prst="rect">
                      <a:avLst/>
                    </a:prstGeom>
                    <a:noFill/>
                    <a:ln>
                      <a:noFill/>
                    </a:ln>
                  </pic:spPr>
                </pic:pic>
              </a:graphicData>
            </a:graphic>
          </wp:inline>
        </w:drawing>
      </w:r>
      <w:r w:rsidRPr="00D93DB4">
        <w:tab/>
        <w:t>(</w:t>
      </w:r>
      <w:r w:rsidR="005B1BA1" w:rsidRPr="00D93DB4">
        <w:t>202</w:t>
      </w:r>
      <w:r w:rsidRPr="00D93DB4">
        <w:t>)</w:t>
      </w:r>
    </w:p>
    <w:p w14:paraId="7F543AE5" w14:textId="77777777" w:rsidR="00DA4660" w:rsidRPr="00D93DB4" w:rsidRDefault="00DA4660" w:rsidP="002F5274">
      <w:pPr>
        <w:pStyle w:val="FP"/>
        <w:rPr>
          <w:lang w:eastAsia="ko-KR"/>
        </w:rPr>
      </w:pPr>
    </w:p>
    <w:p w14:paraId="5D6461BE" w14:textId="21A44116" w:rsidR="00DA4660" w:rsidRPr="00D93DB4" w:rsidRDefault="00DA4660" w:rsidP="0001287F">
      <w:pPr>
        <w:rPr>
          <w:lang w:eastAsia="ko-KR"/>
        </w:rPr>
      </w:pPr>
      <w:r w:rsidRPr="00D93DB4">
        <w:rPr>
          <w:lang w:eastAsia="ko-KR"/>
        </w:rPr>
        <w:t xml:space="preserve">where </w:t>
      </w:r>
      <w:r w:rsidR="004C5B74">
        <w:rPr>
          <w:noProof/>
          <w:position w:val="-6"/>
        </w:rPr>
        <w:drawing>
          <wp:inline distT="0" distB="0" distL="0" distR="0" wp14:anchorId="506B65FA" wp14:editId="6C80BB74">
            <wp:extent cx="114300" cy="167005"/>
            <wp:effectExtent l="0" t="0" r="0" b="0"/>
            <wp:docPr id="121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D93DB4">
        <w:rPr>
          <w:rFonts w:hint="eastAsia"/>
          <w:lang w:eastAsia="ko-KR"/>
        </w:rPr>
        <w:t xml:space="preserve"> i</w:t>
      </w:r>
      <w:r w:rsidRPr="00D93DB4">
        <w:rPr>
          <w:lang w:eastAsia="ko-KR"/>
        </w:rPr>
        <w:t xml:space="preserve">s start band index of the determined high bands. </w:t>
      </w:r>
    </w:p>
    <w:p w14:paraId="6F06AE48" w14:textId="77F60D1F" w:rsidR="00DA4660" w:rsidRPr="00D93DB4" w:rsidRDefault="00DA4660" w:rsidP="0001287F">
      <w:pPr>
        <w:rPr>
          <w:lang w:eastAsia="ko-KR"/>
        </w:rPr>
      </w:pPr>
      <w:r w:rsidRPr="00D93DB4">
        <w:rPr>
          <w:lang w:eastAsia="ko-KR"/>
        </w:rPr>
        <w:t>I</w:t>
      </w:r>
      <w:r w:rsidRPr="00D93DB4">
        <w:rPr>
          <w:rFonts w:hint="eastAsia"/>
          <w:lang w:eastAsia="ko-KR"/>
        </w:rPr>
        <w:t xml:space="preserve">f </w:t>
      </w:r>
      <w:r w:rsidR="004C5B74">
        <w:rPr>
          <w:noProof/>
          <w:position w:val="-10"/>
          <w:lang w:eastAsia="ko-KR"/>
        </w:rPr>
        <w:drawing>
          <wp:inline distT="0" distB="0" distL="0" distR="0" wp14:anchorId="43341331" wp14:editId="182C5643">
            <wp:extent cx="890905" cy="176530"/>
            <wp:effectExtent l="0" t="0" r="0" b="0"/>
            <wp:docPr id="12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890905" cy="176530"/>
                    </a:xfrm>
                    <a:prstGeom prst="rect">
                      <a:avLst/>
                    </a:prstGeom>
                    <a:noFill/>
                    <a:ln>
                      <a:noFill/>
                    </a:ln>
                  </pic:spPr>
                </pic:pic>
              </a:graphicData>
            </a:graphic>
          </wp:inline>
        </w:drawing>
      </w:r>
      <w:r w:rsidRPr="00D93DB4">
        <w:rPr>
          <w:rFonts w:hint="eastAsia"/>
          <w:lang w:eastAsia="ko-KR"/>
        </w:rPr>
        <w:t xml:space="preserve"> is </w:t>
      </w:r>
      <w:r w:rsidRPr="00D93DB4">
        <w:rPr>
          <w:lang w:eastAsia="ko-KR"/>
        </w:rPr>
        <w:t>larger</w:t>
      </w:r>
      <w:r w:rsidRPr="00D93DB4">
        <w:rPr>
          <w:rFonts w:hint="eastAsia"/>
          <w:lang w:eastAsia="ko-KR"/>
        </w:rPr>
        <w:t xml:space="preserve"> than 2.0 or </w:t>
      </w:r>
      <w:r w:rsidRPr="00D93DB4">
        <w:rPr>
          <w:lang w:eastAsia="ko-KR"/>
        </w:rPr>
        <w:t>smaller</w:t>
      </w:r>
      <w:r w:rsidRPr="00D93DB4">
        <w:rPr>
          <w:rFonts w:hint="eastAsia"/>
          <w:lang w:eastAsia="ko-KR"/>
        </w:rPr>
        <w:t xml:space="preserve"> than 0.5, </w:t>
      </w:r>
      <w:r w:rsidRPr="00D93DB4">
        <w:rPr>
          <w:lang w:eastAsia="ko-KR"/>
        </w:rPr>
        <w:t>oldout_pha_idx</w:t>
      </w:r>
      <w:r w:rsidRPr="00D93DB4">
        <w:rPr>
          <w:rFonts w:hint="eastAsia"/>
          <w:lang w:eastAsia="ko-KR"/>
        </w:rPr>
        <w:t xml:space="preserve"> </w:t>
      </w:r>
      <w:r w:rsidRPr="00D93DB4">
        <w:rPr>
          <w:lang w:eastAsia="ko-KR"/>
        </w:rPr>
        <w:t>is</w:t>
      </w:r>
      <w:r w:rsidRPr="00D93DB4">
        <w:rPr>
          <w:rFonts w:hint="eastAsia"/>
          <w:lang w:eastAsia="ko-KR"/>
        </w:rPr>
        <w:t xml:space="preserve"> set to 1. </w:t>
      </w:r>
      <w:r w:rsidRPr="00D93DB4">
        <w:rPr>
          <w:lang w:eastAsia="ko-KR"/>
        </w:rPr>
        <w:t>oldout_pha_idx</w:t>
      </w:r>
      <w:r w:rsidRPr="00D93DB4">
        <w:rPr>
          <w:rFonts w:hint="eastAsia"/>
          <w:lang w:eastAsia="ko-KR"/>
        </w:rPr>
        <w:t xml:space="preserve"> is used </w:t>
      </w:r>
      <w:r w:rsidRPr="00D93DB4">
        <w:rPr>
          <w:lang w:eastAsia="ko-KR"/>
        </w:rPr>
        <w:t>as</w:t>
      </w:r>
      <w:r w:rsidRPr="00D93DB4">
        <w:rPr>
          <w:rFonts w:hint="eastAsia"/>
          <w:lang w:eastAsia="ko-KR"/>
        </w:rPr>
        <w:t xml:space="preserve"> a switch </w:t>
      </w:r>
      <w:r w:rsidRPr="00D93DB4">
        <w:rPr>
          <w:lang w:eastAsia="ko-KR"/>
        </w:rPr>
        <w:t>using the</w:t>
      </w:r>
      <w:r w:rsidR="00064C44" w:rsidRPr="00D93DB4">
        <w:rPr>
          <w:lang w:eastAsia="ko-KR"/>
        </w:rPr>
        <w:t xml:space="preserve"> </w:t>
      </w:r>
      <w:r w:rsidRPr="00D93DB4">
        <w:rPr>
          <w:lang w:eastAsia="ko-KR"/>
        </w:rPr>
        <w:t>Oldauout</w:t>
      </w:r>
      <w:r w:rsidRPr="00D93DB4">
        <w:rPr>
          <w:rFonts w:hint="eastAsia"/>
          <w:lang w:eastAsia="ko-KR"/>
        </w:rPr>
        <w:t xml:space="preserve"> memory. The two sets of </w:t>
      </w:r>
      <w:r w:rsidRPr="00D93DB4">
        <w:rPr>
          <w:lang w:eastAsia="ko-KR"/>
        </w:rPr>
        <w:t>Oldauout</w:t>
      </w:r>
      <w:r w:rsidRPr="00D93DB4">
        <w:rPr>
          <w:rFonts w:hint="eastAsia"/>
          <w:lang w:eastAsia="ko-KR"/>
        </w:rPr>
        <w:t xml:space="preserve"> were saved at the both </w:t>
      </w:r>
      <w:r w:rsidRPr="00D93DB4">
        <w:rPr>
          <w:lang w:eastAsia="ko-KR"/>
        </w:rPr>
        <w:t xml:space="preserve">the </w:t>
      </w:r>
      <w:r w:rsidRPr="00D93DB4">
        <w:rPr>
          <w:rFonts w:hint="eastAsia"/>
          <w:lang w:eastAsia="ko-KR"/>
        </w:rPr>
        <w:t xml:space="preserve">phase matching for erased frame block and </w:t>
      </w:r>
      <w:r w:rsidRPr="00D93DB4">
        <w:rPr>
          <w:lang w:eastAsia="ko-KR"/>
        </w:rPr>
        <w:t xml:space="preserve">the </w:t>
      </w:r>
      <w:r w:rsidRPr="00D93DB4">
        <w:rPr>
          <w:rFonts w:hint="eastAsia"/>
          <w:lang w:eastAsia="ko-KR"/>
        </w:rPr>
        <w:t xml:space="preserve">phase matching for burst erasures block. The 1st </w:t>
      </w:r>
      <w:r w:rsidRPr="00D93DB4">
        <w:rPr>
          <w:lang w:eastAsia="ko-KR"/>
        </w:rPr>
        <w:t>Oldauout</w:t>
      </w:r>
      <w:r w:rsidRPr="00D93DB4">
        <w:rPr>
          <w:rFonts w:hint="eastAsia"/>
          <w:lang w:eastAsia="ko-KR"/>
        </w:rPr>
        <w:t xml:space="preserve"> is generated </w:t>
      </w:r>
      <w:r w:rsidRPr="00D93DB4">
        <w:rPr>
          <w:lang w:eastAsia="ko-KR"/>
        </w:rPr>
        <w:t>from</w:t>
      </w:r>
      <w:r w:rsidRPr="00D93DB4">
        <w:rPr>
          <w:rFonts w:hint="eastAsia"/>
          <w:lang w:eastAsia="ko-KR"/>
        </w:rPr>
        <w:t xml:space="preserve"> </w:t>
      </w:r>
      <w:r w:rsidRPr="00D93DB4">
        <w:rPr>
          <w:lang w:eastAsia="ko-KR"/>
        </w:rPr>
        <w:t xml:space="preserve">a </w:t>
      </w:r>
      <w:r w:rsidRPr="00D93DB4">
        <w:rPr>
          <w:rFonts w:hint="eastAsia"/>
          <w:lang w:eastAsia="ko-KR"/>
        </w:rPr>
        <w:t xml:space="preserve">copied signal by </w:t>
      </w:r>
      <w:r w:rsidRPr="00D93DB4">
        <w:rPr>
          <w:lang w:eastAsia="ko-KR"/>
        </w:rPr>
        <w:t xml:space="preserve">a </w:t>
      </w:r>
      <w:r w:rsidRPr="00D93DB4">
        <w:rPr>
          <w:rFonts w:hint="eastAsia"/>
          <w:lang w:eastAsia="ko-KR"/>
        </w:rPr>
        <w:t xml:space="preserve">phase matching process, and the 2nd </w:t>
      </w:r>
      <w:r w:rsidRPr="00D93DB4">
        <w:rPr>
          <w:lang w:eastAsia="ko-KR"/>
        </w:rPr>
        <w:t>Oldauout</w:t>
      </w:r>
      <w:r w:rsidRPr="00D93DB4">
        <w:rPr>
          <w:rFonts w:hint="eastAsia"/>
          <w:lang w:eastAsia="ko-KR"/>
        </w:rPr>
        <w:t xml:space="preserve"> is generated by the time</w:t>
      </w:r>
      <w:r w:rsidRPr="00D93DB4">
        <w:rPr>
          <w:lang w:eastAsia="ko-KR"/>
        </w:rPr>
        <w:t xml:space="preserve"> domain</w:t>
      </w:r>
      <w:r w:rsidRPr="00D93DB4">
        <w:rPr>
          <w:rFonts w:hint="eastAsia"/>
          <w:lang w:eastAsia="ko-KR"/>
        </w:rPr>
        <w:t xml:space="preserve"> signal </w:t>
      </w:r>
      <w:r w:rsidRPr="00D93DB4">
        <w:rPr>
          <w:lang w:eastAsia="ko-KR"/>
        </w:rPr>
        <w:t>resulting from the</w:t>
      </w:r>
      <w:r w:rsidRPr="00D93DB4">
        <w:rPr>
          <w:rFonts w:hint="eastAsia"/>
          <w:lang w:eastAsia="ko-KR"/>
        </w:rPr>
        <w:t xml:space="preserve"> IMDCT.</w:t>
      </w:r>
      <w:r w:rsidR="00064C44" w:rsidRPr="00D93DB4">
        <w:rPr>
          <w:rFonts w:hint="eastAsia"/>
          <w:lang w:eastAsia="ko-KR"/>
        </w:rPr>
        <w:t xml:space="preserve"> </w:t>
      </w:r>
      <w:r w:rsidRPr="00D93DB4">
        <w:rPr>
          <w:rFonts w:hint="eastAsia"/>
          <w:lang w:eastAsia="ko-KR"/>
        </w:rPr>
        <w:t xml:space="preserve">If the </w:t>
      </w:r>
      <w:r w:rsidRPr="00D93DB4">
        <w:rPr>
          <w:lang w:eastAsia="ko-KR"/>
        </w:rPr>
        <w:t>oldout_pha_idx</w:t>
      </w:r>
      <w:r w:rsidRPr="00D93DB4">
        <w:rPr>
          <w:rFonts w:hint="eastAsia"/>
          <w:lang w:eastAsia="ko-KR"/>
        </w:rPr>
        <w:t xml:space="preserve"> is set to 1, </w:t>
      </w:r>
      <w:r w:rsidRPr="00D93DB4">
        <w:rPr>
          <w:lang w:eastAsia="ko-KR"/>
        </w:rPr>
        <w:t>it indicates</w:t>
      </w:r>
      <w:r w:rsidRPr="00D93DB4">
        <w:rPr>
          <w:rFonts w:hint="eastAsia"/>
          <w:lang w:eastAsia="ko-KR"/>
        </w:rPr>
        <w:t xml:space="preserve"> that the high band signal is unstable and the 2nd </w:t>
      </w:r>
      <w:r w:rsidRPr="00D93DB4">
        <w:rPr>
          <w:lang w:eastAsia="ko-KR"/>
        </w:rPr>
        <w:t>Oldauout</w:t>
      </w:r>
      <w:r w:rsidRPr="00D93DB4">
        <w:rPr>
          <w:rFonts w:hint="eastAsia"/>
          <w:lang w:eastAsia="ko-KR"/>
        </w:rPr>
        <w:t xml:space="preserve"> will be used for </w:t>
      </w:r>
      <w:r w:rsidRPr="00D93DB4">
        <w:rPr>
          <w:lang w:eastAsia="ko-KR"/>
        </w:rPr>
        <w:t xml:space="preserve">the </w:t>
      </w:r>
      <w:r w:rsidRPr="00D93DB4">
        <w:rPr>
          <w:rFonts w:hint="eastAsia"/>
          <w:lang w:eastAsia="ko-KR"/>
        </w:rPr>
        <w:t xml:space="preserve">OLA process in the next good frame. If the </w:t>
      </w:r>
      <w:r w:rsidRPr="00D93DB4">
        <w:rPr>
          <w:lang w:eastAsia="ko-KR"/>
        </w:rPr>
        <w:t>oldout_pha_idx</w:t>
      </w:r>
      <w:r w:rsidRPr="00D93DB4">
        <w:rPr>
          <w:rFonts w:hint="eastAsia"/>
          <w:lang w:eastAsia="ko-KR"/>
        </w:rPr>
        <w:t xml:space="preserve"> is set to 0, </w:t>
      </w:r>
      <w:r w:rsidRPr="00D93DB4">
        <w:rPr>
          <w:lang w:eastAsia="ko-KR"/>
        </w:rPr>
        <w:t>it indicates</w:t>
      </w:r>
      <w:r w:rsidRPr="00D93DB4">
        <w:rPr>
          <w:rFonts w:hint="eastAsia"/>
          <w:lang w:eastAsia="ko-KR"/>
        </w:rPr>
        <w:t xml:space="preserve"> that the high band signal is stable and the 1st </w:t>
      </w:r>
      <w:r w:rsidRPr="00D93DB4">
        <w:rPr>
          <w:lang w:eastAsia="ko-KR"/>
        </w:rPr>
        <w:t>Oldauout</w:t>
      </w:r>
      <w:r w:rsidRPr="00D93DB4">
        <w:rPr>
          <w:rFonts w:hint="eastAsia"/>
          <w:lang w:eastAsia="ko-KR"/>
        </w:rPr>
        <w:t xml:space="preserve"> will be used for OLA process in the next good frame.</w:t>
      </w:r>
    </w:p>
    <w:p w14:paraId="6E58EE7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if((mean_en_high&gt;2.0)||(mean_en_high&lt;0.5))  {</w:t>
      </w:r>
    </w:p>
    <w:p w14:paraId="64C09A00"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oldout_pha_idx = 1;</w:t>
      </w:r>
    </w:p>
    <w:p w14:paraId="4BE0E550"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0DCA1CCF"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else  {</w:t>
      </w:r>
    </w:p>
    <w:p w14:paraId="1DBFF683"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oldout_pha_idx = 0;</w:t>
      </w:r>
    </w:p>
    <w:p w14:paraId="6860B3BD" w14:textId="77777777" w:rsidR="00DA4660" w:rsidRPr="00D93DB4" w:rsidRDefault="00DA4660" w:rsidP="0001287F">
      <w:pPr>
        <w:rPr>
          <w:rFonts w:ascii="Courier New" w:hAnsi="Courier New" w:cs="Courier New"/>
          <w:sz w:val="16"/>
          <w:szCs w:val="16"/>
          <w:lang w:eastAsia="ko-KR"/>
        </w:rPr>
      </w:pPr>
      <w:r w:rsidRPr="00D93DB4">
        <w:rPr>
          <w:rFonts w:ascii="Courier New" w:hAnsi="Courier New" w:cs="Courier New"/>
          <w:sz w:val="16"/>
          <w:szCs w:val="16"/>
          <w:lang w:eastAsia="ko-KR"/>
        </w:rPr>
        <w:t xml:space="preserve">    }</w:t>
      </w:r>
    </w:p>
    <w:p w14:paraId="60DC43AF" w14:textId="77777777" w:rsidR="00DA4660" w:rsidRPr="00D93DB4" w:rsidRDefault="00DA4660" w:rsidP="0001287F">
      <w:pPr>
        <w:rPr>
          <w:lang w:eastAsia="ko-KR"/>
        </w:rPr>
      </w:pPr>
    </w:p>
    <w:p w14:paraId="7D1D6B3C" w14:textId="77777777" w:rsidR="00DA4660" w:rsidRPr="00D93DB4" w:rsidRDefault="00956FFB" w:rsidP="0001287F">
      <w:pPr>
        <w:pStyle w:val="Heading5"/>
        <w:rPr>
          <w:lang w:eastAsia="ko-KR"/>
        </w:rPr>
      </w:pPr>
      <w:bookmarkStart w:id="214" w:name="_Toc123562475"/>
      <w:r w:rsidRPr="00D93DB4">
        <w:rPr>
          <w:rFonts w:hint="eastAsia"/>
          <w:lang w:eastAsia="ko-KR"/>
        </w:rPr>
        <w:t>5.4.3.7</w:t>
      </w:r>
      <w:r w:rsidR="00DA4660" w:rsidRPr="00D93DB4">
        <w:rPr>
          <w:rFonts w:hint="eastAsia"/>
          <w:lang w:eastAsia="ko-KR"/>
        </w:rPr>
        <w:t>.3</w:t>
      </w:r>
      <w:r w:rsidR="00DA6207" w:rsidRPr="00D93DB4">
        <w:rPr>
          <w:lang w:eastAsia="ko-KR"/>
        </w:rPr>
        <w:tab/>
      </w:r>
      <w:r w:rsidR="00DA4660" w:rsidRPr="00D93DB4">
        <w:rPr>
          <w:lang w:eastAsia="ko-KR"/>
        </w:rPr>
        <w:t>Repetition</w:t>
      </w:r>
      <w:r w:rsidR="00DA4660" w:rsidRPr="00D93DB4">
        <w:rPr>
          <w:rFonts w:hint="eastAsia"/>
          <w:lang w:eastAsia="ko-KR"/>
        </w:rPr>
        <w:t xml:space="preserve"> and smoothing</w:t>
      </w:r>
      <w:bookmarkEnd w:id="214"/>
    </w:p>
    <w:p w14:paraId="6CA7D4C1" w14:textId="77777777" w:rsidR="00DA4660" w:rsidRPr="00D93DB4" w:rsidRDefault="00DA4660" w:rsidP="0001287F">
      <w:pPr>
        <w:rPr>
          <w:lang w:eastAsia="ko-KR"/>
        </w:rPr>
      </w:pPr>
      <w:r w:rsidRPr="00D93DB4">
        <w:rPr>
          <w:lang w:eastAsia="ko-KR"/>
        </w:rPr>
        <w:t xml:space="preserve">Figure </w:t>
      </w:r>
      <w:r w:rsidR="000B67DD" w:rsidRPr="00D93DB4">
        <w:rPr>
          <w:lang w:eastAsia="ko-KR"/>
        </w:rPr>
        <w:t>11</w:t>
      </w:r>
      <w:r w:rsidRPr="00D93DB4">
        <w:rPr>
          <w:lang w:eastAsia="ko-KR"/>
        </w:rPr>
        <w:t xml:space="preserve"> depicts the repetition and smoothing tool (OLA modes for time-domain </w:t>
      </w:r>
      <w:r w:rsidRPr="00D93DB4">
        <w:rPr>
          <w:rFonts w:hint="eastAsia"/>
          <w:lang w:eastAsia="ko-KR"/>
        </w:rPr>
        <w:t>PLC).</w:t>
      </w:r>
    </w:p>
    <w:p w14:paraId="7D99E8F8" w14:textId="45612192" w:rsidR="00DA4660" w:rsidRPr="00D93DB4" w:rsidRDefault="00DA4660" w:rsidP="002F5274">
      <w:pPr>
        <w:pStyle w:val="TH"/>
        <w:rPr>
          <w:lang w:eastAsia="ko-KR"/>
        </w:rPr>
      </w:pPr>
      <w:r w:rsidRPr="00D93DB4">
        <w:rPr>
          <w:rFonts w:hint="eastAsia"/>
        </w:rPr>
        <w:t xml:space="preserve">   </w:t>
      </w:r>
      <w:r w:rsidR="004C5B74">
        <w:rPr>
          <w:noProof/>
        </w:rPr>
        <w:drawing>
          <wp:inline distT="0" distB="0" distL="0" distR="0" wp14:anchorId="3FD123CE" wp14:editId="43EBBA91">
            <wp:extent cx="4857750" cy="2438400"/>
            <wp:effectExtent l="0" t="0" r="0" b="0"/>
            <wp:docPr id="12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148B71D9" w14:textId="77777777" w:rsidR="00DA4660" w:rsidRPr="00D93DB4" w:rsidRDefault="00DA4660" w:rsidP="002F5274">
      <w:pPr>
        <w:pStyle w:val="TF"/>
        <w:rPr>
          <w:lang w:eastAsia="ko-KR"/>
        </w:rPr>
      </w:pPr>
      <w:r w:rsidRPr="00D93DB4">
        <w:t>Figure</w:t>
      </w:r>
      <w:r w:rsidR="000B67DD" w:rsidRPr="00D93DB4">
        <w:t xml:space="preserve"> 11</w:t>
      </w:r>
      <w:r w:rsidRPr="00D93DB4">
        <w:t xml:space="preserve">: </w:t>
      </w:r>
      <w:r w:rsidRPr="00D93DB4">
        <w:rPr>
          <w:rFonts w:hint="eastAsia"/>
          <w:bCs/>
          <w:lang w:eastAsia="ko-KR"/>
        </w:rPr>
        <w:t>Repetition and smoothing</w:t>
      </w:r>
    </w:p>
    <w:p w14:paraId="449B6022" w14:textId="77777777" w:rsidR="00DA4660" w:rsidRPr="00D93DB4" w:rsidRDefault="00DA4660" w:rsidP="0001287F">
      <w:pPr>
        <w:rPr>
          <w:lang w:eastAsia="ko-KR"/>
        </w:rPr>
      </w:pPr>
      <w:r w:rsidRPr="00D93DB4">
        <w:rPr>
          <w:rFonts w:hint="eastAsia"/>
          <w:lang w:eastAsia="ko-KR"/>
        </w:rPr>
        <w:t xml:space="preserve">Each tool in the block diagram is </w:t>
      </w:r>
      <w:r w:rsidRPr="00D93DB4">
        <w:rPr>
          <w:lang w:eastAsia="ko-KR"/>
        </w:rPr>
        <w:t>described</w:t>
      </w:r>
      <w:r w:rsidRPr="00D93DB4">
        <w:rPr>
          <w:rFonts w:hint="eastAsia"/>
          <w:lang w:eastAsia="ko-KR"/>
        </w:rPr>
        <w:t xml:space="preserve"> as </w:t>
      </w:r>
      <w:r w:rsidRPr="00D93DB4">
        <w:rPr>
          <w:lang w:eastAsia="ko-KR"/>
        </w:rPr>
        <w:t>follows</w:t>
      </w:r>
      <w:r w:rsidRPr="00D93DB4">
        <w:rPr>
          <w:rFonts w:hint="eastAsia"/>
          <w:lang w:eastAsia="ko-KR"/>
        </w:rPr>
        <w:t xml:space="preserve">. Figure </w:t>
      </w:r>
      <w:r w:rsidR="000B67DD" w:rsidRPr="00D93DB4">
        <w:rPr>
          <w:lang w:eastAsia="ko-KR"/>
        </w:rPr>
        <w:t>12</w:t>
      </w:r>
      <w:r w:rsidRPr="00D93DB4">
        <w:rPr>
          <w:rFonts w:hint="eastAsia"/>
          <w:lang w:eastAsia="ko-KR"/>
        </w:rPr>
        <w:t xml:space="preserve"> </w:t>
      </w:r>
      <w:r w:rsidRPr="00D93DB4">
        <w:rPr>
          <w:lang w:eastAsia="ko-KR"/>
        </w:rPr>
        <w:t xml:space="preserve">is a block diagram </w:t>
      </w:r>
      <w:r w:rsidRPr="00D93DB4">
        <w:rPr>
          <w:rFonts w:hint="eastAsia"/>
          <w:lang w:eastAsia="ko-KR"/>
        </w:rPr>
        <w:t xml:space="preserve">of conventional OLA method. </w:t>
      </w:r>
      <w:r w:rsidRPr="00D93DB4">
        <w:rPr>
          <w:lang w:eastAsia="ko-KR"/>
        </w:rPr>
        <w:t xml:space="preserve">The </w:t>
      </w:r>
      <w:r w:rsidRPr="00D93DB4">
        <w:rPr>
          <w:rFonts w:hint="eastAsia"/>
          <w:lang w:eastAsia="ko-KR"/>
        </w:rPr>
        <w:t xml:space="preserve">conventional </w:t>
      </w:r>
      <w:r w:rsidRPr="00D93DB4">
        <w:rPr>
          <w:lang w:eastAsia="ko-KR"/>
        </w:rPr>
        <w:t xml:space="preserve">OLA </w:t>
      </w:r>
      <w:r w:rsidRPr="00D93DB4">
        <w:rPr>
          <w:rFonts w:hint="eastAsia"/>
          <w:lang w:eastAsia="ko-KR"/>
        </w:rPr>
        <w:t xml:space="preserve">method </w:t>
      </w:r>
      <w:r w:rsidRPr="00D93DB4">
        <w:rPr>
          <w:lang w:eastAsia="ko-KR"/>
        </w:rPr>
        <w:t>include</w:t>
      </w:r>
      <w:r w:rsidRPr="00D93DB4">
        <w:rPr>
          <w:rFonts w:hint="eastAsia"/>
          <w:lang w:eastAsia="ko-KR"/>
        </w:rPr>
        <w:t>s</w:t>
      </w:r>
      <w:r w:rsidRPr="00D93DB4">
        <w:rPr>
          <w:lang w:eastAsia="ko-KR"/>
        </w:rPr>
        <w:t xml:space="preserve"> a windowing </w:t>
      </w:r>
      <w:r w:rsidRPr="00D93DB4">
        <w:rPr>
          <w:rFonts w:hint="eastAsia"/>
          <w:lang w:eastAsia="ko-KR"/>
        </w:rPr>
        <w:t xml:space="preserve">block </w:t>
      </w:r>
      <w:r w:rsidRPr="00D93DB4">
        <w:rPr>
          <w:lang w:eastAsia="ko-KR"/>
        </w:rPr>
        <w:t xml:space="preserve">and an OLA </w:t>
      </w:r>
      <w:r w:rsidRPr="00D93DB4">
        <w:rPr>
          <w:rFonts w:hint="eastAsia"/>
          <w:lang w:eastAsia="ko-KR"/>
        </w:rPr>
        <w:t>block</w:t>
      </w:r>
      <w:r w:rsidRPr="00D93DB4">
        <w:rPr>
          <w:lang w:eastAsia="ko-KR"/>
        </w:rPr>
        <w:t>.</w:t>
      </w:r>
      <w:r w:rsidRPr="00D93DB4">
        <w:rPr>
          <w:rFonts w:hint="eastAsia"/>
          <w:lang w:eastAsia="ko-KR"/>
        </w:rPr>
        <w:t xml:space="preserve"> </w:t>
      </w:r>
      <w:r w:rsidRPr="00D93DB4">
        <w:rPr>
          <w:lang w:eastAsia="ko-KR"/>
        </w:rPr>
        <w:t>Referring to F</w:t>
      </w:r>
      <w:r w:rsidRPr="00D93DB4">
        <w:rPr>
          <w:rFonts w:hint="eastAsia"/>
          <w:lang w:eastAsia="ko-KR"/>
        </w:rPr>
        <w:t>igure</w:t>
      </w:r>
      <w:r w:rsidR="000B67DD" w:rsidRPr="00D93DB4">
        <w:rPr>
          <w:lang w:eastAsia="ko-KR"/>
        </w:rPr>
        <w:t xml:space="preserve"> 12</w:t>
      </w:r>
      <w:r w:rsidRPr="00D93DB4">
        <w:rPr>
          <w:lang w:eastAsia="ko-KR"/>
        </w:rPr>
        <w:t xml:space="preserve">, the windowing </w:t>
      </w:r>
      <w:r w:rsidRPr="00D93DB4">
        <w:rPr>
          <w:rFonts w:hint="eastAsia"/>
          <w:lang w:eastAsia="ko-KR"/>
        </w:rPr>
        <w:t>block</w:t>
      </w:r>
      <w:r w:rsidRPr="00D93DB4">
        <w:rPr>
          <w:lang w:eastAsia="ko-KR"/>
        </w:rPr>
        <w:t xml:space="preserve"> </w:t>
      </w:r>
      <w:r w:rsidRPr="00D93DB4">
        <w:rPr>
          <w:rFonts w:hint="eastAsia"/>
          <w:lang w:eastAsia="ko-KR"/>
        </w:rPr>
        <w:t>p</w:t>
      </w:r>
      <w:r w:rsidRPr="00D93DB4">
        <w:rPr>
          <w:lang w:eastAsia="ko-KR"/>
        </w:rPr>
        <w:t>erform</w:t>
      </w:r>
      <w:r w:rsidRPr="00D93DB4">
        <w:rPr>
          <w:rFonts w:hint="eastAsia"/>
          <w:lang w:eastAsia="ko-KR"/>
        </w:rPr>
        <w:t>s</w:t>
      </w:r>
      <w:r w:rsidRPr="00D93DB4">
        <w:rPr>
          <w:lang w:eastAsia="ko-KR"/>
        </w:rPr>
        <w:t xml:space="preserve"> a windowing</w:t>
      </w:r>
      <w:r w:rsidRPr="00D93DB4">
        <w:rPr>
          <w:rFonts w:hint="eastAsia"/>
          <w:lang w:eastAsia="ko-KR"/>
        </w:rPr>
        <w:t xml:space="preserve"> </w:t>
      </w:r>
      <w:r w:rsidRPr="00D93DB4">
        <w:rPr>
          <w:lang w:eastAsia="ko-KR"/>
        </w:rPr>
        <w:t>process on an IMDCT signal of the current frame to remove time domain aliasing.</w:t>
      </w:r>
      <w:r w:rsidRPr="00D93DB4">
        <w:rPr>
          <w:rFonts w:hint="eastAsia"/>
          <w:lang w:eastAsia="ko-KR"/>
        </w:rPr>
        <w:t xml:space="preserve"> </w:t>
      </w:r>
      <w:r w:rsidRPr="00D93DB4">
        <w:rPr>
          <w:lang w:eastAsia="ko-KR"/>
        </w:rPr>
        <w:t>The case of a window having an overlap duration less than 50% will be described</w:t>
      </w:r>
      <w:r w:rsidRPr="00D93DB4">
        <w:rPr>
          <w:rFonts w:hint="eastAsia"/>
          <w:lang w:eastAsia="ko-KR"/>
        </w:rPr>
        <w:t xml:space="preserve"> </w:t>
      </w:r>
      <w:r w:rsidRPr="00D93DB4">
        <w:rPr>
          <w:lang w:eastAsia="ko-KR"/>
        </w:rPr>
        <w:t>below with reference to</w:t>
      </w:r>
      <w:r w:rsidRPr="00D93DB4">
        <w:rPr>
          <w:rFonts w:hint="eastAsia"/>
          <w:lang w:eastAsia="ko-KR"/>
        </w:rPr>
        <w:t xml:space="preserve"> </w:t>
      </w:r>
      <w:r w:rsidRPr="00D93DB4">
        <w:rPr>
          <w:lang w:eastAsia="ko-KR"/>
        </w:rPr>
        <w:t>F</w:t>
      </w:r>
      <w:r w:rsidRPr="00D93DB4">
        <w:rPr>
          <w:rFonts w:hint="eastAsia"/>
          <w:lang w:eastAsia="ko-KR"/>
        </w:rPr>
        <w:t>igure</w:t>
      </w:r>
      <w:r w:rsidR="000B67DD" w:rsidRPr="00D93DB4">
        <w:rPr>
          <w:lang w:eastAsia="ko-KR"/>
        </w:rPr>
        <w:t xml:space="preserve"> 13</w:t>
      </w:r>
      <w:r w:rsidRPr="00D93DB4">
        <w:rPr>
          <w:lang w:eastAsia="ko-KR"/>
        </w:rPr>
        <w:t>.</w:t>
      </w:r>
      <w:r w:rsidRPr="00D93DB4">
        <w:rPr>
          <w:rFonts w:hint="eastAsia"/>
          <w:lang w:eastAsia="ko-KR"/>
        </w:rPr>
        <w:t xml:space="preserve"> </w:t>
      </w:r>
      <w:r w:rsidRPr="00D93DB4">
        <w:rPr>
          <w:lang w:eastAsia="ko-KR"/>
        </w:rPr>
        <w:t xml:space="preserve">The OLA </w:t>
      </w:r>
      <w:r w:rsidRPr="00D93DB4">
        <w:rPr>
          <w:rFonts w:hint="eastAsia"/>
          <w:lang w:eastAsia="ko-KR"/>
        </w:rPr>
        <w:t>block</w:t>
      </w:r>
      <w:r w:rsidRPr="00D93DB4">
        <w:rPr>
          <w:lang w:eastAsia="ko-KR"/>
        </w:rPr>
        <w:t xml:space="preserve"> perform</w:t>
      </w:r>
      <w:r w:rsidRPr="00D93DB4">
        <w:rPr>
          <w:rFonts w:hint="eastAsia"/>
          <w:lang w:eastAsia="ko-KR"/>
        </w:rPr>
        <w:t>s</w:t>
      </w:r>
      <w:r w:rsidRPr="00D93DB4">
        <w:rPr>
          <w:lang w:eastAsia="ko-KR"/>
        </w:rPr>
        <w:t xml:space="preserve"> OLA processing on the windowed IMDCT signal.</w:t>
      </w:r>
      <w:r w:rsidRPr="00D93DB4">
        <w:rPr>
          <w:rFonts w:hint="eastAsia"/>
          <w:lang w:eastAsia="ko-KR"/>
        </w:rPr>
        <w:t xml:space="preserve"> </w:t>
      </w:r>
    </w:p>
    <w:p w14:paraId="17C3CB13" w14:textId="77777777" w:rsidR="00DA4660" w:rsidRPr="00D93DB4" w:rsidRDefault="00DA4660" w:rsidP="0001287F">
      <w:pPr>
        <w:rPr>
          <w:lang w:eastAsia="ko-KR"/>
        </w:rPr>
      </w:pPr>
      <w:r w:rsidRPr="00D93DB4">
        <w:rPr>
          <w:rFonts w:hint="eastAsia"/>
          <w:lang w:eastAsia="ko-KR"/>
        </w:rPr>
        <w:t xml:space="preserve">Figure </w:t>
      </w:r>
      <w:r w:rsidR="000B67DD" w:rsidRPr="00D93DB4">
        <w:rPr>
          <w:lang w:eastAsia="ko-KR"/>
        </w:rPr>
        <w:t>13</w:t>
      </w:r>
      <w:r w:rsidRPr="00D93DB4">
        <w:rPr>
          <w:rFonts w:hint="eastAsia"/>
          <w:lang w:eastAsia="ko-KR"/>
        </w:rPr>
        <w:t xml:space="preserve"> </w:t>
      </w:r>
      <w:r w:rsidRPr="00D93DB4">
        <w:rPr>
          <w:lang w:eastAsia="ko-KR"/>
        </w:rPr>
        <w:t>illustrates the</w:t>
      </w:r>
      <w:r w:rsidRPr="00D93DB4">
        <w:rPr>
          <w:rFonts w:hint="eastAsia"/>
          <w:lang w:eastAsia="ko-KR"/>
        </w:rPr>
        <w:t xml:space="preserve"> general OLA method with </w:t>
      </w:r>
      <w:r w:rsidRPr="00D93DB4">
        <w:rPr>
          <w:lang w:eastAsia="ko-KR"/>
        </w:rPr>
        <w:t>the window format</w:t>
      </w:r>
      <w:r w:rsidRPr="00D93DB4">
        <w:rPr>
          <w:rFonts w:hint="eastAsia"/>
          <w:lang w:eastAsia="ko-KR"/>
        </w:rPr>
        <w:t xml:space="preserve"> </w:t>
      </w:r>
      <w:r w:rsidRPr="00D93DB4">
        <w:rPr>
          <w:lang w:eastAsia="ko-KR"/>
        </w:rPr>
        <w:t>for concealing an erased frame</w:t>
      </w:r>
      <w:r w:rsidRPr="00D93DB4">
        <w:rPr>
          <w:rFonts w:hint="eastAsia"/>
          <w:lang w:eastAsia="ko-KR"/>
        </w:rPr>
        <w:t xml:space="preserve">. </w:t>
      </w:r>
      <w:r w:rsidRPr="00D93DB4">
        <w:rPr>
          <w:lang w:eastAsia="ko-KR"/>
        </w:rPr>
        <w:t>When an</w:t>
      </w:r>
      <w:r w:rsidRPr="00D93DB4">
        <w:rPr>
          <w:rFonts w:hint="eastAsia"/>
          <w:lang w:eastAsia="ko-KR"/>
        </w:rPr>
        <w:t xml:space="preserve"> </w:t>
      </w:r>
      <w:r w:rsidRPr="00D93DB4">
        <w:rPr>
          <w:lang w:eastAsia="ko-KR"/>
        </w:rPr>
        <w:t>erasure occurs in frequency domain encoding, past spectral coefficients are usually</w:t>
      </w:r>
      <w:r w:rsidRPr="00D93DB4">
        <w:rPr>
          <w:rFonts w:hint="eastAsia"/>
          <w:lang w:eastAsia="ko-KR"/>
        </w:rPr>
        <w:t xml:space="preserve"> </w:t>
      </w:r>
      <w:r w:rsidRPr="00D93DB4">
        <w:rPr>
          <w:lang w:eastAsia="ko-KR"/>
        </w:rPr>
        <w:t>repeated, and thus, it may be impossible to remove time domain aliasing in the erased</w:t>
      </w:r>
      <w:r w:rsidRPr="00D93DB4">
        <w:rPr>
          <w:rFonts w:hint="eastAsia"/>
          <w:lang w:eastAsia="ko-KR"/>
        </w:rPr>
        <w:t xml:space="preserve"> </w:t>
      </w:r>
      <w:r w:rsidRPr="00D93DB4">
        <w:rPr>
          <w:lang w:eastAsia="ko-KR"/>
        </w:rPr>
        <w:t xml:space="preserve">frame. </w:t>
      </w:r>
    </w:p>
    <w:p w14:paraId="4D525FC2" w14:textId="1F273A47" w:rsidR="00DA4660" w:rsidRPr="00D93DB4" w:rsidRDefault="004C5B74" w:rsidP="002F5274">
      <w:pPr>
        <w:pStyle w:val="TH"/>
        <w:rPr>
          <w:lang w:eastAsia="ko-KR"/>
        </w:rPr>
      </w:pPr>
      <w:r>
        <w:rPr>
          <w:noProof/>
        </w:rPr>
        <w:drawing>
          <wp:inline distT="0" distB="0" distL="0" distR="0" wp14:anchorId="555769FB" wp14:editId="01AE84BF">
            <wp:extent cx="1381125" cy="1666875"/>
            <wp:effectExtent l="0" t="0" r="0" b="0"/>
            <wp:docPr id="12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381125" cy="1666875"/>
                    </a:xfrm>
                    <a:prstGeom prst="rect">
                      <a:avLst/>
                    </a:prstGeom>
                    <a:noFill/>
                    <a:ln>
                      <a:noFill/>
                    </a:ln>
                  </pic:spPr>
                </pic:pic>
              </a:graphicData>
            </a:graphic>
          </wp:inline>
        </w:drawing>
      </w:r>
    </w:p>
    <w:p w14:paraId="6C3076BB" w14:textId="77777777" w:rsidR="00DA4660" w:rsidRPr="00D93DB4" w:rsidRDefault="00DA4660" w:rsidP="002F5274">
      <w:pPr>
        <w:pStyle w:val="TF"/>
        <w:rPr>
          <w:lang w:eastAsia="ko-KR"/>
        </w:rPr>
      </w:pPr>
      <w:r w:rsidRPr="00D93DB4">
        <w:t>Figure</w:t>
      </w:r>
      <w:r w:rsidR="000B67DD" w:rsidRPr="00D93DB4">
        <w:t xml:space="preserve"> 12</w:t>
      </w:r>
      <w:r w:rsidRPr="00D93DB4">
        <w:t xml:space="preserve">: </w:t>
      </w:r>
      <w:r w:rsidRPr="00D93DB4">
        <w:rPr>
          <w:rFonts w:hint="eastAsia"/>
          <w:bCs/>
        </w:rPr>
        <w:t>B</w:t>
      </w:r>
      <w:r w:rsidRPr="00D93DB4">
        <w:rPr>
          <w:bCs/>
        </w:rPr>
        <w:t xml:space="preserve">lock diagram of </w:t>
      </w:r>
      <w:r w:rsidRPr="00D93DB4">
        <w:rPr>
          <w:rFonts w:hint="eastAsia"/>
          <w:bCs/>
        </w:rPr>
        <w:t xml:space="preserve">conventional </w:t>
      </w:r>
      <w:r w:rsidRPr="00D93DB4">
        <w:rPr>
          <w:bCs/>
        </w:rPr>
        <w:t>OLA</w:t>
      </w:r>
    </w:p>
    <w:p w14:paraId="1A47DB4C" w14:textId="0F076F4E" w:rsidR="00DA4660" w:rsidRPr="00D93DB4" w:rsidRDefault="004C5B74" w:rsidP="002F5274">
      <w:pPr>
        <w:pStyle w:val="TH"/>
        <w:rPr>
          <w:lang w:eastAsia="ko-KR"/>
        </w:rPr>
      </w:pPr>
      <w:r>
        <w:rPr>
          <w:noProof/>
        </w:rPr>
        <w:drawing>
          <wp:inline distT="0" distB="0" distL="0" distR="0" wp14:anchorId="15899B5A" wp14:editId="5E34149B">
            <wp:extent cx="3881755" cy="1233805"/>
            <wp:effectExtent l="0" t="0" r="0" b="0"/>
            <wp:docPr id="122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0" y="0"/>
                      <a:ext cx="3881755" cy="1233805"/>
                    </a:xfrm>
                    <a:prstGeom prst="rect">
                      <a:avLst/>
                    </a:prstGeom>
                    <a:noFill/>
                    <a:ln>
                      <a:noFill/>
                    </a:ln>
                  </pic:spPr>
                </pic:pic>
              </a:graphicData>
            </a:graphic>
          </wp:inline>
        </w:drawing>
      </w:r>
    </w:p>
    <w:p w14:paraId="51B4B3B9" w14:textId="77777777" w:rsidR="00DA4660" w:rsidRPr="00D93DB4" w:rsidRDefault="00DA4660" w:rsidP="0001287F">
      <w:pPr>
        <w:pStyle w:val="TF"/>
      </w:pPr>
      <w:r w:rsidRPr="00D93DB4">
        <w:t>Figure</w:t>
      </w:r>
      <w:r w:rsidR="000B67DD" w:rsidRPr="00D93DB4">
        <w:t xml:space="preserve"> 13</w:t>
      </w:r>
      <w:r w:rsidRPr="00D93DB4">
        <w:t xml:space="preserve">: </w:t>
      </w:r>
      <w:r w:rsidRPr="00D93DB4">
        <w:rPr>
          <w:rFonts w:hint="eastAsia"/>
          <w:bCs/>
        </w:rPr>
        <w:t>Diagram for describing a windowing of conventional OLA</w:t>
      </w:r>
    </w:p>
    <w:p w14:paraId="1C5F9421" w14:textId="77777777" w:rsidR="00DA4660" w:rsidRPr="00D93DB4" w:rsidRDefault="00DA4660" w:rsidP="0001287F">
      <w:pPr>
        <w:rPr>
          <w:lang w:eastAsia="ko-KR"/>
        </w:rPr>
      </w:pPr>
      <w:r w:rsidRPr="00D93DB4">
        <w:rPr>
          <w:rFonts w:hint="eastAsia"/>
          <w:lang w:eastAsia="ko-KR"/>
        </w:rPr>
        <w:t xml:space="preserve">Figure </w:t>
      </w:r>
      <w:r w:rsidR="000B67DD" w:rsidRPr="00D93DB4">
        <w:rPr>
          <w:lang w:eastAsia="ko-KR"/>
        </w:rPr>
        <w:t>14</w:t>
      </w:r>
      <w:r w:rsidRPr="00D93DB4">
        <w:rPr>
          <w:rFonts w:hint="eastAsia"/>
          <w:lang w:eastAsia="ko-KR"/>
        </w:rPr>
        <w:t xml:space="preserve"> </w:t>
      </w:r>
      <w:r w:rsidRPr="00D93DB4">
        <w:rPr>
          <w:lang w:eastAsia="ko-KR"/>
        </w:rPr>
        <w:t xml:space="preserve">is a block diagram of the </w:t>
      </w:r>
      <w:r w:rsidRPr="00D93DB4">
        <w:rPr>
          <w:rFonts w:hint="eastAsia"/>
          <w:lang w:eastAsia="ko-KR"/>
        </w:rPr>
        <w:t xml:space="preserve">repetition </w:t>
      </w:r>
      <w:r w:rsidRPr="00D93DB4">
        <w:rPr>
          <w:lang w:eastAsia="ko-KR"/>
        </w:rPr>
        <w:t>and</w:t>
      </w:r>
      <w:r w:rsidRPr="00D93DB4">
        <w:rPr>
          <w:rFonts w:hint="eastAsia"/>
          <w:lang w:eastAsia="ko-KR"/>
        </w:rPr>
        <w:t xml:space="preserve"> smoothing method for </w:t>
      </w:r>
      <w:r w:rsidRPr="00D93DB4">
        <w:rPr>
          <w:lang w:eastAsia="ko-KR"/>
        </w:rPr>
        <w:t>an erased</w:t>
      </w:r>
      <w:r w:rsidRPr="00D93DB4">
        <w:rPr>
          <w:rFonts w:hint="eastAsia"/>
          <w:lang w:eastAsia="ko-KR"/>
        </w:rPr>
        <w:t xml:space="preserve"> frame. </w:t>
      </w:r>
      <w:r w:rsidRPr="00D93DB4">
        <w:rPr>
          <w:lang w:eastAsia="ko-KR"/>
        </w:rPr>
        <w:t>When the current</w:t>
      </w:r>
      <w:r w:rsidRPr="00D93DB4">
        <w:rPr>
          <w:rFonts w:hint="eastAsia"/>
          <w:lang w:eastAsia="ko-KR"/>
        </w:rPr>
        <w:t xml:space="preserve"> </w:t>
      </w:r>
      <w:r w:rsidRPr="00D93DB4">
        <w:rPr>
          <w:lang w:eastAsia="ko-KR"/>
        </w:rPr>
        <w:t>frame is an erasure, and if a method of repeating past spectral coefficients obtained</w:t>
      </w:r>
      <w:r w:rsidRPr="00D93DB4">
        <w:rPr>
          <w:rFonts w:hint="eastAsia"/>
          <w:lang w:eastAsia="ko-KR"/>
        </w:rPr>
        <w:t xml:space="preserve"> </w:t>
      </w:r>
      <w:r w:rsidRPr="00D93DB4">
        <w:rPr>
          <w:lang w:eastAsia="ko-KR"/>
        </w:rPr>
        <w:t>in the frequency domain is used, and if OLA processing is performed after</w:t>
      </w:r>
      <w:r w:rsidRPr="00D93DB4">
        <w:rPr>
          <w:rFonts w:hint="eastAsia"/>
          <w:lang w:eastAsia="ko-KR"/>
        </w:rPr>
        <w:t xml:space="preserve"> </w:t>
      </w:r>
      <w:r w:rsidRPr="00D93DB4">
        <w:rPr>
          <w:lang w:eastAsia="ko-KR"/>
        </w:rPr>
        <w:t>IMDCT and windowing, a time domain aliasing component in the beginning part of the</w:t>
      </w:r>
      <w:r w:rsidRPr="00D93DB4">
        <w:rPr>
          <w:rFonts w:hint="eastAsia"/>
          <w:lang w:eastAsia="ko-KR"/>
        </w:rPr>
        <w:t xml:space="preserve"> </w:t>
      </w:r>
      <w:r w:rsidRPr="00D93DB4">
        <w:rPr>
          <w:lang w:eastAsia="ko-KR"/>
        </w:rPr>
        <w:t>current frame is modified.</w:t>
      </w:r>
      <w:r w:rsidR="00064C44" w:rsidRPr="00D93DB4">
        <w:rPr>
          <w:lang w:eastAsia="ko-KR"/>
        </w:rPr>
        <w:t xml:space="preserve"> </w:t>
      </w:r>
      <w:r w:rsidRPr="00D93DB4">
        <w:rPr>
          <w:lang w:eastAsia="ko-KR"/>
        </w:rPr>
        <w:t xml:space="preserve"> Thus perfect reconstruction is not possible, thereby</w:t>
      </w:r>
      <w:r w:rsidRPr="00D93DB4">
        <w:rPr>
          <w:rFonts w:hint="eastAsia"/>
          <w:lang w:eastAsia="ko-KR"/>
        </w:rPr>
        <w:t xml:space="preserve"> </w:t>
      </w:r>
      <w:r w:rsidRPr="00D93DB4">
        <w:rPr>
          <w:lang w:eastAsia="ko-KR"/>
        </w:rPr>
        <w:t xml:space="preserve">resulting in unexpected noise. The </w:t>
      </w:r>
      <w:r w:rsidRPr="00D93DB4">
        <w:rPr>
          <w:rFonts w:hint="eastAsia"/>
          <w:lang w:eastAsia="ko-KR"/>
        </w:rPr>
        <w:t xml:space="preserve">repetition </w:t>
      </w:r>
      <w:r w:rsidRPr="00D93DB4">
        <w:rPr>
          <w:lang w:eastAsia="ko-KR"/>
        </w:rPr>
        <w:t>and</w:t>
      </w:r>
      <w:r w:rsidRPr="00D93DB4">
        <w:rPr>
          <w:rFonts w:hint="eastAsia"/>
          <w:lang w:eastAsia="ko-KR"/>
        </w:rPr>
        <w:t xml:space="preserve"> smoothing method is</w:t>
      </w:r>
      <w:r w:rsidRPr="00D93DB4">
        <w:rPr>
          <w:lang w:eastAsia="ko-KR"/>
        </w:rPr>
        <w:t xml:space="preserve"> used to minimize the occurrence of noise even though the original repetition method</w:t>
      </w:r>
      <w:r w:rsidRPr="00D93DB4">
        <w:rPr>
          <w:rFonts w:hint="eastAsia"/>
          <w:lang w:eastAsia="ko-KR"/>
        </w:rPr>
        <w:t xml:space="preserve"> </w:t>
      </w:r>
      <w:r w:rsidRPr="00D93DB4">
        <w:rPr>
          <w:lang w:eastAsia="ko-KR"/>
        </w:rPr>
        <w:t>is used.</w:t>
      </w:r>
    </w:p>
    <w:p w14:paraId="19C27A40" w14:textId="3F257CBE" w:rsidR="00DA4660" w:rsidRPr="00D93DB4" w:rsidRDefault="00DA4660" w:rsidP="0001287F">
      <w:r w:rsidRPr="00D93DB4">
        <w:rPr>
          <w:lang w:eastAsia="ko-KR"/>
        </w:rPr>
        <w:t xml:space="preserve">The </w:t>
      </w:r>
      <w:r w:rsidRPr="00D93DB4">
        <w:rPr>
          <w:rFonts w:hint="eastAsia"/>
          <w:lang w:eastAsia="ko-KR"/>
        </w:rPr>
        <w:t>repetition</w:t>
      </w:r>
      <w:r w:rsidRPr="00D93DB4">
        <w:rPr>
          <w:lang w:eastAsia="ko-KR"/>
        </w:rPr>
        <w:t xml:space="preserve"> and</w:t>
      </w:r>
      <w:r w:rsidRPr="00D93DB4">
        <w:rPr>
          <w:rFonts w:hint="eastAsia"/>
          <w:lang w:eastAsia="ko-KR"/>
        </w:rPr>
        <w:t xml:space="preserve"> smoothing method </w:t>
      </w:r>
      <w:r w:rsidRPr="00D93DB4">
        <w:rPr>
          <w:lang w:eastAsia="ko-KR"/>
        </w:rPr>
        <w:t xml:space="preserve">includes a windowing </w:t>
      </w:r>
      <w:r w:rsidRPr="00D93DB4">
        <w:rPr>
          <w:rFonts w:hint="eastAsia"/>
          <w:lang w:eastAsia="ko-KR"/>
        </w:rPr>
        <w:t>block</w:t>
      </w:r>
      <w:r w:rsidRPr="00D93DB4">
        <w:rPr>
          <w:lang w:eastAsia="ko-KR"/>
        </w:rPr>
        <w:t xml:space="preserve">, a repetition </w:t>
      </w:r>
      <w:r w:rsidRPr="00D93DB4">
        <w:rPr>
          <w:rFonts w:hint="eastAsia"/>
          <w:lang w:eastAsia="ko-KR"/>
        </w:rPr>
        <w:t>block</w:t>
      </w:r>
      <w:r w:rsidRPr="00D93DB4">
        <w:rPr>
          <w:lang w:eastAsia="ko-KR"/>
        </w:rPr>
        <w:t>, and</w:t>
      </w:r>
      <w:r w:rsidRPr="00D93DB4">
        <w:rPr>
          <w:rFonts w:hint="eastAsia"/>
          <w:lang w:eastAsia="ko-KR"/>
        </w:rPr>
        <w:t xml:space="preserve"> </w:t>
      </w:r>
      <w:r w:rsidRPr="00D93DB4">
        <w:rPr>
          <w:lang w:eastAsia="ko-KR"/>
        </w:rPr>
        <w:t xml:space="preserve">a smoothing </w:t>
      </w:r>
      <w:r w:rsidRPr="00D93DB4">
        <w:rPr>
          <w:rFonts w:hint="eastAsia"/>
          <w:lang w:eastAsia="ko-KR"/>
        </w:rPr>
        <w:t>block</w:t>
      </w:r>
      <w:r w:rsidRPr="00D93DB4">
        <w:rPr>
          <w:lang w:eastAsia="ko-KR"/>
        </w:rPr>
        <w:t>.</w:t>
      </w:r>
      <w:r w:rsidRPr="00D93DB4">
        <w:rPr>
          <w:rFonts w:hint="eastAsia"/>
          <w:lang w:eastAsia="ko-KR"/>
        </w:rPr>
        <w:t xml:space="preserve"> </w:t>
      </w:r>
      <w:r w:rsidRPr="00D93DB4">
        <w:rPr>
          <w:lang w:eastAsia="ko-KR"/>
        </w:rPr>
        <w:t>Referring to</w:t>
      </w:r>
      <w:r w:rsidRPr="00D93DB4">
        <w:rPr>
          <w:rFonts w:hint="eastAsia"/>
          <w:lang w:eastAsia="ko-KR"/>
        </w:rPr>
        <w:t xml:space="preserve"> </w:t>
      </w:r>
      <w:r w:rsidRPr="00D93DB4">
        <w:rPr>
          <w:lang w:eastAsia="ko-KR"/>
        </w:rPr>
        <w:t>F</w:t>
      </w:r>
      <w:r w:rsidRPr="00D93DB4">
        <w:rPr>
          <w:rFonts w:hint="eastAsia"/>
          <w:lang w:eastAsia="ko-KR"/>
        </w:rPr>
        <w:t>igure</w:t>
      </w:r>
      <w:r w:rsidR="000B67DD" w:rsidRPr="00D93DB4">
        <w:rPr>
          <w:lang w:eastAsia="ko-KR"/>
        </w:rPr>
        <w:t xml:space="preserve"> 14</w:t>
      </w:r>
      <w:r w:rsidRPr="00D93DB4">
        <w:rPr>
          <w:lang w:eastAsia="ko-KR"/>
        </w:rPr>
        <w:t xml:space="preserve">, the windowing </w:t>
      </w:r>
      <w:r w:rsidRPr="00D93DB4">
        <w:rPr>
          <w:rFonts w:hint="eastAsia"/>
          <w:lang w:eastAsia="ko-KR"/>
        </w:rPr>
        <w:t>block</w:t>
      </w:r>
      <w:r w:rsidRPr="00D93DB4">
        <w:rPr>
          <w:lang w:eastAsia="ko-KR"/>
        </w:rPr>
        <w:t xml:space="preserve"> perform</w:t>
      </w:r>
      <w:r w:rsidRPr="00D93DB4">
        <w:rPr>
          <w:rFonts w:hint="eastAsia"/>
          <w:lang w:eastAsia="ko-KR"/>
        </w:rPr>
        <w:t>s</w:t>
      </w:r>
      <w:r w:rsidRPr="00D93DB4">
        <w:rPr>
          <w:lang w:eastAsia="ko-KR"/>
        </w:rPr>
        <w:t xml:space="preserve"> the same</w:t>
      </w:r>
      <w:r w:rsidRPr="00D93DB4">
        <w:rPr>
          <w:rFonts w:hint="eastAsia"/>
          <w:lang w:eastAsia="ko-KR"/>
        </w:rPr>
        <w:t xml:space="preserve"> </w:t>
      </w:r>
      <w:r w:rsidRPr="00D93DB4">
        <w:rPr>
          <w:lang w:eastAsia="ko-KR"/>
        </w:rPr>
        <w:t xml:space="preserve">operation as that of the windowing </w:t>
      </w:r>
      <w:r w:rsidRPr="00D93DB4">
        <w:rPr>
          <w:rFonts w:hint="eastAsia"/>
          <w:lang w:eastAsia="ko-KR"/>
        </w:rPr>
        <w:t>block</w:t>
      </w:r>
      <w:r w:rsidRPr="00D93DB4">
        <w:rPr>
          <w:lang w:eastAsia="ko-KR"/>
        </w:rPr>
        <w:t xml:space="preserve"> of F</w:t>
      </w:r>
      <w:r w:rsidRPr="00D93DB4">
        <w:rPr>
          <w:rFonts w:hint="eastAsia"/>
          <w:lang w:eastAsia="ko-KR"/>
        </w:rPr>
        <w:t>igure</w:t>
      </w:r>
      <w:r w:rsidR="000B67DD" w:rsidRPr="00D93DB4">
        <w:rPr>
          <w:lang w:eastAsia="ko-KR"/>
        </w:rPr>
        <w:t xml:space="preserve"> 12</w:t>
      </w:r>
      <w:r w:rsidRPr="00D93DB4">
        <w:rPr>
          <w:lang w:eastAsia="ko-KR"/>
        </w:rPr>
        <w:t>.</w:t>
      </w:r>
      <w:r w:rsidRPr="00D93DB4">
        <w:rPr>
          <w:rFonts w:hint="eastAsia"/>
          <w:lang w:eastAsia="ko-KR"/>
        </w:rPr>
        <w:t xml:space="preserve"> </w:t>
      </w:r>
      <w:r w:rsidRPr="00D93DB4">
        <w:rPr>
          <w:lang w:eastAsia="ko-KR"/>
        </w:rPr>
        <w:t xml:space="preserve">The repetition </w:t>
      </w:r>
      <w:r w:rsidRPr="00D93DB4">
        <w:rPr>
          <w:rFonts w:hint="eastAsia"/>
          <w:lang w:eastAsia="ko-KR"/>
        </w:rPr>
        <w:t>block</w:t>
      </w:r>
      <w:r w:rsidRPr="00D93DB4">
        <w:rPr>
          <w:lang w:eastAsia="ko-KR"/>
        </w:rPr>
        <w:t xml:space="preserve"> applies </w:t>
      </w:r>
      <w:r w:rsidRPr="00D93DB4">
        <w:rPr>
          <w:rFonts w:hint="eastAsia"/>
          <w:lang w:eastAsia="ko-KR"/>
        </w:rPr>
        <w:t>an IMDCT signal of a frame that is two frames previous to the current frame</w:t>
      </w:r>
      <w:r w:rsidRPr="00D93DB4">
        <w:rPr>
          <w:lang w:eastAsia="ko-KR"/>
        </w:rPr>
        <w:t xml:space="preserve"> (referred to</w:t>
      </w:r>
      <w:r w:rsidRPr="00D93DB4">
        <w:rPr>
          <w:rFonts w:hint="eastAsia"/>
          <w:lang w:eastAsia="ko-KR"/>
        </w:rPr>
        <w:t xml:space="preserve"> </w:t>
      </w:r>
      <w:r w:rsidRPr="00D93DB4">
        <w:rPr>
          <w:lang w:eastAsia="ko-KR"/>
        </w:rPr>
        <w:t xml:space="preserve">as </w:t>
      </w:r>
      <w:r w:rsidR="00755D8F" w:rsidRPr="00D93DB4">
        <w:rPr>
          <w:lang w:eastAsia="ko-KR"/>
        </w:rPr>
        <w:t>"</w:t>
      </w:r>
      <w:r w:rsidRPr="00D93DB4">
        <w:rPr>
          <w:lang w:eastAsia="ko-KR"/>
        </w:rPr>
        <w:t>previous old</w:t>
      </w:r>
      <w:r w:rsidR="00755D8F" w:rsidRPr="00D93DB4">
        <w:rPr>
          <w:lang w:eastAsia="ko-KR"/>
        </w:rPr>
        <w:t>"</w:t>
      </w:r>
      <w:r w:rsidRPr="00D93DB4">
        <w:rPr>
          <w:rFonts w:hint="eastAsia"/>
          <w:lang w:eastAsia="ko-KR"/>
        </w:rPr>
        <w:t xml:space="preserve"> in figure </w:t>
      </w:r>
      <w:r w:rsidR="005B1BA1" w:rsidRPr="00D93DB4">
        <w:rPr>
          <w:noProof/>
          <w:lang w:eastAsia="ko-KR"/>
        </w:rPr>
        <w:t>15</w:t>
      </w:r>
      <w:r w:rsidRPr="00D93DB4">
        <w:rPr>
          <w:lang w:eastAsia="ko-KR"/>
        </w:rPr>
        <w:t>) to a beginning part of the current erased frame.</w:t>
      </w:r>
      <w:r w:rsidRPr="00D93DB4">
        <w:rPr>
          <w:rFonts w:hint="eastAsia"/>
          <w:lang w:eastAsia="ko-KR"/>
        </w:rPr>
        <w:t xml:space="preserve"> The smoothing block consists of the OLA unit and </w:t>
      </w:r>
      <w:r w:rsidRPr="00D93DB4">
        <w:rPr>
          <w:lang w:eastAsia="ko-KR"/>
        </w:rPr>
        <w:t xml:space="preserve">the </w:t>
      </w:r>
      <w:r w:rsidRPr="00D93DB4">
        <w:rPr>
          <w:rFonts w:hint="eastAsia"/>
          <w:lang w:eastAsia="ko-KR"/>
        </w:rPr>
        <w:t xml:space="preserve">smoothing unit. </w:t>
      </w:r>
      <w:r w:rsidRPr="00D93DB4">
        <w:rPr>
          <w:lang w:eastAsia="ko-KR"/>
        </w:rPr>
        <w:t>The OLA unit perform</w:t>
      </w:r>
      <w:r w:rsidRPr="00D93DB4">
        <w:rPr>
          <w:rFonts w:hint="eastAsia"/>
          <w:lang w:eastAsia="ko-KR"/>
        </w:rPr>
        <w:t>s</w:t>
      </w:r>
      <w:r w:rsidRPr="00D93DB4">
        <w:rPr>
          <w:lang w:eastAsia="ko-KR"/>
        </w:rPr>
        <w:t xml:space="preserve"> OLA processing on the signal repeated by</w:t>
      </w:r>
      <w:r w:rsidRPr="00D93DB4">
        <w:rPr>
          <w:rFonts w:hint="eastAsia"/>
          <w:lang w:eastAsia="ko-KR"/>
        </w:rPr>
        <w:t xml:space="preserve"> </w:t>
      </w:r>
      <w:r w:rsidRPr="00D93DB4">
        <w:rPr>
          <w:lang w:eastAsia="ko-KR"/>
        </w:rPr>
        <w:t xml:space="preserve">the repetition </w:t>
      </w:r>
      <w:r w:rsidRPr="00D93DB4">
        <w:rPr>
          <w:rFonts w:hint="eastAsia"/>
          <w:lang w:eastAsia="ko-KR"/>
        </w:rPr>
        <w:t>block</w:t>
      </w:r>
      <w:r w:rsidRPr="00D93DB4">
        <w:rPr>
          <w:lang w:eastAsia="ko-KR"/>
        </w:rPr>
        <w:t xml:space="preserve"> and the IMDCT signal of the current frame. As a result, the</w:t>
      </w:r>
      <w:r w:rsidRPr="00D93DB4">
        <w:rPr>
          <w:rFonts w:hint="eastAsia"/>
          <w:lang w:eastAsia="ko-KR"/>
        </w:rPr>
        <w:t xml:space="preserve"> </w:t>
      </w:r>
      <w:r w:rsidRPr="00D93DB4">
        <w:rPr>
          <w:lang w:eastAsia="ko-KR"/>
        </w:rPr>
        <w:t>audio output signal of the current frame is generated, and the occurrence of</w:t>
      </w:r>
      <w:r w:rsidRPr="00D93DB4">
        <w:rPr>
          <w:rFonts w:hint="eastAsia"/>
          <w:lang w:eastAsia="ko-KR"/>
        </w:rPr>
        <w:t xml:space="preserve"> </w:t>
      </w:r>
      <w:r w:rsidRPr="00D93DB4">
        <w:rPr>
          <w:lang w:eastAsia="ko-KR"/>
        </w:rPr>
        <w:t>noise in a beginning part of the audio output signal is reduced. When scaling is applied together with the repetition</w:t>
      </w:r>
      <w:r w:rsidRPr="00D93DB4">
        <w:rPr>
          <w:rFonts w:hint="eastAsia"/>
          <w:lang w:eastAsia="ko-KR"/>
        </w:rPr>
        <w:t xml:space="preserve"> </w:t>
      </w:r>
      <w:r w:rsidRPr="00D93DB4">
        <w:rPr>
          <w:lang w:eastAsia="ko-KR"/>
        </w:rPr>
        <w:t>of the spectrum of the previous frame in the frequency domain, the likelihood of noise occurring in the beginning part of the current frame is greatly reduced.</w:t>
      </w:r>
      <w:r w:rsidRPr="00D93DB4">
        <w:rPr>
          <w:rFonts w:hint="eastAsia"/>
          <w:lang w:eastAsia="ko-KR"/>
        </w:rPr>
        <w:t xml:space="preserve"> </w:t>
      </w:r>
      <w:r w:rsidRPr="00D93DB4">
        <w:rPr>
          <w:lang w:eastAsia="ko-KR"/>
        </w:rPr>
        <w:t xml:space="preserve">The smoothing </w:t>
      </w:r>
      <w:r w:rsidRPr="00D93DB4">
        <w:rPr>
          <w:rFonts w:hint="eastAsia"/>
          <w:lang w:eastAsia="ko-KR"/>
        </w:rPr>
        <w:t>unit</w:t>
      </w:r>
      <w:r w:rsidRPr="00D93DB4">
        <w:rPr>
          <w:lang w:eastAsia="ko-KR"/>
        </w:rPr>
        <w:t xml:space="preserve"> appl</w:t>
      </w:r>
      <w:r w:rsidRPr="00D93DB4">
        <w:rPr>
          <w:rFonts w:hint="eastAsia"/>
          <w:lang w:eastAsia="ko-KR"/>
        </w:rPr>
        <w:t>ies</w:t>
      </w:r>
      <w:r w:rsidRPr="00D93DB4">
        <w:rPr>
          <w:lang w:eastAsia="ko-KR"/>
        </w:rPr>
        <w:t xml:space="preserve"> a smoothing window between</w:t>
      </w:r>
      <w:r w:rsidRPr="00D93DB4">
        <w:rPr>
          <w:rFonts w:hint="eastAsia"/>
          <w:lang w:eastAsia="ko-KR"/>
        </w:rPr>
        <w:t xml:space="preserve"> </w:t>
      </w:r>
      <w:r w:rsidRPr="00D93DB4">
        <w:rPr>
          <w:lang w:eastAsia="ko-KR"/>
        </w:rPr>
        <w:t>the signal of the previous frame (old audio output) and the signal of the current frame</w:t>
      </w:r>
      <w:r w:rsidRPr="00D93DB4">
        <w:rPr>
          <w:rFonts w:hint="eastAsia"/>
          <w:lang w:eastAsia="ko-KR"/>
        </w:rPr>
        <w:t xml:space="preserve"> </w:t>
      </w:r>
      <w:r w:rsidRPr="00D93DB4">
        <w:rPr>
          <w:lang w:eastAsia="ko-KR"/>
        </w:rPr>
        <w:t xml:space="preserve">(referred to as </w:t>
      </w:r>
      <w:r w:rsidR="00755D8F" w:rsidRPr="00D93DB4">
        <w:rPr>
          <w:lang w:eastAsia="ko-KR"/>
        </w:rPr>
        <w:t>"</w:t>
      </w:r>
      <w:r w:rsidRPr="00D93DB4">
        <w:rPr>
          <w:lang w:eastAsia="ko-KR"/>
        </w:rPr>
        <w:t>current audio output</w:t>
      </w:r>
      <w:r w:rsidR="00755D8F" w:rsidRPr="00D93DB4">
        <w:rPr>
          <w:lang w:eastAsia="ko-KR"/>
        </w:rPr>
        <w:t>"</w:t>
      </w:r>
      <w:r w:rsidRPr="00D93DB4">
        <w:rPr>
          <w:lang w:eastAsia="ko-KR"/>
        </w:rPr>
        <w:t>) and performs OLA processing. The smoothing</w:t>
      </w:r>
      <w:r w:rsidRPr="00D93DB4">
        <w:rPr>
          <w:rFonts w:hint="eastAsia"/>
          <w:lang w:eastAsia="ko-KR"/>
        </w:rPr>
        <w:t xml:space="preserve"> </w:t>
      </w:r>
      <w:r w:rsidRPr="00D93DB4">
        <w:rPr>
          <w:lang w:eastAsia="ko-KR"/>
        </w:rPr>
        <w:t>window is formed such that the sum of overlap durations between adjacent</w:t>
      </w:r>
      <w:r w:rsidRPr="00D93DB4">
        <w:rPr>
          <w:rFonts w:hint="eastAsia"/>
          <w:lang w:eastAsia="ko-KR"/>
        </w:rPr>
        <w:t xml:space="preserve"> </w:t>
      </w:r>
      <w:r w:rsidRPr="00D93DB4">
        <w:rPr>
          <w:lang w:eastAsia="ko-KR"/>
        </w:rPr>
        <w:t xml:space="preserve">windows is equal to one. </w:t>
      </w:r>
      <w:r w:rsidRPr="00D93DB4">
        <w:rPr>
          <w:rFonts w:hint="eastAsia"/>
          <w:lang w:eastAsia="ko-KR"/>
        </w:rPr>
        <w:t xml:space="preserve">In </w:t>
      </w:r>
      <w:r w:rsidRPr="00D93DB4">
        <w:rPr>
          <w:lang w:eastAsia="ko-KR"/>
        </w:rPr>
        <w:t xml:space="preserve">the </w:t>
      </w:r>
      <w:r w:rsidRPr="00D93DB4">
        <w:rPr>
          <w:rFonts w:hint="eastAsia"/>
          <w:lang w:eastAsia="ko-KR"/>
        </w:rPr>
        <w:t>EVS</w:t>
      </w:r>
      <w:r w:rsidRPr="00D93DB4">
        <w:rPr>
          <w:lang w:eastAsia="ko-KR"/>
        </w:rPr>
        <w:t xml:space="preserve"> codec,</w:t>
      </w:r>
      <w:r w:rsidRPr="00D93DB4">
        <w:rPr>
          <w:rFonts w:hint="eastAsia"/>
          <w:lang w:eastAsia="ko-KR"/>
        </w:rPr>
        <w:t xml:space="preserve"> </w:t>
      </w:r>
      <w:r w:rsidRPr="00D93DB4">
        <w:rPr>
          <w:lang w:eastAsia="ko-KR"/>
        </w:rPr>
        <w:t xml:space="preserve">the sine wave window </w:t>
      </w:r>
      <w:r w:rsidRPr="00D93DB4">
        <w:rPr>
          <w:rFonts w:hint="eastAsia"/>
          <w:lang w:eastAsia="ko-KR"/>
        </w:rPr>
        <w:t>is</w:t>
      </w:r>
      <w:r w:rsidRPr="00D93DB4">
        <w:rPr>
          <w:lang w:eastAsia="ko-KR"/>
        </w:rPr>
        <w:t xml:space="preserve"> used, and in this case, </w:t>
      </w:r>
      <w:r w:rsidRPr="00D93DB4">
        <w:rPr>
          <w:rFonts w:hint="eastAsia"/>
          <w:lang w:eastAsia="ko-KR"/>
        </w:rPr>
        <w:t>the</w:t>
      </w:r>
      <w:r w:rsidRPr="00D93DB4">
        <w:rPr>
          <w:lang w:eastAsia="ko-KR"/>
        </w:rPr>
        <w:t xml:space="preserve"> window function </w:t>
      </w:r>
      <w:r w:rsidR="004C5B74">
        <w:rPr>
          <w:noProof/>
          <w:position w:val="-10"/>
          <w:lang w:eastAsia="ko-KR"/>
        </w:rPr>
        <w:drawing>
          <wp:inline distT="0" distB="0" distL="0" distR="0" wp14:anchorId="5B198504" wp14:editId="637FF6A1">
            <wp:extent cx="290830" cy="176530"/>
            <wp:effectExtent l="0" t="0" r="0" b="0"/>
            <wp:docPr id="12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290830" cy="176530"/>
                    </a:xfrm>
                    <a:prstGeom prst="rect">
                      <a:avLst/>
                    </a:prstGeom>
                    <a:noFill/>
                    <a:ln>
                      <a:noFill/>
                    </a:ln>
                  </pic:spPr>
                </pic:pic>
              </a:graphicData>
            </a:graphic>
          </wp:inline>
        </w:drawing>
      </w:r>
      <w:r w:rsidRPr="00D93DB4">
        <w:rPr>
          <w:rFonts w:hint="eastAsia"/>
          <w:lang w:eastAsia="ko-KR"/>
        </w:rPr>
        <w:t xml:space="preserve"> is </w:t>
      </w:r>
      <w:r w:rsidRPr="00D93DB4">
        <w:rPr>
          <w:lang w:eastAsia="ko-KR"/>
        </w:rPr>
        <w:t xml:space="preserve">represented by Equation </w:t>
      </w:r>
      <w:r w:rsidRPr="00D93DB4">
        <w:rPr>
          <w:rFonts w:hint="eastAsia"/>
        </w:rPr>
        <w:t>(</w:t>
      </w:r>
      <w:r w:rsidR="005B1BA1" w:rsidRPr="00D93DB4">
        <w:t>203</w:t>
      </w:r>
      <w:r w:rsidRPr="00D93DB4">
        <w:rPr>
          <w:rFonts w:hint="eastAsia"/>
        </w:rPr>
        <w:t>)</w:t>
      </w:r>
      <w:r w:rsidRPr="00D93DB4">
        <w:rPr>
          <w:lang w:eastAsia="ko-KR"/>
        </w:rPr>
        <w:t>.</w:t>
      </w:r>
    </w:p>
    <w:p w14:paraId="54D8AEEF" w14:textId="5DB7BDFF" w:rsidR="00DA4660" w:rsidRPr="00D93DB4" w:rsidRDefault="00DA4660" w:rsidP="002F5274">
      <w:pPr>
        <w:pStyle w:val="EQ"/>
        <w:rPr>
          <w:lang w:eastAsia="ko-KR"/>
        </w:rPr>
      </w:pPr>
      <w:r w:rsidRPr="00D93DB4">
        <w:tab/>
      </w:r>
      <w:r w:rsidR="004C5B74">
        <w:rPr>
          <w:noProof/>
          <w:position w:val="-26"/>
        </w:rPr>
        <w:drawing>
          <wp:inline distT="0" distB="0" distL="0" distR="0" wp14:anchorId="7D10C291" wp14:editId="1DF867ED">
            <wp:extent cx="2719705" cy="395605"/>
            <wp:effectExtent l="0" t="0" r="0" b="0"/>
            <wp:docPr id="12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1202">
                      <a:extLst>
                        <a:ext uri="{28A0092B-C50C-407E-A947-70E740481C1C}">
                          <a14:useLocalDpi xmlns:a14="http://schemas.microsoft.com/office/drawing/2010/main" val="0"/>
                        </a:ext>
                      </a:extLst>
                    </a:blip>
                    <a:srcRect/>
                    <a:stretch>
                      <a:fillRect/>
                    </a:stretch>
                  </pic:blipFill>
                  <pic:spPr bwMode="auto">
                    <a:xfrm>
                      <a:off x="0" y="0"/>
                      <a:ext cx="2719705" cy="395605"/>
                    </a:xfrm>
                    <a:prstGeom prst="rect">
                      <a:avLst/>
                    </a:prstGeom>
                    <a:noFill/>
                    <a:ln>
                      <a:noFill/>
                    </a:ln>
                  </pic:spPr>
                </pic:pic>
              </a:graphicData>
            </a:graphic>
          </wp:inline>
        </w:drawing>
      </w:r>
      <w:r w:rsidRPr="00D93DB4">
        <w:tab/>
        <w:t>(</w:t>
      </w:r>
      <w:bookmarkStart w:id="215" w:name="eq_w_of_k"/>
      <w:r w:rsidR="005B1BA1" w:rsidRPr="00D93DB4">
        <w:t>203</w:t>
      </w:r>
      <w:bookmarkEnd w:id="215"/>
      <w:r w:rsidRPr="00D93DB4">
        <w:t>)</w:t>
      </w:r>
    </w:p>
    <w:p w14:paraId="17BBDDD2" w14:textId="05A5EECA" w:rsidR="00DA4660" w:rsidRPr="00D93DB4" w:rsidRDefault="00DA4660" w:rsidP="0001287F">
      <w:pPr>
        <w:rPr>
          <w:lang w:eastAsia="ko-KR"/>
        </w:rPr>
      </w:pPr>
      <w:r w:rsidRPr="00D93DB4">
        <w:rPr>
          <w:lang w:eastAsia="ko-KR"/>
        </w:rPr>
        <w:t xml:space="preserve">In Equation </w:t>
      </w:r>
      <w:r w:rsidR="00AA3371" w:rsidRPr="00D93DB4">
        <w:rPr>
          <w:rFonts w:hint="eastAsia"/>
        </w:rPr>
        <w:t>(</w:t>
      </w:r>
      <w:r w:rsidR="005B1BA1" w:rsidRPr="00D93DB4">
        <w:rPr>
          <w:noProof/>
        </w:rPr>
        <w:t>203</w:t>
      </w:r>
      <w:r w:rsidR="00AA3371" w:rsidRPr="00D93DB4">
        <w:rPr>
          <w:rFonts w:hint="eastAsia"/>
        </w:rPr>
        <w:t>)</w:t>
      </w:r>
      <w:r w:rsidRPr="00D93DB4">
        <w:rPr>
          <w:lang w:eastAsia="ko-KR"/>
        </w:rPr>
        <w:t xml:space="preserve">, </w:t>
      </w:r>
      <w:r w:rsidR="004C5B74">
        <w:rPr>
          <w:noProof/>
          <w:position w:val="-10"/>
          <w:lang w:eastAsia="ko-KR"/>
        </w:rPr>
        <w:drawing>
          <wp:inline distT="0" distB="0" distL="0" distR="0" wp14:anchorId="070525E5" wp14:editId="62C6F4B0">
            <wp:extent cx="609600" cy="176530"/>
            <wp:effectExtent l="0" t="0" r="0" b="0"/>
            <wp:docPr id="12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609600" cy="176530"/>
                    </a:xfrm>
                    <a:prstGeom prst="rect">
                      <a:avLst/>
                    </a:prstGeom>
                    <a:noFill/>
                    <a:ln>
                      <a:noFill/>
                    </a:ln>
                  </pic:spPr>
                </pic:pic>
              </a:graphicData>
            </a:graphic>
          </wp:inline>
        </w:drawing>
      </w:r>
      <w:r w:rsidRPr="00D93DB4">
        <w:rPr>
          <w:lang w:eastAsia="ko-KR"/>
        </w:rPr>
        <w:t xml:space="preserve"> denotes the duration of the overlap to be used in</w:t>
      </w:r>
      <w:r w:rsidRPr="00D93DB4">
        <w:rPr>
          <w:rFonts w:hint="eastAsia"/>
          <w:lang w:eastAsia="ko-KR"/>
        </w:rPr>
        <w:t xml:space="preserve"> </w:t>
      </w:r>
      <w:r w:rsidRPr="00D93DB4">
        <w:rPr>
          <w:lang w:eastAsia="ko-KR"/>
        </w:rPr>
        <w:t>the smoothing processing.</w:t>
      </w:r>
      <w:r w:rsidRPr="00D93DB4">
        <w:rPr>
          <w:rFonts w:hint="eastAsia"/>
          <w:lang w:eastAsia="ko-KR"/>
        </w:rPr>
        <w:t xml:space="preserve"> </w:t>
      </w:r>
      <w:r w:rsidRPr="00D93DB4">
        <w:rPr>
          <w:lang w:eastAsia="ko-KR"/>
        </w:rPr>
        <w:t>By performing smoothing processing as described above, when the current</w:t>
      </w:r>
      <w:r w:rsidRPr="00D93DB4">
        <w:rPr>
          <w:rFonts w:hint="eastAsia"/>
          <w:lang w:eastAsia="ko-KR"/>
        </w:rPr>
        <w:t xml:space="preserve"> </w:t>
      </w:r>
      <w:r w:rsidRPr="00D93DB4">
        <w:rPr>
          <w:lang w:eastAsia="ko-KR"/>
        </w:rPr>
        <w:t>frame is an erasure, the discontinuity between the previous frame and the current</w:t>
      </w:r>
      <w:r w:rsidRPr="00D93DB4">
        <w:rPr>
          <w:rFonts w:hint="eastAsia"/>
          <w:lang w:eastAsia="ko-KR"/>
        </w:rPr>
        <w:t xml:space="preserve"> </w:t>
      </w:r>
      <w:r w:rsidRPr="00D93DB4">
        <w:rPr>
          <w:lang w:eastAsia="ko-KR"/>
        </w:rPr>
        <w:t xml:space="preserve">frame, which may occur by using an IMDCT signal copied from </w:t>
      </w:r>
      <w:r w:rsidRPr="00D93DB4">
        <w:rPr>
          <w:rFonts w:hint="eastAsia"/>
          <w:lang w:eastAsia="ko-KR"/>
        </w:rPr>
        <w:t>the frame that is two frames previous to the current frame</w:t>
      </w:r>
      <w:r w:rsidRPr="00D93DB4">
        <w:rPr>
          <w:lang w:eastAsia="ko-KR"/>
        </w:rPr>
        <w:t xml:space="preserve"> instead of an IMDCT signal stored in the previous frame, is prevented.</w:t>
      </w:r>
      <w:r w:rsidRPr="00D93DB4">
        <w:rPr>
          <w:rFonts w:hint="eastAsia"/>
          <w:lang w:eastAsia="ko-KR"/>
        </w:rPr>
        <w:t xml:space="preserve"> </w:t>
      </w:r>
    </w:p>
    <w:p w14:paraId="1D397059" w14:textId="6D384B0E" w:rsidR="00DA4660" w:rsidRPr="00D93DB4" w:rsidRDefault="00DA4660" w:rsidP="0001287F">
      <w:pPr>
        <w:rPr>
          <w:lang w:eastAsia="ko-KR"/>
        </w:rPr>
      </w:pPr>
      <w:r w:rsidRPr="00D93DB4">
        <w:rPr>
          <w:rFonts w:hint="eastAsia"/>
          <w:lang w:eastAsia="ko-KR"/>
        </w:rPr>
        <w:t xml:space="preserve">After </w:t>
      </w:r>
      <w:r w:rsidRPr="00D93DB4">
        <w:rPr>
          <w:lang w:eastAsia="ko-KR"/>
        </w:rPr>
        <w:t xml:space="preserve">completion of </w:t>
      </w:r>
      <w:r w:rsidRPr="00D93DB4">
        <w:rPr>
          <w:rFonts w:hint="eastAsia"/>
          <w:lang w:eastAsia="ko-KR"/>
        </w:rPr>
        <w:t xml:space="preserve">the repetition and smoothing, the </w:t>
      </w:r>
      <w:r w:rsidRPr="00D93DB4">
        <w:rPr>
          <w:lang w:eastAsia="ko-KR"/>
        </w:rPr>
        <w:t xml:space="preserve">energy </w:t>
      </w:r>
      <w:r w:rsidR="004C5B74">
        <w:rPr>
          <w:noProof/>
          <w:position w:val="-6"/>
          <w:lang w:eastAsia="ko-KR"/>
        </w:rPr>
        <w:drawing>
          <wp:inline distT="0" distB="0" distL="0" distR="0" wp14:anchorId="6B8B8759" wp14:editId="38353B7F">
            <wp:extent cx="319405" cy="152400"/>
            <wp:effectExtent l="0" t="0" r="0" b="0"/>
            <wp:docPr id="12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1204">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rsidRPr="00D93DB4">
        <w:rPr>
          <w:lang w:eastAsia="ko-KR"/>
        </w:rPr>
        <w:t xml:space="preserve"> </w:t>
      </w:r>
      <w:r w:rsidRPr="00D93DB4">
        <w:rPr>
          <w:rFonts w:hint="eastAsia"/>
          <w:lang w:eastAsia="ko-KR"/>
        </w:rPr>
        <w:t>of</w:t>
      </w:r>
      <w:r w:rsidRPr="00D93DB4">
        <w:rPr>
          <w:lang w:eastAsia="ko-KR"/>
        </w:rPr>
        <w:t xml:space="preserve"> an</w:t>
      </w:r>
      <w:r w:rsidRPr="00D93DB4">
        <w:rPr>
          <w:rFonts w:hint="eastAsia"/>
          <w:lang w:eastAsia="ko-KR"/>
        </w:rPr>
        <w:t xml:space="preserve"> </w:t>
      </w:r>
      <w:r w:rsidRPr="00D93DB4">
        <w:rPr>
          <w:lang w:eastAsia="ko-KR"/>
        </w:rPr>
        <w:t xml:space="preserve">overlapping region </w:t>
      </w:r>
      <w:r w:rsidRPr="00D93DB4">
        <w:rPr>
          <w:rFonts w:hint="eastAsia"/>
          <w:lang w:eastAsia="ko-KR"/>
        </w:rPr>
        <w:t>is</w:t>
      </w:r>
      <w:r w:rsidRPr="00D93DB4">
        <w:rPr>
          <w:lang w:eastAsia="ko-KR"/>
        </w:rPr>
        <w:t xml:space="preserve"> compared with the energy </w:t>
      </w:r>
      <w:r w:rsidR="004C5B74">
        <w:rPr>
          <w:noProof/>
          <w:position w:val="-6"/>
          <w:lang w:eastAsia="ko-KR"/>
        </w:rPr>
        <w:drawing>
          <wp:inline distT="0" distB="0" distL="0" distR="0" wp14:anchorId="62D45445" wp14:editId="3E0C3AFC">
            <wp:extent cx="342900" cy="152400"/>
            <wp:effectExtent l="0" t="0" r="0" b="0"/>
            <wp:docPr id="12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D93DB4">
        <w:rPr>
          <w:rFonts w:hint="eastAsia"/>
          <w:lang w:eastAsia="ko-KR"/>
        </w:rPr>
        <w:t xml:space="preserve"> </w:t>
      </w:r>
      <w:r w:rsidRPr="00D93DB4">
        <w:rPr>
          <w:lang w:eastAsia="ko-KR"/>
        </w:rPr>
        <w:t>of a non-overlapping region. When the energy of the overlapping region</w:t>
      </w:r>
      <w:r w:rsidRPr="00D93DB4">
        <w:rPr>
          <w:rFonts w:hint="eastAsia"/>
          <w:lang w:eastAsia="ko-KR"/>
        </w:rPr>
        <w:t xml:space="preserve"> </w:t>
      </w:r>
      <w:r w:rsidRPr="00D93DB4">
        <w:rPr>
          <w:lang w:eastAsia="ko-KR"/>
        </w:rPr>
        <w:t xml:space="preserve">decreases after the packet loss concealment processing, </w:t>
      </w:r>
      <w:r w:rsidRPr="00D93DB4">
        <w:rPr>
          <w:rFonts w:hint="eastAsia"/>
          <w:lang w:eastAsia="ko-KR"/>
        </w:rPr>
        <w:t>conventional</w:t>
      </w:r>
      <w:r w:rsidRPr="00D93DB4">
        <w:rPr>
          <w:lang w:eastAsia="ko-KR"/>
        </w:rPr>
        <w:t xml:space="preserve"> OLA</w:t>
      </w:r>
      <w:r w:rsidRPr="00D93DB4">
        <w:rPr>
          <w:rFonts w:hint="eastAsia"/>
          <w:lang w:eastAsia="ko-KR"/>
        </w:rPr>
        <w:t xml:space="preserve"> </w:t>
      </w:r>
      <w:r w:rsidRPr="00D93DB4">
        <w:rPr>
          <w:lang w:eastAsia="ko-KR"/>
        </w:rPr>
        <w:t xml:space="preserve">processing </w:t>
      </w:r>
      <w:r w:rsidRPr="00D93DB4">
        <w:rPr>
          <w:rFonts w:hint="eastAsia"/>
          <w:lang w:eastAsia="ko-KR"/>
        </w:rPr>
        <w:t>is</w:t>
      </w:r>
      <w:r w:rsidRPr="00D93DB4">
        <w:rPr>
          <w:lang w:eastAsia="ko-KR"/>
        </w:rPr>
        <w:t xml:space="preserve"> performed. </w:t>
      </w:r>
      <w:r w:rsidRPr="00D93DB4">
        <w:rPr>
          <w:rFonts w:hint="eastAsia"/>
          <w:lang w:eastAsia="ko-KR"/>
        </w:rPr>
        <w:t xml:space="preserve">The </w:t>
      </w:r>
      <w:r w:rsidRPr="00D93DB4">
        <w:rPr>
          <w:lang w:eastAsia="ko-KR"/>
        </w:rPr>
        <w:t xml:space="preserve">comparison </w:t>
      </w:r>
      <w:r w:rsidRPr="00D93DB4">
        <w:rPr>
          <w:rFonts w:hint="eastAsia"/>
          <w:lang w:eastAsia="ko-KR"/>
        </w:rPr>
        <w:t xml:space="preserve">is </w:t>
      </w:r>
      <w:r w:rsidRPr="00D93DB4">
        <w:rPr>
          <w:lang w:eastAsia="ko-KR"/>
        </w:rPr>
        <w:t>made</w:t>
      </w:r>
      <w:r w:rsidRPr="00D93DB4">
        <w:rPr>
          <w:rFonts w:hint="eastAsia"/>
          <w:lang w:eastAsia="ko-KR"/>
        </w:rPr>
        <w:t xml:space="preserve"> by the operation </w:t>
      </w:r>
      <w:r w:rsidRPr="00D93DB4">
        <w:rPr>
          <w:lang w:eastAsia="ko-KR"/>
        </w:rPr>
        <w:t xml:space="preserve">depicted </w:t>
      </w:r>
      <w:r w:rsidRPr="00D93DB4">
        <w:rPr>
          <w:rFonts w:hint="eastAsia"/>
          <w:lang w:eastAsia="ko-KR"/>
        </w:rPr>
        <w:t xml:space="preserve">in </w:t>
      </w:r>
      <w:r w:rsidRPr="00D93DB4">
        <w:rPr>
          <w:lang w:eastAsia="ko-KR"/>
        </w:rPr>
        <w:t>F</w:t>
      </w:r>
      <w:r w:rsidRPr="00D93DB4">
        <w:rPr>
          <w:rFonts w:hint="eastAsia"/>
          <w:lang w:eastAsia="ko-KR"/>
        </w:rPr>
        <w:t>igure</w:t>
      </w:r>
      <w:r w:rsidR="000B67DD" w:rsidRPr="00D93DB4">
        <w:rPr>
          <w:lang w:eastAsia="ko-KR"/>
        </w:rPr>
        <w:t xml:space="preserve"> 14</w:t>
      </w:r>
      <w:r w:rsidRPr="00D93DB4">
        <w:rPr>
          <w:rFonts w:hint="eastAsia"/>
          <w:lang w:eastAsia="ko-KR"/>
        </w:rPr>
        <w:t>.</w:t>
      </w:r>
    </w:p>
    <w:p w14:paraId="3F97BC81" w14:textId="489FD0BC" w:rsidR="00DA4660" w:rsidRPr="00D93DB4" w:rsidRDefault="00DA4660" w:rsidP="0001287F">
      <w:pPr>
        <w:rPr>
          <w:lang w:eastAsia="ko-KR"/>
        </w:rPr>
      </w:pPr>
      <w:r w:rsidRPr="00D93DB4">
        <w:rPr>
          <w:lang w:eastAsia="ko-KR"/>
        </w:rPr>
        <w:t>If the energy difference between the overlapping region</w:t>
      </w:r>
      <w:r w:rsidRPr="00D93DB4">
        <w:rPr>
          <w:rFonts w:hint="eastAsia"/>
          <w:lang w:eastAsia="ko-KR"/>
        </w:rPr>
        <w:t xml:space="preserve"> (</w:t>
      </w:r>
      <w:r w:rsidR="004C5B74">
        <w:rPr>
          <w:noProof/>
          <w:position w:val="-6"/>
          <w:lang w:eastAsia="ko-KR"/>
        </w:rPr>
        <w:drawing>
          <wp:inline distT="0" distB="0" distL="0" distR="0" wp14:anchorId="06B1CD7C" wp14:editId="7BB0CC70">
            <wp:extent cx="319405" cy="152400"/>
            <wp:effectExtent l="0" t="0" r="0" b="0"/>
            <wp:docPr id="12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rsidRPr="00D93DB4">
        <w:rPr>
          <w:rFonts w:hint="eastAsia"/>
          <w:lang w:eastAsia="ko-KR"/>
        </w:rPr>
        <w:t>)</w:t>
      </w:r>
      <w:r w:rsidRPr="00D93DB4">
        <w:rPr>
          <w:lang w:eastAsia="ko-KR"/>
        </w:rPr>
        <w:t xml:space="preserve"> and the</w:t>
      </w:r>
      <w:r w:rsidRPr="00D93DB4">
        <w:rPr>
          <w:rFonts w:hint="eastAsia"/>
          <w:lang w:eastAsia="ko-KR"/>
        </w:rPr>
        <w:t xml:space="preserve"> </w:t>
      </w:r>
      <w:r w:rsidRPr="00D93DB4">
        <w:rPr>
          <w:lang w:eastAsia="ko-KR"/>
        </w:rPr>
        <w:t>non-overlapping region</w:t>
      </w:r>
      <w:r w:rsidRPr="00D93DB4">
        <w:rPr>
          <w:rFonts w:hint="eastAsia"/>
          <w:lang w:eastAsia="ko-KR"/>
        </w:rPr>
        <w:t xml:space="preserve"> (</w:t>
      </w:r>
      <w:r w:rsidR="004C5B74">
        <w:rPr>
          <w:noProof/>
          <w:position w:val="-6"/>
          <w:lang w:eastAsia="ko-KR"/>
        </w:rPr>
        <w:drawing>
          <wp:inline distT="0" distB="0" distL="0" distR="0" wp14:anchorId="6E24CF88" wp14:editId="45296FBC">
            <wp:extent cx="342900" cy="152400"/>
            <wp:effectExtent l="0" t="0" r="0" b="0"/>
            <wp:docPr id="12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D93DB4">
        <w:rPr>
          <w:rFonts w:hint="eastAsia"/>
          <w:lang w:eastAsia="ko-KR"/>
        </w:rPr>
        <w:t>)</w:t>
      </w:r>
      <w:r w:rsidRPr="00D93DB4">
        <w:rPr>
          <w:lang w:eastAsia="ko-KR"/>
        </w:rPr>
        <w:t xml:space="preserve"> is large as a result of the comparison in </w:t>
      </w:r>
      <w:r w:rsidRPr="00D93DB4">
        <w:rPr>
          <w:rFonts w:hint="eastAsia"/>
          <w:lang w:eastAsia="ko-KR"/>
        </w:rPr>
        <w:t>the block</w:t>
      </w:r>
      <w:r w:rsidRPr="00D93DB4">
        <w:rPr>
          <w:lang w:eastAsia="ko-KR"/>
        </w:rPr>
        <w:t xml:space="preserve">, </w:t>
      </w:r>
      <w:r w:rsidRPr="00D93DB4">
        <w:rPr>
          <w:rFonts w:hint="eastAsia"/>
          <w:lang w:eastAsia="ko-KR"/>
        </w:rPr>
        <w:t>conventional</w:t>
      </w:r>
      <w:r w:rsidRPr="00D93DB4">
        <w:rPr>
          <w:lang w:eastAsia="ko-KR"/>
        </w:rPr>
        <w:t xml:space="preserve"> OLA processing </w:t>
      </w:r>
      <w:r w:rsidRPr="00D93DB4">
        <w:rPr>
          <w:rFonts w:hint="eastAsia"/>
          <w:lang w:eastAsia="ko-KR"/>
        </w:rPr>
        <w:t xml:space="preserve">is </w:t>
      </w:r>
      <w:r w:rsidRPr="00D93DB4">
        <w:rPr>
          <w:lang w:eastAsia="ko-KR"/>
        </w:rPr>
        <w:t>performed.</w:t>
      </w:r>
    </w:p>
    <w:p w14:paraId="3B278737" w14:textId="77777777" w:rsidR="00DA4660" w:rsidRPr="00D93DB4" w:rsidRDefault="00DA4660" w:rsidP="0001287F">
      <w:pPr>
        <w:rPr>
          <w:lang w:eastAsia="ko-KR"/>
        </w:rPr>
      </w:pPr>
      <w:r w:rsidRPr="00D93DB4">
        <w:rPr>
          <w:rFonts w:hint="eastAsia"/>
          <w:lang w:eastAsia="ko-KR"/>
        </w:rPr>
        <w:t>Figure</w:t>
      </w:r>
      <w:r w:rsidR="002F5274" w:rsidRPr="00D93DB4">
        <w:rPr>
          <w:rFonts w:hint="eastAsia"/>
          <w:lang w:eastAsia="ko-KR"/>
        </w:rPr>
        <w:t xml:space="preserve"> </w:t>
      </w:r>
      <w:r w:rsidR="000B67DD" w:rsidRPr="00D93DB4">
        <w:rPr>
          <w:lang w:eastAsia="ko-KR"/>
        </w:rPr>
        <w:t>15</w:t>
      </w:r>
      <w:r w:rsidRPr="00D93DB4">
        <w:rPr>
          <w:rFonts w:hint="eastAsia"/>
          <w:lang w:eastAsia="ko-KR"/>
        </w:rPr>
        <w:t xml:space="preserve"> </w:t>
      </w:r>
      <w:r w:rsidRPr="00D93DB4">
        <w:rPr>
          <w:lang w:eastAsia="ko-KR"/>
        </w:rPr>
        <w:t xml:space="preserve">illustrates </w:t>
      </w:r>
      <w:r w:rsidRPr="00D93DB4">
        <w:rPr>
          <w:rFonts w:hint="eastAsia"/>
          <w:lang w:eastAsia="ko-KR"/>
        </w:rPr>
        <w:t xml:space="preserve">the repetition and smoothing method with </w:t>
      </w:r>
      <w:r w:rsidRPr="00D93DB4">
        <w:rPr>
          <w:lang w:eastAsia="ko-KR"/>
        </w:rPr>
        <w:t>an example window</w:t>
      </w:r>
      <w:r w:rsidRPr="00D93DB4">
        <w:rPr>
          <w:rFonts w:hint="eastAsia"/>
          <w:lang w:eastAsia="ko-KR"/>
        </w:rPr>
        <w:t xml:space="preserve"> </w:t>
      </w:r>
      <w:r w:rsidRPr="00D93DB4">
        <w:rPr>
          <w:lang w:eastAsia="ko-KR"/>
        </w:rPr>
        <w:t>for concealing an erased frame</w:t>
      </w:r>
      <w:r w:rsidRPr="00D93DB4">
        <w:rPr>
          <w:rFonts w:hint="eastAsia"/>
          <w:lang w:eastAsia="ko-KR"/>
        </w:rPr>
        <w:t>.</w:t>
      </w:r>
    </w:p>
    <w:p w14:paraId="767B2776" w14:textId="0675A8E9" w:rsidR="00DA4660" w:rsidRPr="00D93DB4" w:rsidRDefault="004C5B74" w:rsidP="002F5274">
      <w:pPr>
        <w:pStyle w:val="TH"/>
        <w:rPr>
          <w:lang w:eastAsia="ko-KR"/>
        </w:rPr>
      </w:pPr>
      <w:r>
        <w:rPr>
          <w:noProof/>
        </w:rPr>
        <w:drawing>
          <wp:inline distT="0" distB="0" distL="0" distR="0" wp14:anchorId="153A8B2C" wp14:editId="66026F53">
            <wp:extent cx="2424430" cy="2938780"/>
            <wp:effectExtent l="0" t="0" r="0" b="0"/>
            <wp:docPr id="122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2424430" cy="2938780"/>
                    </a:xfrm>
                    <a:prstGeom prst="rect">
                      <a:avLst/>
                    </a:prstGeom>
                    <a:noFill/>
                    <a:ln>
                      <a:noFill/>
                    </a:ln>
                  </pic:spPr>
                </pic:pic>
              </a:graphicData>
            </a:graphic>
          </wp:inline>
        </w:drawing>
      </w:r>
    </w:p>
    <w:p w14:paraId="6DA5DBF1" w14:textId="77777777" w:rsidR="00DA4660" w:rsidRPr="00D93DB4" w:rsidRDefault="00DA4660" w:rsidP="0001287F">
      <w:pPr>
        <w:pStyle w:val="TF"/>
      </w:pPr>
      <w:r w:rsidRPr="00D93DB4">
        <w:t>Figure</w:t>
      </w:r>
      <w:r w:rsidR="000B67DD" w:rsidRPr="00D93DB4">
        <w:t>14</w:t>
      </w:r>
      <w:r w:rsidRPr="00D93DB4">
        <w:t xml:space="preserve">: </w:t>
      </w:r>
      <w:r w:rsidRPr="00D93DB4">
        <w:rPr>
          <w:rFonts w:hint="eastAsia"/>
          <w:bCs/>
        </w:rPr>
        <w:t>B</w:t>
      </w:r>
      <w:r w:rsidRPr="00D93DB4">
        <w:rPr>
          <w:bCs/>
        </w:rPr>
        <w:t xml:space="preserve">lock diagram of </w:t>
      </w:r>
      <w:r w:rsidRPr="00D93DB4">
        <w:rPr>
          <w:rFonts w:hint="eastAsia"/>
          <w:bCs/>
        </w:rPr>
        <w:t xml:space="preserve">repetition &amp; smoothing method for </w:t>
      </w:r>
      <w:r w:rsidRPr="00D93DB4">
        <w:rPr>
          <w:rFonts w:hint="eastAsia"/>
          <w:bCs/>
          <w:lang w:eastAsia="ko-KR"/>
        </w:rPr>
        <w:t>erased</w:t>
      </w:r>
      <w:r w:rsidRPr="00D93DB4">
        <w:rPr>
          <w:rFonts w:hint="eastAsia"/>
          <w:bCs/>
        </w:rPr>
        <w:t xml:space="preserve"> frame</w:t>
      </w:r>
    </w:p>
    <w:p w14:paraId="0EF392FB" w14:textId="01F6329E" w:rsidR="00DA4660" w:rsidRPr="00D93DB4" w:rsidRDefault="004C5B74" w:rsidP="002F5274">
      <w:pPr>
        <w:pStyle w:val="TH"/>
        <w:rPr>
          <w:lang w:eastAsia="ko-KR"/>
        </w:rPr>
      </w:pPr>
      <w:r>
        <w:rPr>
          <w:noProof/>
        </w:rPr>
        <w:drawing>
          <wp:inline distT="0" distB="0" distL="0" distR="0" wp14:anchorId="01F9C6B8" wp14:editId="7C7DD235">
            <wp:extent cx="4629150" cy="1862455"/>
            <wp:effectExtent l="0" t="0" r="0" b="0"/>
            <wp:docPr id="12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4629150" cy="1862455"/>
                    </a:xfrm>
                    <a:prstGeom prst="rect">
                      <a:avLst/>
                    </a:prstGeom>
                    <a:noFill/>
                    <a:ln>
                      <a:noFill/>
                    </a:ln>
                  </pic:spPr>
                </pic:pic>
              </a:graphicData>
            </a:graphic>
          </wp:inline>
        </w:drawing>
      </w:r>
    </w:p>
    <w:p w14:paraId="315A6659" w14:textId="77777777" w:rsidR="00DA4660" w:rsidRPr="00D93DB4" w:rsidRDefault="00DA4660" w:rsidP="0001287F">
      <w:pPr>
        <w:pStyle w:val="TF"/>
      </w:pPr>
      <w:r w:rsidRPr="00D93DB4">
        <w:t>Figure</w:t>
      </w:r>
      <w:r w:rsidR="000B67DD" w:rsidRPr="00D93DB4">
        <w:t xml:space="preserve"> 15</w:t>
      </w:r>
      <w:r w:rsidRPr="00D93DB4">
        <w:t xml:space="preserve">: </w:t>
      </w:r>
      <w:r w:rsidRPr="00D93DB4">
        <w:rPr>
          <w:rFonts w:hint="eastAsia"/>
          <w:bCs/>
        </w:rPr>
        <w:t xml:space="preserve">Diagram for describing a windowing of repetition &amp; smoothing method for </w:t>
      </w:r>
      <w:r w:rsidRPr="00D93DB4">
        <w:rPr>
          <w:rFonts w:hint="eastAsia"/>
          <w:bCs/>
          <w:lang w:eastAsia="ko-KR"/>
        </w:rPr>
        <w:t>erased</w:t>
      </w:r>
      <w:r w:rsidRPr="00D93DB4">
        <w:rPr>
          <w:rFonts w:hint="eastAsia"/>
          <w:bCs/>
        </w:rPr>
        <w:t xml:space="preserve"> frame</w:t>
      </w:r>
    </w:p>
    <w:p w14:paraId="741542E4" w14:textId="77777777" w:rsidR="00972996" w:rsidRPr="00D93DB4" w:rsidRDefault="00DA4660" w:rsidP="0001287F">
      <w:pPr>
        <w:rPr>
          <w:lang w:eastAsia="ko-KR"/>
        </w:rPr>
      </w:pPr>
      <w:r w:rsidRPr="00D93DB4">
        <w:rPr>
          <w:rFonts w:hint="eastAsia"/>
          <w:lang w:eastAsia="ko-KR"/>
        </w:rPr>
        <w:t xml:space="preserve">Figure </w:t>
      </w:r>
      <w:r w:rsidR="000B67DD" w:rsidRPr="00D93DB4">
        <w:rPr>
          <w:lang w:eastAsia="ko-KR"/>
        </w:rPr>
        <w:t>16</w:t>
      </w:r>
      <w:r w:rsidRPr="00D93DB4">
        <w:rPr>
          <w:rFonts w:hint="eastAsia"/>
          <w:lang w:eastAsia="ko-KR"/>
        </w:rPr>
        <w:t xml:space="preserve"> </w:t>
      </w:r>
      <w:r w:rsidRPr="00D93DB4">
        <w:rPr>
          <w:lang w:eastAsia="ko-KR"/>
        </w:rPr>
        <w:t xml:space="preserve">is a block diagram of the </w:t>
      </w:r>
      <w:r w:rsidRPr="00D93DB4">
        <w:rPr>
          <w:rFonts w:hint="eastAsia"/>
          <w:lang w:eastAsia="ko-KR"/>
        </w:rPr>
        <w:t xml:space="preserve">repetition and smoothing method for the next good frame </w:t>
      </w:r>
      <w:r w:rsidRPr="00D93DB4">
        <w:rPr>
          <w:lang w:eastAsia="ko-KR"/>
        </w:rPr>
        <w:t>after an erased</w:t>
      </w:r>
      <w:r w:rsidRPr="00D93DB4">
        <w:rPr>
          <w:rFonts w:hint="eastAsia"/>
          <w:lang w:eastAsia="ko-KR"/>
        </w:rPr>
        <w:t xml:space="preserve"> frame. This method only </w:t>
      </w:r>
      <w:r w:rsidRPr="00D93DB4">
        <w:rPr>
          <w:lang w:eastAsia="ko-KR"/>
        </w:rPr>
        <w:t>include</w:t>
      </w:r>
      <w:r w:rsidRPr="00D93DB4">
        <w:rPr>
          <w:rFonts w:hint="eastAsia"/>
          <w:lang w:eastAsia="ko-KR"/>
        </w:rPr>
        <w:t>s</w:t>
      </w:r>
      <w:r w:rsidRPr="00D93DB4">
        <w:rPr>
          <w:lang w:eastAsia="ko-KR"/>
        </w:rPr>
        <w:t xml:space="preserve"> </w:t>
      </w:r>
      <w:r w:rsidRPr="00D93DB4">
        <w:rPr>
          <w:rFonts w:hint="eastAsia"/>
          <w:lang w:eastAsia="ko-KR"/>
        </w:rPr>
        <w:t xml:space="preserve">the </w:t>
      </w:r>
      <w:r w:rsidRPr="00D93DB4">
        <w:rPr>
          <w:lang w:eastAsia="ko-KR"/>
        </w:rPr>
        <w:t xml:space="preserve">smoothing </w:t>
      </w:r>
      <w:r w:rsidRPr="00D93DB4">
        <w:rPr>
          <w:rFonts w:hint="eastAsia"/>
          <w:lang w:eastAsia="ko-KR"/>
        </w:rPr>
        <w:t>block</w:t>
      </w:r>
      <w:r w:rsidRPr="00D93DB4">
        <w:rPr>
          <w:lang w:eastAsia="ko-KR"/>
        </w:rPr>
        <w:t>.</w:t>
      </w:r>
      <w:r w:rsidRPr="00D93DB4">
        <w:rPr>
          <w:rFonts w:hint="eastAsia"/>
          <w:lang w:eastAsia="ko-KR"/>
        </w:rPr>
        <w:t xml:space="preserve"> </w:t>
      </w:r>
      <w:r w:rsidRPr="00D93DB4">
        <w:rPr>
          <w:lang w:eastAsia="ko-KR"/>
        </w:rPr>
        <w:t xml:space="preserve">The smoothing </w:t>
      </w:r>
      <w:r w:rsidRPr="00D93DB4">
        <w:rPr>
          <w:rFonts w:hint="eastAsia"/>
          <w:lang w:eastAsia="ko-KR"/>
        </w:rPr>
        <w:t xml:space="preserve">block </w:t>
      </w:r>
      <w:r w:rsidRPr="00D93DB4">
        <w:rPr>
          <w:lang w:eastAsia="ko-KR"/>
        </w:rPr>
        <w:t>appl</w:t>
      </w:r>
      <w:r w:rsidRPr="00D93DB4">
        <w:rPr>
          <w:rFonts w:hint="eastAsia"/>
          <w:lang w:eastAsia="ko-KR"/>
        </w:rPr>
        <w:t>ies</w:t>
      </w:r>
      <w:r w:rsidRPr="00D93DB4">
        <w:rPr>
          <w:lang w:eastAsia="ko-KR"/>
        </w:rPr>
        <w:t xml:space="preserve"> the smoothing window to the old IMDCT signal and to a current IMDCT signal and performs OLA processing.</w:t>
      </w:r>
      <w:r w:rsidRPr="00D93DB4">
        <w:rPr>
          <w:rFonts w:hint="eastAsia"/>
          <w:lang w:eastAsia="ko-KR"/>
        </w:rPr>
        <w:t xml:space="preserve"> </w:t>
      </w:r>
      <w:r w:rsidRPr="00D93DB4">
        <w:rPr>
          <w:lang w:eastAsia="ko-KR"/>
        </w:rPr>
        <w:t xml:space="preserve">Likewise, the smoothing window </w:t>
      </w:r>
      <w:r w:rsidRPr="00D93DB4">
        <w:rPr>
          <w:rFonts w:hint="eastAsia"/>
          <w:lang w:eastAsia="ko-KR"/>
        </w:rPr>
        <w:t>is</w:t>
      </w:r>
      <w:r w:rsidRPr="00D93DB4">
        <w:rPr>
          <w:lang w:eastAsia="ko-KR"/>
        </w:rPr>
        <w:t xml:space="preserve"> formed such that a sum of overlap</w:t>
      </w:r>
      <w:r w:rsidRPr="00D93DB4">
        <w:rPr>
          <w:rFonts w:hint="eastAsia"/>
          <w:lang w:eastAsia="ko-KR"/>
        </w:rPr>
        <w:t xml:space="preserve"> </w:t>
      </w:r>
      <w:r w:rsidRPr="00D93DB4">
        <w:rPr>
          <w:lang w:eastAsia="ko-KR"/>
        </w:rPr>
        <w:t>durations between adjacent windows is equal to one.</w:t>
      </w:r>
      <w:r w:rsidRPr="00D93DB4">
        <w:rPr>
          <w:rFonts w:hint="eastAsia"/>
          <w:lang w:eastAsia="ko-KR"/>
        </w:rPr>
        <w:t xml:space="preserve"> </w:t>
      </w:r>
      <w:r w:rsidRPr="00D93DB4">
        <w:rPr>
          <w:lang w:eastAsia="ko-KR"/>
        </w:rPr>
        <w:t>That is, when the previous frame is a first erased frame and a current frame is</w:t>
      </w:r>
      <w:r w:rsidRPr="00D93DB4">
        <w:rPr>
          <w:rFonts w:hint="eastAsia"/>
          <w:lang w:eastAsia="ko-KR"/>
        </w:rPr>
        <w:t xml:space="preserve"> </w:t>
      </w:r>
      <w:r w:rsidRPr="00D93DB4">
        <w:rPr>
          <w:lang w:eastAsia="ko-KR"/>
        </w:rPr>
        <w:t xml:space="preserve">a </w:t>
      </w:r>
      <w:r w:rsidRPr="00D93DB4">
        <w:rPr>
          <w:rFonts w:hint="eastAsia"/>
          <w:lang w:eastAsia="ko-KR"/>
        </w:rPr>
        <w:t>good</w:t>
      </w:r>
      <w:r w:rsidRPr="00D93DB4">
        <w:rPr>
          <w:lang w:eastAsia="ko-KR"/>
        </w:rPr>
        <w:t xml:space="preserve"> frame, it is difficult to remove time</w:t>
      </w:r>
      <w:r w:rsidRPr="00D93DB4">
        <w:rPr>
          <w:rFonts w:hint="eastAsia"/>
          <w:lang w:eastAsia="ko-KR"/>
        </w:rPr>
        <w:t xml:space="preserve"> </w:t>
      </w:r>
      <w:r w:rsidRPr="00D93DB4">
        <w:rPr>
          <w:lang w:eastAsia="ko-KR"/>
        </w:rPr>
        <w:t>domain aliasing in the overlap duration between an IMDCT signal of the previous</w:t>
      </w:r>
      <w:r w:rsidRPr="00D93DB4">
        <w:rPr>
          <w:rFonts w:hint="eastAsia"/>
          <w:lang w:eastAsia="ko-KR"/>
        </w:rPr>
        <w:t xml:space="preserve"> </w:t>
      </w:r>
      <w:r w:rsidRPr="00D93DB4">
        <w:rPr>
          <w:lang w:eastAsia="ko-KR"/>
        </w:rPr>
        <w:t xml:space="preserve">frame and an IMDCT signal of the current frame. Thus, noise </w:t>
      </w:r>
      <w:r w:rsidRPr="00D93DB4">
        <w:rPr>
          <w:rFonts w:hint="eastAsia"/>
          <w:lang w:eastAsia="ko-KR"/>
        </w:rPr>
        <w:t>can</w:t>
      </w:r>
      <w:r w:rsidRPr="00D93DB4">
        <w:rPr>
          <w:lang w:eastAsia="ko-KR"/>
        </w:rPr>
        <w:t xml:space="preserve"> be minimized by</w:t>
      </w:r>
      <w:r w:rsidRPr="00D93DB4">
        <w:rPr>
          <w:rFonts w:hint="eastAsia"/>
          <w:lang w:eastAsia="ko-KR"/>
        </w:rPr>
        <w:t xml:space="preserve"> </w:t>
      </w:r>
      <w:r w:rsidRPr="00D93DB4">
        <w:rPr>
          <w:lang w:eastAsia="ko-KR"/>
        </w:rPr>
        <w:t>performing the smoothing processing based on the smoothing window instead of the conventional OLA processing.</w:t>
      </w:r>
      <w:r w:rsidRPr="00D93DB4">
        <w:rPr>
          <w:rFonts w:hint="eastAsia"/>
          <w:lang w:eastAsia="ko-KR"/>
        </w:rPr>
        <w:t xml:space="preserve"> Figure </w:t>
      </w:r>
      <w:r w:rsidR="000B67DD" w:rsidRPr="00D93DB4">
        <w:rPr>
          <w:lang w:eastAsia="ko-KR"/>
        </w:rPr>
        <w:t xml:space="preserve">17 </w:t>
      </w:r>
      <w:r w:rsidRPr="00D93DB4">
        <w:rPr>
          <w:lang w:eastAsia="ko-KR"/>
        </w:rPr>
        <w:t xml:space="preserve">illustrates </w:t>
      </w:r>
      <w:r w:rsidRPr="00D93DB4">
        <w:rPr>
          <w:rFonts w:hint="eastAsia"/>
          <w:lang w:eastAsia="ko-KR"/>
        </w:rPr>
        <w:t xml:space="preserve">the repetition and smoothing method with </w:t>
      </w:r>
      <w:r w:rsidRPr="00D93DB4">
        <w:rPr>
          <w:lang w:eastAsia="ko-KR"/>
        </w:rPr>
        <w:t>an example of a window</w:t>
      </w:r>
      <w:r w:rsidRPr="00D93DB4">
        <w:rPr>
          <w:rFonts w:hint="eastAsia"/>
          <w:lang w:eastAsia="ko-KR"/>
        </w:rPr>
        <w:t xml:space="preserve"> </w:t>
      </w:r>
      <w:r w:rsidRPr="00D93DB4">
        <w:rPr>
          <w:lang w:eastAsia="ko-KR"/>
        </w:rPr>
        <w:t xml:space="preserve">for smoothing </w:t>
      </w:r>
      <w:r w:rsidRPr="00D93DB4">
        <w:rPr>
          <w:rFonts w:hint="eastAsia"/>
          <w:lang w:eastAsia="ko-KR"/>
        </w:rPr>
        <w:t xml:space="preserve">the next good </w:t>
      </w:r>
      <w:r w:rsidRPr="00D93DB4">
        <w:rPr>
          <w:lang w:eastAsia="ko-KR"/>
        </w:rPr>
        <w:t>frame</w:t>
      </w:r>
      <w:r w:rsidRPr="00D93DB4">
        <w:rPr>
          <w:rFonts w:hint="eastAsia"/>
          <w:lang w:eastAsia="ko-KR"/>
        </w:rPr>
        <w:t xml:space="preserve"> </w:t>
      </w:r>
      <w:r w:rsidRPr="00D93DB4">
        <w:rPr>
          <w:lang w:eastAsia="ko-KR"/>
        </w:rPr>
        <w:t>after an erased</w:t>
      </w:r>
      <w:r w:rsidRPr="00D93DB4">
        <w:rPr>
          <w:rFonts w:hint="eastAsia"/>
          <w:lang w:eastAsia="ko-KR"/>
        </w:rPr>
        <w:t xml:space="preserve"> frame. </w:t>
      </w:r>
    </w:p>
    <w:p w14:paraId="6EB40782" w14:textId="39B98E33" w:rsidR="00DA4660" w:rsidRPr="00D93DB4" w:rsidRDefault="004C5B74" w:rsidP="002F5274">
      <w:pPr>
        <w:pStyle w:val="TH"/>
        <w:rPr>
          <w:lang w:eastAsia="ko-KR"/>
        </w:rPr>
      </w:pPr>
      <w:r>
        <w:rPr>
          <w:noProof/>
        </w:rPr>
        <w:drawing>
          <wp:inline distT="0" distB="0" distL="0" distR="0" wp14:anchorId="66492901" wp14:editId="1D78AE0B">
            <wp:extent cx="1348105" cy="1205230"/>
            <wp:effectExtent l="0" t="0" r="0" b="0"/>
            <wp:docPr id="12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210">
                      <a:extLst>
                        <a:ext uri="{28A0092B-C50C-407E-A947-70E740481C1C}">
                          <a14:useLocalDpi xmlns:a14="http://schemas.microsoft.com/office/drawing/2010/main" val="0"/>
                        </a:ext>
                      </a:extLst>
                    </a:blip>
                    <a:srcRect/>
                    <a:stretch>
                      <a:fillRect/>
                    </a:stretch>
                  </pic:blipFill>
                  <pic:spPr bwMode="auto">
                    <a:xfrm>
                      <a:off x="0" y="0"/>
                      <a:ext cx="1348105" cy="1205230"/>
                    </a:xfrm>
                    <a:prstGeom prst="rect">
                      <a:avLst/>
                    </a:prstGeom>
                    <a:noFill/>
                    <a:ln>
                      <a:noFill/>
                    </a:ln>
                  </pic:spPr>
                </pic:pic>
              </a:graphicData>
            </a:graphic>
          </wp:inline>
        </w:drawing>
      </w:r>
    </w:p>
    <w:p w14:paraId="0B90E89C" w14:textId="77777777" w:rsidR="00DA4660" w:rsidRPr="00D93DB4" w:rsidRDefault="00DA4660" w:rsidP="0001287F">
      <w:pPr>
        <w:pStyle w:val="TF"/>
      </w:pPr>
      <w:r w:rsidRPr="00D93DB4">
        <w:t>Figure</w:t>
      </w:r>
      <w:r w:rsidR="000B67DD" w:rsidRPr="00D93DB4">
        <w:t xml:space="preserve"> 16</w:t>
      </w:r>
      <w:r w:rsidR="002F5274" w:rsidRPr="00D93DB4">
        <w:t>:</w:t>
      </w:r>
      <w:r w:rsidRPr="00D93DB4">
        <w:t xml:space="preserve"> </w:t>
      </w:r>
      <w:r w:rsidRPr="00D93DB4">
        <w:rPr>
          <w:rFonts w:hint="eastAsia"/>
          <w:bCs/>
        </w:rPr>
        <w:t>B</w:t>
      </w:r>
      <w:r w:rsidRPr="00D93DB4">
        <w:rPr>
          <w:bCs/>
        </w:rPr>
        <w:t xml:space="preserve">lock diagram of repetition and smoothing method for the next good frame </w:t>
      </w:r>
      <w:r w:rsidRPr="00D93DB4">
        <w:rPr>
          <w:rFonts w:hint="eastAsia"/>
          <w:bCs/>
          <w:lang w:eastAsia="ko-KR"/>
        </w:rPr>
        <w:t>after an erased</w:t>
      </w:r>
      <w:r w:rsidRPr="00D93DB4">
        <w:rPr>
          <w:bCs/>
        </w:rPr>
        <w:t xml:space="preserve"> frame</w:t>
      </w:r>
    </w:p>
    <w:p w14:paraId="51386F2E" w14:textId="7C50EC5B" w:rsidR="00DA4660" w:rsidRPr="00D93DB4" w:rsidRDefault="004C5B74" w:rsidP="002F5274">
      <w:pPr>
        <w:pStyle w:val="TH"/>
        <w:rPr>
          <w:lang w:eastAsia="ko-KR"/>
        </w:rPr>
      </w:pPr>
      <w:r>
        <w:rPr>
          <w:noProof/>
        </w:rPr>
        <w:drawing>
          <wp:inline distT="0" distB="0" distL="0" distR="0" wp14:anchorId="1FB6F2FE" wp14:editId="416289E5">
            <wp:extent cx="3695700" cy="1005205"/>
            <wp:effectExtent l="0" t="0" r="0" b="0"/>
            <wp:docPr id="12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211">
                      <a:extLst>
                        <a:ext uri="{28A0092B-C50C-407E-A947-70E740481C1C}">
                          <a14:useLocalDpi xmlns:a14="http://schemas.microsoft.com/office/drawing/2010/main" val="0"/>
                        </a:ext>
                      </a:extLst>
                    </a:blip>
                    <a:srcRect/>
                    <a:stretch>
                      <a:fillRect/>
                    </a:stretch>
                  </pic:blipFill>
                  <pic:spPr bwMode="auto">
                    <a:xfrm>
                      <a:off x="0" y="0"/>
                      <a:ext cx="3695700" cy="1005205"/>
                    </a:xfrm>
                    <a:prstGeom prst="rect">
                      <a:avLst/>
                    </a:prstGeom>
                    <a:noFill/>
                    <a:ln>
                      <a:noFill/>
                    </a:ln>
                  </pic:spPr>
                </pic:pic>
              </a:graphicData>
            </a:graphic>
          </wp:inline>
        </w:drawing>
      </w:r>
    </w:p>
    <w:p w14:paraId="7D0E0EA0" w14:textId="77777777" w:rsidR="00DA4660" w:rsidRPr="00D93DB4" w:rsidRDefault="00DA4660" w:rsidP="0001287F">
      <w:pPr>
        <w:pStyle w:val="TF"/>
      </w:pPr>
      <w:r w:rsidRPr="00D93DB4">
        <w:t>Figure</w:t>
      </w:r>
      <w:r w:rsidR="000B67DD" w:rsidRPr="00D93DB4">
        <w:t xml:space="preserve"> 17</w:t>
      </w:r>
      <w:r w:rsidRPr="00D93DB4">
        <w:t xml:space="preserve">: </w:t>
      </w:r>
      <w:r w:rsidRPr="00D93DB4">
        <w:rPr>
          <w:rFonts w:hint="eastAsia"/>
          <w:bCs/>
        </w:rPr>
        <w:t xml:space="preserve">Diagram for describing a windowing of </w:t>
      </w:r>
      <w:r w:rsidRPr="00D93DB4">
        <w:rPr>
          <w:bCs/>
        </w:rPr>
        <w:t xml:space="preserve">repetition and smoothing method for the next good frame </w:t>
      </w:r>
      <w:r w:rsidRPr="00D93DB4">
        <w:rPr>
          <w:rFonts w:hint="eastAsia"/>
          <w:bCs/>
          <w:lang w:eastAsia="ko-KR"/>
        </w:rPr>
        <w:t>after an erased</w:t>
      </w:r>
      <w:r w:rsidRPr="00D93DB4">
        <w:rPr>
          <w:bCs/>
        </w:rPr>
        <w:t xml:space="preserve"> frame</w:t>
      </w:r>
    </w:p>
    <w:p w14:paraId="1F5404F1" w14:textId="77777777" w:rsidR="00DA4660" w:rsidRPr="00D93DB4" w:rsidRDefault="00DA4660" w:rsidP="0001287F">
      <w:pPr>
        <w:rPr>
          <w:lang w:eastAsia="ko-KR"/>
        </w:rPr>
      </w:pPr>
      <w:r w:rsidRPr="00D93DB4">
        <w:rPr>
          <w:lang w:eastAsia="ko-KR"/>
        </w:rPr>
        <w:t xml:space="preserve">If the input signal is stationary and </w:t>
      </w:r>
      <w:r w:rsidRPr="00D93DB4">
        <w:rPr>
          <w:rFonts w:hint="eastAsia"/>
          <w:lang w:eastAsia="ko-KR"/>
        </w:rPr>
        <w:t xml:space="preserve">the </w:t>
      </w:r>
      <w:r w:rsidRPr="00D93DB4">
        <w:rPr>
          <w:lang w:eastAsia="ko-KR"/>
        </w:rPr>
        <w:t>previous frame is a burst erasure</w:t>
      </w:r>
      <w:r w:rsidRPr="00D93DB4">
        <w:rPr>
          <w:rFonts w:hint="eastAsia"/>
          <w:lang w:eastAsia="ko-KR"/>
        </w:rPr>
        <w:t xml:space="preserve"> </w:t>
      </w:r>
      <w:r w:rsidRPr="00D93DB4">
        <w:rPr>
          <w:lang w:eastAsia="ko-KR"/>
        </w:rPr>
        <w:t xml:space="preserve">frame, then the </w:t>
      </w:r>
      <w:r w:rsidRPr="00D93DB4">
        <w:rPr>
          <w:rFonts w:hint="eastAsia"/>
          <w:lang w:eastAsia="ko-KR"/>
        </w:rPr>
        <w:t xml:space="preserve">repetition and smoothing method for the next good frame after the multiple </w:t>
      </w:r>
      <w:r w:rsidRPr="00D93DB4">
        <w:rPr>
          <w:lang w:eastAsia="ko-KR"/>
        </w:rPr>
        <w:t>erased</w:t>
      </w:r>
      <w:r w:rsidRPr="00D93DB4">
        <w:rPr>
          <w:rFonts w:hint="eastAsia"/>
          <w:lang w:eastAsia="ko-KR"/>
        </w:rPr>
        <w:t xml:space="preserve"> frames</w:t>
      </w:r>
      <w:r w:rsidRPr="00D93DB4">
        <w:rPr>
          <w:lang w:eastAsia="ko-KR"/>
        </w:rPr>
        <w:t xml:space="preserve"> as depicted in Figure</w:t>
      </w:r>
      <w:r w:rsidRPr="00D93DB4">
        <w:rPr>
          <w:rFonts w:hint="eastAsia"/>
          <w:lang w:eastAsia="ko-KR"/>
        </w:rPr>
        <w:t xml:space="preserve"> </w:t>
      </w:r>
      <w:r w:rsidR="000B67DD" w:rsidRPr="00D93DB4">
        <w:rPr>
          <w:lang w:eastAsia="ko-KR"/>
        </w:rPr>
        <w:t>18</w:t>
      </w:r>
      <w:r w:rsidRPr="00D93DB4">
        <w:rPr>
          <w:lang w:eastAsia="ko-KR"/>
        </w:rPr>
        <w:t xml:space="preserve"> is used.</w:t>
      </w:r>
    </w:p>
    <w:p w14:paraId="754E4BEB" w14:textId="77777777" w:rsidR="00DA4660" w:rsidRPr="00D93DB4" w:rsidRDefault="00DA4660" w:rsidP="0001287F">
      <w:pPr>
        <w:rPr>
          <w:lang w:eastAsia="ko-KR"/>
        </w:rPr>
      </w:pPr>
      <w:r w:rsidRPr="00D93DB4">
        <w:rPr>
          <w:rFonts w:hint="eastAsia"/>
          <w:lang w:eastAsia="ko-KR"/>
        </w:rPr>
        <w:t>This method</w:t>
      </w:r>
      <w:r w:rsidRPr="00D93DB4">
        <w:rPr>
          <w:lang w:eastAsia="ko-KR"/>
        </w:rPr>
        <w:t xml:space="preserve"> include</w:t>
      </w:r>
      <w:r w:rsidRPr="00D93DB4">
        <w:rPr>
          <w:rFonts w:hint="eastAsia"/>
          <w:lang w:eastAsia="ko-KR"/>
        </w:rPr>
        <w:t>s</w:t>
      </w:r>
      <w:r w:rsidRPr="00D93DB4">
        <w:rPr>
          <w:lang w:eastAsia="ko-KR"/>
        </w:rPr>
        <w:t xml:space="preserve"> a repetition </w:t>
      </w:r>
      <w:r w:rsidRPr="00D93DB4">
        <w:rPr>
          <w:rFonts w:hint="eastAsia"/>
          <w:lang w:eastAsia="ko-KR"/>
        </w:rPr>
        <w:t>block</w:t>
      </w:r>
      <w:r w:rsidRPr="00D93DB4">
        <w:rPr>
          <w:lang w:eastAsia="ko-KR"/>
        </w:rPr>
        <w:t xml:space="preserve">, a scaling </w:t>
      </w:r>
      <w:r w:rsidRPr="00D93DB4">
        <w:rPr>
          <w:rFonts w:hint="eastAsia"/>
          <w:lang w:eastAsia="ko-KR"/>
        </w:rPr>
        <w:t>block</w:t>
      </w:r>
      <w:r w:rsidRPr="00D93DB4">
        <w:rPr>
          <w:lang w:eastAsia="ko-KR"/>
        </w:rPr>
        <w:t xml:space="preserve">, a first smoothing </w:t>
      </w:r>
      <w:r w:rsidRPr="00D93DB4">
        <w:rPr>
          <w:rFonts w:hint="eastAsia"/>
          <w:lang w:eastAsia="ko-KR"/>
        </w:rPr>
        <w:t>block</w:t>
      </w:r>
      <w:r w:rsidRPr="00D93DB4">
        <w:rPr>
          <w:lang w:eastAsia="ko-KR"/>
        </w:rPr>
        <w:t xml:space="preserve">, and a second smoothing </w:t>
      </w:r>
      <w:r w:rsidRPr="00D93DB4">
        <w:rPr>
          <w:rFonts w:hint="eastAsia"/>
          <w:lang w:eastAsia="ko-KR"/>
        </w:rPr>
        <w:t>block</w:t>
      </w:r>
      <w:r w:rsidRPr="00D93DB4">
        <w:rPr>
          <w:lang w:eastAsia="ko-KR"/>
        </w:rPr>
        <w:t>.</w:t>
      </w:r>
      <w:r w:rsidRPr="00D93DB4">
        <w:rPr>
          <w:rFonts w:hint="eastAsia"/>
          <w:lang w:eastAsia="ko-KR"/>
        </w:rPr>
        <w:t xml:space="preserve"> </w:t>
      </w:r>
      <w:r w:rsidRPr="00D93DB4">
        <w:rPr>
          <w:lang w:eastAsia="ko-KR"/>
        </w:rPr>
        <w:t>Referring to</w:t>
      </w:r>
      <w:r w:rsidRPr="00D93DB4">
        <w:rPr>
          <w:rFonts w:hint="eastAsia"/>
          <w:lang w:eastAsia="ko-KR"/>
        </w:rPr>
        <w:t xml:space="preserve"> </w:t>
      </w:r>
      <w:r w:rsidRPr="00D93DB4">
        <w:rPr>
          <w:lang w:eastAsia="ko-KR"/>
        </w:rPr>
        <w:t>F</w:t>
      </w:r>
      <w:r w:rsidRPr="00D93DB4">
        <w:rPr>
          <w:rFonts w:hint="eastAsia"/>
          <w:lang w:eastAsia="ko-KR"/>
        </w:rPr>
        <w:t>igure</w:t>
      </w:r>
      <w:r w:rsidR="002F5274" w:rsidRPr="00D93DB4">
        <w:rPr>
          <w:lang w:eastAsia="ko-KR"/>
        </w:rPr>
        <w:t>18</w:t>
      </w:r>
      <w:r w:rsidRPr="00D93DB4">
        <w:rPr>
          <w:lang w:eastAsia="ko-KR"/>
        </w:rPr>
        <w:t xml:space="preserve">, the repetition </w:t>
      </w:r>
      <w:r w:rsidRPr="00D93DB4">
        <w:rPr>
          <w:rFonts w:hint="eastAsia"/>
          <w:lang w:eastAsia="ko-KR"/>
        </w:rPr>
        <w:t>block</w:t>
      </w:r>
      <w:r w:rsidRPr="00D93DB4">
        <w:rPr>
          <w:lang w:eastAsia="ko-KR"/>
        </w:rPr>
        <w:t xml:space="preserve"> cop</w:t>
      </w:r>
      <w:r w:rsidRPr="00D93DB4">
        <w:rPr>
          <w:rFonts w:hint="eastAsia"/>
          <w:lang w:eastAsia="ko-KR"/>
        </w:rPr>
        <w:t>ies</w:t>
      </w:r>
      <w:r w:rsidRPr="00D93DB4">
        <w:rPr>
          <w:lang w:eastAsia="ko-KR"/>
        </w:rPr>
        <w:t>, to a beginning part of</w:t>
      </w:r>
      <w:r w:rsidRPr="00D93DB4">
        <w:rPr>
          <w:rFonts w:hint="eastAsia"/>
          <w:lang w:eastAsia="ko-KR"/>
        </w:rPr>
        <w:t xml:space="preserve"> </w:t>
      </w:r>
      <w:r w:rsidRPr="00D93DB4">
        <w:rPr>
          <w:lang w:eastAsia="ko-KR"/>
        </w:rPr>
        <w:t>the current frame, a part used for the next frame of the IMDCT signal of the current frame.</w:t>
      </w:r>
      <w:r w:rsidRPr="00D93DB4">
        <w:rPr>
          <w:rFonts w:hint="eastAsia"/>
          <w:lang w:eastAsia="ko-KR"/>
        </w:rPr>
        <w:t xml:space="preserve"> </w:t>
      </w:r>
      <w:r w:rsidRPr="00D93DB4">
        <w:rPr>
          <w:lang w:eastAsia="ko-KR"/>
        </w:rPr>
        <w:t xml:space="preserve">The scaling </w:t>
      </w:r>
      <w:r w:rsidRPr="00D93DB4">
        <w:rPr>
          <w:rFonts w:hint="eastAsia"/>
          <w:lang w:eastAsia="ko-KR"/>
        </w:rPr>
        <w:t>block</w:t>
      </w:r>
      <w:r w:rsidRPr="00D93DB4">
        <w:rPr>
          <w:lang w:eastAsia="ko-KR"/>
        </w:rPr>
        <w:t xml:space="preserve"> adjust</w:t>
      </w:r>
      <w:r w:rsidRPr="00D93DB4">
        <w:rPr>
          <w:rFonts w:hint="eastAsia"/>
          <w:lang w:eastAsia="ko-KR"/>
        </w:rPr>
        <w:t>s</w:t>
      </w:r>
      <w:r w:rsidRPr="00D93DB4">
        <w:rPr>
          <w:lang w:eastAsia="ko-KR"/>
        </w:rPr>
        <w:t xml:space="preserve"> the scale of the current frame to prevent a</w:t>
      </w:r>
      <w:r w:rsidRPr="00D93DB4">
        <w:rPr>
          <w:rFonts w:hint="eastAsia"/>
          <w:lang w:eastAsia="ko-KR"/>
        </w:rPr>
        <w:t xml:space="preserve"> </w:t>
      </w:r>
      <w:r w:rsidRPr="00D93DB4">
        <w:rPr>
          <w:lang w:eastAsia="ko-KR"/>
        </w:rPr>
        <w:t xml:space="preserve">sudden signal increase. </w:t>
      </w:r>
      <w:r w:rsidRPr="00D93DB4">
        <w:rPr>
          <w:rFonts w:hint="eastAsia"/>
          <w:lang w:eastAsia="ko-KR"/>
        </w:rPr>
        <w:t xml:space="preserve">In </w:t>
      </w:r>
      <w:r w:rsidRPr="00D93DB4">
        <w:rPr>
          <w:lang w:eastAsia="ko-KR"/>
        </w:rPr>
        <w:t xml:space="preserve">the </w:t>
      </w:r>
      <w:r w:rsidRPr="00D93DB4">
        <w:rPr>
          <w:rFonts w:hint="eastAsia"/>
          <w:lang w:eastAsia="ko-KR"/>
        </w:rPr>
        <w:t>EVS</w:t>
      </w:r>
      <w:r w:rsidRPr="00D93DB4">
        <w:rPr>
          <w:lang w:eastAsia="ko-KR"/>
        </w:rPr>
        <w:t xml:space="preserve"> codec</w:t>
      </w:r>
      <w:r w:rsidRPr="00D93DB4">
        <w:rPr>
          <w:rFonts w:hint="eastAsia"/>
          <w:lang w:eastAsia="ko-KR"/>
        </w:rPr>
        <w:t xml:space="preserve">, </w:t>
      </w:r>
      <w:r w:rsidRPr="00D93DB4">
        <w:rPr>
          <w:lang w:eastAsia="ko-KR"/>
        </w:rPr>
        <w:t xml:space="preserve">the scaling </w:t>
      </w:r>
      <w:r w:rsidRPr="00D93DB4">
        <w:rPr>
          <w:rFonts w:hint="eastAsia"/>
          <w:lang w:eastAsia="ko-KR"/>
        </w:rPr>
        <w:t xml:space="preserve">block </w:t>
      </w:r>
      <w:r w:rsidRPr="00D93DB4">
        <w:rPr>
          <w:lang w:eastAsia="ko-KR"/>
        </w:rPr>
        <w:t>perform</w:t>
      </w:r>
      <w:r w:rsidRPr="00D93DB4">
        <w:rPr>
          <w:rFonts w:hint="eastAsia"/>
          <w:lang w:eastAsia="ko-KR"/>
        </w:rPr>
        <w:t>s</w:t>
      </w:r>
      <w:r w:rsidRPr="00D93DB4">
        <w:rPr>
          <w:lang w:eastAsia="ko-KR"/>
        </w:rPr>
        <w:t xml:space="preserve"> down-scaling by 3 dB. The first smoothing </w:t>
      </w:r>
      <w:r w:rsidRPr="00D93DB4">
        <w:rPr>
          <w:rFonts w:hint="eastAsia"/>
          <w:lang w:eastAsia="ko-KR"/>
        </w:rPr>
        <w:t>block</w:t>
      </w:r>
      <w:r w:rsidRPr="00D93DB4">
        <w:rPr>
          <w:lang w:eastAsia="ko-KR"/>
        </w:rPr>
        <w:t xml:space="preserve"> appl</w:t>
      </w:r>
      <w:r w:rsidRPr="00D93DB4">
        <w:rPr>
          <w:rFonts w:hint="eastAsia"/>
          <w:lang w:eastAsia="ko-KR"/>
        </w:rPr>
        <w:t>ies</w:t>
      </w:r>
      <w:r w:rsidRPr="00D93DB4">
        <w:rPr>
          <w:lang w:eastAsia="ko-KR"/>
        </w:rPr>
        <w:t xml:space="preserve"> a smoothing window to the IMDCT</w:t>
      </w:r>
      <w:r w:rsidRPr="00D93DB4">
        <w:rPr>
          <w:rFonts w:hint="eastAsia"/>
          <w:lang w:eastAsia="ko-KR"/>
        </w:rPr>
        <w:t xml:space="preserve"> </w:t>
      </w:r>
      <w:r w:rsidRPr="00D93DB4">
        <w:rPr>
          <w:lang w:eastAsia="ko-KR"/>
        </w:rPr>
        <w:t>signal of the previous frame and the copied IMDCT signal from a future frame and</w:t>
      </w:r>
      <w:r w:rsidRPr="00D93DB4">
        <w:rPr>
          <w:rFonts w:hint="eastAsia"/>
          <w:lang w:eastAsia="ko-KR"/>
        </w:rPr>
        <w:t xml:space="preserve"> </w:t>
      </w:r>
      <w:r w:rsidRPr="00D93DB4">
        <w:rPr>
          <w:lang w:eastAsia="ko-KR"/>
        </w:rPr>
        <w:t>performs OLA processing. Likewise, the smoothing window is formed such</w:t>
      </w:r>
      <w:r w:rsidRPr="00D93DB4">
        <w:rPr>
          <w:rFonts w:hint="eastAsia"/>
          <w:lang w:eastAsia="ko-KR"/>
        </w:rPr>
        <w:t xml:space="preserve"> </w:t>
      </w:r>
      <w:r w:rsidRPr="00D93DB4">
        <w:rPr>
          <w:lang w:eastAsia="ko-KR"/>
        </w:rPr>
        <w:t>that a sum of overlap durations between adjacent windows is equal to one. That is, when the copied signal is used, windowing is necessary to remove the discontinuity which</w:t>
      </w:r>
      <w:r w:rsidRPr="00D93DB4">
        <w:rPr>
          <w:rFonts w:hint="eastAsia"/>
          <w:lang w:eastAsia="ko-KR"/>
        </w:rPr>
        <w:t xml:space="preserve"> </w:t>
      </w:r>
      <w:r w:rsidRPr="00D93DB4">
        <w:rPr>
          <w:lang w:eastAsia="ko-KR"/>
        </w:rPr>
        <w:t>may occur between the previous frame and the current frame, and an old IMDCT signal may</w:t>
      </w:r>
      <w:r w:rsidRPr="00D93DB4">
        <w:rPr>
          <w:rFonts w:hint="eastAsia"/>
          <w:lang w:eastAsia="ko-KR"/>
        </w:rPr>
        <w:t xml:space="preserve"> </w:t>
      </w:r>
      <w:r w:rsidRPr="00D93DB4">
        <w:rPr>
          <w:lang w:eastAsia="ko-KR"/>
        </w:rPr>
        <w:t>be replaced with a signal obtained by OLA processing of the first smoothing blo</w:t>
      </w:r>
      <w:r w:rsidR="00C74AAD" w:rsidRPr="00D93DB4">
        <w:rPr>
          <w:lang w:eastAsia="ko-KR"/>
        </w:rPr>
        <w:t>c</w:t>
      </w:r>
      <w:r w:rsidRPr="00D93DB4">
        <w:rPr>
          <w:lang w:eastAsia="ko-KR"/>
        </w:rPr>
        <w:t>k.</w:t>
      </w:r>
      <w:r w:rsidRPr="00D93DB4">
        <w:rPr>
          <w:rFonts w:hint="eastAsia"/>
          <w:lang w:eastAsia="ko-KR"/>
        </w:rPr>
        <w:t xml:space="preserve"> </w:t>
      </w:r>
      <w:r w:rsidRPr="00D93DB4">
        <w:rPr>
          <w:lang w:eastAsia="ko-KR"/>
        </w:rPr>
        <w:t xml:space="preserve">The second smoothing </w:t>
      </w:r>
      <w:r w:rsidRPr="00D93DB4">
        <w:rPr>
          <w:rFonts w:hint="eastAsia"/>
          <w:lang w:eastAsia="ko-KR"/>
        </w:rPr>
        <w:t>block</w:t>
      </w:r>
      <w:r w:rsidRPr="00D93DB4">
        <w:rPr>
          <w:lang w:eastAsia="ko-KR"/>
        </w:rPr>
        <w:t xml:space="preserve"> perform</w:t>
      </w:r>
      <w:r w:rsidRPr="00D93DB4">
        <w:rPr>
          <w:rFonts w:hint="eastAsia"/>
          <w:lang w:eastAsia="ko-KR"/>
        </w:rPr>
        <w:t>s</w:t>
      </w:r>
      <w:r w:rsidRPr="00D93DB4">
        <w:rPr>
          <w:lang w:eastAsia="ko-KR"/>
        </w:rPr>
        <w:t xml:space="preserve"> the OLA processing while</w:t>
      </w:r>
      <w:r w:rsidRPr="00D93DB4">
        <w:rPr>
          <w:rFonts w:hint="eastAsia"/>
          <w:lang w:eastAsia="ko-KR"/>
        </w:rPr>
        <w:t xml:space="preserve"> </w:t>
      </w:r>
      <w:r w:rsidRPr="00D93DB4">
        <w:rPr>
          <w:lang w:eastAsia="ko-KR"/>
        </w:rPr>
        <w:t>removing the discontinuity by applying a smoothing window between the</w:t>
      </w:r>
      <w:r w:rsidRPr="00D93DB4">
        <w:rPr>
          <w:rFonts w:hint="eastAsia"/>
          <w:lang w:eastAsia="ko-KR"/>
        </w:rPr>
        <w:t xml:space="preserve"> </w:t>
      </w:r>
      <w:r w:rsidRPr="00D93DB4">
        <w:rPr>
          <w:lang w:eastAsia="ko-KR"/>
        </w:rPr>
        <w:t>old IMDCT signal that is a replaced signal and a current IMDCT signal that is the</w:t>
      </w:r>
      <w:r w:rsidRPr="00D93DB4">
        <w:rPr>
          <w:rFonts w:hint="eastAsia"/>
          <w:lang w:eastAsia="ko-KR"/>
        </w:rPr>
        <w:t xml:space="preserve"> </w:t>
      </w:r>
      <w:r w:rsidRPr="00D93DB4">
        <w:rPr>
          <w:lang w:eastAsia="ko-KR"/>
        </w:rPr>
        <w:t>current frame signal. Likewise, the smoothing window is formed such that the</w:t>
      </w:r>
      <w:r w:rsidRPr="00D93DB4">
        <w:rPr>
          <w:rFonts w:hint="eastAsia"/>
          <w:lang w:eastAsia="ko-KR"/>
        </w:rPr>
        <w:t xml:space="preserve"> </w:t>
      </w:r>
      <w:r w:rsidRPr="00D93DB4">
        <w:rPr>
          <w:lang w:eastAsia="ko-KR"/>
        </w:rPr>
        <w:t>sum of overlap durations between adjacent windows is equal to one.</w:t>
      </w:r>
      <w:r w:rsidRPr="00D93DB4">
        <w:rPr>
          <w:rFonts w:hint="eastAsia"/>
          <w:lang w:eastAsia="ko-KR"/>
        </w:rPr>
        <w:t xml:space="preserve"> </w:t>
      </w:r>
      <w:r w:rsidRPr="00D93DB4">
        <w:rPr>
          <w:lang w:eastAsia="ko-KR"/>
        </w:rPr>
        <w:t>That is, when the previous frame is a burst erasure and the current frame</w:t>
      </w:r>
      <w:r w:rsidRPr="00D93DB4">
        <w:rPr>
          <w:rFonts w:hint="eastAsia"/>
          <w:lang w:eastAsia="ko-KR"/>
        </w:rPr>
        <w:t xml:space="preserve"> </w:t>
      </w:r>
      <w:r w:rsidRPr="00D93DB4">
        <w:rPr>
          <w:lang w:eastAsia="ko-KR"/>
        </w:rPr>
        <w:t xml:space="preserve">is a </w:t>
      </w:r>
      <w:r w:rsidRPr="00D93DB4">
        <w:rPr>
          <w:rFonts w:hint="eastAsia"/>
          <w:lang w:eastAsia="ko-KR"/>
        </w:rPr>
        <w:t>good</w:t>
      </w:r>
      <w:r w:rsidRPr="00D93DB4">
        <w:rPr>
          <w:lang w:eastAsia="ko-KR"/>
        </w:rPr>
        <w:t xml:space="preserve"> frame</w:t>
      </w:r>
      <w:r w:rsidRPr="00D93DB4">
        <w:rPr>
          <w:rFonts w:hint="eastAsia"/>
          <w:lang w:eastAsia="ko-KR"/>
        </w:rPr>
        <w:t>,</w:t>
      </w:r>
      <w:r w:rsidRPr="00D93DB4">
        <w:rPr>
          <w:lang w:eastAsia="ko-KR"/>
        </w:rPr>
        <w:t xml:space="preserve"> time domain aliasing in the</w:t>
      </w:r>
      <w:r w:rsidRPr="00D93DB4">
        <w:rPr>
          <w:rFonts w:hint="eastAsia"/>
          <w:lang w:eastAsia="ko-KR"/>
        </w:rPr>
        <w:t xml:space="preserve"> </w:t>
      </w:r>
      <w:r w:rsidRPr="00D93DB4">
        <w:rPr>
          <w:lang w:eastAsia="ko-KR"/>
        </w:rPr>
        <w:t>overlap duration between the IMDCT signal of the previous frame and the IMDCT</w:t>
      </w:r>
      <w:r w:rsidRPr="00D93DB4">
        <w:rPr>
          <w:rFonts w:hint="eastAsia"/>
          <w:lang w:eastAsia="ko-KR"/>
        </w:rPr>
        <w:t xml:space="preserve"> </w:t>
      </w:r>
      <w:r w:rsidRPr="00D93DB4">
        <w:rPr>
          <w:lang w:eastAsia="ko-KR"/>
        </w:rPr>
        <w:t>signal of the current frame cannot be removed. In the burst erasure frame, since noise</w:t>
      </w:r>
      <w:r w:rsidRPr="00D93DB4">
        <w:rPr>
          <w:rFonts w:hint="eastAsia"/>
          <w:lang w:eastAsia="ko-KR"/>
        </w:rPr>
        <w:t xml:space="preserve"> </w:t>
      </w:r>
      <w:r w:rsidRPr="00D93DB4">
        <w:rPr>
          <w:lang w:eastAsia="ko-KR"/>
        </w:rPr>
        <w:t>may occur due to a decrease in energy or continuous repetitions, the</w:t>
      </w:r>
      <w:r w:rsidRPr="00D93DB4">
        <w:rPr>
          <w:rFonts w:hint="eastAsia"/>
          <w:lang w:eastAsia="ko-KR"/>
        </w:rPr>
        <w:t xml:space="preserve"> </w:t>
      </w:r>
      <w:r w:rsidRPr="00D93DB4">
        <w:rPr>
          <w:lang w:eastAsia="ko-KR"/>
        </w:rPr>
        <w:t xml:space="preserve">method of copying a signal from the future frame for overlapping with the current frame </w:t>
      </w:r>
      <w:r w:rsidRPr="00D93DB4">
        <w:rPr>
          <w:rFonts w:hint="eastAsia"/>
          <w:lang w:eastAsia="ko-KR"/>
        </w:rPr>
        <w:t xml:space="preserve">is </w:t>
      </w:r>
      <w:r w:rsidRPr="00D93DB4">
        <w:rPr>
          <w:lang w:eastAsia="ko-KR"/>
        </w:rPr>
        <w:t xml:space="preserve">applied. In this case, smoothing processing </w:t>
      </w:r>
      <w:r w:rsidRPr="00D93DB4">
        <w:rPr>
          <w:rFonts w:hint="eastAsia"/>
          <w:lang w:eastAsia="ko-KR"/>
        </w:rPr>
        <w:t>is</w:t>
      </w:r>
      <w:r w:rsidRPr="00D93DB4">
        <w:rPr>
          <w:lang w:eastAsia="ko-KR"/>
        </w:rPr>
        <w:t xml:space="preserve"> performed twice to remove</w:t>
      </w:r>
      <w:r w:rsidRPr="00D93DB4">
        <w:rPr>
          <w:rFonts w:hint="eastAsia"/>
          <w:lang w:eastAsia="ko-KR"/>
        </w:rPr>
        <w:t xml:space="preserve"> </w:t>
      </w:r>
      <w:r w:rsidRPr="00D93DB4">
        <w:rPr>
          <w:lang w:eastAsia="ko-KR"/>
        </w:rPr>
        <w:t>the noise which may occur in the current frame and simultaneously remove the</w:t>
      </w:r>
      <w:r w:rsidRPr="00D93DB4">
        <w:rPr>
          <w:rFonts w:hint="eastAsia"/>
          <w:lang w:eastAsia="ko-KR"/>
        </w:rPr>
        <w:t xml:space="preserve"> </w:t>
      </w:r>
      <w:r w:rsidRPr="00D93DB4">
        <w:rPr>
          <w:lang w:eastAsia="ko-KR"/>
        </w:rPr>
        <w:t>discontinuity which occur</w:t>
      </w:r>
      <w:r w:rsidRPr="00D93DB4">
        <w:rPr>
          <w:rFonts w:hint="eastAsia"/>
          <w:lang w:eastAsia="ko-KR"/>
        </w:rPr>
        <w:t>s</w:t>
      </w:r>
      <w:r w:rsidRPr="00D93DB4">
        <w:rPr>
          <w:lang w:eastAsia="ko-KR"/>
        </w:rPr>
        <w:t xml:space="preserve"> between the previous frame and the current frame.</w:t>
      </w:r>
      <w:r w:rsidRPr="00D93DB4">
        <w:rPr>
          <w:rFonts w:hint="eastAsia"/>
          <w:lang w:eastAsia="ko-KR"/>
        </w:rPr>
        <w:t xml:space="preserve"> Figure </w:t>
      </w:r>
      <w:r w:rsidR="002F5274" w:rsidRPr="00D93DB4">
        <w:rPr>
          <w:lang w:eastAsia="ko-KR"/>
        </w:rPr>
        <w:t>19</w:t>
      </w:r>
      <w:r w:rsidRPr="00D93DB4">
        <w:rPr>
          <w:rFonts w:hint="eastAsia"/>
          <w:lang w:eastAsia="ko-KR"/>
        </w:rPr>
        <w:t xml:space="preserve"> </w:t>
      </w:r>
      <w:r w:rsidRPr="00D93DB4">
        <w:rPr>
          <w:lang w:eastAsia="ko-KR"/>
        </w:rPr>
        <w:t xml:space="preserve">illustrates </w:t>
      </w:r>
      <w:r w:rsidRPr="00D93DB4">
        <w:rPr>
          <w:rFonts w:hint="eastAsia"/>
          <w:lang w:eastAsia="ko-KR"/>
        </w:rPr>
        <w:t xml:space="preserve">the repetition and smoothing method with </w:t>
      </w:r>
      <w:r w:rsidRPr="00D93DB4">
        <w:rPr>
          <w:lang w:eastAsia="ko-KR"/>
        </w:rPr>
        <w:t>an example window</w:t>
      </w:r>
      <w:r w:rsidRPr="00D93DB4">
        <w:rPr>
          <w:rFonts w:hint="eastAsia"/>
          <w:lang w:eastAsia="ko-KR"/>
        </w:rPr>
        <w:t xml:space="preserve"> </w:t>
      </w:r>
      <w:r w:rsidRPr="00D93DB4">
        <w:rPr>
          <w:lang w:eastAsia="ko-KR"/>
        </w:rPr>
        <w:t xml:space="preserve">for smoothing </w:t>
      </w:r>
      <w:r w:rsidRPr="00D93DB4">
        <w:rPr>
          <w:rFonts w:hint="eastAsia"/>
          <w:lang w:eastAsia="ko-KR"/>
        </w:rPr>
        <w:t xml:space="preserve">the next good </w:t>
      </w:r>
      <w:r w:rsidRPr="00D93DB4">
        <w:rPr>
          <w:lang w:eastAsia="ko-KR"/>
        </w:rPr>
        <w:t>frame</w:t>
      </w:r>
      <w:r w:rsidRPr="00D93DB4">
        <w:rPr>
          <w:rFonts w:hint="eastAsia"/>
          <w:lang w:eastAsia="ko-KR"/>
        </w:rPr>
        <w:t xml:space="preserve"> </w:t>
      </w:r>
      <w:r w:rsidRPr="00D93DB4">
        <w:rPr>
          <w:lang w:eastAsia="ko-KR"/>
        </w:rPr>
        <w:t>after burst erasures.</w:t>
      </w:r>
    </w:p>
    <w:p w14:paraId="57C36351" w14:textId="5C4F0822" w:rsidR="00DA4660" w:rsidRPr="00D93DB4" w:rsidRDefault="004C5B74" w:rsidP="002F5274">
      <w:pPr>
        <w:pStyle w:val="TH"/>
        <w:rPr>
          <w:lang w:eastAsia="ko-KR"/>
        </w:rPr>
      </w:pPr>
      <w:r>
        <w:rPr>
          <w:noProof/>
        </w:rPr>
        <w:drawing>
          <wp:inline distT="0" distB="0" distL="0" distR="0" wp14:anchorId="4894CCC5" wp14:editId="04697235">
            <wp:extent cx="1438275" cy="2657475"/>
            <wp:effectExtent l="0" t="0" r="0" b="0"/>
            <wp:docPr id="12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212">
                      <a:extLst>
                        <a:ext uri="{28A0092B-C50C-407E-A947-70E740481C1C}">
                          <a14:useLocalDpi xmlns:a14="http://schemas.microsoft.com/office/drawing/2010/main" val="0"/>
                        </a:ext>
                      </a:extLst>
                    </a:blip>
                    <a:srcRect/>
                    <a:stretch>
                      <a:fillRect/>
                    </a:stretch>
                  </pic:blipFill>
                  <pic:spPr bwMode="auto">
                    <a:xfrm>
                      <a:off x="0" y="0"/>
                      <a:ext cx="1438275" cy="2657475"/>
                    </a:xfrm>
                    <a:prstGeom prst="rect">
                      <a:avLst/>
                    </a:prstGeom>
                    <a:noFill/>
                    <a:ln>
                      <a:noFill/>
                    </a:ln>
                  </pic:spPr>
                </pic:pic>
              </a:graphicData>
            </a:graphic>
          </wp:inline>
        </w:drawing>
      </w:r>
    </w:p>
    <w:p w14:paraId="7DC5F875" w14:textId="77777777" w:rsidR="00DA4660" w:rsidRPr="00D93DB4" w:rsidRDefault="00DA4660" w:rsidP="0001287F">
      <w:pPr>
        <w:pStyle w:val="TF"/>
        <w:rPr>
          <w:lang w:eastAsia="ko-KR"/>
        </w:rPr>
      </w:pPr>
      <w:r w:rsidRPr="00D93DB4">
        <w:t>Figure</w:t>
      </w:r>
      <w:r w:rsidR="000B67DD" w:rsidRPr="00D93DB4">
        <w:t xml:space="preserve"> 18</w:t>
      </w:r>
      <w:r w:rsidRPr="00D93DB4">
        <w:t xml:space="preserve">: </w:t>
      </w:r>
      <w:r w:rsidRPr="00D93DB4">
        <w:rPr>
          <w:rFonts w:hint="eastAsia"/>
          <w:bCs/>
        </w:rPr>
        <w:t>B</w:t>
      </w:r>
      <w:r w:rsidRPr="00D93DB4">
        <w:rPr>
          <w:bCs/>
        </w:rPr>
        <w:t xml:space="preserve">lock diagram of </w:t>
      </w:r>
      <w:r w:rsidRPr="00D93DB4">
        <w:rPr>
          <w:rFonts w:hint="eastAsia"/>
          <w:bCs/>
        </w:rPr>
        <w:t xml:space="preserve">repetition and smoothing method for the next good frame after </w:t>
      </w:r>
      <w:r w:rsidRPr="00D93DB4">
        <w:rPr>
          <w:rFonts w:hint="eastAsia"/>
          <w:bCs/>
          <w:lang w:eastAsia="ko-KR"/>
        </w:rPr>
        <w:t>burst erasures</w:t>
      </w:r>
    </w:p>
    <w:p w14:paraId="2ED99F22" w14:textId="607BBD92" w:rsidR="00DA4660" w:rsidRPr="00D93DB4" w:rsidRDefault="004C5B74" w:rsidP="002F5274">
      <w:pPr>
        <w:pStyle w:val="TH"/>
        <w:rPr>
          <w:lang w:eastAsia="ko-KR"/>
        </w:rPr>
      </w:pPr>
      <w:r>
        <w:rPr>
          <w:noProof/>
        </w:rPr>
        <w:drawing>
          <wp:inline distT="0" distB="0" distL="0" distR="0" wp14:anchorId="0F807AE2" wp14:editId="0AC5C74E">
            <wp:extent cx="4396105" cy="1186180"/>
            <wp:effectExtent l="0" t="0" r="0" b="0"/>
            <wp:docPr id="12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4396105" cy="1186180"/>
                    </a:xfrm>
                    <a:prstGeom prst="rect">
                      <a:avLst/>
                    </a:prstGeom>
                    <a:noFill/>
                    <a:ln>
                      <a:noFill/>
                    </a:ln>
                  </pic:spPr>
                </pic:pic>
              </a:graphicData>
            </a:graphic>
          </wp:inline>
        </w:drawing>
      </w:r>
    </w:p>
    <w:p w14:paraId="6DBAB44A" w14:textId="77777777" w:rsidR="00DA4660" w:rsidRPr="00D93DB4" w:rsidRDefault="00DA4660" w:rsidP="0001287F">
      <w:pPr>
        <w:pStyle w:val="TF"/>
        <w:rPr>
          <w:lang w:eastAsia="ko-KR"/>
        </w:rPr>
      </w:pPr>
      <w:r w:rsidRPr="00D93DB4">
        <w:t>Figure</w:t>
      </w:r>
      <w:r w:rsidR="000B67DD" w:rsidRPr="00D93DB4">
        <w:t xml:space="preserve"> 19</w:t>
      </w:r>
      <w:r w:rsidRPr="00D93DB4">
        <w:t xml:space="preserve">: </w:t>
      </w:r>
      <w:r w:rsidRPr="00D93DB4">
        <w:rPr>
          <w:rFonts w:hint="eastAsia"/>
          <w:bCs/>
        </w:rPr>
        <w:t xml:space="preserve">Diagram for describing a windowing of repetition and smoothing method for the next good frame after </w:t>
      </w:r>
      <w:r w:rsidRPr="00D93DB4">
        <w:rPr>
          <w:rFonts w:hint="eastAsia"/>
          <w:bCs/>
          <w:lang w:eastAsia="ko-KR"/>
        </w:rPr>
        <w:t>burst erasures</w:t>
      </w:r>
    </w:p>
    <w:p w14:paraId="2EA36C07" w14:textId="77777777" w:rsidR="00DA4660" w:rsidRPr="00D93DB4" w:rsidRDefault="00DA4660" w:rsidP="0001287F">
      <w:pPr>
        <w:rPr>
          <w:lang w:eastAsia="ko-KR"/>
        </w:rPr>
      </w:pPr>
      <w:r w:rsidRPr="00D93DB4">
        <w:rPr>
          <w:rFonts w:hint="eastAsia"/>
          <w:lang w:eastAsia="ko-KR"/>
        </w:rPr>
        <w:t xml:space="preserve">Figure </w:t>
      </w:r>
      <w:r w:rsidR="002F5274" w:rsidRPr="00D93DB4">
        <w:rPr>
          <w:lang w:eastAsia="ko-KR"/>
        </w:rPr>
        <w:t>20</w:t>
      </w:r>
      <w:r w:rsidRPr="00D93DB4">
        <w:rPr>
          <w:rFonts w:hint="eastAsia"/>
          <w:lang w:eastAsia="ko-KR"/>
        </w:rPr>
        <w:t xml:space="preserve"> </w:t>
      </w:r>
      <w:r w:rsidRPr="00D93DB4">
        <w:rPr>
          <w:lang w:eastAsia="ko-KR"/>
        </w:rPr>
        <w:t xml:space="preserve">is </w:t>
      </w:r>
      <w:r w:rsidRPr="00D93DB4">
        <w:rPr>
          <w:rFonts w:hint="eastAsia"/>
          <w:lang w:eastAsia="ko-KR"/>
        </w:rPr>
        <w:t>the</w:t>
      </w:r>
      <w:r w:rsidRPr="00D93DB4">
        <w:rPr>
          <w:lang w:eastAsia="ko-KR"/>
        </w:rPr>
        <w:t xml:space="preserve"> block diagram of the </w:t>
      </w:r>
      <w:r w:rsidRPr="00D93DB4">
        <w:rPr>
          <w:rFonts w:hint="eastAsia"/>
          <w:lang w:eastAsia="ko-KR"/>
        </w:rPr>
        <w:t>n</w:t>
      </w:r>
      <w:r w:rsidRPr="00D93DB4">
        <w:rPr>
          <w:lang w:eastAsia="ko-KR"/>
        </w:rPr>
        <w:t>ext good frame after burst erasures shown</w:t>
      </w:r>
      <w:r w:rsidRPr="00D93DB4">
        <w:rPr>
          <w:rFonts w:hint="eastAsia"/>
          <w:lang w:eastAsia="ko-KR"/>
        </w:rPr>
        <w:t xml:space="preserve"> in </w:t>
      </w:r>
      <w:r w:rsidRPr="00D93DB4">
        <w:rPr>
          <w:lang w:eastAsia="ko-KR"/>
        </w:rPr>
        <w:t>Figure</w:t>
      </w:r>
      <w:r w:rsidR="000B67DD" w:rsidRPr="00D93DB4">
        <w:rPr>
          <w:lang w:eastAsia="ko-KR"/>
        </w:rPr>
        <w:t xml:space="preserve"> 11</w:t>
      </w:r>
      <w:r w:rsidRPr="00D93DB4">
        <w:rPr>
          <w:rFonts w:hint="eastAsia"/>
          <w:lang w:eastAsia="ko-KR"/>
        </w:rPr>
        <w:t xml:space="preserve">. </w:t>
      </w:r>
      <w:r w:rsidRPr="00D93DB4">
        <w:rPr>
          <w:lang w:eastAsia="ko-KR"/>
        </w:rPr>
        <w:t>R</w:t>
      </w:r>
      <w:r w:rsidRPr="00D93DB4">
        <w:rPr>
          <w:rFonts w:hint="eastAsia"/>
          <w:lang w:eastAsia="ko-KR"/>
        </w:rPr>
        <w:t>egarding the usage of the future signal</w:t>
      </w:r>
      <w:r w:rsidRPr="00D93DB4">
        <w:rPr>
          <w:lang w:eastAsia="ko-KR"/>
        </w:rPr>
        <w:t xml:space="preserve"> the main operation</w:t>
      </w:r>
      <w:r w:rsidRPr="00D93DB4">
        <w:rPr>
          <w:rFonts w:hint="eastAsia"/>
          <w:lang w:eastAsia="ko-KR"/>
        </w:rPr>
        <w:t xml:space="preserve"> is same as that of the </w:t>
      </w:r>
      <w:r w:rsidRPr="00D93DB4">
        <w:rPr>
          <w:lang w:eastAsia="ko-KR"/>
        </w:rPr>
        <w:t>repetition and smoothing method for the next good frame after burst erasures</w:t>
      </w:r>
      <w:r w:rsidRPr="00D93DB4">
        <w:rPr>
          <w:rFonts w:hint="eastAsia"/>
          <w:lang w:eastAsia="ko-KR"/>
        </w:rPr>
        <w:t xml:space="preserve"> </w:t>
      </w:r>
      <w:r w:rsidRPr="00D93DB4">
        <w:rPr>
          <w:lang w:eastAsia="ko-KR"/>
        </w:rPr>
        <w:t xml:space="preserve">shown </w:t>
      </w:r>
      <w:r w:rsidRPr="00D93DB4">
        <w:rPr>
          <w:rFonts w:hint="eastAsia"/>
          <w:lang w:eastAsia="ko-KR"/>
        </w:rPr>
        <w:t>in Figure</w:t>
      </w:r>
      <w:r w:rsidR="000B67DD" w:rsidRPr="00D93DB4">
        <w:rPr>
          <w:lang w:eastAsia="ko-KR"/>
        </w:rPr>
        <w:t xml:space="preserve"> 18</w:t>
      </w:r>
      <w:r w:rsidRPr="00D93DB4">
        <w:rPr>
          <w:rFonts w:hint="eastAsia"/>
          <w:lang w:eastAsia="ko-KR"/>
        </w:rPr>
        <w:t xml:space="preserve">. </w:t>
      </w:r>
    </w:p>
    <w:p w14:paraId="4E7406CF" w14:textId="77777777" w:rsidR="00DA4660" w:rsidRPr="00D93DB4" w:rsidRDefault="00DA4660" w:rsidP="0001287F">
      <w:pPr>
        <w:rPr>
          <w:lang w:eastAsia="ko-KR"/>
        </w:rPr>
      </w:pPr>
      <w:r w:rsidRPr="00D93DB4">
        <w:rPr>
          <w:rFonts w:hint="eastAsia"/>
          <w:lang w:eastAsia="ko-KR"/>
        </w:rPr>
        <w:t>This method</w:t>
      </w:r>
      <w:r w:rsidRPr="00D93DB4">
        <w:rPr>
          <w:lang w:eastAsia="ko-KR"/>
        </w:rPr>
        <w:t xml:space="preserve"> include</w:t>
      </w:r>
      <w:r w:rsidRPr="00D93DB4">
        <w:rPr>
          <w:rFonts w:hint="eastAsia"/>
          <w:lang w:eastAsia="ko-KR"/>
        </w:rPr>
        <w:t>s</w:t>
      </w:r>
      <w:r w:rsidRPr="00D93DB4">
        <w:rPr>
          <w:lang w:eastAsia="ko-KR"/>
        </w:rPr>
        <w:t xml:space="preserve"> a repetition </w:t>
      </w:r>
      <w:r w:rsidRPr="00D93DB4">
        <w:rPr>
          <w:rFonts w:hint="eastAsia"/>
          <w:lang w:eastAsia="ko-KR"/>
        </w:rPr>
        <w:t>block</w:t>
      </w:r>
      <w:r w:rsidRPr="00D93DB4">
        <w:rPr>
          <w:lang w:eastAsia="ko-KR"/>
        </w:rPr>
        <w:t xml:space="preserve">, a scaling </w:t>
      </w:r>
      <w:r w:rsidRPr="00D93DB4">
        <w:rPr>
          <w:rFonts w:hint="eastAsia"/>
          <w:lang w:eastAsia="ko-KR"/>
        </w:rPr>
        <w:t>block</w:t>
      </w:r>
      <w:r w:rsidRPr="00D93DB4">
        <w:rPr>
          <w:lang w:eastAsia="ko-KR"/>
        </w:rPr>
        <w:t xml:space="preserve">, a smoothing </w:t>
      </w:r>
      <w:r w:rsidRPr="00D93DB4">
        <w:rPr>
          <w:rFonts w:hint="eastAsia"/>
          <w:lang w:eastAsia="ko-KR"/>
        </w:rPr>
        <w:t>block</w:t>
      </w:r>
      <w:r w:rsidRPr="00D93DB4">
        <w:rPr>
          <w:lang w:eastAsia="ko-KR"/>
        </w:rPr>
        <w:t>, and a</w:t>
      </w:r>
      <w:r w:rsidRPr="00D93DB4">
        <w:rPr>
          <w:rFonts w:hint="eastAsia"/>
          <w:lang w:eastAsia="ko-KR"/>
        </w:rPr>
        <w:t>n</w:t>
      </w:r>
      <w:r w:rsidRPr="00D93DB4">
        <w:rPr>
          <w:lang w:eastAsia="ko-KR"/>
        </w:rPr>
        <w:t xml:space="preserve"> </w:t>
      </w:r>
      <w:r w:rsidRPr="00D93DB4">
        <w:rPr>
          <w:rFonts w:hint="eastAsia"/>
          <w:lang w:eastAsia="ko-KR"/>
        </w:rPr>
        <w:t>OLA</w:t>
      </w:r>
      <w:r w:rsidRPr="00D93DB4">
        <w:rPr>
          <w:lang w:eastAsia="ko-KR"/>
        </w:rPr>
        <w:t xml:space="preserve"> </w:t>
      </w:r>
      <w:r w:rsidRPr="00D93DB4">
        <w:rPr>
          <w:rFonts w:hint="eastAsia"/>
          <w:lang w:eastAsia="ko-KR"/>
        </w:rPr>
        <w:t>block</w:t>
      </w:r>
      <w:r w:rsidRPr="00D93DB4">
        <w:rPr>
          <w:lang w:eastAsia="ko-KR"/>
        </w:rPr>
        <w:t>.</w:t>
      </w:r>
      <w:r w:rsidRPr="00D93DB4">
        <w:rPr>
          <w:rFonts w:hint="eastAsia"/>
          <w:lang w:eastAsia="ko-KR"/>
        </w:rPr>
        <w:t xml:space="preserve"> </w:t>
      </w:r>
      <w:r w:rsidRPr="00D93DB4">
        <w:rPr>
          <w:lang w:eastAsia="ko-KR"/>
        </w:rPr>
        <w:t>Referring to</w:t>
      </w:r>
      <w:r w:rsidRPr="00D93DB4">
        <w:rPr>
          <w:rFonts w:hint="eastAsia"/>
          <w:lang w:eastAsia="ko-KR"/>
        </w:rPr>
        <w:t xml:space="preserve"> </w:t>
      </w:r>
      <w:r w:rsidRPr="00D93DB4">
        <w:rPr>
          <w:lang w:eastAsia="ko-KR"/>
        </w:rPr>
        <w:t>F</w:t>
      </w:r>
      <w:r w:rsidRPr="00D93DB4">
        <w:rPr>
          <w:rFonts w:hint="eastAsia"/>
          <w:lang w:eastAsia="ko-KR"/>
        </w:rPr>
        <w:t>igure</w:t>
      </w:r>
      <w:r w:rsidR="000B67DD" w:rsidRPr="00D93DB4">
        <w:rPr>
          <w:lang w:eastAsia="ko-KR"/>
        </w:rPr>
        <w:t xml:space="preserve"> 20</w:t>
      </w:r>
      <w:r w:rsidRPr="00D93DB4">
        <w:rPr>
          <w:lang w:eastAsia="ko-KR"/>
        </w:rPr>
        <w:t xml:space="preserve">, </w:t>
      </w:r>
      <w:r w:rsidRPr="00D93DB4">
        <w:rPr>
          <w:rFonts w:hint="eastAsia"/>
          <w:lang w:eastAsia="ko-KR"/>
        </w:rPr>
        <w:t xml:space="preserve">the </w:t>
      </w:r>
      <w:r w:rsidRPr="00D93DB4">
        <w:rPr>
          <w:lang w:eastAsia="ko-KR"/>
        </w:rPr>
        <w:t xml:space="preserve">repetition </w:t>
      </w:r>
      <w:r w:rsidRPr="00D93DB4">
        <w:rPr>
          <w:rFonts w:hint="eastAsia"/>
          <w:lang w:eastAsia="ko-KR"/>
        </w:rPr>
        <w:t>block</w:t>
      </w:r>
      <w:r w:rsidRPr="00D93DB4">
        <w:rPr>
          <w:lang w:eastAsia="ko-KR"/>
        </w:rPr>
        <w:t xml:space="preserve">, scaling </w:t>
      </w:r>
      <w:r w:rsidRPr="00D93DB4">
        <w:rPr>
          <w:rFonts w:hint="eastAsia"/>
          <w:lang w:eastAsia="ko-KR"/>
        </w:rPr>
        <w:t>block</w:t>
      </w:r>
      <w:r w:rsidRPr="00D93DB4">
        <w:rPr>
          <w:lang w:eastAsia="ko-KR"/>
        </w:rPr>
        <w:t xml:space="preserve">, </w:t>
      </w:r>
      <w:r w:rsidRPr="00D93DB4">
        <w:rPr>
          <w:rFonts w:hint="eastAsia"/>
          <w:lang w:eastAsia="ko-KR"/>
        </w:rPr>
        <w:t>and</w:t>
      </w:r>
      <w:r w:rsidRPr="00D93DB4">
        <w:rPr>
          <w:lang w:eastAsia="ko-KR"/>
        </w:rPr>
        <w:t xml:space="preserve"> smoothing </w:t>
      </w:r>
      <w:r w:rsidRPr="00D93DB4">
        <w:rPr>
          <w:rFonts w:hint="eastAsia"/>
          <w:lang w:eastAsia="ko-KR"/>
        </w:rPr>
        <w:t xml:space="preserve">block are exactly </w:t>
      </w:r>
      <w:r w:rsidRPr="00D93DB4">
        <w:rPr>
          <w:lang w:eastAsia="ko-KR"/>
        </w:rPr>
        <w:t xml:space="preserve">the </w:t>
      </w:r>
      <w:r w:rsidR="002F5274" w:rsidRPr="00D93DB4">
        <w:rPr>
          <w:rFonts w:hint="eastAsia"/>
          <w:lang w:eastAsia="ko-KR"/>
        </w:rPr>
        <w:t>same as that of Figure</w:t>
      </w:r>
      <w:r w:rsidR="000B67DD" w:rsidRPr="00D93DB4">
        <w:rPr>
          <w:lang w:eastAsia="ko-KR"/>
        </w:rPr>
        <w:t xml:space="preserve"> 18</w:t>
      </w:r>
      <w:r w:rsidRPr="00D93DB4">
        <w:rPr>
          <w:rFonts w:hint="eastAsia"/>
          <w:lang w:eastAsia="ko-KR"/>
        </w:rPr>
        <w:t xml:space="preserve">. Instead of the </w:t>
      </w:r>
      <w:r w:rsidRPr="00D93DB4">
        <w:rPr>
          <w:lang w:eastAsia="ko-KR"/>
        </w:rPr>
        <w:t xml:space="preserve">second smoothing </w:t>
      </w:r>
      <w:r w:rsidRPr="00D93DB4">
        <w:rPr>
          <w:rFonts w:hint="eastAsia"/>
          <w:lang w:eastAsia="ko-KR"/>
        </w:rPr>
        <w:t xml:space="preserve">block, </w:t>
      </w:r>
      <w:r w:rsidRPr="00D93DB4">
        <w:rPr>
          <w:lang w:eastAsia="ko-KR"/>
        </w:rPr>
        <w:t xml:space="preserve">the </w:t>
      </w:r>
      <w:r w:rsidRPr="00D93DB4">
        <w:rPr>
          <w:rFonts w:hint="eastAsia"/>
          <w:lang w:eastAsia="ko-KR"/>
        </w:rPr>
        <w:t>n</w:t>
      </w:r>
      <w:r w:rsidRPr="00D93DB4">
        <w:rPr>
          <w:lang w:eastAsia="ko-KR"/>
        </w:rPr>
        <w:t>ext good frame after burst erasures</w:t>
      </w:r>
      <w:r w:rsidRPr="00D93DB4">
        <w:rPr>
          <w:rFonts w:hint="eastAsia"/>
          <w:lang w:eastAsia="ko-KR"/>
        </w:rPr>
        <w:t xml:space="preserve"> uses the OLA between the replaced OldauOut signal and the current IMDCT signal. Figure</w:t>
      </w:r>
      <w:r w:rsidR="000B67DD" w:rsidRPr="00D93DB4">
        <w:rPr>
          <w:lang w:eastAsia="ko-KR"/>
        </w:rPr>
        <w:t xml:space="preserve"> 21</w:t>
      </w:r>
      <w:r w:rsidRPr="00D93DB4">
        <w:rPr>
          <w:rFonts w:hint="eastAsia"/>
          <w:lang w:eastAsia="ko-KR"/>
        </w:rPr>
        <w:t xml:space="preserve"> </w:t>
      </w:r>
      <w:r w:rsidRPr="00D93DB4">
        <w:rPr>
          <w:lang w:eastAsia="ko-KR"/>
        </w:rPr>
        <w:t xml:space="preserve">illustrates </w:t>
      </w:r>
      <w:r w:rsidRPr="00D93DB4">
        <w:rPr>
          <w:rFonts w:hint="eastAsia"/>
          <w:lang w:eastAsia="ko-KR"/>
        </w:rPr>
        <w:t xml:space="preserve">the next good </w:t>
      </w:r>
      <w:r w:rsidRPr="00D93DB4">
        <w:rPr>
          <w:lang w:eastAsia="ko-KR"/>
        </w:rPr>
        <w:t>frame</w:t>
      </w:r>
      <w:r w:rsidRPr="00D93DB4">
        <w:rPr>
          <w:rFonts w:hint="eastAsia"/>
          <w:lang w:eastAsia="ko-KR"/>
        </w:rPr>
        <w:t xml:space="preserve"> </w:t>
      </w:r>
      <w:r w:rsidRPr="00D93DB4">
        <w:rPr>
          <w:lang w:eastAsia="ko-KR"/>
        </w:rPr>
        <w:t>after burst erasures.</w:t>
      </w:r>
    </w:p>
    <w:p w14:paraId="54360ADD" w14:textId="3270490E" w:rsidR="00DA4660" w:rsidRPr="00D93DB4" w:rsidRDefault="004C5B74" w:rsidP="002F5274">
      <w:pPr>
        <w:pStyle w:val="TH"/>
        <w:rPr>
          <w:lang w:eastAsia="ko-KR"/>
        </w:rPr>
      </w:pPr>
      <w:r>
        <w:rPr>
          <w:noProof/>
        </w:rPr>
        <w:drawing>
          <wp:inline distT="0" distB="0" distL="0" distR="0" wp14:anchorId="4EF6F75C" wp14:editId="427C37AA">
            <wp:extent cx="1376680" cy="2538730"/>
            <wp:effectExtent l="0" t="0" r="0" b="0"/>
            <wp:docPr id="12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1376680" cy="2538730"/>
                    </a:xfrm>
                    <a:prstGeom prst="rect">
                      <a:avLst/>
                    </a:prstGeom>
                    <a:noFill/>
                    <a:ln>
                      <a:noFill/>
                    </a:ln>
                  </pic:spPr>
                </pic:pic>
              </a:graphicData>
            </a:graphic>
          </wp:inline>
        </w:drawing>
      </w:r>
    </w:p>
    <w:p w14:paraId="384BAE0E" w14:textId="77777777" w:rsidR="00DA4660" w:rsidRPr="00D93DB4" w:rsidRDefault="00DA4660" w:rsidP="0001287F">
      <w:pPr>
        <w:pStyle w:val="TF"/>
        <w:rPr>
          <w:lang w:eastAsia="ko-KR"/>
        </w:rPr>
      </w:pPr>
      <w:r w:rsidRPr="00D93DB4">
        <w:t>Figure</w:t>
      </w:r>
      <w:r w:rsidR="000B67DD" w:rsidRPr="00D93DB4">
        <w:t xml:space="preserve"> 20</w:t>
      </w:r>
      <w:r w:rsidRPr="00D93DB4">
        <w:t xml:space="preserve">: </w:t>
      </w:r>
      <w:r w:rsidRPr="00D93DB4">
        <w:rPr>
          <w:rFonts w:hint="eastAsia"/>
          <w:bCs/>
        </w:rPr>
        <w:t>B</w:t>
      </w:r>
      <w:r w:rsidRPr="00D93DB4">
        <w:rPr>
          <w:bCs/>
        </w:rPr>
        <w:t xml:space="preserve">lock diagram of </w:t>
      </w:r>
      <w:r w:rsidRPr="00D93DB4">
        <w:rPr>
          <w:rFonts w:hint="eastAsia"/>
          <w:bCs/>
        </w:rPr>
        <w:t xml:space="preserve">the next good frame after </w:t>
      </w:r>
      <w:r w:rsidRPr="00D93DB4">
        <w:rPr>
          <w:rFonts w:hint="eastAsia"/>
          <w:bCs/>
          <w:lang w:eastAsia="ko-KR"/>
        </w:rPr>
        <w:t>burst erasures</w:t>
      </w:r>
    </w:p>
    <w:p w14:paraId="4A612CE5" w14:textId="7B7674B7" w:rsidR="00DA4660" w:rsidRPr="00D93DB4" w:rsidRDefault="004C5B74" w:rsidP="002F5274">
      <w:pPr>
        <w:pStyle w:val="TH"/>
        <w:rPr>
          <w:lang w:eastAsia="ko-KR"/>
        </w:rPr>
      </w:pPr>
      <w:r>
        <w:rPr>
          <w:noProof/>
        </w:rPr>
        <w:drawing>
          <wp:inline distT="0" distB="0" distL="0" distR="0" wp14:anchorId="737C544B" wp14:editId="18C29262">
            <wp:extent cx="4053205" cy="1271905"/>
            <wp:effectExtent l="0" t="0" r="0" b="0"/>
            <wp:docPr id="12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215">
                      <a:extLst>
                        <a:ext uri="{28A0092B-C50C-407E-A947-70E740481C1C}">
                          <a14:useLocalDpi xmlns:a14="http://schemas.microsoft.com/office/drawing/2010/main" val="0"/>
                        </a:ext>
                      </a:extLst>
                    </a:blip>
                    <a:srcRect/>
                    <a:stretch>
                      <a:fillRect/>
                    </a:stretch>
                  </pic:blipFill>
                  <pic:spPr bwMode="auto">
                    <a:xfrm>
                      <a:off x="0" y="0"/>
                      <a:ext cx="4053205" cy="1271905"/>
                    </a:xfrm>
                    <a:prstGeom prst="rect">
                      <a:avLst/>
                    </a:prstGeom>
                    <a:noFill/>
                    <a:ln>
                      <a:noFill/>
                    </a:ln>
                  </pic:spPr>
                </pic:pic>
              </a:graphicData>
            </a:graphic>
          </wp:inline>
        </w:drawing>
      </w:r>
    </w:p>
    <w:p w14:paraId="0D0436EB" w14:textId="77777777" w:rsidR="00DA4660" w:rsidRPr="00D93DB4" w:rsidRDefault="00DA4660" w:rsidP="002F5274">
      <w:pPr>
        <w:pStyle w:val="TF"/>
        <w:rPr>
          <w:lang w:eastAsia="ko-KR"/>
        </w:rPr>
      </w:pPr>
      <w:r w:rsidRPr="00D93DB4">
        <w:t>Figure</w:t>
      </w:r>
      <w:r w:rsidR="000B67DD" w:rsidRPr="00D93DB4">
        <w:t xml:space="preserve"> 21</w:t>
      </w:r>
      <w:r w:rsidRPr="00D93DB4">
        <w:t xml:space="preserve">: </w:t>
      </w:r>
      <w:r w:rsidRPr="00D93DB4">
        <w:rPr>
          <w:rFonts w:hint="eastAsia"/>
          <w:bCs/>
        </w:rPr>
        <w:t xml:space="preserve">Diagram for describing a windowing of the next good frame after </w:t>
      </w:r>
      <w:r w:rsidRPr="00D93DB4">
        <w:rPr>
          <w:rFonts w:hint="eastAsia"/>
          <w:bCs/>
          <w:lang w:eastAsia="ko-KR"/>
        </w:rPr>
        <w:t>burst erasures</w:t>
      </w:r>
    </w:p>
    <w:p w14:paraId="75BB9428" w14:textId="77777777" w:rsidR="00DA4660" w:rsidRPr="00D93DB4" w:rsidRDefault="00DA4660" w:rsidP="0001287F">
      <w:pPr>
        <w:pStyle w:val="Heading3"/>
      </w:pPr>
      <w:bookmarkStart w:id="216" w:name="_Toc123562476"/>
      <w:r w:rsidRPr="00D93DB4">
        <w:t>5.4.</w:t>
      </w:r>
      <w:r w:rsidR="0034638A" w:rsidRPr="00D93DB4">
        <w:t>4</w:t>
      </w:r>
      <w:r w:rsidRPr="00D93DB4">
        <w:tab/>
      </w:r>
      <w:r w:rsidR="0034638A" w:rsidRPr="00D93DB4">
        <w:t>Void</w:t>
      </w:r>
      <w:bookmarkEnd w:id="216"/>
    </w:p>
    <w:p w14:paraId="382FCAFA" w14:textId="77777777" w:rsidR="0034638A" w:rsidRPr="00D93DB4" w:rsidRDefault="0034638A" w:rsidP="0034638A">
      <w:pPr>
        <w:pStyle w:val="Heading3"/>
      </w:pPr>
      <w:bookmarkStart w:id="217" w:name="_Toc123562477"/>
      <w:r w:rsidRPr="00D93DB4">
        <w:t>5.4.5</w:t>
      </w:r>
      <w:r w:rsidRPr="00D93DB4">
        <w:tab/>
        <w:t>Guided concealment and recovery</w:t>
      </w:r>
      <w:bookmarkEnd w:id="217"/>
    </w:p>
    <w:p w14:paraId="1C8AA9D2" w14:textId="77777777" w:rsidR="00DA4660" w:rsidRPr="00D93DB4" w:rsidRDefault="00DA4660" w:rsidP="0001287F">
      <w:pPr>
        <w:pStyle w:val="Heading4"/>
      </w:pPr>
      <w:bookmarkStart w:id="218" w:name="_Toc123562478"/>
      <w:r w:rsidRPr="00D93DB4">
        <w:t>5.4.5.1</w:t>
      </w:r>
      <w:r w:rsidRPr="00D93DB4">
        <w:tab/>
        <w:t>Transmission of the synthesis class</w:t>
      </w:r>
      <w:bookmarkEnd w:id="218"/>
    </w:p>
    <w:p w14:paraId="0EA19E55" w14:textId="77777777" w:rsidR="00DA4660" w:rsidRPr="00D93DB4" w:rsidRDefault="00DA4660" w:rsidP="0001287F">
      <w:r w:rsidRPr="00D93DB4">
        <w:t xml:space="preserve">Instead of performing the signal classification in the decoder (see </w:t>
      </w:r>
      <w:r w:rsidR="00755D8F" w:rsidRPr="00D93DB4">
        <w:t xml:space="preserve">clause </w:t>
      </w:r>
      <w:r w:rsidRPr="00D93DB4">
        <w:t>5.</w:t>
      </w:r>
      <w:r w:rsidR="00DA723F" w:rsidRPr="00D93DB4">
        <w:t>1.2</w:t>
      </w:r>
      <w:r w:rsidRPr="00D93DB4">
        <w:t xml:space="preserve"> Signal classification), the synthesis class is transmitted in the bitstream for the rates 48, 96 and 128 kbps.</w:t>
      </w:r>
    </w:p>
    <w:p w14:paraId="6943C977" w14:textId="77777777" w:rsidR="00DA4660" w:rsidRPr="00D93DB4" w:rsidRDefault="00DA4660" w:rsidP="0001287F">
      <w:pPr>
        <w:pStyle w:val="Heading4"/>
      </w:pPr>
      <w:bookmarkStart w:id="219" w:name="_Toc123562479"/>
      <w:r w:rsidRPr="00D93DB4">
        <w:t>5.4.5.2</w:t>
      </w:r>
      <w:r w:rsidRPr="00D93DB4">
        <w:tab/>
        <w:t>Transmission of the LTP pitch lag</w:t>
      </w:r>
      <w:bookmarkEnd w:id="219"/>
    </w:p>
    <w:p w14:paraId="6894C8F9" w14:textId="77777777" w:rsidR="00DA4660" w:rsidRPr="00D93DB4" w:rsidRDefault="00DA4660" w:rsidP="0001287F">
      <w:r w:rsidRPr="00D93DB4">
        <w:t>Despite of the fact that no LTP post processing is performed for the rates 96 and 128 kbps, the LTP pitch lag is transmitted in the bitstream to allow reliable functioning of the decoder concealment modules which depend on this LTP lag.</w:t>
      </w:r>
    </w:p>
    <w:p w14:paraId="2EEEE421" w14:textId="77777777" w:rsidR="00DA4660" w:rsidRPr="00D93DB4" w:rsidRDefault="00DA4660" w:rsidP="0001287F">
      <w:pPr>
        <w:pStyle w:val="Heading4"/>
      </w:pPr>
      <w:bookmarkStart w:id="220" w:name="_Toc123562480"/>
      <w:r w:rsidRPr="00D93DB4">
        <w:t>5.4.5.3</w:t>
      </w:r>
      <w:r w:rsidRPr="00D93DB4">
        <w:tab/>
        <w:t xml:space="preserve">Transmission of a </w:t>
      </w:r>
      <w:r w:rsidR="00AA5F34" w:rsidRPr="00D93DB4">
        <w:rPr>
          <w:lang w:eastAsia="zh-CN"/>
        </w:rPr>
        <w:t>voicing</w:t>
      </w:r>
      <w:r w:rsidR="00AA5F34" w:rsidRPr="00D93DB4">
        <w:t xml:space="preserve"> indicator</w:t>
      </w:r>
      <w:bookmarkEnd w:id="220"/>
    </w:p>
    <w:p w14:paraId="1DB2A081" w14:textId="0DA05E52" w:rsidR="00F002F6" w:rsidRPr="00D93DB4" w:rsidRDefault="00F002F6" w:rsidP="00F002F6">
      <w:r w:rsidRPr="00D93DB4">
        <w:t xml:space="preserve">A flag </w:t>
      </w:r>
      <w:r w:rsidR="004C5B74">
        <w:rPr>
          <w:rFonts w:cs="Calibri"/>
          <w:noProof/>
          <w:position w:val="-6"/>
        </w:rPr>
        <w:drawing>
          <wp:inline distT="0" distB="0" distL="0" distR="0" wp14:anchorId="03BAB337" wp14:editId="27FC1AE4">
            <wp:extent cx="114300" cy="138430"/>
            <wp:effectExtent l="0" t="0" r="0" b="0"/>
            <wp:docPr id="12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hint="eastAsia"/>
          <w:position w:val="-6"/>
          <w:lang w:eastAsia="zh-CN"/>
        </w:rPr>
        <w:t xml:space="preserve"> </w:t>
      </w:r>
      <w:r w:rsidRPr="00D93DB4">
        <w:t xml:space="preserve">is used in the decoder for the concealment method described in clause 5.4.3.6, to adapt several parameters (pitch search range, sinusoid selection, noise level to be re-injected). </w:t>
      </w:r>
    </w:p>
    <w:p w14:paraId="68C43885" w14:textId="4E05AE2D" w:rsidR="00AA5F34" w:rsidRPr="00D93DB4" w:rsidRDefault="00AA5F34" w:rsidP="0001287F">
      <w:pPr>
        <w:rPr>
          <w:rFonts w:cs="Calibri"/>
        </w:rPr>
      </w:pPr>
      <w:r w:rsidRPr="00D93DB4">
        <w:t xml:space="preserve">At the encoder, the flag </w:t>
      </w:r>
      <w:r w:rsidR="004C5B74">
        <w:rPr>
          <w:rFonts w:cs="Calibri"/>
          <w:noProof/>
          <w:position w:val="-6"/>
        </w:rPr>
        <w:drawing>
          <wp:inline distT="0" distB="0" distL="0" distR="0" wp14:anchorId="2C7A0319" wp14:editId="677D53D3">
            <wp:extent cx="114300" cy="138430"/>
            <wp:effectExtent l="0" t="0" r="0" b="0"/>
            <wp:docPr id="1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 xml:space="preserve"> is set to 1 when the current frame is classified as GENERIC or VOICED, otherwise the flag </w:t>
      </w:r>
      <w:r w:rsidR="004C5B74">
        <w:rPr>
          <w:rFonts w:cs="Calibri"/>
          <w:noProof/>
          <w:position w:val="-6"/>
        </w:rPr>
        <w:drawing>
          <wp:inline distT="0" distB="0" distL="0" distR="0" wp14:anchorId="5FD59FCF" wp14:editId="22169688">
            <wp:extent cx="114300" cy="138430"/>
            <wp:effectExtent l="0" t="0" r="0" b="0"/>
            <wp:docPr id="12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14300" cy="138430"/>
                    </a:xfrm>
                    <a:prstGeom prst="rect">
                      <a:avLst/>
                    </a:prstGeom>
                    <a:noFill/>
                    <a:ln>
                      <a:noFill/>
                    </a:ln>
                  </pic:spPr>
                </pic:pic>
              </a:graphicData>
            </a:graphic>
          </wp:inline>
        </w:drawing>
      </w:r>
      <w:r w:rsidRPr="00D93DB4">
        <w:rPr>
          <w:rFonts w:cs="Calibri"/>
        </w:rPr>
        <w:t xml:space="preserve"> is set to 0 (for all other</w:t>
      </w:r>
      <w:r w:rsidR="000266C4" w:rsidRPr="00D93DB4">
        <w:rPr>
          <w:rFonts w:cs="Calibri"/>
        </w:rPr>
        <w:t xml:space="preserve"> signal</w:t>
      </w:r>
      <w:r w:rsidRPr="00D93DB4">
        <w:rPr>
          <w:rFonts w:cs="Calibri"/>
        </w:rPr>
        <w:t xml:space="preserve"> classes</w:t>
      </w:r>
      <w:r w:rsidR="000266C4" w:rsidRPr="00D93DB4">
        <w:rPr>
          <w:rFonts w:cs="Calibri"/>
        </w:rPr>
        <w:t>: UNVOICED, TRANSIENT, INACTIVE, AUDIO</w:t>
      </w:r>
      <w:r w:rsidRPr="00D93DB4">
        <w:rPr>
          <w:rFonts w:cs="Calibri"/>
        </w:rPr>
        <w:t>).</w:t>
      </w:r>
    </w:p>
    <w:p w14:paraId="4AB94758" w14:textId="77777777" w:rsidR="00F002F6" w:rsidRPr="00D93DB4" w:rsidRDefault="00F002F6" w:rsidP="00F002F6">
      <w:pPr>
        <w:pStyle w:val="Heading4"/>
      </w:pPr>
      <w:bookmarkStart w:id="221" w:name="_Toc123562481"/>
      <w:r w:rsidRPr="00D93DB4">
        <w:t>5.4.5.3</w:t>
      </w:r>
      <w:r w:rsidRPr="00D93DB4">
        <w:rPr>
          <w:rFonts w:hint="eastAsia"/>
          <w:lang w:eastAsia="zh-CN"/>
        </w:rPr>
        <w:t>a</w:t>
      </w:r>
      <w:r w:rsidRPr="00D93DB4">
        <w:tab/>
        <w:t xml:space="preserve">Transmission of a </w:t>
      </w:r>
      <w:r w:rsidRPr="00D93DB4">
        <w:rPr>
          <w:rFonts w:hint="eastAsia"/>
          <w:lang w:eastAsia="zh-CN"/>
        </w:rPr>
        <w:t>tonality</w:t>
      </w:r>
      <w:r w:rsidRPr="00D93DB4">
        <w:t xml:space="preserve"> flag</w:t>
      </w:r>
      <w:bookmarkEnd w:id="221"/>
    </w:p>
    <w:p w14:paraId="40F2CC91" w14:textId="77777777" w:rsidR="00F002F6" w:rsidRPr="00D93DB4" w:rsidRDefault="00F002F6" w:rsidP="0001287F">
      <w:r w:rsidRPr="00D93DB4">
        <w:t xml:space="preserve">A flag indicating the frame as </w:t>
      </w:r>
      <w:r w:rsidRPr="00D93DB4">
        <w:rPr>
          <w:rFonts w:hint="eastAsia"/>
          <w:lang w:eastAsia="zh-CN"/>
        </w:rPr>
        <w:t>tonal type</w:t>
      </w:r>
      <w:r w:rsidRPr="00D93DB4">
        <w:t xml:space="preserve"> (1) or </w:t>
      </w:r>
      <w:r w:rsidRPr="00D93DB4">
        <w:rPr>
          <w:rFonts w:hint="eastAsia"/>
          <w:lang w:eastAsia="zh-CN"/>
        </w:rPr>
        <w:t>non-tonal type</w:t>
      </w:r>
      <w:r w:rsidRPr="00D93DB4">
        <w:t xml:space="preserve"> (0) is transmitted in </w:t>
      </w:r>
      <w:r w:rsidRPr="00D93DB4">
        <w:rPr>
          <w:rFonts w:hint="eastAsia"/>
          <w:lang w:eastAsia="zh-CN"/>
        </w:rPr>
        <w:t xml:space="preserve">the </w:t>
      </w:r>
      <w:r w:rsidRPr="00D93DB4">
        <w:t xml:space="preserve">bitsteam for the rates 48, 96 and 128 kbps. It is </w:t>
      </w:r>
      <w:r w:rsidRPr="00D93DB4">
        <w:rPr>
          <w:rFonts w:hint="eastAsia"/>
          <w:lang w:eastAsia="zh-CN"/>
        </w:rPr>
        <w:t>used in the</w:t>
      </w:r>
      <w:r w:rsidRPr="00D93DB4">
        <w:t xml:space="preserve"> decision criterion to select the concealment method</w:t>
      </w:r>
      <w:r w:rsidRPr="00D93DB4">
        <w:rPr>
          <w:rFonts w:hint="eastAsia"/>
          <w:lang w:eastAsia="zh-CN"/>
        </w:rPr>
        <w:t xml:space="preserve"> of n</w:t>
      </w:r>
      <w:r w:rsidRPr="00D93DB4">
        <w:t>on-tonal concealment with waveform adjustment.</w:t>
      </w:r>
    </w:p>
    <w:p w14:paraId="3D9EA919" w14:textId="77777777" w:rsidR="00DA4660" w:rsidRPr="00D93DB4" w:rsidRDefault="00DA4660" w:rsidP="0001287F">
      <w:pPr>
        <w:pStyle w:val="Heading4"/>
      </w:pPr>
      <w:bookmarkStart w:id="222" w:name="_Toc123562482"/>
      <w:r w:rsidRPr="00D93DB4">
        <w:t>5.4.5.4</w:t>
      </w:r>
      <w:r w:rsidRPr="00D93DB4">
        <w:tab/>
        <w:t>ACELP to MDCT mode recovery</w:t>
      </w:r>
      <w:bookmarkEnd w:id="222"/>
    </w:p>
    <w:p w14:paraId="0AC9F66F" w14:textId="77777777" w:rsidR="007369B9" w:rsidRPr="00D93DB4" w:rsidRDefault="007369B9" w:rsidP="007369B9">
      <w:r w:rsidRPr="00D93DB4">
        <w:t>For the ACELP concealment at 9.6, 16.4 and 24.4 kbps, as well as for the TCX time domain concealment, an additional segment (half frame) of signal is generated by predictive decoding from the previous frame and stored in a temporary buffer. This additional segment is used to recover from the loss of a transition frame between ACELP to MDCT (HQ MDCT or non-transition TCX 20) and it is generated in advance without prior knowledge that the transition frame will be lost, before receiving the next frame. The extra complexity associated with generating this additional segment has been found to be outside the critical path of complexity of the EVS decoder, therefore this extra processing does not impact worst-case decoding complexity.</w:t>
      </w:r>
    </w:p>
    <w:p w14:paraId="00FFA558" w14:textId="77777777" w:rsidR="007369B9" w:rsidRPr="00D93DB4" w:rsidRDefault="007369B9" w:rsidP="007369B9">
      <w:r w:rsidRPr="00D93DB4">
        <w:t xml:space="preserve">To create this additional segment, the parameters used to generate the half frame of signal are predicted based on the parameters in the previous frame. The bit indicating the sampling frequency of the ACELP core is implicitly repeated; the excitation decoding done in the previous ACELP frame is extended in the additional segment. </w:t>
      </w:r>
    </w:p>
    <w:p w14:paraId="6A76CA1A" w14:textId="77777777" w:rsidR="007369B9" w:rsidRPr="00D93DB4" w:rsidRDefault="007369B9" w:rsidP="007369B9">
      <w:r w:rsidRPr="00D93DB4">
        <w:t xml:space="preserve">When the current frame is MDCT, the  additional segment (half frame) is then overlap and added to the MDCT frame decoded in the current frame, being HQ MDCT or non-transition TCX 20, using a symmetric sine window of length 8.75 </w:t>
      </w:r>
      <w:bookmarkStart w:id="223" w:name="EDM_Bookmark_"/>
      <w:r w:rsidRPr="00D93DB4">
        <w:t>milliseconds</w:t>
      </w:r>
      <w:bookmarkEnd w:id="223"/>
      <w:r w:rsidRPr="00D93DB4">
        <w:t>.</w:t>
      </w:r>
    </w:p>
    <w:p w14:paraId="6A343CEF" w14:textId="77777777" w:rsidR="007369B9" w:rsidRPr="00D93DB4" w:rsidRDefault="007369B9" w:rsidP="007369B9">
      <w:r w:rsidRPr="00D93DB4">
        <w:t>For the recovery in the TCX20 transition frame (TCX20 after lost ACELP frame):</w:t>
      </w:r>
    </w:p>
    <w:p w14:paraId="71127AEE" w14:textId="77777777" w:rsidR="007369B9" w:rsidRPr="00D93DB4" w:rsidRDefault="007369B9" w:rsidP="007369B9">
      <w:pPr>
        <w:pStyle w:val="B1"/>
      </w:pPr>
      <w:r w:rsidRPr="00D93DB4">
        <w:t>-</w:t>
      </w:r>
      <w:r w:rsidRPr="00D93DB4">
        <w:tab/>
        <w:t>If the ACELP PLC was used, the same ACELP to TCX transition as if the previous ACELP frame would have been received is used, but with the samples of the past frame replaced with the concealed frame.</w:t>
      </w:r>
    </w:p>
    <w:p w14:paraId="6D03020E" w14:textId="77777777" w:rsidR="007369B9" w:rsidRPr="00D93DB4" w:rsidRDefault="007369B9" w:rsidP="007369B9">
      <w:pPr>
        <w:pStyle w:val="B1"/>
      </w:pPr>
      <w:r w:rsidRPr="00D93DB4">
        <w:t>-</w:t>
      </w:r>
      <w:r w:rsidRPr="00D93DB4">
        <w:tab/>
        <w:t>If the TD TCX PLC was used, the additional half frame constructed in TD TCX PLC is overlap and added to the transition TCX frame, using HALF_OVERLAP (the symmetric sine window of length 3.75 milliseconds).</w:t>
      </w:r>
    </w:p>
    <w:p w14:paraId="2772CE32" w14:textId="77777777" w:rsidR="005A677C" w:rsidRPr="00D93DB4" w:rsidRDefault="005A677C" w:rsidP="005A677C">
      <w:pPr>
        <w:pStyle w:val="FP"/>
      </w:pPr>
    </w:p>
    <w:p w14:paraId="7A5D186C" w14:textId="77777777" w:rsidR="005A677C" w:rsidRPr="00D93DB4" w:rsidRDefault="005A677C" w:rsidP="005A677C">
      <w:pPr>
        <w:pStyle w:val="Heading4"/>
      </w:pPr>
      <w:bookmarkStart w:id="224" w:name="_Toc123562483"/>
      <w:r w:rsidRPr="00D93DB4">
        <w:t>5.4.5.5</w:t>
      </w:r>
      <w:r w:rsidRPr="00D93DB4">
        <w:tab/>
        <w:t>Recovery after TCX MDCT concealment</w:t>
      </w:r>
      <w:bookmarkEnd w:id="224"/>
    </w:p>
    <w:p w14:paraId="607ED348" w14:textId="77777777" w:rsidR="005A677C" w:rsidRPr="00D93DB4" w:rsidRDefault="005A677C" w:rsidP="005A677C">
      <w:r w:rsidRPr="00D93DB4">
        <w:rPr>
          <w:lang w:eastAsia="x-none"/>
        </w:rPr>
        <w:t>During recovery after TCX MDCT concealment f</w:t>
      </w:r>
      <w:r w:rsidRPr="00D93DB4">
        <w:t xml:space="preserve">ading the background level as described in 5.4.6.1.3.1, the overlap-add buffer is rescaled by multiplying each element of it with the latest target background noise level </w:t>
      </w:r>
      <w:r w:rsidRPr="00D93DB4">
        <w:rPr>
          <w:position w:val="-10"/>
        </w:rPr>
        <w:object w:dxaOrig="460" w:dyaOrig="360" w14:anchorId="2160BE37">
          <v:shape id="_x0000_i2264" type="#_x0000_t75" style="width:22.9pt;height:18pt" o:ole="">
            <v:imagedata r:id="rId1216" o:title=""/>
          </v:shape>
          <o:OLEObject Type="Embed" ProgID="Equation.3" ShapeID="_x0000_i2264" DrawAspect="Content" ObjectID="_1783088292" r:id="rId1217"/>
        </w:object>
      </w:r>
      <w:r w:rsidRPr="00D93DB4">
        <w:t>(see equation 109).</w:t>
      </w:r>
    </w:p>
    <w:p w14:paraId="7C7C484B" w14:textId="77777777" w:rsidR="00DA4660" w:rsidRPr="00D93DB4" w:rsidRDefault="00DA4660" w:rsidP="0001287F">
      <w:pPr>
        <w:pStyle w:val="Heading3"/>
      </w:pPr>
      <w:bookmarkStart w:id="225" w:name="_Toc123562484"/>
      <w:r w:rsidRPr="00D93DB4">
        <w:t>5.4.6</w:t>
      </w:r>
      <w:r w:rsidRPr="00D93DB4">
        <w:tab/>
        <w:t>Handling of multiple frame losses and muting</w:t>
      </w:r>
      <w:bookmarkEnd w:id="225"/>
      <w:r w:rsidRPr="00D93DB4">
        <w:t xml:space="preserve"> </w:t>
      </w:r>
    </w:p>
    <w:p w14:paraId="46EE6EF7" w14:textId="77777777" w:rsidR="00DA4660" w:rsidRPr="00D93DB4" w:rsidRDefault="00DA4660" w:rsidP="0001287F">
      <w:pPr>
        <w:pStyle w:val="Heading4"/>
      </w:pPr>
      <w:bookmarkStart w:id="226" w:name="_Toc123562485"/>
      <w:r w:rsidRPr="00D93DB4">
        <w:t>5.4.6.1</w:t>
      </w:r>
      <w:r w:rsidRPr="00D93DB4">
        <w:tab/>
        <w:t>TCX MDCT</w:t>
      </w:r>
      <w:bookmarkEnd w:id="226"/>
    </w:p>
    <w:p w14:paraId="4423CE2D" w14:textId="77777777" w:rsidR="00DA4660" w:rsidRPr="00D93DB4" w:rsidRDefault="00DA4660" w:rsidP="0001287F">
      <w:pPr>
        <w:pStyle w:val="Heading5"/>
      </w:pPr>
      <w:bookmarkStart w:id="227" w:name="_Toc123562486"/>
      <w:r w:rsidRPr="00D93DB4">
        <w:t>5.4.6.1.1</w:t>
      </w:r>
      <w:r w:rsidRPr="00D93DB4">
        <w:tab/>
        <w:t>Background level tracing for rates 48, 96 and 128 kbps</w:t>
      </w:r>
      <w:bookmarkEnd w:id="227"/>
    </w:p>
    <w:p w14:paraId="2CA96306" w14:textId="77777777" w:rsidR="005A677C" w:rsidRPr="00D93DB4" w:rsidRDefault="005A677C" w:rsidP="005A677C">
      <w:r w:rsidRPr="00D93DB4">
        <w:t xml:space="preserve">A background noise level is traced in the time domain using a simplified version of the minimum statistics algorithm [7]. The tracing depends on the class being transmitted in the bitstream: It is performed for UC only. </w:t>
      </w:r>
    </w:p>
    <w:p w14:paraId="7948AC60" w14:textId="77777777" w:rsidR="005A677C" w:rsidRPr="00D93DB4" w:rsidRDefault="005A677C" w:rsidP="005A677C">
      <w:r w:rsidRPr="00D93DB4">
        <w:t>In contrast to the FD-CNG - which also makes use of the minimum statistics approach (see [5], subclause 4.4.3) - the noise level estimation is not carried for each spectral band separately, but directly in the time domain. The background level tracing delivers therefore an estimate of the total noise level. Furthermore, the bias compensation is disregarded in this application. Tracing of the noise level is hence achieved by computing a smoothed version of the decoder output frame amplitude and by searching for the minimum smoothed amplitude over a sliding temporal window.</w:t>
      </w:r>
    </w:p>
    <w:p w14:paraId="7409DEDA" w14:textId="6939653E" w:rsidR="00DA4660" w:rsidRPr="00D93DB4" w:rsidRDefault="00DA4660" w:rsidP="0001287F">
      <w:r w:rsidRPr="00D93DB4">
        <w:t>If</w:t>
      </w:r>
      <w:r w:rsidR="004C5B74">
        <w:rPr>
          <w:noProof/>
          <w:position w:val="-12"/>
        </w:rPr>
        <w:drawing>
          <wp:inline distT="0" distB="0" distL="0" distR="0" wp14:anchorId="176DFAAE" wp14:editId="26E98FAB">
            <wp:extent cx="328930" cy="252730"/>
            <wp:effectExtent l="0" t="0" r="0" b="0"/>
            <wp:docPr id="12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218">
                      <a:extLst>
                        <a:ext uri="{28A0092B-C50C-407E-A947-70E740481C1C}">
                          <a14:useLocalDpi xmlns:a14="http://schemas.microsoft.com/office/drawing/2010/main" val="0"/>
                        </a:ext>
                      </a:extLst>
                    </a:blip>
                    <a:srcRect/>
                    <a:stretch>
                      <a:fillRect/>
                    </a:stretch>
                  </pic:blipFill>
                  <pic:spPr bwMode="auto">
                    <a:xfrm>
                      <a:off x="0" y="0"/>
                      <a:ext cx="328930" cy="252730"/>
                    </a:xfrm>
                    <a:prstGeom prst="rect">
                      <a:avLst/>
                    </a:prstGeom>
                    <a:noFill/>
                    <a:ln>
                      <a:noFill/>
                    </a:ln>
                  </pic:spPr>
                </pic:pic>
              </a:graphicData>
            </a:graphic>
          </wp:inline>
        </w:drawing>
      </w:r>
      <w:r w:rsidRPr="00D93DB4">
        <w:t>denotes the frame size in samples,</w:t>
      </w:r>
      <w:r w:rsidR="004C5B74">
        <w:rPr>
          <w:noProof/>
          <w:position w:val="-6"/>
        </w:rPr>
        <w:drawing>
          <wp:inline distT="0" distB="0" distL="0" distR="0" wp14:anchorId="7136AF9D" wp14:editId="0BCAA53B">
            <wp:extent cx="114300" cy="152400"/>
            <wp:effectExtent l="0" t="0" r="0" b="0"/>
            <wp:docPr id="12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21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D93DB4">
        <w:t>denotes the sample index,</w:t>
      </w:r>
      <w:r w:rsidR="004C5B74">
        <w:rPr>
          <w:noProof/>
          <w:position w:val="-6"/>
        </w:rPr>
        <w:drawing>
          <wp:inline distT="0" distB="0" distL="0" distR="0" wp14:anchorId="59FC0209" wp14:editId="139D7889">
            <wp:extent cx="128905" cy="152400"/>
            <wp:effectExtent l="0" t="0" r="0" b="0"/>
            <wp:docPr id="12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220">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r>
      <w:r w:rsidRPr="00D93DB4">
        <w:t>denotes the frame index, and</w:t>
      </w:r>
      <w:r w:rsidR="004C5B74">
        <w:rPr>
          <w:noProof/>
          <w:position w:val="-12"/>
        </w:rPr>
        <w:drawing>
          <wp:inline distT="0" distB="0" distL="0" distR="0" wp14:anchorId="33E6F19B" wp14:editId="2F52628B">
            <wp:extent cx="609600" cy="252730"/>
            <wp:effectExtent l="0" t="0" r="0" b="0"/>
            <wp:docPr id="12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221">
                      <a:extLst>
                        <a:ext uri="{28A0092B-C50C-407E-A947-70E740481C1C}">
                          <a14:useLocalDpi xmlns:a14="http://schemas.microsoft.com/office/drawing/2010/main" val="0"/>
                        </a:ext>
                      </a:extLst>
                    </a:blip>
                    <a:srcRect/>
                    <a:stretch>
                      <a:fillRect/>
                    </a:stretch>
                  </pic:blipFill>
                  <pic:spPr bwMode="auto">
                    <a:xfrm>
                      <a:off x="0" y="0"/>
                      <a:ext cx="609600" cy="252730"/>
                    </a:xfrm>
                    <a:prstGeom prst="rect">
                      <a:avLst/>
                    </a:prstGeom>
                    <a:noFill/>
                    <a:ln>
                      <a:noFill/>
                    </a:ln>
                  </pic:spPr>
                </pic:pic>
              </a:graphicData>
            </a:graphic>
          </wp:inline>
        </w:drawing>
      </w:r>
      <w:r w:rsidRPr="00D93DB4">
        <w:t>is the output frame of the core decoder at the TCX sampling rate, the current total frame level is computed as follows:</w:t>
      </w:r>
    </w:p>
    <w:p w14:paraId="39B73453" w14:textId="2B1A2AB0" w:rsidR="00DA4660" w:rsidRPr="00D93DB4" w:rsidRDefault="00DA4660" w:rsidP="006208D1">
      <w:pPr>
        <w:pStyle w:val="EQ"/>
        <w:rPr>
          <w:lang w:eastAsia="ko-KR"/>
        </w:rPr>
      </w:pPr>
      <w:r w:rsidRPr="00D93DB4">
        <w:tab/>
      </w:r>
      <w:r w:rsidR="004C5B74">
        <w:rPr>
          <w:noProof/>
          <w:position w:val="-28"/>
        </w:rPr>
        <w:drawing>
          <wp:inline distT="0" distB="0" distL="0" distR="0" wp14:anchorId="3DCF9516" wp14:editId="7D651D18">
            <wp:extent cx="1852930" cy="557530"/>
            <wp:effectExtent l="0" t="0" r="0" b="0"/>
            <wp:docPr id="12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222">
                      <a:extLst>
                        <a:ext uri="{28A0092B-C50C-407E-A947-70E740481C1C}">
                          <a14:useLocalDpi xmlns:a14="http://schemas.microsoft.com/office/drawing/2010/main" val="0"/>
                        </a:ext>
                      </a:extLst>
                    </a:blip>
                    <a:srcRect/>
                    <a:stretch>
                      <a:fillRect/>
                    </a:stretch>
                  </pic:blipFill>
                  <pic:spPr bwMode="auto">
                    <a:xfrm>
                      <a:off x="0" y="0"/>
                      <a:ext cx="1852930" cy="557530"/>
                    </a:xfrm>
                    <a:prstGeom prst="rect">
                      <a:avLst/>
                    </a:prstGeom>
                    <a:noFill/>
                    <a:ln>
                      <a:noFill/>
                    </a:ln>
                  </pic:spPr>
                </pic:pic>
              </a:graphicData>
            </a:graphic>
          </wp:inline>
        </w:drawing>
      </w:r>
      <w:r w:rsidRPr="00D93DB4">
        <w:t>.</w:t>
      </w:r>
      <w:r w:rsidRPr="00D93DB4">
        <w:tab/>
        <w:t>(</w:t>
      </w:r>
      <w:r w:rsidR="005B1BA1" w:rsidRPr="00D93DB4">
        <w:t>204</w:t>
      </w:r>
      <w:r w:rsidRPr="00D93DB4">
        <w:t>)</w:t>
      </w:r>
    </w:p>
    <w:p w14:paraId="445F39FB" w14:textId="77777777" w:rsidR="00DA4660" w:rsidRPr="00D93DB4" w:rsidRDefault="00DA4660" w:rsidP="0001287F">
      <w:r w:rsidRPr="00D93DB4">
        <w:t>It is first lower-limited by 0.01 and smoothed with a first-order recursive low-pass process, i.e.</w:t>
      </w:r>
    </w:p>
    <w:p w14:paraId="14402642" w14:textId="4EF48E8D" w:rsidR="00DA4660" w:rsidRPr="00D93DB4" w:rsidRDefault="00DA4660" w:rsidP="006208D1">
      <w:pPr>
        <w:pStyle w:val="EQ"/>
        <w:rPr>
          <w:lang w:eastAsia="ko-KR"/>
        </w:rPr>
      </w:pPr>
      <w:r w:rsidRPr="00D93DB4">
        <w:tab/>
      </w:r>
      <w:r w:rsidR="004C5B74">
        <w:rPr>
          <w:noProof/>
          <w:position w:val="-14"/>
        </w:rPr>
        <w:drawing>
          <wp:inline distT="0" distB="0" distL="0" distR="0" wp14:anchorId="5F97354C" wp14:editId="1A5877B1">
            <wp:extent cx="3086100" cy="228600"/>
            <wp:effectExtent l="0" t="0" r="0" b="0"/>
            <wp:docPr id="12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223">
                      <a:extLst>
                        <a:ext uri="{28A0092B-C50C-407E-A947-70E740481C1C}">
                          <a14:useLocalDpi xmlns:a14="http://schemas.microsoft.com/office/drawing/2010/main" val="0"/>
                        </a:ext>
                      </a:extLst>
                    </a:blip>
                    <a:srcRect/>
                    <a:stretch>
                      <a:fillRect/>
                    </a:stretch>
                  </pic:blipFill>
                  <pic:spPr bwMode="auto">
                    <a:xfrm>
                      <a:off x="0" y="0"/>
                      <a:ext cx="3086100" cy="228600"/>
                    </a:xfrm>
                    <a:prstGeom prst="rect">
                      <a:avLst/>
                    </a:prstGeom>
                    <a:noFill/>
                    <a:ln>
                      <a:noFill/>
                    </a:ln>
                  </pic:spPr>
                </pic:pic>
              </a:graphicData>
            </a:graphic>
          </wp:inline>
        </w:drawing>
      </w:r>
      <w:r w:rsidRPr="00D93DB4">
        <w:t>,</w:t>
      </w:r>
      <w:r w:rsidRPr="00D93DB4">
        <w:tab/>
        <w:t>(</w:t>
      </w:r>
      <w:r w:rsidR="005B1BA1" w:rsidRPr="00D93DB4">
        <w:t>205</w:t>
      </w:r>
      <w:r w:rsidRPr="00D93DB4">
        <w:t>)</w:t>
      </w:r>
    </w:p>
    <w:p w14:paraId="7C085DCE" w14:textId="77777777" w:rsidR="00DA4660" w:rsidRPr="00D93DB4" w:rsidRDefault="00DA4660" w:rsidP="0001287F">
      <w:r w:rsidRPr="00D93DB4">
        <w:t xml:space="preserve">where </w:t>
      </w:r>
    </w:p>
    <w:p w14:paraId="6803B200" w14:textId="5535D3FC" w:rsidR="00DA4660" w:rsidRPr="00D93DB4" w:rsidRDefault="00DA4660" w:rsidP="006208D1">
      <w:pPr>
        <w:pStyle w:val="EQ"/>
      </w:pPr>
      <w:r w:rsidRPr="00D93DB4">
        <w:tab/>
      </w:r>
      <w:r w:rsidR="004C5B74">
        <w:rPr>
          <w:noProof/>
          <w:position w:val="-26"/>
        </w:rPr>
        <w:drawing>
          <wp:inline distT="0" distB="0" distL="0" distR="0" wp14:anchorId="46E48950" wp14:editId="0169DC52">
            <wp:extent cx="1866900" cy="381000"/>
            <wp:effectExtent l="0" t="0" r="0" b="0"/>
            <wp:docPr id="12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224">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r w:rsidRPr="00D93DB4">
        <w:tab/>
        <w:t>(</w:t>
      </w:r>
      <w:r w:rsidR="005B1BA1" w:rsidRPr="00D93DB4">
        <w:t>206</w:t>
      </w:r>
      <w:r w:rsidRPr="00D93DB4">
        <w:t>)</w:t>
      </w:r>
    </w:p>
    <w:p w14:paraId="70D0A81A" w14:textId="3816F50B" w:rsidR="00DA4660" w:rsidRPr="00D93DB4" w:rsidRDefault="00DA4660" w:rsidP="0001287F">
      <w:r w:rsidRPr="00D93DB4">
        <w:t>is an optimal smoothing parameter which depends on the signal level</w:t>
      </w:r>
      <w:r w:rsidR="004C5B74">
        <w:rPr>
          <w:noProof/>
          <w:position w:val="-10"/>
        </w:rPr>
        <w:drawing>
          <wp:inline distT="0" distB="0" distL="0" distR="0" wp14:anchorId="4874A0B2" wp14:editId="6ED337F7">
            <wp:extent cx="509905" cy="190500"/>
            <wp:effectExtent l="0" t="0" r="0" b="0"/>
            <wp:docPr id="12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1225">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Pr="00D93DB4">
        <w:t>and the background tracing level</w:t>
      </w:r>
      <w:r w:rsidR="004C5B74">
        <w:rPr>
          <w:noProof/>
          <w:position w:val="-10"/>
        </w:rPr>
        <w:drawing>
          <wp:inline distT="0" distB="0" distL="0" distR="0" wp14:anchorId="3D45B650" wp14:editId="7DB8618D">
            <wp:extent cx="519430" cy="190500"/>
            <wp:effectExtent l="0" t="0" r="0" b="0"/>
            <wp:docPr id="1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519430" cy="190500"/>
                    </a:xfrm>
                    <a:prstGeom prst="rect">
                      <a:avLst/>
                    </a:prstGeom>
                    <a:noFill/>
                    <a:ln>
                      <a:noFill/>
                    </a:ln>
                  </pic:spPr>
                </pic:pic>
              </a:graphicData>
            </a:graphic>
          </wp:inline>
        </w:drawing>
      </w:r>
      <w:r w:rsidRPr="00D93DB4">
        <w:t xml:space="preserve"> in the previous frame. The tracing level</w:t>
      </w:r>
      <w:r w:rsidR="004C5B74">
        <w:rPr>
          <w:noProof/>
          <w:position w:val="-10"/>
        </w:rPr>
        <w:drawing>
          <wp:inline distT="0" distB="0" distL="0" distR="0" wp14:anchorId="366FF940" wp14:editId="7598FA9B">
            <wp:extent cx="367030" cy="190500"/>
            <wp:effectExtent l="0" t="0" r="0" b="0"/>
            <wp:docPr id="12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sidRPr="00D93DB4">
        <w:t>for the current frame</w:t>
      </w:r>
      <w:r w:rsidR="004C5B74">
        <w:rPr>
          <w:noProof/>
          <w:position w:val="-6"/>
        </w:rPr>
        <w:drawing>
          <wp:inline distT="0" distB="0" distL="0" distR="0" wp14:anchorId="00B9CC18" wp14:editId="7BB04139">
            <wp:extent cx="128905" cy="152400"/>
            <wp:effectExtent l="0" t="0" r="0" b="0"/>
            <wp:docPr id="1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r>
      <w:r w:rsidRPr="00D93DB4">
        <w:t>is obtained by searching for the minimum in a buffer containing the last 50 values of the smoothed level</w:t>
      </w:r>
      <w:r w:rsidR="004C5B74">
        <w:rPr>
          <w:noProof/>
          <w:position w:val="-10"/>
        </w:rPr>
        <w:drawing>
          <wp:inline distT="0" distB="0" distL="0" distR="0" wp14:anchorId="72D75EE7" wp14:editId="2916598A">
            <wp:extent cx="357505" cy="205105"/>
            <wp:effectExtent l="0" t="0" r="0" b="0"/>
            <wp:docPr id="12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229">
                      <a:extLst>
                        <a:ext uri="{28A0092B-C50C-407E-A947-70E740481C1C}">
                          <a14:useLocalDpi xmlns:a14="http://schemas.microsoft.com/office/drawing/2010/main" val="0"/>
                        </a:ext>
                      </a:extLst>
                    </a:blip>
                    <a:srcRect/>
                    <a:stretch>
                      <a:fillRect/>
                    </a:stretch>
                  </pic:blipFill>
                  <pic:spPr bwMode="auto">
                    <a:xfrm>
                      <a:off x="0" y="0"/>
                      <a:ext cx="357505" cy="205105"/>
                    </a:xfrm>
                    <a:prstGeom prst="rect">
                      <a:avLst/>
                    </a:prstGeom>
                    <a:noFill/>
                    <a:ln>
                      <a:noFill/>
                    </a:ln>
                  </pic:spPr>
                </pic:pic>
              </a:graphicData>
            </a:graphic>
          </wp:inline>
        </w:drawing>
      </w:r>
      <w:r w:rsidRPr="00D93DB4">
        <w:t>:</w:t>
      </w:r>
    </w:p>
    <w:p w14:paraId="0FCDE230" w14:textId="24E9284A" w:rsidR="00DA4660" w:rsidRPr="00D93DB4" w:rsidRDefault="00DA4660" w:rsidP="006208D1">
      <w:pPr>
        <w:pStyle w:val="EQ"/>
      </w:pPr>
      <w:r w:rsidRPr="00D93DB4">
        <w:tab/>
      </w:r>
      <w:r w:rsidR="004C5B74">
        <w:rPr>
          <w:noProof/>
          <w:position w:val="-10"/>
        </w:rPr>
        <w:drawing>
          <wp:inline distT="0" distB="0" distL="0" distR="0" wp14:anchorId="4B60A7E0" wp14:editId="14232FB0">
            <wp:extent cx="2286000" cy="205105"/>
            <wp:effectExtent l="0" t="0" r="0" b="0"/>
            <wp:docPr id="12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2286000" cy="205105"/>
                    </a:xfrm>
                    <a:prstGeom prst="rect">
                      <a:avLst/>
                    </a:prstGeom>
                    <a:noFill/>
                    <a:ln>
                      <a:noFill/>
                    </a:ln>
                  </pic:spPr>
                </pic:pic>
              </a:graphicData>
            </a:graphic>
          </wp:inline>
        </w:drawing>
      </w:r>
      <w:r w:rsidRPr="00D93DB4">
        <w:t>.</w:t>
      </w:r>
      <w:r w:rsidRPr="00D93DB4">
        <w:tab/>
        <w:t>(</w:t>
      </w:r>
      <w:r w:rsidR="005B1BA1" w:rsidRPr="00D93DB4">
        <w:t>207</w:t>
      </w:r>
      <w:r w:rsidRPr="00D93DB4">
        <w:t>)</w:t>
      </w:r>
    </w:p>
    <w:p w14:paraId="686AFEE9" w14:textId="79D346AA" w:rsidR="00DA4660" w:rsidRPr="00D93DB4" w:rsidRDefault="00DA4660" w:rsidP="0001287F">
      <w:r w:rsidRPr="00D93DB4">
        <w:t xml:space="preserve">At initialization, the buffer is filled with the value 0.01 and the smooth signal level is initialized as </w:t>
      </w:r>
      <w:r w:rsidR="004C5B74">
        <w:rPr>
          <w:noProof/>
          <w:position w:val="-10"/>
        </w:rPr>
        <w:drawing>
          <wp:inline distT="0" distB="0" distL="0" distR="0" wp14:anchorId="5615073A" wp14:editId="45F8EE1A">
            <wp:extent cx="723900" cy="214630"/>
            <wp:effectExtent l="0" t="0" r="0" b="0"/>
            <wp:docPr id="1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0" y="0"/>
                      <a:ext cx="723900" cy="214630"/>
                    </a:xfrm>
                    <a:prstGeom prst="rect">
                      <a:avLst/>
                    </a:prstGeom>
                    <a:noFill/>
                    <a:ln>
                      <a:noFill/>
                    </a:ln>
                  </pic:spPr>
                </pic:pic>
              </a:graphicData>
            </a:graphic>
          </wp:inline>
        </w:drawing>
      </w:r>
    </w:p>
    <w:p w14:paraId="6BC228AD" w14:textId="77777777" w:rsidR="00DA4660" w:rsidRPr="00D93DB4" w:rsidRDefault="00DA4660" w:rsidP="0001287F">
      <w:pPr>
        <w:pStyle w:val="Heading5"/>
      </w:pPr>
      <w:bookmarkStart w:id="228" w:name="_Toc123562487"/>
      <w:r w:rsidRPr="00D93DB4">
        <w:t>5.4.6.1.2</w:t>
      </w:r>
      <w:r w:rsidRPr="00D93DB4">
        <w:tab/>
        <w:t>TCX time domain concealment</w:t>
      </w:r>
      <w:bookmarkEnd w:id="228"/>
    </w:p>
    <w:p w14:paraId="129F749A" w14:textId="77777777" w:rsidR="00DA4660" w:rsidRPr="00D93DB4" w:rsidRDefault="00DA4660" w:rsidP="0001287F">
      <w:r w:rsidRPr="00D93DB4">
        <w:t>In the case of</w:t>
      </w:r>
      <w:r w:rsidRPr="00D93DB4">
        <w:tab/>
        <w:t>TCX time domain concealment as stated in subclause 5.4.2.2, the following applies.</w:t>
      </w:r>
    </w:p>
    <w:p w14:paraId="0A490640" w14:textId="77777777" w:rsidR="00DA4660" w:rsidRPr="00D93DB4" w:rsidRDefault="00DA4660" w:rsidP="00CF312E">
      <w:pPr>
        <w:pStyle w:val="H6"/>
      </w:pPr>
      <w:r w:rsidRPr="00D93DB4">
        <w:t>5.4.6.1.2.1</w:t>
      </w:r>
      <w:r w:rsidRPr="00D93DB4">
        <w:tab/>
        <w:t>Fading to background level</w:t>
      </w:r>
    </w:p>
    <w:p w14:paraId="2E81719C" w14:textId="77777777" w:rsidR="00DA4660" w:rsidRPr="00D93DB4" w:rsidRDefault="00DA4660" w:rsidP="0001287F">
      <w:pPr>
        <w:pStyle w:val="B1"/>
        <w:ind w:left="0" w:firstLine="0"/>
      </w:pPr>
      <w:r w:rsidRPr="00D93DB4">
        <w:t>At rates 9.6, 16.4 and 24.4kbps the fading is identical to what is described in subclause 5.3.4.2.1.</w:t>
      </w:r>
    </w:p>
    <w:p w14:paraId="36F03587" w14:textId="77777777" w:rsidR="00DA4660" w:rsidRPr="00D93DB4" w:rsidRDefault="00DA4660" w:rsidP="0001287F">
      <w:pPr>
        <w:pStyle w:val="B1"/>
        <w:ind w:left="0" w:firstLine="0"/>
      </w:pPr>
      <w:r w:rsidRPr="00D93DB4">
        <w:t>At rates 48, 96 and 128kbps the fading is identical to what is described in subclause 5.3.4.2.1 with the exception, that the target level in the time domain is not derived from the FFT provided by CNG, but that it is gained from the background level tracing as described in subclause 5.4.6.1.</w:t>
      </w:r>
    </w:p>
    <w:p w14:paraId="38425D4D" w14:textId="77777777" w:rsidR="00DA4660" w:rsidRPr="00D93DB4" w:rsidRDefault="00DA4660" w:rsidP="00CF312E">
      <w:pPr>
        <w:pStyle w:val="H6"/>
      </w:pPr>
      <w:r w:rsidRPr="00D93DB4">
        <w:t>5.4.6.1.2.2</w:t>
      </w:r>
      <w:r w:rsidRPr="00D93DB4">
        <w:tab/>
        <w:t>Fading to background spectral shape</w:t>
      </w:r>
    </w:p>
    <w:p w14:paraId="650223F8" w14:textId="77777777" w:rsidR="00DA4660" w:rsidRPr="00D93DB4" w:rsidRDefault="00DA4660" w:rsidP="0001287F">
      <w:r w:rsidRPr="00D93DB4">
        <w:t>No fading of the LPC is applied.</w:t>
      </w:r>
    </w:p>
    <w:p w14:paraId="1E2AC87F" w14:textId="77777777" w:rsidR="00DA4660" w:rsidRPr="00D93DB4" w:rsidRDefault="00EB5D60" w:rsidP="0001287F">
      <w:pPr>
        <w:pStyle w:val="Heading5"/>
      </w:pPr>
      <w:bookmarkStart w:id="229" w:name="_Toc123562488"/>
      <w:r w:rsidRPr="00D93DB4">
        <w:t>5.4.6.1.3</w:t>
      </w:r>
      <w:r w:rsidRPr="00D93DB4">
        <w:tab/>
      </w:r>
      <w:r w:rsidR="00DA4660" w:rsidRPr="00D93DB4">
        <w:t>MDCT frame repetition with sign scrambling</w:t>
      </w:r>
      <w:bookmarkEnd w:id="229"/>
    </w:p>
    <w:p w14:paraId="6A5A7D16" w14:textId="77777777" w:rsidR="00DA4660" w:rsidRPr="00D93DB4" w:rsidRDefault="00DA4660" w:rsidP="0001287F">
      <w:r w:rsidRPr="00D93DB4">
        <w:t>In the case of</w:t>
      </w:r>
      <w:r w:rsidR="00755D8F" w:rsidRPr="00D93DB4">
        <w:t xml:space="preserve"> </w:t>
      </w:r>
      <w:r w:rsidRPr="00D93DB4">
        <w:t>TCX frequency domain concealment, i.e. frame repetition with sign scrambling as stated in subclause 5.4.2.3 and/or tonal concealment using phase prediction as stated in subclause 5.4.2.4, the following applies.</w:t>
      </w:r>
    </w:p>
    <w:p w14:paraId="2C7DA3BD" w14:textId="77777777" w:rsidR="00DA4660" w:rsidRPr="00D93DB4" w:rsidRDefault="00DA4660" w:rsidP="00CF312E">
      <w:pPr>
        <w:pStyle w:val="H6"/>
      </w:pPr>
      <w:r w:rsidRPr="00D93DB4">
        <w:t>5.4.6.1.3.1</w:t>
      </w:r>
      <w:r w:rsidRPr="00D93DB4">
        <w:tab/>
        <w:t>Fading to background level</w:t>
      </w:r>
    </w:p>
    <w:p w14:paraId="6AFF4EF7" w14:textId="4D7A4D57" w:rsidR="0004054E" w:rsidRPr="00D93DB4" w:rsidRDefault="0004054E" w:rsidP="0004054E">
      <w:r w:rsidRPr="00D93DB4">
        <w:t xml:space="preserve">The time domain signal is faded towards a target background noise level as described in equation (107) and (107a) . The initial gain is 1. The derivation of  </w:t>
      </w:r>
      <w:r w:rsidR="004C5B74">
        <w:rPr>
          <w:noProof/>
          <w:position w:val="-10"/>
          <w:lang w:val="de-DE" w:eastAsia="de-DE"/>
        </w:rPr>
        <w:drawing>
          <wp:inline distT="0" distB="0" distL="0" distR="0" wp14:anchorId="7FC32784" wp14:editId="7832BC9A">
            <wp:extent cx="352425" cy="190500"/>
            <wp:effectExtent l="0" t="0" r="0" b="0"/>
            <wp:docPr id="1255" name="Bild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15"/>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D93DB4">
        <w:t xml:space="preserve"> is outlined in subclause 5.4.6.1.4.</w:t>
      </w:r>
    </w:p>
    <w:p w14:paraId="5F855A9B" w14:textId="77777777" w:rsidR="0004054E" w:rsidRPr="00D93DB4" w:rsidRDefault="0004054E" w:rsidP="0004054E">
      <w:r w:rsidRPr="00D93DB4">
        <w:t xml:space="preserve">At rates 9.6, 16.4 and 24.4kbps the target level </w:t>
      </w:r>
      <w:r w:rsidRPr="00D93DB4">
        <w:rPr>
          <w:position w:val="-10"/>
        </w:rPr>
        <w:object w:dxaOrig="460" w:dyaOrig="360" w14:anchorId="7CCFDEEC">
          <v:shape id="_x0000_i2280" type="#_x0000_t75" style="width:22.9pt;height:18pt" o:ole="">
            <v:imagedata r:id="rId1233" o:title=""/>
          </v:shape>
          <o:OLEObject Type="Embed" ProgID="Equation.3" ShapeID="_x0000_i2280" DrawAspect="Content" ObjectID="_1783088293" r:id="rId1234"/>
        </w:object>
      </w:r>
      <w:r w:rsidRPr="00D93DB4">
        <w:t xml:space="preserve"> is derived during the first lost frame based on the background noise spectrum derived by CNG during clean channel decoding (section 4.3 of [5]) as stated in subclause 5.3.4.2.1 under a).</w:t>
      </w:r>
    </w:p>
    <w:p w14:paraId="19F1D656" w14:textId="77777777" w:rsidR="0004054E" w:rsidRPr="00D93DB4" w:rsidRDefault="0004054E" w:rsidP="0004054E">
      <w:pPr>
        <w:pStyle w:val="B1"/>
        <w:ind w:left="0" w:firstLine="0"/>
      </w:pPr>
      <w:r w:rsidRPr="00D93DB4">
        <w:t xml:space="preserve">At rates 48, 96 and 128kbps the target level </w:t>
      </w:r>
      <w:r w:rsidRPr="00D93DB4">
        <w:rPr>
          <w:position w:val="-10"/>
        </w:rPr>
        <w:object w:dxaOrig="460" w:dyaOrig="360" w14:anchorId="4DA7FA32">
          <v:shape id="_x0000_i2281" type="#_x0000_t75" style="width:22.9pt;height:18pt" o:ole="">
            <v:imagedata r:id="rId1235" o:title=""/>
          </v:shape>
          <o:OLEObject Type="Embed" ProgID="Equation.3" ShapeID="_x0000_i2281" DrawAspect="Content" ObjectID="_1783088294" r:id="rId1236"/>
        </w:object>
      </w:r>
      <w:r w:rsidRPr="00D93DB4">
        <w:t xml:space="preserve"> is gained from the background level tracing as described in subclause 5.4.6.4.</w:t>
      </w:r>
    </w:p>
    <w:p w14:paraId="6DB8558A" w14:textId="77777777" w:rsidR="00DA4660" w:rsidRPr="00D93DB4" w:rsidRDefault="0004054E" w:rsidP="0004054E">
      <w:pPr>
        <w:pStyle w:val="B1"/>
        <w:ind w:left="0" w:firstLine="0"/>
      </w:pPr>
      <w:r w:rsidRPr="00D93DB4">
        <w:t>The gain compensation for the LPC synthesis / de-emphasis as given in equation (109) is applied, see also subsection 5.2.5</w:t>
      </w:r>
      <w:r w:rsidR="00DA4660" w:rsidRPr="00D93DB4">
        <w:t>.</w:t>
      </w:r>
    </w:p>
    <w:p w14:paraId="53B68718" w14:textId="77777777" w:rsidR="00DA4660" w:rsidRPr="00D93DB4" w:rsidRDefault="00DA4660" w:rsidP="00CF312E">
      <w:pPr>
        <w:pStyle w:val="H6"/>
      </w:pPr>
      <w:r w:rsidRPr="00D93DB4">
        <w:t>5.4.6.1.3.2</w:t>
      </w:r>
      <w:r w:rsidRPr="00D93DB4">
        <w:tab/>
        <w:t>Fading to background spectral shape</w:t>
      </w:r>
    </w:p>
    <w:p w14:paraId="1C697638" w14:textId="77777777" w:rsidR="00DA4660" w:rsidRPr="00D93DB4" w:rsidRDefault="00DA4660" w:rsidP="0001287F">
      <w:r w:rsidRPr="00D93DB4">
        <w:t>The fading to background spectral shape is achieved by the following fading procedures, taking place in parallel:</w:t>
      </w:r>
    </w:p>
    <w:p w14:paraId="14E8F54C" w14:textId="77777777" w:rsidR="00DA4660" w:rsidRPr="00D93DB4" w:rsidRDefault="00DA4660" w:rsidP="0001287F">
      <w:pPr>
        <w:pStyle w:val="B1"/>
      </w:pPr>
      <w:r w:rsidRPr="00D93DB4">
        <w:t>a)</w:t>
      </w:r>
      <w:r w:rsidRPr="00D93DB4">
        <w:tab/>
        <w:t>The excitation itself is faded towards white noise in the frequency domain prior to the FDNS, on which a tilt is applied.</w:t>
      </w:r>
    </w:p>
    <w:p w14:paraId="48172BDE" w14:textId="77777777" w:rsidR="00DA4660" w:rsidRPr="00D93DB4" w:rsidRDefault="00DA4660" w:rsidP="0001287F">
      <w:pPr>
        <w:pStyle w:val="B1"/>
        <w:ind w:left="284" w:firstLine="0"/>
      </w:pPr>
      <w:r w:rsidRPr="00D93DB4">
        <w:t>b)</w:t>
      </w:r>
      <w:r w:rsidRPr="00D93DB4">
        <w:tab/>
        <w:t>The excitation is shaped by FDNS towards a previously measured background shape.</w:t>
      </w:r>
    </w:p>
    <w:p w14:paraId="3BFAB386" w14:textId="77777777" w:rsidR="00DA4660" w:rsidRPr="00D93DB4" w:rsidRDefault="00DA4660" w:rsidP="0001287F">
      <w:pPr>
        <w:pStyle w:val="B1"/>
      </w:pPr>
      <w:r w:rsidRPr="00D93DB4">
        <w:t>c)</w:t>
      </w:r>
      <w:r w:rsidRPr="00D93DB4">
        <w:tab/>
        <w:t>The LTP is faded out.</w:t>
      </w:r>
    </w:p>
    <w:p w14:paraId="1BC5E749" w14:textId="77777777" w:rsidR="00DA4660" w:rsidRPr="00D93DB4" w:rsidRDefault="00DA4660" w:rsidP="0004054E">
      <w:pPr>
        <w:pStyle w:val="H6"/>
      </w:pPr>
      <w:r w:rsidRPr="00D93DB4">
        <w:t>5.4.6.1.3.2.1</w:t>
      </w:r>
      <w:r w:rsidRPr="00D93DB4">
        <w:tab/>
        <w:t>Fading the excitation to noise</w:t>
      </w:r>
    </w:p>
    <w:p w14:paraId="12469990" w14:textId="6AF003F0" w:rsidR="00DA4660" w:rsidRPr="00D93DB4" w:rsidRDefault="00DA4660" w:rsidP="0001287F">
      <w:pPr>
        <w:spacing w:before="240" w:after="0"/>
      </w:pPr>
      <w:r w:rsidRPr="00D93DB4">
        <w:t>For 9.6, 16.4 and 24.4kbps, the sign scrambled excitation (input to FDNS, see subclause 5.4.2.3) is faded towards a white noise, on which a tilt is applied prior to the fading procedure. The method is based on the following parameters: the last received excitation spectrum</w:t>
      </w:r>
      <w:r w:rsidR="002475A9" w:rsidRPr="00D93DB4">
        <w:t xml:space="preserve"> </w:t>
      </w:r>
      <w:r w:rsidR="004C5B74">
        <w:rPr>
          <w:noProof/>
          <w:position w:val="-14"/>
        </w:rPr>
        <w:drawing>
          <wp:inline distT="0" distB="0" distL="0" distR="0" wp14:anchorId="403630BF" wp14:editId="3E0F45A8">
            <wp:extent cx="900430" cy="214630"/>
            <wp:effectExtent l="0" t="0" r="0" b="0"/>
            <wp:docPr id="1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900430" cy="214630"/>
                    </a:xfrm>
                    <a:prstGeom prst="rect">
                      <a:avLst/>
                    </a:prstGeom>
                    <a:noFill/>
                    <a:ln>
                      <a:noFill/>
                    </a:ln>
                  </pic:spPr>
                </pic:pic>
              </a:graphicData>
            </a:graphic>
          </wp:inline>
        </w:drawing>
      </w:r>
      <w:r w:rsidR="00064C44" w:rsidRPr="00D93DB4">
        <w:t>,</w:t>
      </w:r>
      <w:r w:rsidRPr="00D93DB4">
        <w:t xml:space="preserve"> a noise tilt compensation factor </w:t>
      </w:r>
      <w:r w:rsidR="004C5B74">
        <w:rPr>
          <w:noProof/>
          <w:position w:val="-10"/>
        </w:rPr>
        <w:drawing>
          <wp:inline distT="0" distB="0" distL="0" distR="0" wp14:anchorId="79F8EE65" wp14:editId="518E60C2">
            <wp:extent cx="862330" cy="190500"/>
            <wp:effectExtent l="0" t="0" r="0" b="0"/>
            <wp:docPr id="1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237">
                      <a:extLst>
                        <a:ext uri="{28A0092B-C50C-407E-A947-70E740481C1C}">
                          <a14:useLocalDpi xmlns:a14="http://schemas.microsoft.com/office/drawing/2010/main" val="0"/>
                        </a:ext>
                      </a:extLst>
                    </a:blip>
                    <a:srcRect/>
                    <a:stretch>
                      <a:fillRect/>
                    </a:stretch>
                  </pic:blipFill>
                  <pic:spPr bwMode="auto">
                    <a:xfrm>
                      <a:off x="0" y="0"/>
                      <a:ext cx="862330" cy="190500"/>
                    </a:xfrm>
                    <a:prstGeom prst="rect">
                      <a:avLst/>
                    </a:prstGeom>
                    <a:noFill/>
                    <a:ln>
                      <a:noFill/>
                    </a:ln>
                  </pic:spPr>
                </pic:pic>
              </a:graphicData>
            </a:graphic>
          </wp:inline>
        </w:drawing>
      </w:r>
      <w:r w:rsidRPr="00D93DB4">
        <w:t xml:space="preserve"> </w:t>
      </w:r>
      <w:r w:rsidR="00BA4ABB" w:rsidRPr="00D93DB4">
        <w:t xml:space="preserve">(derived similar to the clean channel operation) </w:t>
      </w:r>
      <w:r w:rsidRPr="00D93DB4">
        <w:t>and a damping factor</w:t>
      </w:r>
      <w:r w:rsidR="002475A9" w:rsidRPr="00D93DB4">
        <w:t xml:space="preserve"> </w:t>
      </w:r>
      <w:r w:rsidR="004C5B74">
        <w:rPr>
          <w:noProof/>
          <w:position w:val="-10"/>
        </w:rPr>
        <w:drawing>
          <wp:inline distT="0" distB="0" distL="0" distR="0" wp14:anchorId="5DDE7ED1" wp14:editId="25CDDA1E">
            <wp:extent cx="700405" cy="190500"/>
            <wp:effectExtent l="0" t="0" r="0" b="0"/>
            <wp:docPr id="1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238">
                      <a:extLst>
                        <a:ext uri="{28A0092B-C50C-407E-A947-70E740481C1C}">
                          <a14:useLocalDpi xmlns:a14="http://schemas.microsoft.com/office/drawing/2010/main" val="0"/>
                        </a:ext>
                      </a:extLst>
                    </a:blip>
                    <a:srcRect/>
                    <a:stretch>
                      <a:fillRect/>
                    </a:stretch>
                  </pic:blipFill>
                  <pic:spPr bwMode="auto">
                    <a:xfrm>
                      <a:off x="0" y="0"/>
                      <a:ext cx="700405" cy="190500"/>
                    </a:xfrm>
                    <a:prstGeom prst="rect">
                      <a:avLst/>
                    </a:prstGeom>
                    <a:noFill/>
                    <a:ln>
                      <a:noFill/>
                    </a:ln>
                  </pic:spPr>
                </pic:pic>
              </a:graphicData>
            </a:graphic>
          </wp:inline>
        </w:drawing>
      </w:r>
      <w:r w:rsidRPr="00D93DB4">
        <w:t>.</w:t>
      </w:r>
      <w:r w:rsidR="001250F2" w:rsidRPr="00D93DB4">
        <w:t xml:space="preserve"> </w:t>
      </w:r>
    </w:p>
    <w:p w14:paraId="397DEC13" w14:textId="77777777" w:rsidR="00F64F83" w:rsidRPr="00D93DB4" w:rsidRDefault="00F64F83" w:rsidP="00F64F83">
      <w:pPr>
        <w:spacing w:before="240" w:after="0"/>
      </w:pPr>
      <w:r w:rsidRPr="00D93DB4">
        <w:t>The tilt factor is given by</w:t>
      </w:r>
    </w:p>
    <w:p w14:paraId="2ED668AC" w14:textId="767E74B8" w:rsidR="00DA4660" w:rsidRPr="00D93DB4" w:rsidRDefault="00DA4660" w:rsidP="0001287F">
      <w:pPr>
        <w:pStyle w:val="EQ"/>
      </w:pPr>
      <w:r w:rsidRPr="00D93DB4">
        <w:tab/>
      </w:r>
      <w:r w:rsidR="004C5B74">
        <w:rPr>
          <w:noProof/>
          <w:position w:val="-10"/>
        </w:rPr>
        <w:drawing>
          <wp:inline distT="0" distB="0" distL="0" distR="0" wp14:anchorId="3BB407F2" wp14:editId="4D274492">
            <wp:extent cx="2653030" cy="381000"/>
            <wp:effectExtent l="0" t="0" r="0" b="0"/>
            <wp:docPr id="1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1239">
                      <a:extLst>
                        <a:ext uri="{28A0092B-C50C-407E-A947-70E740481C1C}">
                          <a14:useLocalDpi xmlns:a14="http://schemas.microsoft.com/office/drawing/2010/main" val="0"/>
                        </a:ext>
                      </a:extLst>
                    </a:blip>
                    <a:srcRect/>
                    <a:stretch>
                      <a:fillRect/>
                    </a:stretch>
                  </pic:blipFill>
                  <pic:spPr bwMode="auto">
                    <a:xfrm>
                      <a:off x="0" y="0"/>
                      <a:ext cx="2653030" cy="381000"/>
                    </a:xfrm>
                    <a:prstGeom prst="rect">
                      <a:avLst/>
                    </a:prstGeom>
                    <a:noFill/>
                    <a:ln>
                      <a:noFill/>
                    </a:ln>
                  </pic:spPr>
                </pic:pic>
              </a:graphicData>
            </a:graphic>
          </wp:inline>
        </w:drawing>
      </w:r>
      <w:r w:rsidRPr="00D93DB4">
        <w:tab/>
        <w:t>(</w:t>
      </w:r>
      <w:r w:rsidR="005B1BA1" w:rsidRPr="00D93DB4">
        <w:t>208</w:t>
      </w:r>
      <w:r w:rsidRPr="00D93DB4">
        <w:t>)</w:t>
      </w:r>
    </w:p>
    <w:p w14:paraId="727A6B2B" w14:textId="77777777" w:rsidR="0004054E" w:rsidRPr="00D93DB4" w:rsidRDefault="0004054E" w:rsidP="0004054E">
      <w:r w:rsidRPr="00D93DB4">
        <w:t>Subsequently a tilt vector is derived as</w:t>
      </w:r>
    </w:p>
    <w:p w14:paraId="5D6E44E9" w14:textId="77777777" w:rsidR="0004054E" w:rsidRPr="00D93DB4" w:rsidRDefault="0004054E" w:rsidP="0004054E">
      <w:pPr>
        <w:pStyle w:val="EQ"/>
      </w:pPr>
      <w:r w:rsidRPr="00D93DB4">
        <w:tab/>
      </w:r>
      <w:r w:rsidRPr="00D93DB4">
        <w:rPr>
          <w:position w:val="-24"/>
        </w:rPr>
        <w:object w:dxaOrig="4380" w:dyaOrig="580" w14:anchorId="04A19799">
          <v:shape id="_x0000_i2286" type="#_x0000_t75" style="width:219pt;height:28.9pt" o:ole="">
            <v:imagedata r:id="rId1240" o:title=""/>
          </v:shape>
          <o:OLEObject Type="Embed" ProgID="Equation.3" ShapeID="_x0000_i2286" DrawAspect="Content" ObjectID="_1783088295" r:id="rId1241"/>
        </w:object>
      </w:r>
      <w:r w:rsidR="00D93DB4">
        <w:tab/>
      </w:r>
      <w:r w:rsidRPr="00D93DB4">
        <w:t>(209)</w:t>
      </w:r>
    </w:p>
    <w:p w14:paraId="6A5674E2" w14:textId="0CCED2E4" w:rsidR="0004054E" w:rsidRPr="00D93DB4" w:rsidRDefault="0004054E" w:rsidP="0004054E">
      <w:pPr>
        <w:spacing w:before="240" w:after="0"/>
      </w:pPr>
      <w:r w:rsidRPr="00D93DB4">
        <w:t>The</w:t>
      </w:r>
      <w:r w:rsidR="004C5B74">
        <w:rPr>
          <w:noProof/>
          <w:position w:val="-10"/>
          <w:lang w:val="de-DE" w:eastAsia="de-DE"/>
        </w:rPr>
        <w:drawing>
          <wp:inline distT="0" distB="0" distL="0" distR="0" wp14:anchorId="46418367" wp14:editId="376084AE">
            <wp:extent cx="819150" cy="180975"/>
            <wp:effectExtent l="0" t="0" r="0" b="0"/>
            <wp:docPr id="1263" name="Bild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24"/>
                    <pic:cNvPicPr>
                      <a:picLocks noChangeAspect="1" noChangeArrowheads="1"/>
                    </pic:cNvPicPr>
                  </pic:nvPicPr>
                  <pic:blipFill>
                    <a:blip r:embed="rId1242">
                      <a:extLst>
                        <a:ext uri="{28A0092B-C50C-407E-A947-70E740481C1C}">
                          <a14:useLocalDpi xmlns:a14="http://schemas.microsoft.com/office/drawing/2010/main" val="0"/>
                        </a:ext>
                      </a:extLst>
                    </a:blip>
                    <a:srcRect/>
                    <a:stretch>
                      <a:fillRect/>
                    </a:stretch>
                  </pic:blipFill>
                  <pic:spPr bwMode="auto">
                    <a:xfrm>
                      <a:off x="0" y="0"/>
                      <a:ext cx="819150" cy="180975"/>
                    </a:xfrm>
                    <a:prstGeom prst="rect">
                      <a:avLst/>
                    </a:prstGeom>
                    <a:noFill/>
                    <a:ln>
                      <a:noFill/>
                    </a:ln>
                  </pic:spPr>
                </pic:pic>
              </a:graphicData>
            </a:graphic>
          </wp:inline>
        </w:drawing>
      </w:r>
      <w:r w:rsidRPr="00D93DB4">
        <w:t>given by equation (</w:t>
      </w:r>
      <w:r w:rsidRPr="00D93DB4">
        <w:rPr>
          <w:noProof/>
        </w:rPr>
        <w:t>123</w:t>
      </w:r>
      <w:r w:rsidRPr="00D93DB4">
        <w:t>) then gets multiplied with the tilt to achieve a target noise vector with the desired tilt:</w:t>
      </w:r>
    </w:p>
    <w:p w14:paraId="11CF04EE" w14:textId="77777777" w:rsidR="0004054E" w:rsidRPr="00D93DB4" w:rsidRDefault="0004054E" w:rsidP="0004054E">
      <w:pPr>
        <w:pStyle w:val="EQ"/>
      </w:pPr>
      <w:r w:rsidRPr="00D93DB4">
        <w:tab/>
      </w:r>
      <w:r w:rsidRPr="00D93DB4">
        <w:rPr>
          <w:position w:val="-14"/>
        </w:rPr>
        <w:object w:dxaOrig="5660" w:dyaOrig="340" w14:anchorId="5A5AD072">
          <v:shape id="_x0000_i2288" type="#_x0000_t75" style="width:290.65pt;height:17.25pt" o:ole="">
            <v:imagedata r:id="rId1243" o:title=""/>
          </v:shape>
          <o:OLEObject Type="Embed" ProgID="Equation.3" ShapeID="_x0000_i2288" DrawAspect="Content" ObjectID="_1783088296" r:id="rId1244"/>
        </w:object>
      </w:r>
      <w:r w:rsidRPr="00D93DB4">
        <w:tab/>
        <w:t>(210)</w:t>
      </w:r>
    </w:p>
    <w:p w14:paraId="4DFCD77B" w14:textId="77777777" w:rsidR="0004054E" w:rsidRPr="00D93DB4" w:rsidRDefault="0004054E" w:rsidP="0004054E">
      <w:pPr>
        <w:pStyle w:val="EQ"/>
      </w:pPr>
      <w:r w:rsidRPr="00D93DB4">
        <w:t>The energy of this target noise vector is derived</w:t>
      </w:r>
    </w:p>
    <w:p w14:paraId="77E36C49" w14:textId="77777777" w:rsidR="0004054E" w:rsidRPr="00D93DB4" w:rsidRDefault="0004054E" w:rsidP="0004054E">
      <w:pPr>
        <w:pStyle w:val="EQ"/>
      </w:pPr>
      <w:r w:rsidRPr="00D93DB4">
        <w:tab/>
      </w:r>
      <w:r w:rsidRPr="00D93DB4">
        <w:rPr>
          <w:position w:val="-32"/>
        </w:rPr>
        <w:object w:dxaOrig="2620" w:dyaOrig="760" w14:anchorId="68FB90EF">
          <v:shape id="_x0000_i2289" type="#_x0000_t75" style="width:134.65pt;height:38.25pt" o:ole="">
            <v:imagedata r:id="rId1245" o:title=""/>
          </v:shape>
          <o:OLEObject Type="Embed" ProgID="Equation.3" ShapeID="_x0000_i2289" DrawAspect="Content" ObjectID="_1783088297" r:id="rId1246"/>
        </w:object>
      </w:r>
      <w:r w:rsidRPr="00D93DB4">
        <w:tab/>
        <w:t>(211)</w:t>
      </w:r>
    </w:p>
    <w:p w14:paraId="6ABE2E38" w14:textId="77777777" w:rsidR="0004054E" w:rsidRPr="00D93DB4" w:rsidRDefault="0004054E" w:rsidP="0004054E">
      <w:r w:rsidRPr="00D93DB4">
        <w:t>and the energy of the last excitation is derived</w:t>
      </w:r>
    </w:p>
    <w:p w14:paraId="1D00045F" w14:textId="77777777" w:rsidR="0004054E" w:rsidRPr="00D93DB4" w:rsidRDefault="0004054E" w:rsidP="0004054E">
      <w:pPr>
        <w:pStyle w:val="EQ"/>
      </w:pPr>
      <w:r w:rsidRPr="00D93DB4">
        <w:tab/>
      </w:r>
      <w:r w:rsidRPr="00D93DB4">
        <w:rPr>
          <w:position w:val="-32"/>
        </w:rPr>
        <w:object w:dxaOrig="2680" w:dyaOrig="760" w14:anchorId="15F413C4">
          <v:shape id="_x0000_i2290" type="#_x0000_t75" style="width:137.65pt;height:38.25pt" o:ole="">
            <v:imagedata r:id="rId1247" o:title=""/>
          </v:shape>
          <o:OLEObject Type="Embed" ProgID="Equation.3" ShapeID="_x0000_i2290" DrawAspect="Content" ObjectID="_1783088298" r:id="rId1248"/>
        </w:object>
      </w:r>
      <w:r w:rsidRPr="00D93DB4">
        <w:t>.</w:t>
      </w:r>
      <w:r w:rsidRPr="00D93DB4">
        <w:tab/>
        <w:t>(212)</w:t>
      </w:r>
    </w:p>
    <w:p w14:paraId="24B464D0" w14:textId="77777777" w:rsidR="0004054E" w:rsidRPr="00D93DB4" w:rsidRDefault="0004054E" w:rsidP="0004054E">
      <w:r w:rsidRPr="00D93DB4">
        <w:t>The excitation is then derived as follows:</w:t>
      </w:r>
    </w:p>
    <w:p w14:paraId="378C5129" w14:textId="77777777" w:rsidR="0004054E" w:rsidRPr="00D93DB4" w:rsidRDefault="0004054E" w:rsidP="0004054E">
      <w:pPr>
        <w:pStyle w:val="EQ"/>
      </w:pPr>
      <w:r w:rsidRPr="00D93DB4">
        <w:tab/>
      </w:r>
      <w:r w:rsidRPr="00D93DB4">
        <w:rPr>
          <w:position w:val="-14"/>
        </w:rPr>
        <w:object w:dxaOrig="6800" w:dyaOrig="400" w14:anchorId="4FA7121B">
          <v:shape id="_x0000_i2291" type="#_x0000_t75" style="width:340.15pt;height:19.9pt" o:ole="">
            <v:imagedata r:id="rId1249" o:title=""/>
          </v:shape>
          <o:OLEObject Type="Embed" ProgID="Equation.3" ShapeID="_x0000_i2291" DrawAspect="Content" ObjectID="_1783088299" r:id="rId1250"/>
        </w:object>
      </w:r>
      <w:r w:rsidRPr="00D93DB4">
        <w:tab/>
        <w:t>(213)</w:t>
      </w:r>
    </w:p>
    <w:p w14:paraId="1D126451" w14:textId="3159B969" w:rsidR="0004054E" w:rsidRPr="00D93DB4" w:rsidRDefault="0004054E" w:rsidP="0004054E">
      <w:pPr>
        <w:pStyle w:val="B1"/>
        <w:ind w:left="0" w:firstLine="0"/>
      </w:pPr>
      <w:r w:rsidRPr="00D93DB4">
        <w:t xml:space="preserve">with </w:t>
      </w:r>
      <w:r w:rsidR="004C5B74">
        <w:rPr>
          <w:noProof/>
          <w:position w:val="-28"/>
          <w:lang w:val="de-DE" w:eastAsia="de-DE"/>
        </w:rPr>
        <w:drawing>
          <wp:inline distT="0" distB="0" distL="0" distR="0" wp14:anchorId="576E6FB9" wp14:editId="1DC889C3">
            <wp:extent cx="1828800" cy="419100"/>
            <wp:effectExtent l="0" t="0" r="0" b="0"/>
            <wp:docPr id="1268" name="Bild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33"/>
                    <pic:cNvPicPr>
                      <a:picLocks noChangeAspect="1" noChangeArrowheads="1"/>
                    </pic:cNvPicPr>
                  </pic:nvPicPr>
                  <pic:blipFill>
                    <a:blip r:embed="rId1251">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a:ln>
                      <a:noFill/>
                    </a:ln>
                  </pic:spPr>
                </pic:pic>
              </a:graphicData>
            </a:graphic>
          </wp:inline>
        </w:drawing>
      </w:r>
      <w:r w:rsidRPr="00D93DB4">
        <w:rPr>
          <w:i/>
        </w:rPr>
        <w:t xml:space="preserve"> </w:t>
      </w:r>
      <w:r w:rsidRPr="00D93DB4">
        <w:t>and</w:t>
      </w:r>
      <w:r w:rsidRPr="00D93DB4">
        <w:rPr>
          <w:i/>
        </w:rPr>
        <w:t xml:space="preserve"> </w:t>
      </w:r>
      <w:r w:rsidR="004C5B74">
        <w:rPr>
          <w:noProof/>
          <w:position w:val="-10"/>
          <w:lang w:val="de-DE" w:eastAsia="de-DE"/>
        </w:rPr>
        <w:drawing>
          <wp:inline distT="0" distB="0" distL="0" distR="0" wp14:anchorId="42C0E4D9" wp14:editId="70C463AA">
            <wp:extent cx="295275" cy="228600"/>
            <wp:effectExtent l="0" t="0" r="0" b="0"/>
            <wp:docPr id="1269" name="Bild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34"/>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rsidRPr="00D93DB4">
        <w:t>is given by equation (</w:t>
      </w:r>
      <w:r w:rsidRPr="00D93DB4">
        <w:rPr>
          <w:noProof/>
        </w:rPr>
        <w:t>122</w:t>
      </w:r>
      <w:r w:rsidRPr="00D93DB4">
        <w:t xml:space="preserve">). The fading speed controlled by </w:t>
      </w:r>
      <w:r w:rsidR="004C5B74">
        <w:rPr>
          <w:noProof/>
          <w:position w:val="-10"/>
          <w:lang w:val="de-DE" w:eastAsia="de-DE"/>
        </w:rPr>
        <w:drawing>
          <wp:inline distT="0" distB="0" distL="0" distR="0" wp14:anchorId="7D182E19" wp14:editId="2D3BFBFD">
            <wp:extent cx="695325" cy="180975"/>
            <wp:effectExtent l="0" t="0" r="0" b="0"/>
            <wp:docPr id="1270" name="Bild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35"/>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695325" cy="180975"/>
                    </a:xfrm>
                    <a:prstGeom prst="rect">
                      <a:avLst/>
                    </a:prstGeom>
                    <a:noFill/>
                    <a:ln>
                      <a:noFill/>
                    </a:ln>
                  </pic:spPr>
                </pic:pic>
              </a:graphicData>
            </a:graphic>
          </wp:inline>
        </w:drawing>
      </w:r>
      <w:r w:rsidRPr="00D93DB4">
        <w:t xml:space="preserve"> as described in subclause 5.4.6.1.4.</w:t>
      </w:r>
    </w:p>
    <w:p w14:paraId="659F49C5" w14:textId="77777777" w:rsidR="00DA4660" w:rsidRPr="00D93DB4" w:rsidRDefault="00DA4660" w:rsidP="0004054E">
      <w:pPr>
        <w:pStyle w:val="H6"/>
      </w:pPr>
      <w:r w:rsidRPr="00D93DB4">
        <w:t>5.4.6.1.3.2.2</w:t>
      </w:r>
      <w:r w:rsidRPr="00D93DB4">
        <w:tab/>
        <w:t>Shaping the excitation towards the background shape</w:t>
      </w:r>
    </w:p>
    <w:p w14:paraId="2ADDFC4F" w14:textId="77777777" w:rsidR="00DA4660" w:rsidRPr="00D93DB4" w:rsidRDefault="00DA4660" w:rsidP="0001287F">
      <w:pPr>
        <w:rPr>
          <w:rFonts w:eastAsia="MS Mincho"/>
          <w:lang w:eastAsia="ja-JP"/>
        </w:rPr>
      </w:pPr>
      <w:r w:rsidRPr="00D93DB4">
        <w:t>The excitation is shaped towards a target spectral shape by altering the LPC coefficients. The fading from the last good LPC coefficients to the target LPC coefficients is performed in the LSF domain as follows:</w:t>
      </w:r>
    </w:p>
    <w:p w14:paraId="21253233" w14:textId="77777777" w:rsidR="0004054E" w:rsidRPr="00D93DB4" w:rsidRDefault="0004054E" w:rsidP="0004054E">
      <w:pPr>
        <w:pStyle w:val="EQ"/>
      </w:pPr>
      <w:r w:rsidRPr="00D93DB4">
        <w:tab/>
      </w:r>
      <w:r w:rsidRPr="00D93DB4">
        <w:rPr>
          <w:position w:val="-10"/>
        </w:rPr>
        <w:object w:dxaOrig="3420" w:dyaOrig="360" w14:anchorId="23AD6A0C">
          <v:shape id="_x0000_i2295" type="#_x0000_t75" style="width:171pt;height:18pt" o:ole="">
            <v:imagedata r:id="rId1254" o:title=""/>
          </v:shape>
          <o:OLEObject Type="Embed" ProgID="Equation.3" ShapeID="_x0000_i2295" DrawAspect="Content" ObjectID="_1783088300" r:id="rId1255"/>
        </w:object>
      </w:r>
      <w:r w:rsidRPr="00D93DB4">
        <w:tab/>
        <w:t>(214)</w:t>
      </w:r>
    </w:p>
    <w:p w14:paraId="2B039DA7" w14:textId="06C611F2" w:rsidR="0004054E" w:rsidRPr="00D93DB4" w:rsidRDefault="0004054E" w:rsidP="0004054E">
      <w:pPr>
        <w:tabs>
          <w:tab w:val="left" w:pos="1134"/>
        </w:tabs>
        <w:spacing w:after="0"/>
      </w:pPr>
      <w:r w:rsidRPr="00D93DB4">
        <w:t>where:</w:t>
      </w:r>
      <w:r w:rsidRPr="00D93DB4">
        <w:tab/>
      </w:r>
      <w:r w:rsidR="004C5B74">
        <w:rPr>
          <w:noProof/>
          <w:position w:val="-18"/>
          <w:lang w:val="de-DE" w:eastAsia="de-DE"/>
        </w:rPr>
        <w:drawing>
          <wp:inline distT="0" distB="0" distL="0" distR="0" wp14:anchorId="4ECA16AA" wp14:editId="4A179BF0">
            <wp:extent cx="276225" cy="276225"/>
            <wp:effectExtent l="0" t="0" r="0" b="0"/>
            <wp:docPr id="1272" name="Bild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38"/>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D93DB4">
        <w:t xml:space="preserve"> are LPC coefficients in the LSF domain of the current frame;</w:t>
      </w:r>
    </w:p>
    <w:p w14:paraId="44C3E250" w14:textId="6D7A124D" w:rsidR="0004054E" w:rsidRPr="00D93DB4" w:rsidRDefault="0004054E" w:rsidP="0004054E">
      <w:pPr>
        <w:tabs>
          <w:tab w:val="left" w:pos="1134"/>
        </w:tabs>
        <w:spacing w:after="0"/>
      </w:pPr>
      <w:r w:rsidRPr="00D93DB4">
        <w:tab/>
      </w:r>
      <w:r w:rsidR="004C5B74">
        <w:rPr>
          <w:noProof/>
          <w:position w:val="-18"/>
          <w:lang w:val="de-DE" w:eastAsia="de-DE"/>
        </w:rPr>
        <w:drawing>
          <wp:inline distT="0" distB="0" distL="0" distR="0" wp14:anchorId="39D45C76" wp14:editId="3EB2D3F4">
            <wp:extent cx="371475" cy="276225"/>
            <wp:effectExtent l="0" t="0" r="0" b="0"/>
            <wp:docPr id="1273" name="Bild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39"/>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D93DB4">
        <w:t xml:space="preserve"> are LPC coefficients in the LSF domain of the previous frame;</w:t>
      </w:r>
    </w:p>
    <w:p w14:paraId="29CDFE51" w14:textId="77777777" w:rsidR="0004054E" w:rsidRPr="00D93DB4" w:rsidRDefault="0004054E" w:rsidP="0004054E">
      <w:pPr>
        <w:tabs>
          <w:tab w:val="left" w:pos="1134"/>
        </w:tabs>
        <w:spacing w:after="0"/>
      </w:pPr>
      <w:r w:rsidRPr="00D93DB4">
        <w:tab/>
      </w:r>
      <w:r w:rsidRPr="00D93DB4">
        <w:rPr>
          <w:position w:val="-10"/>
        </w:rPr>
        <w:object w:dxaOrig="600" w:dyaOrig="360" w14:anchorId="22EBF981">
          <v:shape id="_x0000_i2298" type="#_x0000_t75" style="width:30pt;height:18pt" o:ole="">
            <v:imagedata r:id="rId1256" o:title=""/>
          </v:shape>
          <o:OLEObject Type="Embed" ProgID="Equation.3" ShapeID="_x0000_i2298" DrawAspect="Content" ObjectID="_1783088301" r:id="rId1257"/>
        </w:object>
      </w:r>
      <w:r w:rsidRPr="00D93DB4">
        <w:t xml:space="preserve"> are the target LPC coefficients, derived according to formula 111</w:t>
      </w:r>
    </w:p>
    <w:p w14:paraId="5EA22870" w14:textId="783D6696" w:rsidR="0004054E" w:rsidRPr="00D93DB4" w:rsidRDefault="0004054E" w:rsidP="0004054E">
      <w:pPr>
        <w:tabs>
          <w:tab w:val="left" w:pos="1134"/>
        </w:tabs>
      </w:pPr>
      <w:r w:rsidRPr="00D93DB4">
        <w:tab/>
      </w:r>
      <w:r w:rsidR="004C5B74">
        <w:rPr>
          <w:noProof/>
          <w:position w:val="-10"/>
          <w:lang w:val="de-DE" w:eastAsia="de-DE"/>
        </w:rPr>
        <w:drawing>
          <wp:inline distT="0" distB="0" distL="0" distR="0" wp14:anchorId="51CF8D26" wp14:editId="08351A44">
            <wp:extent cx="342900" cy="180975"/>
            <wp:effectExtent l="0" t="0" r="0" b="0"/>
            <wp:docPr id="1275" name="Bild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42900" cy="180975"/>
                    </a:xfrm>
                    <a:prstGeom prst="rect">
                      <a:avLst/>
                    </a:prstGeom>
                    <a:noFill/>
                    <a:ln>
                      <a:noFill/>
                    </a:ln>
                  </pic:spPr>
                </pic:pic>
              </a:graphicData>
            </a:graphic>
          </wp:inline>
        </w:drawing>
      </w:r>
      <w:r w:rsidRPr="00D93DB4">
        <w:t xml:space="preserve"> is the fading factor as described in subclause 5.3.4.2.3, but limited to the minimum value of 0.8.</w:t>
      </w:r>
    </w:p>
    <w:p w14:paraId="0DF647AD" w14:textId="77777777" w:rsidR="0004054E" w:rsidRPr="00D93DB4" w:rsidRDefault="0004054E" w:rsidP="0004054E">
      <w:pPr>
        <w:pStyle w:val="EQ"/>
      </w:pPr>
      <w:r w:rsidRPr="00D93DB4">
        <w:tab/>
        <w:t>void</w:t>
      </w:r>
      <w:r w:rsidRPr="00D93DB4">
        <w:tab/>
        <w:t>(215)</w:t>
      </w:r>
    </w:p>
    <w:p w14:paraId="3C287C68" w14:textId="77777777" w:rsidR="0004054E" w:rsidRPr="00D93DB4" w:rsidRDefault="0004054E" w:rsidP="0004054E">
      <w:r w:rsidRPr="00D93DB4">
        <w:t>For 9.6, 16.4 and 24.4kbps, the target spectral shape of the excitation is derived during the first lost frame based on the background noise spectrum derived by CNG during clean channel decoding (see section 4.3 of [5]). Its derivation is performed as described in subclause 5.3.4.2.2 for the harmonic excitation.</w:t>
      </w:r>
    </w:p>
    <w:p w14:paraId="78398356" w14:textId="77777777" w:rsidR="0004054E" w:rsidRPr="00D93DB4" w:rsidRDefault="0004054E" w:rsidP="0004054E">
      <w:r w:rsidRPr="00D93DB4">
        <w:t>For 48, 96 and 128kbps, the target spectral shape of the excitation is the short term mean of the last three LPC coefficient sets. Its derivation is performed as described in subclause 5.3.4.2.2 for the innovative excitation.</w:t>
      </w:r>
    </w:p>
    <w:p w14:paraId="5170671D" w14:textId="77777777" w:rsidR="0004054E" w:rsidRPr="00D93DB4" w:rsidRDefault="0004054E" w:rsidP="0004054E">
      <w:r w:rsidRPr="00D93DB4">
        <w:t xml:space="preserve">The achieved LPC is converted into FDNS parameters as follows: </w:t>
      </w:r>
    </w:p>
    <w:p w14:paraId="60309A86" w14:textId="6DBC00FD" w:rsidR="0004054E" w:rsidRPr="00D93DB4" w:rsidRDefault="0004054E" w:rsidP="0004054E">
      <w:pPr>
        <w:pStyle w:val="EQ"/>
      </w:pPr>
      <w:r w:rsidRPr="00D93DB4">
        <w:tab/>
      </w:r>
      <w:r w:rsidR="004C5B74">
        <w:rPr>
          <w:noProof/>
          <w:position w:val="-24"/>
          <w:lang w:val="de-DE" w:eastAsia="de-DE"/>
        </w:rPr>
        <w:drawing>
          <wp:inline distT="0" distB="0" distL="0" distR="0" wp14:anchorId="2266C8FE" wp14:editId="4CD6F684">
            <wp:extent cx="2133600" cy="371475"/>
            <wp:effectExtent l="0" t="0" r="0" b="0"/>
            <wp:docPr id="1276" name="Bild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2"/>
                    <pic:cNvPicPr>
                      <a:picLocks noChangeAspect="1" noChangeArrowheads="1"/>
                    </pic:cNvPicPr>
                  </pic:nvPicPr>
                  <pic:blipFill>
                    <a:blip r:embed="rId1258">
                      <a:extLst>
                        <a:ext uri="{28A0092B-C50C-407E-A947-70E740481C1C}">
                          <a14:useLocalDpi xmlns:a14="http://schemas.microsoft.com/office/drawing/2010/main" val="0"/>
                        </a:ext>
                      </a:extLst>
                    </a:blip>
                    <a:srcRect/>
                    <a:stretch>
                      <a:fillRect/>
                    </a:stretch>
                  </pic:blipFill>
                  <pic:spPr bwMode="auto">
                    <a:xfrm>
                      <a:off x="0" y="0"/>
                      <a:ext cx="2133600" cy="371475"/>
                    </a:xfrm>
                    <a:prstGeom prst="rect">
                      <a:avLst/>
                    </a:prstGeom>
                    <a:noFill/>
                    <a:ln>
                      <a:noFill/>
                    </a:ln>
                  </pic:spPr>
                </pic:pic>
              </a:graphicData>
            </a:graphic>
          </wp:inline>
        </w:drawing>
      </w:r>
      <w:r w:rsidRPr="00D93DB4">
        <w:tab/>
        <w:t>(216)</w:t>
      </w:r>
    </w:p>
    <w:p w14:paraId="43A50276" w14:textId="68F38BB7" w:rsidR="0004054E" w:rsidRPr="00D93DB4" w:rsidRDefault="0004054E" w:rsidP="0004054E">
      <w:pPr>
        <w:pStyle w:val="EQ"/>
      </w:pPr>
      <w:r w:rsidRPr="00D93DB4">
        <w:tab/>
      </w:r>
      <w:r w:rsidR="004C5B74">
        <w:rPr>
          <w:noProof/>
          <w:position w:val="-24"/>
          <w:lang w:val="de-DE" w:eastAsia="de-DE"/>
        </w:rPr>
        <w:drawing>
          <wp:inline distT="0" distB="0" distL="0" distR="0" wp14:anchorId="5C39781C" wp14:editId="62E43C8B">
            <wp:extent cx="2209800" cy="371475"/>
            <wp:effectExtent l="0" t="0" r="0" b="0"/>
            <wp:docPr id="1277" name="Bild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3"/>
                    <pic:cNvPicPr>
                      <a:picLocks noChangeAspect="1" noChangeArrowheads="1"/>
                    </pic:cNvPicPr>
                  </pic:nvPicPr>
                  <pic:blipFill>
                    <a:blip r:embed="rId1259">
                      <a:extLst>
                        <a:ext uri="{28A0092B-C50C-407E-A947-70E740481C1C}">
                          <a14:useLocalDpi xmlns:a14="http://schemas.microsoft.com/office/drawing/2010/main" val="0"/>
                        </a:ext>
                      </a:extLst>
                    </a:blip>
                    <a:srcRect/>
                    <a:stretch>
                      <a:fillRect/>
                    </a:stretch>
                  </pic:blipFill>
                  <pic:spPr bwMode="auto">
                    <a:xfrm>
                      <a:off x="0" y="0"/>
                      <a:ext cx="2209800" cy="371475"/>
                    </a:xfrm>
                    <a:prstGeom prst="rect">
                      <a:avLst/>
                    </a:prstGeom>
                    <a:noFill/>
                    <a:ln>
                      <a:noFill/>
                    </a:ln>
                  </pic:spPr>
                </pic:pic>
              </a:graphicData>
            </a:graphic>
          </wp:inline>
        </w:drawing>
      </w:r>
      <w:r w:rsidRPr="00D93DB4">
        <w:tab/>
        <w:t>(217)</w:t>
      </w:r>
    </w:p>
    <w:p w14:paraId="2C5C4568" w14:textId="26A911F9" w:rsidR="0004054E" w:rsidRPr="00D93DB4" w:rsidRDefault="0004054E" w:rsidP="0004054E">
      <w:r w:rsidRPr="00D93DB4">
        <w:t xml:space="preserve">where </w:t>
      </w:r>
      <w:r w:rsidR="004C5B74">
        <w:rPr>
          <w:noProof/>
          <w:position w:val="-10"/>
          <w:lang w:val="de-DE" w:eastAsia="de-DE"/>
        </w:rPr>
        <w:drawing>
          <wp:inline distT="0" distB="0" distL="0" distR="0" wp14:anchorId="23C1C116" wp14:editId="6FE105D1">
            <wp:extent cx="180975" cy="190500"/>
            <wp:effectExtent l="0" t="0" r="0" b="0"/>
            <wp:docPr id="1278" name="Bild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4"/>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D93DB4">
        <w:t xml:space="preserve"> are the LPC coefficients. The two signals </w:t>
      </w:r>
      <w:r w:rsidR="004C5B74">
        <w:rPr>
          <w:noProof/>
          <w:position w:val="-6"/>
          <w:lang w:val="de-DE" w:eastAsia="de-DE"/>
        </w:rPr>
        <w:drawing>
          <wp:inline distT="0" distB="0" distL="0" distR="0" wp14:anchorId="5B192695" wp14:editId="04196AE5">
            <wp:extent cx="152400" cy="123825"/>
            <wp:effectExtent l="0" t="0" r="0" b="0"/>
            <wp:docPr id="1279" name="Bild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5"/>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D93DB4">
        <w:t xml:space="preserve"> and </w:t>
      </w:r>
      <w:r w:rsidR="004C5B74">
        <w:rPr>
          <w:noProof/>
          <w:position w:val="-6"/>
          <w:lang w:val="de-DE" w:eastAsia="de-DE"/>
        </w:rPr>
        <w:drawing>
          <wp:inline distT="0" distB="0" distL="0" distR="0" wp14:anchorId="6EEA07CE" wp14:editId="3DA1132E">
            <wp:extent cx="180975" cy="152400"/>
            <wp:effectExtent l="0" t="0" r="0" b="0"/>
            <wp:docPr id="1280" name="Bild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6"/>
                    <pic:cNvPicPr>
                      <a:picLocks noChangeAspect="1" noChangeArrowheads="1"/>
                    </pic:cNvPicPr>
                  </pic:nvPicPr>
                  <pic:blipFill>
                    <a:blip r:embed="rId1262">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93DB4">
        <w:t xml:space="preserve"> get zero filled to the length of 128 before a complex Fourier transform of length 128 will be applied on them to receive the real part </w:t>
      </w:r>
      <w:r w:rsidR="004C5B74">
        <w:rPr>
          <w:noProof/>
          <w:position w:val="-6"/>
          <w:lang w:val="de-DE" w:eastAsia="de-DE"/>
        </w:rPr>
        <w:drawing>
          <wp:inline distT="0" distB="0" distL="0" distR="0" wp14:anchorId="233A5656" wp14:editId="567B85AC">
            <wp:extent cx="190500" cy="152400"/>
            <wp:effectExtent l="0" t="0" r="0" b="0"/>
            <wp:docPr id="1281" name="Bild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7"/>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D93DB4">
        <w:t xml:space="preserve"> and the imaginary part </w:t>
      </w:r>
      <w:r w:rsidR="004C5B74">
        <w:rPr>
          <w:noProof/>
          <w:position w:val="-4"/>
          <w:lang w:val="de-DE" w:eastAsia="de-DE"/>
        </w:rPr>
        <w:drawing>
          <wp:inline distT="0" distB="0" distL="0" distR="0" wp14:anchorId="100ED552" wp14:editId="21B3EB64">
            <wp:extent cx="190500" cy="142875"/>
            <wp:effectExtent l="0" t="0" r="0" b="0"/>
            <wp:docPr id="1282" name="Bild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8"/>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D93DB4">
        <w:t>(see [5], subsection 5.1.4). The FDNS parameters will finally be obtained as:</w:t>
      </w:r>
    </w:p>
    <w:p w14:paraId="6ADF66C5" w14:textId="133CEDB7" w:rsidR="0004054E" w:rsidRPr="00D93DB4" w:rsidRDefault="0004054E" w:rsidP="0004054E">
      <w:pPr>
        <w:pStyle w:val="EQ"/>
      </w:pPr>
      <w:r w:rsidRPr="00D93DB4">
        <w:tab/>
      </w:r>
      <w:r w:rsidR="004C5B74">
        <w:rPr>
          <w:noProof/>
          <w:position w:val="-12"/>
          <w:lang w:val="de-DE" w:eastAsia="de-DE"/>
        </w:rPr>
        <w:drawing>
          <wp:inline distT="0" distB="0" distL="0" distR="0" wp14:anchorId="241A677C" wp14:editId="3CB1FCD3">
            <wp:extent cx="2400300" cy="276225"/>
            <wp:effectExtent l="0" t="0" r="0" b="0"/>
            <wp:docPr id="1283" name="Bild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49"/>
                    <pic:cNvPicPr>
                      <a:picLocks noChangeAspect="1" noChangeArrowheads="1"/>
                    </pic:cNvPicPr>
                  </pic:nvPicPr>
                  <pic:blipFill>
                    <a:blip r:embed="rId1265">
                      <a:extLst>
                        <a:ext uri="{28A0092B-C50C-407E-A947-70E740481C1C}">
                          <a14:useLocalDpi xmlns:a14="http://schemas.microsoft.com/office/drawing/2010/main" val="0"/>
                        </a:ext>
                      </a:extLst>
                    </a:blip>
                    <a:srcRect/>
                    <a:stretch>
                      <a:fillRect/>
                    </a:stretch>
                  </pic:blipFill>
                  <pic:spPr bwMode="auto">
                    <a:xfrm>
                      <a:off x="0" y="0"/>
                      <a:ext cx="2400300" cy="276225"/>
                    </a:xfrm>
                    <a:prstGeom prst="rect">
                      <a:avLst/>
                    </a:prstGeom>
                    <a:noFill/>
                    <a:ln>
                      <a:noFill/>
                    </a:ln>
                  </pic:spPr>
                </pic:pic>
              </a:graphicData>
            </a:graphic>
          </wp:inline>
        </w:drawing>
      </w:r>
      <w:r w:rsidRPr="00D93DB4">
        <w:tab/>
        <w:t>(218)</w:t>
      </w:r>
    </w:p>
    <w:p w14:paraId="1776720E" w14:textId="77777777" w:rsidR="0004054E" w:rsidRPr="00D93DB4" w:rsidRDefault="0004054E" w:rsidP="0004054E">
      <w:pPr>
        <w:pStyle w:val="FP"/>
      </w:pPr>
    </w:p>
    <w:p w14:paraId="36023883" w14:textId="77777777" w:rsidR="00DA4660" w:rsidRPr="00D93DB4" w:rsidRDefault="00DA4660" w:rsidP="0004054E">
      <w:pPr>
        <w:pStyle w:val="H6"/>
      </w:pPr>
      <w:r w:rsidRPr="00D93DB4">
        <w:t>5.4.6.1.3.2.3</w:t>
      </w:r>
      <w:r w:rsidRPr="00D93DB4">
        <w:tab/>
        <w:t>LTP fade-out</w:t>
      </w:r>
    </w:p>
    <w:p w14:paraId="0E3EC0A0" w14:textId="77777777" w:rsidR="00DA4660" w:rsidRPr="00D93DB4" w:rsidRDefault="00DA4660" w:rsidP="0001287F">
      <w:r w:rsidRPr="00D93DB4">
        <w:t>The LTP continues to run during concealment. The LTP lag is kept constant. The LTP gain is faded towards zero as follows:</w:t>
      </w:r>
    </w:p>
    <w:p w14:paraId="18707519" w14:textId="4CAA2EC1" w:rsidR="00DA4660" w:rsidRPr="00D93DB4" w:rsidRDefault="00DA4660" w:rsidP="0001287F">
      <w:pPr>
        <w:pStyle w:val="EQ"/>
      </w:pPr>
      <w:r w:rsidRPr="00D93DB4">
        <w:tab/>
      </w:r>
      <w:r w:rsidR="004C5B74">
        <w:rPr>
          <w:noProof/>
          <w:position w:val="-16"/>
        </w:rPr>
        <w:drawing>
          <wp:inline distT="0" distB="0" distL="0" distR="0" wp14:anchorId="2400B878" wp14:editId="7EB6FA38">
            <wp:extent cx="1462405" cy="266700"/>
            <wp:effectExtent l="0" t="0" r="0" b="0"/>
            <wp:docPr id="12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266">
                      <a:extLst>
                        <a:ext uri="{28A0092B-C50C-407E-A947-70E740481C1C}">
                          <a14:useLocalDpi xmlns:a14="http://schemas.microsoft.com/office/drawing/2010/main" val="0"/>
                        </a:ext>
                      </a:extLst>
                    </a:blip>
                    <a:srcRect/>
                    <a:stretch>
                      <a:fillRect/>
                    </a:stretch>
                  </pic:blipFill>
                  <pic:spPr bwMode="auto">
                    <a:xfrm>
                      <a:off x="0" y="0"/>
                      <a:ext cx="1462405" cy="266700"/>
                    </a:xfrm>
                    <a:prstGeom prst="rect">
                      <a:avLst/>
                    </a:prstGeom>
                    <a:noFill/>
                    <a:ln>
                      <a:noFill/>
                    </a:ln>
                  </pic:spPr>
                </pic:pic>
              </a:graphicData>
            </a:graphic>
          </wp:inline>
        </w:drawing>
      </w:r>
      <w:r w:rsidRPr="00D93DB4">
        <w:tab/>
        <w:t>(</w:t>
      </w:r>
      <w:r w:rsidR="005B1BA1" w:rsidRPr="00D93DB4">
        <w:t>219</w:t>
      </w:r>
      <w:r w:rsidRPr="00D93DB4">
        <w:t>)</w:t>
      </w:r>
    </w:p>
    <w:p w14:paraId="2D48F1B0" w14:textId="266340FF" w:rsidR="00DA4660" w:rsidRPr="00D93DB4" w:rsidRDefault="00DA4660" w:rsidP="0001287F">
      <w:pPr>
        <w:tabs>
          <w:tab w:val="left" w:pos="1134"/>
        </w:tabs>
        <w:spacing w:after="0"/>
      </w:pPr>
      <w:r w:rsidRPr="00D93DB4">
        <w:t>where:</w:t>
      </w:r>
      <w:r w:rsidRPr="00D93DB4">
        <w:tab/>
      </w:r>
      <w:r w:rsidR="004C5B74">
        <w:rPr>
          <w:noProof/>
          <w:position w:val="-16"/>
        </w:rPr>
        <w:drawing>
          <wp:inline distT="0" distB="0" distL="0" distR="0" wp14:anchorId="4AB1A4D1" wp14:editId="7726CBBE">
            <wp:extent cx="266700" cy="266700"/>
            <wp:effectExtent l="0" t="0" r="0" b="0"/>
            <wp:docPr id="1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26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3DB4">
        <w:t xml:space="preserve"> is the LTP gain of the current frame;</w:t>
      </w:r>
    </w:p>
    <w:p w14:paraId="626CA9DA" w14:textId="7443CE51" w:rsidR="00DA4660" w:rsidRPr="00D93DB4" w:rsidRDefault="00DA4660" w:rsidP="0001287F">
      <w:pPr>
        <w:tabs>
          <w:tab w:val="left" w:pos="1134"/>
        </w:tabs>
        <w:spacing w:after="0"/>
      </w:pPr>
      <w:r w:rsidRPr="00D93DB4">
        <w:tab/>
      </w:r>
      <w:r w:rsidR="004C5B74">
        <w:rPr>
          <w:noProof/>
          <w:position w:val="-16"/>
        </w:rPr>
        <w:drawing>
          <wp:inline distT="0" distB="0" distL="0" distR="0" wp14:anchorId="1C0CBBDF" wp14:editId="3B2ACE94">
            <wp:extent cx="367030" cy="266700"/>
            <wp:effectExtent l="0" t="0" r="0" b="0"/>
            <wp:docPr id="1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1268">
                      <a:extLst>
                        <a:ext uri="{28A0092B-C50C-407E-A947-70E740481C1C}">
                          <a14:useLocalDpi xmlns:a14="http://schemas.microsoft.com/office/drawing/2010/main" val="0"/>
                        </a:ext>
                      </a:extLst>
                    </a:blip>
                    <a:srcRect/>
                    <a:stretch>
                      <a:fillRect/>
                    </a:stretch>
                  </pic:blipFill>
                  <pic:spPr bwMode="auto">
                    <a:xfrm>
                      <a:off x="0" y="0"/>
                      <a:ext cx="367030" cy="266700"/>
                    </a:xfrm>
                    <a:prstGeom prst="rect">
                      <a:avLst/>
                    </a:prstGeom>
                    <a:noFill/>
                    <a:ln>
                      <a:noFill/>
                    </a:ln>
                  </pic:spPr>
                </pic:pic>
              </a:graphicData>
            </a:graphic>
          </wp:inline>
        </w:drawing>
      </w:r>
      <w:r w:rsidRPr="00D93DB4">
        <w:t xml:space="preserve"> is the LTP gain of the previous frame;</w:t>
      </w:r>
    </w:p>
    <w:p w14:paraId="7DBD03E2" w14:textId="549E0B8D" w:rsidR="00DA4660" w:rsidRPr="00D93DB4" w:rsidRDefault="00DA4660" w:rsidP="006421AB">
      <w:pPr>
        <w:tabs>
          <w:tab w:val="left" w:pos="1134"/>
        </w:tabs>
      </w:pPr>
      <w:r w:rsidRPr="00D93DB4">
        <w:tab/>
      </w:r>
      <w:r w:rsidR="004C5B74">
        <w:rPr>
          <w:noProof/>
          <w:position w:val="-10"/>
        </w:rPr>
        <w:drawing>
          <wp:inline distT="0" distB="0" distL="0" distR="0" wp14:anchorId="2F901A9A" wp14:editId="6FD8360A">
            <wp:extent cx="700405" cy="176530"/>
            <wp:effectExtent l="0" t="0" r="0" b="0"/>
            <wp:docPr id="1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1269">
                      <a:extLst>
                        <a:ext uri="{28A0092B-C50C-407E-A947-70E740481C1C}">
                          <a14:useLocalDpi xmlns:a14="http://schemas.microsoft.com/office/drawing/2010/main" val="0"/>
                        </a:ext>
                      </a:extLst>
                    </a:blip>
                    <a:srcRect/>
                    <a:stretch>
                      <a:fillRect/>
                    </a:stretch>
                  </pic:blipFill>
                  <pic:spPr bwMode="auto">
                    <a:xfrm>
                      <a:off x="0" y="0"/>
                      <a:ext cx="700405" cy="176530"/>
                    </a:xfrm>
                    <a:prstGeom prst="rect">
                      <a:avLst/>
                    </a:prstGeom>
                    <a:noFill/>
                    <a:ln>
                      <a:noFill/>
                    </a:ln>
                  </pic:spPr>
                </pic:pic>
              </a:graphicData>
            </a:graphic>
          </wp:inline>
        </w:drawing>
      </w:r>
      <w:r w:rsidRPr="00D93DB4">
        <w:t xml:space="preserve"> is the damping factor, its derivation is outlined in subclause 5.4.6.1.4.</w:t>
      </w:r>
    </w:p>
    <w:p w14:paraId="574AE053" w14:textId="77777777" w:rsidR="00DA4660" w:rsidRPr="00D93DB4" w:rsidRDefault="00DA4660" w:rsidP="0001287F">
      <w:pPr>
        <w:pStyle w:val="Heading5"/>
      </w:pPr>
      <w:bookmarkStart w:id="230" w:name="_Toc123562489"/>
      <w:r w:rsidRPr="00D93DB4">
        <w:t>5.4.6.1.4</w:t>
      </w:r>
      <w:r w:rsidRPr="00D93DB4">
        <w:tab/>
        <w:t>Fading speed</w:t>
      </w:r>
      <w:bookmarkEnd w:id="230"/>
    </w:p>
    <w:p w14:paraId="6E8CA74B" w14:textId="77777777" w:rsidR="00DA4660" w:rsidRPr="00D93DB4" w:rsidRDefault="00DA4660" w:rsidP="0001287F">
      <w:r w:rsidRPr="00D93DB4">
        <w:t>Several algorithms use a time-varying damping factor for fade-out, cross-fade etc. Depending on the application, either the damping factor or the cumulative damping factor is needed.</w:t>
      </w:r>
    </w:p>
    <w:p w14:paraId="24FACB9A" w14:textId="145BBC55" w:rsidR="00DA4660" w:rsidRPr="00D93DB4" w:rsidRDefault="00DA4660" w:rsidP="0001287F">
      <w:r w:rsidRPr="00D93DB4">
        <w:t>The damping factor, here described as</w:t>
      </w:r>
      <w:r w:rsidR="004C5B74">
        <w:rPr>
          <w:noProof/>
          <w:position w:val="-10"/>
        </w:rPr>
        <w:drawing>
          <wp:inline distT="0" distB="0" distL="0" distR="0" wp14:anchorId="46594F73" wp14:editId="6A81E5DA">
            <wp:extent cx="700405" cy="190500"/>
            <wp:effectExtent l="0" t="0" r="0" b="0"/>
            <wp:docPr id="1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1270">
                      <a:extLst>
                        <a:ext uri="{28A0092B-C50C-407E-A947-70E740481C1C}">
                          <a14:useLocalDpi xmlns:a14="http://schemas.microsoft.com/office/drawing/2010/main" val="0"/>
                        </a:ext>
                      </a:extLst>
                    </a:blip>
                    <a:srcRect/>
                    <a:stretch>
                      <a:fillRect/>
                    </a:stretch>
                  </pic:blipFill>
                  <pic:spPr bwMode="auto">
                    <a:xfrm>
                      <a:off x="0" y="0"/>
                      <a:ext cx="700405" cy="190500"/>
                    </a:xfrm>
                    <a:prstGeom prst="rect">
                      <a:avLst/>
                    </a:prstGeom>
                    <a:noFill/>
                    <a:ln>
                      <a:noFill/>
                    </a:ln>
                  </pic:spPr>
                </pic:pic>
              </a:graphicData>
            </a:graphic>
          </wp:inline>
        </w:drawing>
      </w:r>
      <w:r w:rsidRPr="00D93DB4">
        <w:t>, depends on the number of lost frames and the ISF stability factor. The ISF stability factor is already computed in the clean channel. With the lost frame having the index 0, it is derived as follows</w:t>
      </w:r>
    </w:p>
    <w:p w14:paraId="4461A764" w14:textId="228A01F7" w:rsidR="00DA4660" w:rsidRPr="00D93DB4" w:rsidRDefault="00DA4660" w:rsidP="0001287F">
      <w:pPr>
        <w:pStyle w:val="EQ"/>
      </w:pPr>
      <w:r w:rsidRPr="00D93DB4">
        <w:tab/>
      </w:r>
      <w:r w:rsidR="004C5B74">
        <w:rPr>
          <w:noProof/>
          <w:position w:val="-10"/>
        </w:rPr>
        <w:drawing>
          <wp:inline distT="0" distB="0" distL="0" distR="0" wp14:anchorId="6B49CFE2" wp14:editId="210D9E98">
            <wp:extent cx="1905000" cy="228600"/>
            <wp:effectExtent l="0" t="0" r="0" b="0"/>
            <wp:docPr id="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271">
                      <a:extLst>
                        <a:ext uri="{28A0092B-C50C-407E-A947-70E740481C1C}">
                          <a14:useLocalDpi xmlns:a14="http://schemas.microsoft.com/office/drawing/2010/main" val="0"/>
                        </a:ext>
                      </a:extLst>
                    </a:blip>
                    <a:srcRect/>
                    <a:stretch>
                      <a:fillRect/>
                    </a:stretch>
                  </pic:blipFill>
                  <pic:spPr bwMode="auto">
                    <a:xfrm>
                      <a:off x="0" y="0"/>
                      <a:ext cx="1905000" cy="228600"/>
                    </a:xfrm>
                    <a:prstGeom prst="rect">
                      <a:avLst/>
                    </a:prstGeom>
                    <a:noFill/>
                    <a:ln>
                      <a:noFill/>
                    </a:ln>
                  </pic:spPr>
                </pic:pic>
              </a:graphicData>
            </a:graphic>
          </wp:inline>
        </w:drawing>
      </w:r>
      <w:r w:rsidRPr="00D93DB4">
        <w:tab/>
        <w:t>(</w:t>
      </w:r>
      <w:r w:rsidR="005B1BA1" w:rsidRPr="00D93DB4">
        <w:t>220</w:t>
      </w:r>
      <w:r w:rsidRPr="00D93DB4">
        <w:t>)</w:t>
      </w:r>
    </w:p>
    <w:p w14:paraId="715F7600" w14:textId="312A01E3" w:rsidR="00DA4660" w:rsidRPr="00D93DB4" w:rsidRDefault="00DA4660" w:rsidP="0001287F">
      <w:pPr>
        <w:pStyle w:val="EQ"/>
      </w:pPr>
      <w:r w:rsidRPr="00D93DB4">
        <w:tab/>
      </w:r>
      <w:r w:rsidR="004C5B74">
        <w:rPr>
          <w:noProof/>
          <w:position w:val="-10"/>
        </w:rPr>
        <w:drawing>
          <wp:inline distT="0" distB="0" distL="0" distR="0" wp14:anchorId="09B8FA88" wp14:editId="21A0CECB">
            <wp:extent cx="1929130" cy="228600"/>
            <wp:effectExtent l="0" t="0" r="0" b="0"/>
            <wp:docPr id="1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1929130" cy="228600"/>
                    </a:xfrm>
                    <a:prstGeom prst="rect">
                      <a:avLst/>
                    </a:prstGeom>
                    <a:noFill/>
                    <a:ln>
                      <a:noFill/>
                    </a:ln>
                  </pic:spPr>
                </pic:pic>
              </a:graphicData>
            </a:graphic>
          </wp:inline>
        </w:drawing>
      </w:r>
      <w:r w:rsidRPr="00D93DB4">
        <w:tab/>
        <w:t>(</w:t>
      </w:r>
      <w:r w:rsidR="005B1BA1" w:rsidRPr="00D93DB4">
        <w:t>221</w:t>
      </w:r>
      <w:r w:rsidRPr="00D93DB4">
        <w:t>)</w:t>
      </w:r>
    </w:p>
    <w:p w14:paraId="763ED38F" w14:textId="1735F5A8" w:rsidR="00DA4660" w:rsidRPr="00D93DB4" w:rsidRDefault="00DA4660" w:rsidP="0001287F">
      <w:pPr>
        <w:pStyle w:val="EQ"/>
      </w:pPr>
      <w:r w:rsidRPr="00D93DB4">
        <w:tab/>
      </w:r>
      <w:r w:rsidR="004C5B74">
        <w:rPr>
          <w:noProof/>
          <w:position w:val="-10"/>
        </w:rPr>
        <w:drawing>
          <wp:inline distT="0" distB="0" distL="0" distR="0" wp14:anchorId="186FD667" wp14:editId="2E01D430">
            <wp:extent cx="2076450" cy="233680"/>
            <wp:effectExtent l="0" t="0" r="0" b="0"/>
            <wp:docPr id="1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1273">
                      <a:extLst>
                        <a:ext uri="{28A0092B-C50C-407E-A947-70E740481C1C}">
                          <a14:useLocalDpi xmlns:a14="http://schemas.microsoft.com/office/drawing/2010/main" val="0"/>
                        </a:ext>
                      </a:extLst>
                    </a:blip>
                    <a:srcRect/>
                    <a:stretch>
                      <a:fillRect/>
                    </a:stretch>
                  </pic:blipFill>
                  <pic:spPr bwMode="auto">
                    <a:xfrm>
                      <a:off x="0" y="0"/>
                      <a:ext cx="2076450" cy="233680"/>
                    </a:xfrm>
                    <a:prstGeom prst="rect">
                      <a:avLst/>
                    </a:prstGeom>
                    <a:noFill/>
                    <a:ln>
                      <a:noFill/>
                    </a:ln>
                  </pic:spPr>
                </pic:pic>
              </a:graphicData>
            </a:graphic>
          </wp:inline>
        </w:drawing>
      </w:r>
      <w:r w:rsidRPr="00D93DB4">
        <w:tab/>
        <w:t>(</w:t>
      </w:r>
      <w:r w:rsidR="005B1BA1" w:rsidRPr="00D93DB4">
        <w:t>222</w:t>
      </w:r>
      <w:r w:rsidRPr="00D93DB4">
        <w:t>)</w:t>
      </w:r>
    </w:p>
    <w:p w14:paraId="63471500" w14:textId="081A9588" w:rsidR="00DA4660" w:rsidRPr="00D93DB4" w:rsidRDefault="00DA4660" w:rsidP="0001287F">
      <w:r w:rsidRPr="00D93DB4">
        <w:t>The cumulative damping factor, here described as</w:t>
      </w:r>
      <w:r w:rsidR="004C5B74">
        <w:rPr>
          <w:noProof/>
          <w:position w:val="-10"/>
        </w:rPr>
        <w:drawing>
          <wp:inline distT="0" distB="0" distL="0" distR="0" wp14:anchorId="1580DA3A" wp14:editId="1FAB4248">
            <wp:extent cx="1057275" cy="190500"/>
            <wp:effectExtent l="0" t="0" r="0" b="0"/>
            <wp:docPr id="1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1274">
                      <a:extLst>
                        <a:ext uri="{28A0092B-C50C-407E-A947-70E740481C1C}">
                          <a14:useLocalDpi xmlns:a14="http://schemas.microsoft.com/office/drawing/2010/main" val="0"/>
                        </a:ext>
                      </a:extLst>
                    </a:blip>
                    <a:srcRect/>
                    <a:stretch>
                      <a:fillRect/>
                    </a:stretch>
                  </pic:blipFill>
                  <pic:spPr bwMode="auto">
                    <a:xfrm>
                      <a:off x="0" y="0"/>
                      <a:ext cx="1057275" cy="190500"/>
                    </a:xfrm>
                    <a:prstGeom prst="rect">
                      <a:avLst/>
                    </a:prstGeom>
                    <a:noFill/>
                    <a:ln>
                      <a:noFill/>
                    </a:ln>
                  </pic:spPr>
                </pic:pic>
              </a:graphicData>
            </a:graphic>
          </wp:inline>
        </w:drawing>
      </w:r>
      <w:r w:rsidRPr="00D93DB4">
        <w:t>, is initialized with 1 during clean-channel decoding and derived as follows during concealment:</w:t>
      </w:r>
    </w:p>
    <w:p w14:paraId="38FD8B2D" w14:textId="2D602C77" w:rsidR="00DA4660" w:rsidRPr="00D93DB4" w:rsidRDefault="00D93DB4" w:rsidP="0001287F">
      <w:pPr>
        <w:pStyle w:val="EQ"/>
        <w:tabs>
          <w:tab w:val="left" w:pos="1725"/>
        </w:tabs>
      </w:pPr>
      <w:r>
        <w:tab/>
      </w:r>
      <w:r w:rsidR="004C5B74">
        <w:rPr>
          <w:noProof/>
          <w:position w:val="-10"/>
        </w:rPr>
        <w:drawing>
          <wp:inline distT="0" distB="0" distL="0" distR="0" wp14:anchorId="0B40AE60" wp14:editId="01E79C34">
            <wp:extent cx="3495675" cy="233680"/>
            <wp:effectExtent l="0" t="0" r="0" b="0"/>
            <wp:docPr id="1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1275">
                      <a:extLst>
                        <a:ext uri="{28A0092B-C50C-407E-A947-70E740481C1C}">
                          <a14:useLocalDpi xmlns:a14="http://schemas.microsoft.com/office/drawing/2010/main" val="0"/>
                        </a:ext>
                      </a:extLst>
                    </a:blip>
                    <a:srcRect/>
                    <a:stretch>
                      <a:fillRect/>
                    </a:stretch>
                  </pic:blipFill>
                  <pic:spPr bwMode="auto">
                    <a:xfrm>
                      <a:off x="0" y="0"/>
                      <a:ext cx="3495675" cy="233680"/>
                    </a:xfrm>
                    <a:prstGeom prst="rect">
                      <a:avLst/>
                    </a:prstGeom>
                    <a:noFill/>
                    <a:ln>
                      <a:noFill/>
                    </a:ln>
                  </pic:spPr>
                </pic:pic>
              </a:graphicData>
            </a:graphic>
          </wp:inline>
        </w:drawing>
      </w:r>
      <w:r w:rsidR="00DA4660" w:rsidRPr="00D93DB4">
        <w:tab/>
        <w:t>(</w:t>
      </w:r>
      <w:r w:rsidR="005B1BA1" w:rsidRPr="00D93DB4">
        <w:t>223</w:t>
      </w:r>
      <w:r w:rsidR="00DA4660" w:rsidRPr="00D93DB4">
        <w:t>)</w:t>
      </w:r>
    </w:p>
    <w:p w14:paraId="71D0FF95" w14:textId="77777777" w:rsidR="0004054E" w:rsidRPr="00D93DB4" w:rsidRDefault="0004054E" w:rsidP="0004054E">
      <w:pPr>
        <w:pStyle w:val="FP"/>
      </w:pPr>
    </w:p>
    <w:p w14:paraId="79E9E6D8" w14:textId="77777777" w:rsidR="0004054E" w:rsidRPr="00D93DB4" w:rsidRDefault="0004054E" w:rsidP="0004054E">
      <w:pPr>
        <w:pStyle w:val="Heading5"/>
      </w:pPr>
      <w:bookmarkStart w:id="231" w:name="_Toc123562490"/>
      <w:r w:rsidRPr="00D93DB4">
        <w:t>5.4.6.1.5</w:t>
      </w:r>
      <w:r w:rsidRPr="00D93DB4">
        <w:tab/>
        <w:t>Waveform adjustment</w:t>
      </w:r>
      <w:bookmarkEnd w:id="231"/>
    </w:p>
    <w:p w14:paraId="1D49E614" w14:textId="77777777" w:rsidR="0004054E" w:rsidRPr="00D93DB4" w:rsidRDefault="0004054E" w:rsidP="0004054E">
      <w:r w:rsidRPr="00D93DB4">
        <w:t>The fade out is performed as described in section 5.4.6.1.3, just that no lpc gain compensation (see section 5.2.5) takes place.</w:t>
      </w:r>
    </w:p>
    <w:p w14:paraId="370C5F9D" w14:textId="77777777" w:rsidR="00DA4660" w:rsidRPr="00D93DB4" w:rsidRDefault="00DA4660" w:rsidP="0001287F">
      <w:pPr>
        <w:pStyle w:val="Heading4"/>
      </w:pPr>
      <w:bookmarkStart w:id="232" w:name="_Toc123562491"/>
      <w:r w:rsidRPr="00D93DB4">
        <w:t>5.4.6.2</w:t>
      </w:r>
      <w:r w:rsidRPr="00D93DB4">
        <w:tab/>
        <w:t>HQ MDCT</w:t>
      </w:r>
      <w:bookmarkEnd w:id="232"/>
    </w:p>
    <w:p w14:paraId="70BCD569" w14:textId="77777777" w:rsidR="00DA4660" w:rsidRPr="00D93DB4" w:rsidRDefault="00DA4660" w:rsidP="0001287F">
      <w:pPr>
        <w:pStyle w:val="Heading5"/>
      </w:pPr>
      <w:bookmarkStart w:id="233" w:name="_Toc123562492"/>
      <w:r w:rsidRPr="00D93DB4">
        <w:t>5.4.6.2.1</w:t>
      </w:r>
      <w:r w:rsidRPr="00D93DB4">
        <w:tab/>
        <w:t>Burst loss handling for 8 kHz audio output sampling rate</w:t>
      </w:r>
      <w:bookmarkEnd w:id="233"/>
    </w:p>
    <w:p w14:paraId="17541302" w14:textId="77777777" w:rsidR="00DA4660" w:rsidRPr="00D93DB4" w:rsidRDefault="00DA4660" w:rsidP="0001287F">
      <w:r w:rsidRPr="00D93DB4">
        <w:t xml:space="preserve">The burst loss handling for 8 </w:t>
      </w:r>
      <w:r w:rsidR="00C74AAD" w:rsidRPr="00D93DB4">
        <w:t>kHz</w:t>
      </w:r>
      <w:r w:rsidRPr="00D93DB4">
        <w:t xml:space="preserve"> audio sampling rate is described as part of the HQ MDCT PLC method description for 8 kHz signals, see clauses </w:t>
      </w:r>
      <w:r w:rsidR="00956FFB" w:rsidRPr="00D93DB4">
        <w:t>5.4.3.3</w:t>
      </w:r>
      <w:r w:rsidRPr="00D93DB4">
        <w:t xml:space="preserve"> and </w:t>
      </w:r>
      <w:r w:rsidR="00956FFB" w:rsidRPr="00D93DB4">
        <w:t>5.4.3.4</w:t>
      </w:r>
      <w:r w:rsidRPr="00D93DB4">
        <w:t>.</w:t>
      </w:r>
    </w:p>
    <w:p w14:paraId="0F6A02EE" w14:textId="77777777" w:rsidR="00DA4660" w:rsidRPr="00D93DB4" w:rsidRDefault="00DA4660" w:rsidP="0001287F">
      <w:pPr>
        <w:pStyle w:val="Heading5"/>
      </w:pPr>
      <w:bookmarkStart w:id="234" w:name="_Toc123562493"/>
      <w:r w:rsidRPr="00D93DB4">
        <w:t>5.4.6.2.2</w:t>
      </w:r>
      <w:r w:rsidRPr="00D93DB4">
        <w:tab/>
        <w:t>Burst loss handling audio output sampling rates larger or equal to 16 kHz</w:t>
      </w:r>
      <w:bookmarkEnd w:id="234"/>
    </w:p>
    <w:p w14:paraId="70FF17B6" w14:textId="77777777" w:rsidR="00DA4660" w:rsidRPr="00D93DB4" w:rsidRDefault="00DA4660" w:rsidP="0001287F">
      <w:r w:rsidRPr="00D93DB4">
        <w:t xml:space="preserve">In case the audio output signal frequency exceeds 8 kHz and the current frame loss is the first loss after a good HQ MDCT frame the PLC method is selected according to the method described in subclause </w:t>
      </w:r>
      <w:r w:rsidR="00956FFB" w:rsidRPr="00D93DB4">
        <w:t>5.4.3.2</w:t>
      </w:r>
      <w:r w:rsidRPr="00D93DB4">
        <w:t>. If however the current frame loss is at least the second consecutive loss after a preceding good HQ MDCT frame, then the procedure described in this clause applies.</w:t>
      </w:r>
    </w:p>
    <w:p w14:paraId="053D8440" w14:textId="1F223376" w:rsidR="00DA4660" w:rsidRPr="00D93DB4" w:rsidRDefault="00DA4660" w:rsidP="0001287F">
      <w:r w:rsidRPr="00D93DB4">
        <w:t xml:space="preserve">In case the current frame loss is the second loss in a row and the PLC method according to subclause </w:t>
      </w:r>
      <w:r w:rsidR="00956FFB" w:rsidRPr="00D93DB4">
        <w:t>5.4.3.6</w:t>
      </w:r>
      <w:r w:rsidRPr="00D93DB4">
        <w:t xml:space="preserve"> was applied for the first bad frame, Phase ECU according to subclause </w:t>
      </w:r>
      <w:r w:rsidR="00956FFB" w:rsidRPr="00D93DB4">
        <w:t>5.4.3.5</w:t>
      </w:r>
      <w:r w:rsidRPr="00D93DB4">
        <w:t xml:space="preserve"> is applied with the following adaptations: Transient analysis and spectrum analysis are carried out with the previous synthesis signal of the last good HQ MDCT frame. The offset </w:t>
      </w:r>
      <w:r w:rsidR="004C5B74">
        <w:rPr>
          <w:noProof/>
          <w:position w:val="-14"/>
        </w:rPr>
        <w:drawing>
          <wp:inline distT="0" distB="0" distL="0" distR="0" wp14:anchorId="4B6E6168" wp14:editId="74A954AC">
            <wp:extent cx="266700" cy="214630"/>
            <wp:effectExtent l="0" t="0" r="0" b="0"/>
            <wp:docPr id="1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1276">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D93DB4">
        <w:t>in number of samples since the last good frame is accordingly incremented by</w:t>
      </w:r>
      <w:r w:rsidR="004C5B74">
        <w:rPr>
          <w:noProof/>
          <w:position w:val="-4"/>
        </w:rPr>
        <w:drawing>
          <wp:inline distT="0" distB="0" distL="0" distR="0" wp14:anchorId="649BA606" wp14:editId="54596144">
            <wp:extent cx="128905" cy="138430"/>
            <wp:effectExtent l="0" t="0" r="0" b="0"/>
            <wp:docPr id="1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r>
      <w:r w:rsidRPr="00D93DB4">
        <w:t xml:space="preserve">. </w:t>
      </w:r>
    </w:p>
    <w:p w14:paraId="24074AB7" w14:textId="77777777" w:rsidR="00DA4660" w:rsidRPr="00D93DB4" w:rsidRDefault="00DA4660" w:rsidP="0001287F">
      <w:r w:rsidRPr="00D93DB4">
        <w:t xml:space="preserve">Otherwise, in case the current frame loss is the second loss in a row and if Phase ECU was applied for the first frame loss, Phase ECU according to subclause </w:t>
      </w:r>
      <w:r w:rsidR="00956FFB" w:rsidRPr="00D93DB4">
        <w:t>5.4.3.5</w:t>
      </w:r>
      <w:r w:rsidRPr="00D93DB4">
        <w:t xml:space="preserve"> is applied with the adaptation that no spectral analysis is carried out and that transient analysis relies on previously calculated and stored parameters. Details are described in subclause </w:t>
      </w:r>
      <w:r w:rsidR="00956FFB" w:rsidRPr="00D93DB4">
        <w:t>5.4.3.5</w:t>
      </w:r>
      <w:r w:rsidRPr="00D93DB4">
        <w:t>.1.</w:t>
      </w:r>
    </w:p>
    <w:p w14:paraId="46CA228D" w14:textId="77777777" w:rsidR="00DA4660" w:rsidRPr="00D93DB4" w:rsidRDefault="00DA4660" w:rsidP="0001287F">
      <w:r w:rsidRPr="00D93DB4">
        <w:t xml:space="preserve">In case the current frame loss is the third or more in a row Phase ECU is applied according to subclause </w:t>
      </w:r>
      <w:r w:rsidR="00956FFB" w:rsidRPr="00D93DB4">
        <w:t>5.4.3.5</w:t>
      </w:r>
      <w:r w:rsidRPr="00D93DB4">
        <w:t xml:space="preserve"> with the adaptation that no spectral analysis is carried out and that transient analysis relies on previously calculated and stored parameters (that were calculated based on the synthesis of the last good HQ MDCT frame). The operation of the Phase ECU is modified in response to the frame loss burst condition. Specifically, magnitude and phase of the substitution frame spectrum are adjusted in order to mitigate potential quality losses that might otherwise arise from too periodic or tonal sounds. With increasing loss burst length, the magnitude spectrum is adjusted by gradually increasing attenuation. At the same time the phase spectrum is dithered with an increasing degree. Further details are described in subclause </w:t>
      </w:r>
      <w:r w:rsidR="00956FFB" w:rsidRPr="00D93DB4">
        <w:t>5.4.3.5</w:t>
      </w:r>
      <w:r w:rsidRPr="00D93DB4">
        <w:t>.1.</w:t>
      </w:r>
    </w:p>
    <w:p w14:paraId="539C4D6B" w14:textId="7B6EA0A6" w:rsidR="00DA4660" w:rsidRPr="00D93DB4" w:rsidRDefault="00DA4660" w:rsidP="0001287F">
      <w:r w:rsidRPr="00D93DB4">
        <w:t>A special feature is the long-term muting behaviour in case of long loss bursts with many consecutive lost frames. In that case, the quality of the audio signal that is reconstructed by Phase ECU might still suffer from tonal artefacts, despite the performed phase randomization. Too strong magnitude attenuation could at the same time lead to quality impairments, as this could be perceived as signal drop-outs. The feature avoids such impairments to a large degree by gradually superposing the substitution signal of the Phase ECU with a noise signal, where the frequency characteristic of the noise signal is a low-resolution spectral representation of a previously received good frame. With increasing number of frame losses in a row, the substitution signal of the Phase ECU is gradually attenuated. At the same time, the frame energy loss is compensated for through the addition of a noise signal with similar spectral characteristics like the last received good frame but with a certain degree of low-pass behaviour. For very long frame loss bursts (</w:t>
      </w:r>
      <w:r w:rsidR="004C5B74">
        <w:rPr>
          <w:noProof/>
          <w:position w:val="-10"/>
        </w:rPr>
        <w:drawing>
          <wp:inline distT="0" distB="0" distL="0" distR="0" wp14:anchorId="423D2CD0" wp14:editId="21D820CA">
            <wp:extent cx="557530" cy="190500"/>
            <wp:effectExtent l="0" t="0" r="0" b="0"/>
            <wp:docPr id="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557530" cy="190500"/>
                    </a:xfrm>
                    <a:prstGeom prst="rect">
                      <a:avLst/>
                    </a:prstGeom>
                    <a:noFill/>
                    <a:ln>
                      <a:noFill/>
                    </a:ln>
                  </pic:spPr>
                </pic:pic>
              </a:graphicData>
            </a:graphic>
          </wp:inline>
        </w:drawing>
      </w:r>
      <w:r w:rsidRPr="00D93DB4">
        <w:t xml:space="preserve">) the additional noise contribution faded out in order to enforce a muting characteristic of the decoder. Further details of the long-term muting feature are described in subclauses </w:t>
      </w:r>
      <w:r w:rsidR="00956FFB" w:rsidRPr="00D93DB4">
        <w:t>5.4.3.5</w:t>
      </w:r>
      <w:r w:rsidRPr="00D93DB4">
        <w:t xml:space="preserve">.1 and </w:t>
      </w:r>
      <w:r w:rsidR="00956FFB" w:rsidRPr="00D93DB4">
        <w:t>5.4.3.5</w:t>
      </w:r>
      <w:r w:rsidRPr="00D93DB4">
        <w:t>.3.</w:t>
      </w:r>
    </w:p>
    <w:p w14:paraId="2E52E5AD" w14:textId="77777777" w:rsidR="00DA4660" w:rsidRPr="00D93DB4" w:rsidRDefault="00DA4660" w:rsidP="0001287F">
      <w:pPr>
        <w:pStyle w:val="Heading2"/>
      </w:pPr>
      <w:bookmarkStart w:id="235" w:name="_Toc123562494"/>
      <w:r w:rsidRPr="00D93DB4">
        <w:t>5.5</w:t>
      </w:r>
      <w:r w:rsidRPr="00D93DB4">
        <w:tab/>
        <w:t>SID frame concealment operation</w:t>
      </w:r>
      <w:bookmarkEnd w:id="235"/>
    </w:p>
    <w:p w14:paraId="3D41F597" w14:textId="77777777" w:rsidR="00DA4660" w:rsidRPr="00D93DB4" w:rsidRDefault="00DA4660" w:rsidP="0001287F">
      <w:r w:rsidRPr="00D93DB4">
        <w:t>In the case of the loss of an SID frame, the comfort noise will be generated based on the last received SID frame.</w:t>
      </w:r>
    </w:p>
    <w:p w14:paraId="2677703B" w14:textId="77777777" w:rsidR="00DA4660" w:rsidRPr="00D93DB4" w:rsidRDefault="00DA4660" w:rsidP="0001287F">
      <w:pPr>
        <w:pStyle w:val="Heading8"/>
      </w:pPr>
      <w:bookmarkStart w:id="236" w:name="historyclause"/>
      <w:r w:rsidRPr="00D93DB4">
        <w:br w:type="page"/>
      </w:r>
      <w:bookmarkStart w:id="237" w:name="_Toc123562495"/>
      <w:r w:rsidRPr="00D93DB4">
        <w:t xml:space="preserve">Annex </w:t>
      </w:r>
      <w:r w:rsidR="009553B7" w:rsidRPr="00D93DB4">
        <w:t>A</w:t>
      </w:r>
      <w:r w:rsidRPr="00D93DB4">
        <w:t xml:space="preserve"> (informative):</w:t>
      </w:r>
      <w:r w:rsidRPr="00D93DB4">
        <w:br/>
        <w:t>Change history</w:t>
      </w:r>
      <w:bookmarkEnd w:id="237"/>
    </w:p>
    <w:bookmarkEnd w:id="236"/>
    <w:p w14:paraId="4F19611F" w14:textId="77777777" w:rsidR="00260FDC" w:rsidRPr="00D93DB4" w:rsidRDefault="00260FDC" w:rsidP="007B5BD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7B5BD8" w:rsidRPr="00D93DB4" w14:paraId="423FC70E" w14:textId="77777777" w:rsidTr="00026C7F">
        <w:trPr>
          <w:cantSplit/>
        </w:trPr>
        <w:tc>
          <w:tcPr>
            <w:tcW w:w="9639" w:type="dxa"/>
            <w:gridSpan w:val="8"/>
            <w:tcBorders>
              <w:bottom w:val="nil"/>
            </w:tcBorders>
            <w:shd w:val="solid" w:color="FFFFFF" w:fill="auto"/>
          </w:tcPr>
          <w:p w14:paraId="1BAFCC5D" w14:textId="77777777" w:rsidR="007B5BD8" w:rsidRPr="00D93DB4" w:rsidRDefault="007B5BD8" w:rsidP="00026C7F">
            <w:pPr>
              <w:pStyle w:val="TAL"/>
              <w:jc w:val="center"/>
              <w:rPr>
                <w:b/>
                <w:sz w:val="16"/>
              </w:rPr>
            </w:pPr>
            <w:r w:rsidRPr="00D93DB4">
              <w:rPr>
                <w:b/>
              </w:rPr>
              <w:t>Change history</w:t>
            </w:r>
          </w:p>
        </w:tc>
      </w:tr>
      <w:tr w:rsidR="007B5BD8" w:rsidRPr="00D93DB4" w14:paraId="7580FBB9" w14:textId="77777777" w:rsidTr="00026C7F">
        <w:tc>
          <w:tcPr>
            <w:tcW w:w="800" w:type="dxa"/>
            <w:shd w:val="pct10" w:color="auto" w:fill="FFFFFF"/>
          </w:tcPr>
          <w:p w14:paraId="23C43190" w14:textId="77777777" w:rsidR="007B5BD8" w:rsidRPr="00D93DB4" w:rsidRDefault="007B5BD8" w:rsidP="00026C7F">
            <w:pPr>
              <w:pStyle w:val="TAL"/>
              <w:rPr>
                <w:b/>
                <w:sz w:val="16"/>
              </w:rPr>
            </w:pPr>
            <w:r w:rsidRPr="00D93DB4">
              <w:rPr>
                <w:b/>
                <w:sz w:val="16"/>
              </w:rPr>
              <w:t>Date</w:t>
            </w:r>
          </w:p>
        </w:tc>
        <w:tc>
          <w:tcPr>
            <w:tcW w:w="800" w:type="dxa"/>
            <w:shd w:val="pct10" w:color="auto" w:fill="FFFFFF"/>
          </w:tcPr>
          <w:p w14:paraId="38AE341C" w14:textId="77777777" w:rsidR="007B5BD8" w:rsidRPr="00D93DB4" w:rsidRDefault="007B5BD8" w:rsidP="00026C7F">
            <w:pPr>
              <w:pStyle w:val="TAL"/>
              <w:rPr>
                <w:b/>
                <w:sz w:val="16"/>
              </w:rPr>
            </w:pPr>
            <w:r w:rsidRPr="00D93DB4">
              <w:rPr>
                <w:b/>
                <w:sz w:val="16"/>
              </w:rPr>
              <w:t>Meeting</w:t>
            </w:r>
          </w:p>
        </w:tc>
        <w:tc>
          <w:tcPr>
            <w:tcW w:w="1094" w:type="dxa"/>
            <w:shd w:val="pct10" w:color="auto" w:fill="FFFFFF"/>
          </w:tcPr>
          <w:p w14:paraId="0E11E500" w14:textId="77777777" w:rsidR="007B5BD8" w:rsidRPr="00D93DB4" w:rsidRDefault="007B5BD8" w:rsidP="00026C7F">
            <w:pPr>
              <w:pStyle w:val="TAL"/>
              <w:rPr>
                <w:b/>
                <w:sz w:val="16"/>
              </w:rPr>
            </w:pPr>
            <w:r w:rsidRPr="00D93DB4">
              <w:rPr>
                <w:b/>
                <w:sz w:val="16"/>
              </w:rPr>
              <w:t>TDoc</w:t>
            </w:r>
          </w:p>
        </w:tc>
        <w:tc>
          <w:tcPr>
            <w:tcW w:w="425" w:type="dxa"/>
            <w:shd w:val="pct10" w:color="auto" w:fill="FFFFFF"/>
          </w:tcPr>
          <w:p w14:paraId="5F8AE7C5" w14:textId="77777777" w:rsidR="007B5BD8" w:rsidRPr="00D93DB4" w:rsidRDefault="007B5BD8" w:rsidP="00026C7F">
            <w:pPr>
              <w:pStyle w:val="TAL"/>
              <w:rPr>
                <w:b/>
                <w:sz w:val="16"/>
              </w:rPr>
            </w:pPr>
            <w:r w:rsidRPr="00D93DB4">
              <w:rPr>
                <w:b/>
                <w:sz w:val="16"/>
              </w:rPr>
              <w:t>CR</w:t>
            </w:r>
          </w:p>
        </w:tc>
        <w:tc>
          <w:tcPr>
            <w:tcW w:w="425" w:type="dxa"/>
            <w:shd w:val="pct10" w:color="auto" w:fill="FFFFFF"/>
          </w:tcPr>
          <w:p w14:paraId="6EEA684D" w14:textId="77777777" w:rsidR="007B5BD8" w:rsidRPr="00D93DB4" w:rsidRDefault="007B5BD8" w:rsidP="005F4297">
            <w:pPr>
              <w:pStyle w:val="TAL"/>
              <w:jc w:val="center"/>
              <w:rPr>
                <w:b/>
                <w:sz w:val="16"/>
              </w:rPr>
            </w:pPr>
            <w:r w:rsidRPr="00D93DB4">
              <w:rPr>
                <w:b/>
                <w:sz w:val="16"/>
              </w:rPr>
              <w:t>Rev</w:t>
            </w:r>
          </w:p>
        </w:tc>
        <w:tc>
          <w:tcPr>
            <w:tcW w:w="425" w:type="dxa"/>
            <w:shd w:val="pct10" w:color="auto" w:fill="FFFFFF"/>
          </w:tcPr>
          <w:p w14:paraId="31B035DA" w14:textId="77777777" w:rsidR="007B5BD8" w:rsidRPr="00D93DB4" w:rsidRDefault="007B5BD8" w:rsidP="00026C7F">
            <w:pPr>
              <w:pStyle w:val="TAL"/>
              <w:rPr>
                <w:b/>
                <w:sz w:val="16"/>
              </w:rPr>
            </w:pPr>
            <w:r w:rsidRPr="00D93DB4">
              <w:rPr>
                <w:b/>
                <w:sz w:val="16"/>
              </w:rPr>
              <w:t>Cat</w:t>
            </w:r>
          </w:p>
        </w:tc>
        <w:tc>
          <w:tcPr>
            <w:tcW w:w="4962" w:type="dxa"/>
            <w:shd w:val="pct10" w:color="auto" w:fill="FFFFFF"/>
          </w:tcPr>
          <w:p w14:paraId="500ECAFB" w14:textId="77777777" w:rsidR="007B5BD8" w:rsidRPr="00D93DB4" w:rsidRDefault="007B5BD8" w:rsidP="00026C7F">
            <w:pPr>
              <w:pStyle w:val="TAL"/>
              <w:rPr>
                <w:b/>
                <w:sz w:val="16"/>
              </w:rPr>
            </w:pPr>
            <w:r w:rsidRPr="00D93DB4">
              <w:rPr>
                <w:b/>
                <w:sz w:val="16"/>
              </w:rPr>
              <w:t>Subject/Comment</w:t>
            </w:r>
          </w:p>
        </w:tc>
        <w:tc>
          <w:tcPr>
            <w:tcW w:w="708" w:type="dxa"/>
            <w:shd w:val="pct10" w:color="auto" w:fill="FFFFFF"/>
          </w:tcPr>
          <w:p w14:paraId="628DD067" w14:textId="77777777" w:rsidR="007B5BD8" w:rsidRPr="00D93DB4" w:rsidRDefault="007B5BD8" w:rsidP="00026C7F">
            <w:pPr>
              <w:pStyle w:val="TAL"/>
              <w:rPr>
                <w:b/>
                <w:sz w:val="16"/>
              </w:rPr>
            </w:pPr>
            <w:r w:rsidRPr="00D93DB4">
              <w:rPr>
                <w:b/>
                <w:sz w:val="16"/>
              </w:rPr>
              <w:t>New version</w:t>
            </w:r>
          </w:p>
        </w:tc>
      </w:tr>
      <w:tr w:rsidR="007B5BD8" w:rsidRPr="00D93DB4" w14:paraId="08851EBF"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7045CF28" w14:textId="77777777" w:rsidR="007B5BD8" w:rsidRPr="00D93DB4" w:rsidRDefault="007B5BD8" w:rsidP="007B5BD8">
            <w:pPr>
              <w:pStyle w:val="TAC"/>
              <w:rPr>
                <w:sz w:val="16"/>
                <w:szCs w:val="16"/>
              </w:rPr>
            </w:pPr>
            <w:r w:rsidRPr="00D93DB4">
              <w:rPr>
                <w:sz w:val="16"/>
                <w:szCs w:val="16"/>
              </w:rPr>
              <w:t>2014-09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9218D" w14:textId="77777777" w:rsidR="007B5BD8" w:rsidRPr="00D93DB4" w:rsidRDefault="007B5BD8" w:rsidP="007B5BD8">
            <w:pPr>
              <w:pStyle w:val="TAC"/>
              <w:rPr>
                <w:sz w:val="16"/>
                <w:szCs w:val="16"/>
              </w:rPr>
            </w:pPr>
            <w:r w:rsidRPr="00D93DB4">
              <w:rPr>
                <w:sz w:val="16"/>
                <w:szCs w:val="16"/>
              </w:rPr>
              <w:t>SA#65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F8E6FA" w14:textId="77777777" w:rsidR="007B5BD8" w:rsidRPr="00D93DB4" w:rsidRDefault="007B5BD8" w:rsidP="007B5BD8">
            <w:pPr>
              <w:pStyle w:val="TAC"/>
              <w:rPr>
                <w:sz w:val="16"/>
                <w:szCs w:val="16"/>
              </w:rPr>
            </w:pPr>
            <w:r w:rsidRPr="00D93DB4">
              <w:rPr>
                <w:sz w:val="16"/>
                <w:szCs w:val="16"/>
              </w:rPr>
              <w:t>SP-140462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1ECF9" w14:textId="77777777" w:rsidR="007B5BD8" w:rsidRPr="00D93DB4" w:rsidRDefault="007B5BD8" w:rsidP="00026C7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CD25E" w14:textId="77777777" w:rsidR="007B5BD8" w:rsidRPr="00D93DB4" w:rsidRDefault="007B5BD8" w:rsidP="005F429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0F25B0"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2573A1" w14:textId="77777777" w:rsidR="007B5BD8" w:rsidRPr="00D93DB4" w:rsidRDefault="007B5BD8" w:rsidP="00026C7F">
            <w:pPr>
              <w:pStyle w:val="TAL"/>
              <w:rPr>
                <w:sz w:val="16"/>
                <w:szCs w:val="16"/>
              </w:rPr>
            </w:pPr>
            <w:r w:rsidRPr="00D93DB4">
              <w:rPr>
                <w:sz w:val="16"/>
                <w:szCs w:val="16"/>
              </w:rPr>
              <w:t>Presented at TSG SA#65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D1C527" w14:textId="77777777" w:rsidR="007B5BD8" w:rsidRPr="00D93DB4" w:rsidRDefault="007B5BD8" w:rsidP="007B5BD8">
            <w:pPr>
              <w:pStyle w:val="TAC"/>
              <w:rPr>
                <w:sz w:val="16"/>
                <w:szCs w:val="16"/>
              </w:rPr>
            </w:pPr>
            <w:r w:rsidRPr="00D93DB4">
              <w:rPr>
                <w:sz w:val="16"/>
                <w:szCs w:val="16"/>
              </w:rPr>
              <w:t>1.0.0</w:t>
            </w:r>
          </w:p>
        </w:tc>
      </w:tr>
      <w:tr w:rsidR="007B5BD8" w:rsidRPr="00D93DB4" w14:paraId="0381695C"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75F933FD" w14:textId="77777777" w:rsidR="007B5BD8" w:rsidRPr="00D93DB4" w:rsidRDefault="007B5BD8" w:rsidP="007B5BD8">
            <w:pPr>
              <w:pStyle w:val="TAC"/>
              <w:rPr>
                <w:sz w:val="16"/>
                <w:szCs w:val="16"/>
              </w:rPr>
            </w:pPr>
            <w:r w:rsidRPr="00D93DB4">
              <w:rPr>
                <w:sz w:val="16"/>
                <w:szCs w:val="16"/>
              </w:rPr>
              <w:t>2014-09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4C705C" w14:textId="77777777" w:rsidR="007B5BD8" w:rsidRPr="00D93DB4" w:rsidRDefault="007B5BD8" w:rsidP="007B5BD8">
            <w:pPr>
              <w:pStyle w:val="TAC"/>
              <w:rPr>
                <w:sz w:val="16"/>
                <w:szCs w:val="16"/>
              </w:rPr>
            </w:pPr>
            <w:r w:rsidRPr="00D93DB4">
              <w:rPr>
                <w:sz w:val="16"/>
                <w:szCs w:val="16"/>
              </w:rPr>
              <w:t>SA#65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7F7894" w14:textId="77777777" w:rsidR="007B5BD8" w:rsidRPr="00D93DB4" w:rsidRDefault="007B5BD8" w:rsidP="007B5BD8">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4182AF" w14:textId="77777777" w:rsidR="007B5BD8" w:rsidRPr="00D93DB4" w:rsidRDefault="007B5BD8" w:rsidP="00026C7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3F40E7" w14:textId="77777777" w:rsidR="007B5BD8" w:rsidRPr="00D93DB4" w:rsidRDefault="007B5BD8" w:rsidP="005F429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9A2C6"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D6835D" w14:textId="77777777" w:rsidR="007B5BD8" w:rsidRPr="00D93DB4" w:rsidRDefault="007B5BD8" w:rsidP="00026C7F">
            <w:pPr>
              <w:pStyle w:val="TAL"/>
              <w:rPr>
                <w:sz w:val="16"/>
                <w:szCs w:val="16"/>
              </w:rPr>
            </w:pPr>
            <w:r w:rsidRPr="00D93DB4">
              <w:rPr>
                <w:sz w:val="16"/>
                <w:szCs w:val="16"/>
              </w:rPr>
              <w:t>Approved at TSG SA#65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A3CF6" w14:textId="77777777" w:rsidR="007B5BD8" w:rsidRPr="00D93DB4" w:rsidRDefault="007B5BD8" w:rsidP="007B5BD8">
            <w:pPr>
              <w:pStyle w:val="TAC"/>
              <w:rPr>
                <w:sz w:val="16"/>
                <w:szCs w:val="16"/>
              </w:rPr>
            </w:pPr>
            <w:r w:rsidRPr="00D93DB4">
              <w:rPr>
                <w:sz w:val="16"/>
                <w:szCs w:val="16"/>
              </w:rPr>
              <w:t>12.0.0</w:t>
            </w:r>
          </w:p>
        </w:tc>
      </w:tr>
      <w:tr w:rsidR="007B5BD8" w:rsidRPr="00D93DB4" w14:paraId="4F134D8A"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16B3A68C" w14:textId="77777777" w:rsidR="007B5BD8" w:rsidRPr="00D93DB4" w:rsidRDefault="007B5BD8" w:rsidP="007B5BD8">
            <w:pPr>
              <w:pStyle w:val="TAC"/>
              <w:rPr>
                <w:sz w:val="16"/>
                <w:szCs w:val="16"/>
              </w:rPr>
            </w:pPr>
            <w:r w:rsidRPr="00D93DB4">
              <w:rPr>
                <w:sz w:val="16"/>
                <w:szCs w:val="16"/>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08FE36" w14:textId="77777777" w:rsidR="007B5BD8" w:rsidRPr="00D93DB4" w:rsidRDefault="007B5BD8" w:rsidP="007B5BD8">
            <w:pPr>
              <w:pStyle w:val="TAC"/>
              <w:rPr>
                <w:sz w:val="16"/>
                <w:szCs w:val="16"/>
              </w:rPr>
            </w:pPr>
            <w:r w:rsidRPr="00D93DB4">
              <w:rPr>
                <w:sz w:val="16"/>
                <w:szCs w:val="16"/>
              </w:rPr>
              <w:t>SA#66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0D1DAE" w14:textId="77777777" w:rsidR="007B5BD8" w:rsidRPr="00D93DB4" w:rsidRDefault="007B5BD8" w:rsidP="007B5BD8">
            <w:pPr>
              <w:pStyle w:val="TAC"/>
              <w:rPr>
                <w:sz w:val="16"/>
                <w:szCs w:val="16"/>
              </w:rPr>
            </w:pPr>
            <w:r w:rsidRPr="00D93DB4">
              <w:rPr>
                <w:sz w:val="16"/>
                <w:szCs w:val="16"/>
              </w:rPr>
              <w:t>SP-140727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881AA" w14:textId="77777777" w:rsidR="007B5BD8" w:rsidRPr="00D93DB4" w:rsidRDefault="007B5BD8" w:rsidP="00026C7F">
            <w:pPr>
              <w:pStyle w:val="TAL"/>
              <w:rPr>
                <w:sz w:val="16"/>
                <w:szCs w:val="16"/>
              </w:rPr>
            </w:pPr>
            <w:r w:rsidRPr="00D93DB4">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D32E59" w14:textId="77777777" w:rsidR="007B5BD8" w:rsidRPr="00D93DB4" w:rsidRDefault="007B5BD8" w:rsidP="005F4297">
            <w:pPr>
              <w:pStyle w:val="TAR"/>
              <w:jc w:val="center"/>
              <w:rPr>
                <w:sz w:val="16"/>
                <w:szCs w:val="16"/>
              </w:rPr>
            </w:pPr>
            <w:r w:rsidRPr="00D93DB4">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5F322"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6D4149" w14:textId="77777777" w:rsidR="007B5BD8" w:rsidRPr="00D93DB4" w:rsidRDefault="007B5BD8" w:rsidP="00026C7F">
            <w:pPr>
              <w:pStyle w:val="TAL"/>
              <w:rPr>
                <w:sz w:val="16"/>
                <w:szCs w:val="16"/>
              </w:rPr>
            </w:pPr>
            <w:r w:rsidRPr="00D93DB4">
              <w:rPr>
                <w:sz w:val="16"/>
                <w:szCs w:val="16"/>
              </w:rPr>
              <w:t>Corrections to the description of the packet loss concealment algorithm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6E5082" w14:textId="77777777" w:rsidR="007B5BD8" w:rsidRPr="00D93DB4" w:rsidRDefault="007B5BD8" w:rsidP="007B5BD8">
            <w:pPr>
              <w:pStyle w:val="TAC"/>
              <w:rPr>
                <w:sz w:val="16"/>
                <w:szCs w:val="16"/>
              </w:rPr>
            </w:pPr>
            <w:r w:rsidRPr="00D93DB4">
              <w:rPr>
                <w:sz w:val="16"/>
                <w:szCs w:val="16"/>
              </w:rPr>
              <w:t>12.1.0</w:t>
            </w:r>
          </w:p>
        </w:tc>
      </w:tr>
      <w:tr w:rsidR="007B5BD8" w:rsidRPr="00D93DB4" w14:paraId="407AF8B3"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32927775" w14:textId="77777777" w:rsidR="007B5BD8" w:rsidRPr="00D93DB4" w:rsidRDefault="007B5BD8" w:rsidP="007B5BD8">
            <w:pPr>
              <w:pStyle w:val="TAC"/>
              <w:rPr>
                <w:sz w:val="16"/>
                <w:szCs w:val="16"/>
              </w:rPr>
            </w:pPr>
            <w:r w:rsidRPr="00D93DB4">
              <w:rPr>
                <w:sz w:val="16"/>
                <w:szCs w:val="16"/>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FD928E" w14:textId="77777777" w:rsidR="007B5BD8" w:rsidRPr="00D93DB4" w:rsidRDefault="007B5BD8" w:rsidP="007B5BD8">
            <w:pPr>
              <w:pStyle w:val="TAC"/>
              <w:rPr>
                <w:sz w:val="16"/>
                <w:szCs w:val="16"/>
              </w:rPr>
            </w:pPr>
            <w:r w:rsidRPr="00D93DB4">
              <w:rPr>
                <w:sz w:val="16"/>
                <w:szCs w:val="16"/>
              </w:rPr>
              <w:t>SA#67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EC1D44" w14:textId="77777777" w:rsidR="007B5BD8" w:rsidRPr="00D93DB4" w:rsidRDefault="007B5BD8" w:rsidP="007B5BD8">
            <w:pPr>
              <w:pStyle w:val="TAC"/>
              <w:rPr>
                <w:sz w:val="16"/>
                <w:szCs w:val="16"/>
              </w:rPr>
            </w:pPr>
            <w:r w:rsidRPr="00D93DB4">
              <w:rPr>
                <w:sz w:val="16"/>
                <w:szCs w:val="16"/>
              </w:rPr>
              <w:t>SP-150087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2B7EB7" w14:textId="77777777" w:rsidR="007B5BD8" w:rsidRPr="00D93DB4" w:rsidRDefault="007B5BD8" w:rsidP="00026C7F">
            <w:pPr>
              <w:pStyle w:val="TAL"/>
              <w:rPr>
                <w:sz w:val="16"/>
                <w:szCs w:val="16"/>
              </w:rPr>
            </w:pPr>
            <w:r w:rsidRPr="00D93DB4">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8F120" w14:textId="77777777" w:rsidR="007B5BD8" w:rsidRPr="00D93DB4" w:rsidRDefault="005F4297" w:rsidP="005F4297">
            <w:pPr>
              <w:pStyle w:val="TAR"/>
              <w:jc w:val="center"/>
              <w:rPr>
                <w:sz w:val="16"/>
                <w:szCs w:val="16"/>
              </w:rPr>
            </w:pPr>
            <w:r w:rsidRPr="00D93DB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70668"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FD9CF3" w14:textId="77777777" w:rsidR="007B5BD8" w:rsidRPr="00D93DB4" w:rsidRDefault="007B5BD8" w:rsidP="00026C7F">
            <w:pPr>
              <w:pStyle w:val="TAL"/>
              <w:rPr>
                <w:sz w:val="16"/>
                <w:szCs w:val="16"/>
              </w:rPr>
            </w:pPr>
            <w:r w:rsidRPr="00D93DB4">
              <w:rPr>
                <w:sz w:val="16"/>
                <w:szCs w:val="16"/>
              </w:rPr>
              <w:t>Corrections to the description of the packet loss concealment algorithm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7ACF99" w14:textId="77777777" w:rsidR="007B5BD8" w:rsidRPr="00D93DB4" w:rsidRDefault="007B5BD8" w:rsidP="007B5BD8">
            <w:pPr>
              <w:pStyle w:val="TAC"/>
              <w:rPr>
                <w:sz w:val="16"/>
                <w:szCs w:val="16"/>
              </w:rPr>
            </w:pPr>
            <w:r w:rsidRPr="00D93DB4">
              <w:rPr>
                <w:sz w:val="16"/>
                <w:szCs w:val="16"/>
              </w:rPr>
              <w:t>12.2.0</w:t>
            </w:r>
          </w:p>
        </w:tc>
      </w:tr>
      <w:tr w:rsidR="007B5BD8" w:rsidRPr="00D93DB4" w14:paraId="3B6D5A4D"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48A3CCE2" w14:textId="77777777" w:rsidR="007B5BD8" w:rsidRPr="00D93DB4" w:rsidRDefault="007B5BD8" w:rsidP="007B5BD8">
            <w:pPr>
              <w:pStyle w:val="TAC"/>
              <w:rPr>
                <w:sz w:val="16"/>
                <w:szCs w:val="16"/>
              </w:rPr>
            </w:pPr>
            <w:r w:rsidRPr="00D93DB4">
              <w:rPr>
                <w:sz w:val="16"/>
                <w:szCs w:val="16"/>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F7DC7B" w14:textId="77777777" w:rsidR="007B5BD8" w:rsidRPr="00D93DB4" w:rsidRDefault="007B5BD8" w:rsidP="007B5BD8">
            <w:pPr>
              <w:pStyle w:val="TAC"/>
              <w:rPr>
                <w:sz w:val="16"/>
                <w:szCs w:val="16"/>
              </w:rPr>
            </w:pPr>
            <w:r w:rsidRPr="00D93DB4">
              <w:rPr>
                <w:sz w:val="16"/>
                <w:szCs w:val="16"/>
              </w:rPr>
              <w:t>SA#68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D2477B" w14:textId="77777777" w:rsidR="007B5BD8" w:rsidRPr="00D93DB4" w:rsidRDefault="007B5BD8" w:rsidP="007B5BD8">
            <w:pPr>
              <w:pStyle w:val="TAC"/>
              <w:rPr>
                <w:sz w:val="16"/>
                <w:szCs w:val="16"/>
              </w:rPr>
            </w:pPr>
            <w:r w:rsidRPr="00D93DB4">
              <w:rPr>
                <w:sz w:val="16"/>
                <w:szCs w:val="16"/>
              </w:rPr>
              <w:t>SP-150204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0D09A2" w14:textId="77777777" w:rsidR="007B5BD8" w:rsidRPr="00D93DB4" w:rsidRDefault="007B5BD8" w:rsidP="00026C7F">
            <w:pPr>
              <w:pStyle w:val="TAL"/>
              <w:rPr>
                <w:sz w:val="16"/>
                <w:szCs w:val="16"/>
              </w:rPr>
            </w:pPr>
            <w:r w:rsidRPr="00D93DB4">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75E6B" w14:textId="77777777" w:rsidR="007B5BD8" w:rsidRPr="00D93DB4" w:rsidRDefault="005F4297" w:rsidP="005F4297">
            <w:pPr>
              <w:pStyle w:val="TAR"/>
              <w:jc w:val="center"/>
              <w:rPr>
                <w:sz w:val="16"/>
                <w:szCs w:val="16"/>
              </w:rPr>
            </w:pPr>
            <w:r w:rsidRPr="00D93DB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2E3584"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C7F286" w14:textId="77777777" w:rsidR="007B5BD8" w:rsidRPr="00D93DB4" w:rsidRDefault="007B5BD8" w:rsidP="00026C7F">
            <w:pPr>
              <w:pStyle w:val="TAL"/>
              <w:rPr>
                <w:sz w:val="16"/>
                <w:szCs w:val="16"/>
              </w:rPr>
            </w:pPr>
            <w:r w:rsidRPr="00D93DB4">
              <w:rPr>
                <w:sz w:val="16"/>
                <w:szCs w:val="16"/>
              </w:rPr>
              <w:t>Corrections to the description of the packet loss concealment algorithm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AFFC43" w14:textId="77777777" w:rsidR="007B5BD8" w:rsidRPr="00D93DB4" w:rsidRDefault="007B5BD8" w:rsidP="007B5BD8">
            <w:pPr>
              <w:pStyle w:val="TAC"/>
              <w:rPr>
                <w:sz w:val="16"/>
                <w:szCs w:val="16"/>
              </w:rPr>
            </w:pPr>
            <w:r w:rsidRPr="00D93DB4">
              <w:rPr>
                <w:sz w:val="16"/>
                <w:szCs w:val="16"/>
              </w:rPr>
              <w:t>12.3.0</w:t>
            </w:r>
          </w:p>
        </w:tc>
      </w:tr>
      <w:tr w:rsidR="007B5BD8" w:rsidRPr="00D93DB4" w14:paraId="7405D057"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6D2E0C25" w14:textId="77777777" w:rsidR="007B5BD8" w:rsidRPr="00D93DB4" w:rsidRDefault="007B5BD8" w:rsidP="007B5BD8">
            <w:pPr>
              <w:pStyle w:val="TAC"/>
              <w:rPr>
                <w:sz w:val="16"/>
                <w:szCs w:val="16"/>
              </w:rPr>
            </w:pPr>
            <w:r w:rsidRPr="00D93DB4">
              <w:rPr>
                <w:sz w:val="16"/>
                <w:szCs w:val="16"/>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94CEEC" w14:textId="77777777" w:rsidR="007B5BD8" w:rsidRPr="00D93DB4" w:rsidRDefault="007B5BD8" w:rsidP="007B5BD8">
            <w:pPr>
              <w:pStyle w:val="TAC"/>
              <w:rPr>
                <w:sz w:val="16"/>
                <w:szCs w:val="16"/>
              </w:rPr>
            </w:pPr>
            <w:r w:rsidRPr="00D93DB4">
              <w:rPr>
                <w:sz w:val="16"/>
                <w:szCs w:val="16"/>
              </w:rPr>
              <w:t>SA#69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D2E15D" w14:textId="77777777" w:rsidR="007B5BD8" w:rsidRPr="00D93DB4" w:rsidRDefault="007B5BD8" w:rsidP="007B5BD8">
            <w:pPr>
              <w:pStyle w:val="TAC"/>
              <w:rPr>
                <w:sz w:val="16"/>
                <w:szCs w:val="16"/>
              </w:rPr>
            </w:pPr>
            <w:r w:rsidRPr="00D93DB4">
              <w:rPr>
                <w:sz w:val="16"/>
                <w:szCs w:val="16"/>
              </w:rPr>
              <w:t>SP-150434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9E61" w14:textId="77777777" w:rsidR="007B5BD8" w:rsidRPr="00D93DB4" w:rsidRDefault="007B5BD8" w:rsidP="00026C7F">
            <w:pPr>
              <w:pStyle w:val="TAL"/>
              <w:rPr>
                <w:sz w:val="16"/>
                <w:szCs w:val="16"/>
              </w:rPr>
            </w:pPr>
            <w:r w:rsidRPr="00D93DB4">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4B0CE" w14:textId="77777777" w:rsidR="007B5BD8" w:rsidRPr="00D93DB4" w:rsidRDefault="007B5BD8" w:rsidP="005F4297">
            <w:pPr>
              <w:pStyle w:val="TAR"/>
              <w:jc w:val="center"/>
              <w:rPr>
                <w:sz w:val="16"/>
                <w:szCs w:val="16"/>
              </w:rPr>
            </w:pPr>
            <w:r w:rsidRPr="00D93DB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F7FD6"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482D00" w14:textId="77777777" w:rsidR="007B5BD8" w:rsidRPr="00D93DB4" w:rsidRDefault="007B5BD8" w:rsidP="00026C7F">
            <w:pPr>
              <w:pStyle w:val="TAL"/>
              <w:rPr>
                <w:sz w:val="16"/>
                <w:szCs w:val="16"/>
              </w:rPr>
            </w:pPr>
            <w:r w:rsidRPr="00D93DB4">
              <w:rPr>
                <w:sz w:val="16"/>
                <w:szCs w:val="16"/>
              </w:rPr>
              <w:t>Corrections to the Algorithmic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F3475F" w14:textId="77777777" w:rsidR="007B5BD8" w:rsidRPr="00D93DB4" w:rsidRDefault="007B5BD8" w:rsidP="007B5BD8">
            <w:pPr>
              <w:pStyle w:val="TAC"/>
              <w:rPr>
                <w:sz w:val="16"/>
                <w:szCs w:val="16"/>
              </w:rPr>
            </w:pPr>
            <w:r w:rsidRPr="00D93DB4">
              <w:rPr>
                <w:sz w:val="16"/>
                <w:szCs w:val="16"/>
              </w:rPr>
              <w:t>12.4.0</w:t>
            </w:r>
          </w:p>
        </w:tc>
      </w:tr>
      <w:tr w:rsidR="007B5BD8" w:rsidRPr="00D93DB4" w14:paraId="7C9B7475"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1E1688BA" w14:textId="77777777" w:rsidR="007B5BD8" w:rsidRPr="00D93DB4" w:rsidRDefault="007B5BD8" w:rsidP="007B5BD8">
            <w:pPr>
              <w:pStyle w:val="TAC"/>
              <w:rPr>
                <w:sz w:val="16"/>
                <w:szCs w:val="16"/>
              </w:rPr>
            </w:pPr>
            <w:r w:rsidRPr="00D93DB4">
              <w:rPr>
                <w:sz w:val="16"/>
                <w:szCs w:val="16"/>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88096E" w14:textId="77777777" w:rsidR="007B5BD8" w:rsidRPr="00D93DB4" w:rsidRDefault="007B5BD8" w:rsidP="007B5BD8">
            <w:pPr>
              <w:pStyle w:val="TAC"/>
              <w:rPr>
                <w:sz w:val="16"/>
                <w:szCs w:val="16"/>
              </w:rPr>
            </w:pPr>
            <w:r w:rsidRPr="00D93DB4">
              <w:rPr>
                <w:sz w:val="16"/>
                <w:szCs w:val="16"/>
              </w:rPr>
              <w:t>SA#70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DEB434" w14:textId="77777777" w:rsidR="007B5BD8" w:rsidRPr="00D93DB4" w:rsidRDefault="007B5BD8" w:rsidP="007B5BD8">
            <w:pPr>
              <w:pStyle w:val="TAC"/>
              <w:rPr>
                <w:sz w:val="16"/>
                <w:szCs w:val="16"/>
              </w:rPr>
            </w:pPr>
            <w:r w:rsidRPr="00D93DB4">
              <w:rPr>
                <w:sz w:val="16"/>
                <w:szCs w:val="16"/>
              </w:rPr>
              <w:t>SP-150639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3F04E" w14:textId="77777777" w:rsidR="007B5BD8" w:rsidRPr="00D93DB4" w:rsidRDefault="007B5BD8" w:rsidP="00026C7F">
            <w:pPr>
              <w:pStyle w:val="TAL"/>
              <w:rPr>
                <w:sz w:val="16"/>
                <w:szCs w:val="16"/>
              </w:rPr>
            </w:pPr>
            <w:r w:rsidRPr="00D93DB4">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16A9C3" w14:textId="77777777" w:rsidR="007B5BD8" w:rsidRPr="00D93DB4" w:rsidRDefault="007B5BD8" w:rsidP="005F4297">
            <w:pPr>
              <w:pStyle w:val="TAR"/>
              <w:jc w:val="center"/>
              <w:rPr>
                <w:sz w:val="16"/>
                <w:szCs w:val="16"/>
              </w:rPr>
            </w:pPr>
            <w:r w:rsidRPr="00D93DB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7B9E57"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765D39" w14:textId="77777777" w:rsidR="007B5BD8" w:rsidRPr="00D93DB4" w:rsidRDefault="007B5BD8" w:rsidP="00026C7F">
            <w:pPr>
              <w:pStyle w:val="TAL"/>
              <w:rPr>
                <w:sz w:val="16"/>
                <w:szCs w:val="16"/>
              </w:rPr>
            </w:pPr>
            <w:r w:rsidRPr="00D93DB4">
              <w:rPr>
                <w:sz w:val="16"/>
                <w:szCs w:val="16"/>
              </w:rPr>
              <w:t>Corrections to the Algorithmic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E34A04" w14:textId="77777777" w:rsidR="007B5BD8" w:rsidRPr="00D93DB4" w:rsidRDefault="007B5BD8" w:rsidP="007B5BD8">
            <w:pPr>
              <w:pStyle w:val="TAC"/>
              <w:rPr>
                <w:sz w:val="16"/>
                <w:szCs w:val="16"/>
              </w:rPr>
            </w:pPr>
            <w:r w:rsidRPr="00D93DB4">
              <w:rPr>
                <w:sz w:val="16"/>
                <w:szCs w:val="16"/>
              </w:rPr>
              <w:t>12.5.0</w:t>
            </w:r>
          </w:p>
        </w:tc>
      </w:tr>
      <w:tr w:rsidR="007B5BD8" w:rsidRPr="00D93DB4" w14:paraId="39C4FAE4"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72CFBA31" w14:textId="77777777" w:rsidR="007B5BD8" w:rsidRPr="00D93DB4" w:rsidRDefault="007B5BD8" w:rsidP="007B5BD8">
            <w:pPr>
              <w:pStyle w:val="TAC"/>
              <w:rPr>
                <w:sz w:val="16"/>
                <w:szCs w:val="16"/>
              </w:rPr>
            </w:pPr>
            <w:r w:rsidRPr="00D93DB4">
              <w:rPr>
                <w:sz w:val="16"/>
                <w:szCs w:val="16"/>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26D639" w14:textId="77777777" w:rsidR="007B5BD8" w:rsidRPr="00D93DB4" w:rsidRDefault="007B5BD8" w:rsidP="007B5BD8">
            <w:pPr>
              <w:pStyle w:val="TAC"/>
              <w:rPr>
                <w:sz w:val="16"/>
                <w:szCs w:val="16"/>
              </w:rPr>
            </w:pPr>
            <w:r w:rsidRPr="00D93DB4">
              <w:rPr>
                <w:sz w:val="16"/>
                <w:szCs w:val="16"/>
              </w:rPr>
              <w:t>SA#70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F51C41" w14:textId="77777777" w:rsidR="007B5BD8" w:rsidRPr="00D93DB4" w:rsidRDefault="007B5BD8" w:rsidP="007B5BD8">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9B164" w14:textId="77777777" w:rsidR="007B5BD8" w:rsidRPr="00D93DB4" w:rsidRDefault="007B5BD8" w:rsidP="00026C7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749FA" w14:textId="77777777" w:rsidR="007B5BD8" w:rsidRPr="00D93DB4" w:rsidRDefault="007B5BD8" w:rsidP="005F429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DF74D" w14:textId="77777777" w:rsidR="007B5BD8" w:rsidRPr="00D93DB4" w:rsidRDefault="007B5BD8" w:rsidP="007B5BD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152BFF" w14:textId="77777777" w:rsidR="007B5BD8" w:rsidRPr="00D93DB4" w:rsidRDefault="007B5BD8" w:rsidP="00026C7F">
            <w:pPr>
              <w:pStyle w:val="TAL"/>
              <w:rPr>
                <w:sz w:val="16"/>
                <w:szCs w:val="16"/>
              </w:rPr>
            </w:pPr>
            <w:r w:rsidRPr="00D93DB4">
              <w:rPr>
                <w:sz w:val="16"/>
                <w:szCs w:val="16"/>
              </w:rPr>
              <w:t>Version for Release 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5CC8C" w14:textId="77777777" w:rsidR="007B5BD8" w:rsidRPr="00D93DB4" w:rsidRDefault="007B5BD8" w:rsidP="007B5BD8">
            <w:pPr>
              <w:pStyle w:val="TAC"/>
              <w:rPr>
                <w:sz w:val="16"/>
                <w:szCs w:val="16"/>
              </w:rPr>
            </w:pPr>
            <w:r w:rsidRPr="00D93DB4">
              <w:rPr>
                <w:sz w:val="16"/>
                <w:szCs w:val="16"/>
              </w:rPr>
              <w:t>13.0.0</w:t>
            </w:r>
          </w:p>
        </w:tc>
      </w:tr>
      <w:tr w:rsidR="007B5BD8" w:rsidRPr="00D93DB4" w14:paraId="062E2EA1" w14:textId="77777777" w:rsidTr="007B5BD8">
        <w:tc>
          <w:tcPr>
            <w:tcW w:w="800" w:type="dxa"/>
            <w:tcBorders>
              <w:top w:val="single" w:sz="6" w:space="0" w:color="auto"/>
              <w:left w:val="single" w:sz="6" w:space="0" w:color="auto"/>
              <w:bottom w:val="single" w:sz="6" w:space="0" w:color="auto"/>
              <w:right w:val="single" w:sz="6" w:space="0" w:color="auto"/>
            </w:tcBorders>
            <w:shd w:val="solid" w:color="FFFFFF" w:fill="auto"/>
          </w:tcPr>
          <w:p w14:paraId="54D9C31C" w14:textId="77777777" w:rsidR="007B5BD8" w:rsidRPr="00D93DB4" w:rsidRDefault="007B5BD8" w:rsidP="007B5BD8">
            <w:pPr>
              <w:pStyle w:val="TAC"/>
              <w:rPr>
                <w:sz w:val="16"/>
                <w:szCs w:val="16"/>
              </w:rPr>
            </w:pPr>
            <w:r w:rsidRPr="00D93DB4">
              <w:rPr>
                <w:sz w:val="16"/>
                <w:szCs w:val="16"/>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1EF18C" w14:textId="77777777" w:rsidR="007B5BD8" w:rsidRPr="00D93DB4" w:rsidRDefault="007B5BD8" w:rsidP="007B5BD8">
            <w:pPr>
              <w:pStyle w:val="TAC"/>
              <w:rPr>
                <w:sz w:val="16"/>
                <w:szCs w:val="16"/>
              </w:rPr>
            </w:pPr>
            <w:r w:rsidRPr="00D93DB4">
              <w:rPr>
                <w:sz w:val="16"/>
                <w:szCs w:val="16"/>
              </w:rPr>
              <w:t>SA#72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2562AC" w14:textId="77777777" w:rsidR="007B5BD8" w:rsidRPr="00D93DB4" w:rsidRDefault="007B5BD8" w:rsidP="007B5BD8">
            <w:pPr>
              <w:pStyle w:val="TAC"/>
              <w:rPr>
                <w:sz w:val="16"/>
                <w:szCs w:val="16"/>
              </w:rPr>
            </w:pPr>
            <w:r w:rsidRPr="00D93DB4">
              <w:rPr>
                <w:sz w:val="16"/>
                <w:szCs w:val="16"/>
              </w:rPr>
              <w:t>SP-160257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74005" w14:textId="77777777" w:rsidR="007B5BD8" w:rsidRPr="00D93DB4" w:rsidRDefault="007B5BD8" w:rsidP="00026C7F">
            <w:pPr>
              <w:pStyle w:val="TAL"/>
              <w:rPr>
                <w:sz w:val="16"/>
                <w:szCs w:val="16"/>
              </w:rPr>
            </w:pPr>
            <w:r w:rsidRPr="00D93DB4">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6FC9FE" w14:textId="77777777" w:rsidR="007B5BD8" w:rsidRPr="00D93DB4" w:rsidRDefault="005F4297" w:rsidP="005F4297">
            <w:pPr>
              <w:pStyle w:val="TAR"/>
              <w:jc w:val="center"/>
              <w:rPr>
                <w:sz w:val="16"/>
                <w:szCs w:val="16"/>
              </w:rPr>
            </w:pPr>
            <w:r w:rsidRPr="00D93DB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50EBB" w14:textId="77777777" w:rsidR="007B5BD8" w:rsidRPr="00D93DB4" w:rsidRDefault="007B5BD8" w:rsidP="007B5BD8">
            <w:pPr>
              <w:pStyle w:val="TAC"/>
              <w:rPr>
                <w:sz w:val="16"/>
                <w:szCs w:val="16"/>
              </w:rPr>
            </w:pPr>
            <w:r w:rsidRPr="00D93DB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3306B5" w14:textId="77777777" w:rsidR="007B5BD8" w:rsidRPr="00D93DB4" w:rsidRDefault="007B5BD8" w:rsidP="00026C7F">
            <w:pPr>
              <w:pStyle w:val="TAL"/>
              <w:rPr>
                <w:sz w:val="16"/>
                <w:szCs w:val="16"/>
              </w:rPr>
            </w:pPr>
            <w:r w:rsidRPr="00D93DB4">
              <w:rPr>
                <w:sz w:val="16"/>
                <w:szCs w:val="16"/>
              </w:rPr>
              <w:t>Corrections to the Algorithmic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52160" w14:textId="77777777" w:rsidR="007B5BD8" w:rsidRPr="00D93DB4" w:rsidRDefault="007B5BD8" w:rsidP="007B5BD8">
            <w:pPr>
              <w:pStyle w:val="TAC"/>
              <w:rPr>
                <w:sz w:val="16"/>
                <w:szCs w:val="16"/>
              </w:rPr>
            </w:pPr>
            <w:r w:rsidRPr="00D93DB4">
              <w:rPr>
                <w:sz w:val="16"/>
                <w:szCs w:val="16"/>
              </w:rPr>
              <w:t>13.1.0</w:t>
            </w:r>
          </w:p>
        </w:tc>
      </w:tr>
    </w:tbl>
    <w:p w14:paraId="34BF864B" w14:textId="77777777" w:rsidR="007B5BD8" w:rsidRPr="00D93DB4" w:rsidRDefault="007B5BD8" w:rsidP="00F07D65"/>
    <w:p w14:paraId="328FC0BE" w14:textId="77777777" w:rsidR="009A3FE5" w:rsidRPr="00D93DB4" w:rsidRDefault="009A3FE5" w:rsidP="009A3FE5">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536"/>
        <w:gridCol w:w="992"/>
      </w:tblGrid>
      <w:tr w:rsidR="009A3FE5" w:rsidRPr="00D93DB4" w14:paraId="2AAD8B7E" w14:textId="77777777" w:rsidTr="00F9630D">
        <w:trPr>
          <w:cantSplit/>
        </w:trPr>
        <w:tc>
          <w:tcPr>
            <w:tcW w:w="9639" w:type="dxa"/>
            <w:gridSpan w:val="8"/>
            <w:tcBorders>
              <w:bottom w:val="nil"/>
            </w:tcBorders>
            <w:shd w:val="solid" w:color="FFFFFF" w:fill="auto"/>
          </w:tcPr>
          <w:p w14:paraId="4FE1F62A" w14:textId="77777777" w:rsidR="009A3FE5" w:rsidRPr="00D93DB4" w:rsidRDefault="009A3FE5" w:rsidP="00F9630D">
            <w:pPr>
              <w:pStyle w:val="TAL"/>
              <w:jc w:val="center"/>
              <w:rPr>
                <w:b/>
                <w:sz w:val="16"/>
              </w:rPr>
            </w:pPr>
            <w:r w:rsidRPr="00D93DB4">
              <w:rPr>
                <w:b/>
              </w:rPr>
              <w:t>Change history</w:t>
            </w:r>
          </w:p>
        </w:tc>
      </w:tr>
      <w:tr w:rsidR="009A3FE5" w:rsidRPr="00D93DB4" w14:paraId="3589AF6D" w14:textId="77777777" w:rsidTr="00E33EA3">
        <w:tc>
          <w:tcPr>
            <w:tcW w:w="800" w:type="dxa"/>
            <w:shd w:val="pct10" w:color="auto" w:fill="FFFFFF"/>
          </w:tcPr>
          <w:p w14:paraId="5ECD1945" w14:textId="77777777" w:rsidR="009A3FE5" w:rsidRPr="00D93DB4" w:rsidRDefault="009A3FE5" w:rsidP="00F9630D">
            <w:pPr>
              <w:pStyle w:val="TAL"/>
              <w:rPr>
                <w:b/>
                <w:sz w:val="16"/>
              </w:rPr>
            </w:pPr>
            <w:r w:rsidRPr="00D93DB4">
              <w:rPr>
                <w:b/>
                <w:sz w:val="16"/>
              </w:rPr>
              <w:t>Date</w:t>
            </w:r>
          </w:p>
        </w:tc>
        <w:tc>
          <w:tcPr>
            <w:tcW w:w="800" w:type="dxa"/>
            <w:shd w:val="pct10" w:color="auto" w:fill="FFFFFF"/>
          </w:tcPr>
          <w:p w14:paraId="7D4F4441" w14:textId="77777777" w:rsidR="009A3FE5" w:rsidRPr="00D93DB4" w:rsidRDefault="009A3FE5" w:rsidP="00F9630D">
            <w:pPr>
              <w:pStyle w:val="TAL"/>
              <w:rPr>
                <w:b/>
                <w:sz w:val="16"/>
              </w:rPr>
            </w:pPr>
            <w:r w:rsidRPr="00D93DB4">
              <w:rPr>
                <w:b/>
                <w:sz w:val="16"/>
              </w:rPr>
              <w:t>Meeting</w:t>
            </w:r>
          </w:p>
        </w:tc>
        <w:tc>
          <w:tcPr>
            <w:tcW w:w="1094" w:type="dxa"/>
            <w:shd w:val="pct10" w:color="auto" w:fill="FFFFFF"/>
          </w:tcPr>
          <w:p w14:paraId="64FA69CC" w14:textId="77777777" w:rsidR="009A3FE5" w:rsidRPr="00D93DB4" w:rsidRDefault="009A3FE5" w:rsidP="00F9630D">
            <w:pPr>
              <w:pStyle w:val="TAL"/>
              <w:rPr>
                <w:b/>
                <w:sz w:val="16"/>
              </w:rPr>
            </w:pPr>
            <w:r w:rsidRPr="00D93DB4">
              <w:rPr>
                <w:b/>
                <w:sz w:val="16"/>
              </w:rPr>
              <w:t>TDoc</w:t>
            </w:r>
          </w:p>
        </w:tc>
        <w:tc>
          <w:tcPr>
            <w:tcW w:w="567" w:type="dxa"/>
            <w:shd w:val="pct10" w:color="auto" w:fill="FFFFFF"/>
          </w:tcPr>
          <w:p w14:paraId="75B99E6F" w14:textId="77777777" w:rsidR="009A3FE5" w:rsidRPr="00D93DB4" w:rsidRDefault="009A3FE5" w:rsidP="00F9630D">
            <w:pPr>
              <w:pStyle w:val="TAL"/>
              <w:rPr>
                <w:b/>
                <w:sz w:val="16"/>
              </w:rPr>
            </w:pPr>
            <w:r w:rsidRPr="00D93DB4">
              <w:rPr>
                <w:b/>
                <w:sz w:val="16"/>
              </w:rPr>
              <w:t>CR</w:t>
            </w:r>
          </w:p>
        </w:tc>
        <w:tc>
          <w:tcPr>
            <w:tcW w:w="425" w:type="dxa"/>
            <w:shd w:val="pct10" w:color="auto" w:fill="FFFFFF"/>
          </w:tcPr>
          <w:p w14:paraId="6CFFF4AB" w14:textId="77777777" w:rsidR="009A3FE5" w:rsidRPr="00D93DB4" w:rsidRDefault="009A3FE5" w:rsidP="005F4297">
            <w:pPr>
              <w:pStyle w:val="TAL"/>
              <w:jc w:val="center"/>
              <w:rPr>
                <w:b/>
                <w:sz w:val="16"/>
              </w:rPr>
            </w:pPr>
            <w:r w:rsidRPr="00D93DB4">
              <w:rPr>
                <w:b/>
                <w:sz w:val="16"/>
              </w:rPr>
              <w:t>Rev</w:t>
            </w:r>
          </w:p>
        </w:tc>
        <w:tc>
          <w:tcPr>
            <w:tcW w:w="425" w:type="dxa"/>
            <w:shd w:val="pct10" w:color="auto" w:fill="FFFFFF"/>
          </w:tcPr>
          <w:p w14:paraId="325A3723" w14:textId="77777777" w:rsidR="009A3FE5" w:rsidRPr="00D93DB4" w:rsidRDefault="009A3FE5" w:rsidP="00F9630D">
            <w:pPr>
              <w:pStyle w:val="TAL"/>
              <w:rPr>
                <w:b/>
                <w:sz w:val="16"/>
              </w:rPr>
            </w:pPr>
            <w:r w:rsidRPr="00D93DB4">
              <w:rPr>
                <w:b/>
                <w:sz w:val="16"/>
              </w:rPr>
              <w:t>Cat</w:t>
            </w:r>
          </w:p>
        </w:tc>
        <w:tc>
          <w:tcPr>
            <w:tcW w:w="4536" w:type="dxa"/>
            <w:shd w:val="pct10" w:color="auto" w:fill="FFFFFF"/>
          </w:tcPr>
          <w:p w14:paraId="4A020CA9" w14:textId="77777777" w:rsidR="009A3FE5" w:rsidRPr="00D93DB4" w:rsidRDefault="009A3FE5" w:rsidP="00F9630D">
            <w:pPr>
              <w:pStyle w:val="TAL"/>
              <w:rPr>
                <w:b/>
                <w:sz w:val="16"/>
              </w:rPr>
            </w:pPr>
            <w:r w:rsidRPr="00D93DB4">
              <w:rPr>
                <w:b/>
                <w:sz w:val="16"/>
              </w:rPr>
              <w:t>Subject/Comment</w:t>
            </w:r>
          </w:p>
        </w:tc>
        <w:tc>
          <w:tcPr>
            <w:tcW w:w="992" w:type="dxa"/>
            <w:shd w:val="pct10" w:color="auto" w:fill="FFFFFF"/>
          </w:tcPr>
          <w:p w14:paraId="4BAC8C28" w14:textId="77777777" w:rsidR="009A3FE5" w:rsidRPr="00D93DB4" w:rsidRDefault="009A3FE5" w:rsidP="00F9630D">
            <w:pPr>
              <w:pStyle w:val="TAL"/>
              <w:rPr>
                <w:b/>
                <w:sz w:val="16"/>
              </w:rPr>
            </w:pPr>
            <w:r w:rsidRPr="00D93DB4">
              <w:rPr>
                <w:b/>
                <w:sz w:val="16"/>
              </w:rPr>
              <w:t>New version</w:t>
            </w:r>
          </w:p>
        </w:tc>
      </w:tr>
      <w:tr w:rsidR="009A3FE5" w:rsidRPr="00D93DB4" w14:paraId="0035B7B7" w14:textId="77777777" w:rsidTr="00E33EA3">
        <w:tc>
          <w:tcPr>
            <w:tcW w:w="800" w:type="dxa"/>
            <w:shd w:val="solid" w:color="FFFFFF" w:fill="auto"/>
          </w:tcPr>
          <w:p w14:paraId="7E1BBAB7" w14:textId="77777777" w:rsidR="009A3FE5" w:rsidRPr="00D93DB4" w:rsidRDefault="009A3FE5" w:rsidP="00F9630D">
            <w:pPr>
              <w:pStyle w:val="TAC"/>
              <w:rPr>
                <w:sz w:val="16"/>
                <w:szCs w:val="16"/>
              </w:rPr>
            </w:pPr>
            <w:r w:rsidRPr="00D93DB4">
              <w:rPr>
                <w:sz w:val="16"/>
                <w:szCs w:val="16"/>
              </w:rPr>
              <w:t>2017-03</w:t>
            </w:r>
          </w:p>
        </w:tc>
        <w:tc>
          <w:tcPr>
            <w:tcW w:w="800" w:type="dxa"/>
            <w:shd w:val="solid" w:color="FFFFFF" w:fill="auto"/>
          </w:tcPr>
          <w:p w14:paraId="08D701AF" w14:textId="77777777" w:rsidR="009A3FE5" w:rsidRPr="00D93DB4" w:rsidRDefault="00DC3C5F" w:rsidP="00F9630D">
            <w:pPr>
              <w:pStyle w:val="TAC"/>
              <w:rPr>
                <w:sz w:val="16"/>
                <w:szCs w:val="16"/>
              </w:rPr>
            </w:pPr>
            <w:r>
              <w:rPr>
                <w:sz w:val="16"/>
                <w:szCs w:val="16"/>
              </w:rPr>
              <w:t>SA#</w:t>
            </w:r>
            <w:r w:rsidR="009A3FE5" w:rsidRPr="00D93DB4">
              <w:rPr>
                <w:sz w:val="16"/>
                <w:szCs w:val="16"/>
              </w:rPr>
              <w:t>75</w:t>
            </w:r>
          </w:p>
        </w:tc>
        <w:tc>
          <w:tcPr>
            <w:tcW w:w="1094" w:type="dxa"/>
            <w:shd w:val="solid" w:color="FFFFFF" w:fill="auto"/>
          </w:tcPr>
          <w:p w14:paraId="3B684C26" w14:textId="77777777" w:rsidR="009A3FE5" w:rsidRPr="00D93DB4" w:rsidRDefault="009A3FE5" w:rsidP="00F9630D">
            <w:pPr>
              <w:pStyle w:val="TAC"/>
              <w:rPr>
                <w:sz w:val="16"/>
                <w:szCs w:val="16"/>
              </w:rPr>
            </w:pPr>
          </w:p>
        </w:tc>
        <w:tc>
          <w:tcPr>
            <w:tcW w:w="567" w:type="dxa"/>
            <w:shd w:val="solid" w:color="FFFFFF" w:fill="auto"/>
          </w:tcPr>
          <w:p w14:paraId="2B3E22C6" w14:textId="77777777" w:rsidR="009A3FE5" w:rsidRPr="00D93DB4" w:rsidRDefault="009A3FE5" w:rsidP="00F9630D">
            <w:pPr>
              <w:pStyle w:val="TAL"/>
              <w:rPr>
                <w:sz w:val="16"/>
                <w:szCs w:val="16"/>
              </w:rPr>
            </w:pPr>
          </w:p>
        </w:tc>
        <w:tc>
          <w:tcPr>
            <w:tcW w:w="425" w:type="dxa"/>
            <w:shd w:val="solid" w:color="FFFFFF" w:fill="auto"/>
          </w:tcPr>
          <w:p w14:paraId="09C8DF06" w14:textId="77777777" w:rsidR="009A3FE5" w:rsidRPr="00D93DB4" w:rsidRDefault="009A3FE5" w:rsidP="005F4297">
            <w:pPr>
              <w:pStyle w:val="TAR"/>
              <w:jc w:val="center"/>
              <w:rPr>
                <w:sz w:val="16"/>
                <w:szCs w:val="16"/>
              </w:rPr>
            </w:pPr>
          </w:p>
        </w:tc>
        <w:tc>
          <w:tcPr>
            <w:tcW w:w="425" w:type="dxa"/>
            <w:shd w:val="solid" w:color="FFFFFF" w:fill="auto"/>
          </w:tcPr>
          <w:p w14:paraId="7A209B87" w14:textId="77777777" w:rsidR="009A3FE5" w:rsidRPr="00D93DB4" w:rsidRDefault="009A3FE5" w:rsidP="00F9630D">
            <w:pPr>
              <w:pStyle w:val="TAC"/>
              <w:rPr>
                <w:sz w:val="16"/>
                <w:szCs w:val="16"/>
              </w:rPr>
            </w:pPr>
          </w:p>
        </w:tc>
        <w:tc>
          <w:tcPr>
            <w:tcW w:w="4536" w:type="dxa"/>
            <w:shd w:val="solid" w:color="FFFFFF" w:fill="auto"/>
          </w:tcPr>
          <w:p w14:paraId="4FFB8CA4" w14:textId="77777777" w:rsidR="009A3FE5" w:rsidRPr="00D93DB4" w:rsidRDefault="009A3FE5" w:rsidP="00F9630D">
            <w:pPr>
              <w:pStyle w:val="TAL"/>
              <w:rPr>
                <w:sz w:val="16"/>
                <w:szCs w:val="16"/>
              </w:rPr>
            </w:pPr>
            <w:r w:rsidRPr="00D93DB4">
              <w:rPr>
                <w:snapToGrid w:val="0"/>
                <w:color w:val="000000"/>
                <w:sz w:val="16"/>
                <w:szCs w:val="16"/>
                <w:lang w:val="en-AU"/>
              </w:rPr>
              <w:t>Version for Release 14</w:t>
            </w:r>
          </w:p>
        </w:tc>
        <w:tc>
          <w:tcPr>
            <w:tcW w:w="992" w:type="dxa"/>
            <w:shd w:val="solid" w:color="FFFFFF" w:fill="auto"/>
          </w:tcPr>
          <w:p w14:paraId="004F6080" w14:textId="77777777" w:rsidR="009A3FE5" w:rsidRPr="00D93DB4" w:rsidRDefault="009A3FE5" w:rsidP="00F9630D">
            <w:pPr>
              <w:pStyle w:val="TAC"/>
              <w:rPr>
                <w:sz w:val="16"/>
                <w:szCs w:val="16"/>
              </w:rPr>
            </w:pPr>
            <w:r w:rsidRPr="00D93DB4">
              <w:rPr>
                <w:sz w:val="16"/>
                <w:szCs w:val="16"/>
              </w:rPr>
              <w:t>14.0.0</w:t>
            </w:r>
          </w:p>
        </w:tc>
      </w:tr>
      <w:tr w:rsidR="005F4297" w:rsidRPr="00D93DB4" w14:paraId="5C97057D" w14:textId="77777777" w:rsidTr="00E33EA3">
        <w:tc>
          <w:tcPr>
            <w:tcW w:w="800" w:type="dxa"/>
            <w:shd w:val="solid" w:color="FFFFFF" w:fill="auto"/>
          </w:tcPr>
          <w:p w14:paraId="27D59737" w14:textId="77777777" w:rsidR="005F4297" w:rsidRPr="00D93DB4" w:rsidRDefault="005F4297" w:rsidP="00F9630D">
            <w:pPr>
              <w:pStyle w:val="TAC"/>
              <w:rPr>
                <w:sz w:val="16"/>
                <w:szCs w:val="16"/>
              </w:rPr>
            </w:pPr>
            <w:r w:rsidRPr="00D93DB4">
              <w:rPr>
                <w:sz w:val="16"/>
                <w:szCs w:val="16"/>
              </w:rPr>
              <w:t>2017-06</w:t>
            </w:r>
          </w:p>
        </w:tc>
        <w:tc>
          <w:tcPr>
            <w:tcW w:w="800" w:type="dxa"/>
            <w:shd w:val="solid" w:color="FFFFFF" w:fill="auto"/>
          </w:tcPr>
          <w:p w14:paraId="4816CF84" w14:textId="77777777" w:rsidR="005F4297" w:rsidRPr="00D93DB4" w:rsidRDefault="00DC3C5F" w:rsidP="00F9630D">
            <w:pPr>
              <w:pStyle w:val="TAC"/>
              <w:rPr>
                <w:sz w:val="16"/>
                <w:szCs w:val="16"/>
              </w:rPr>
            </w:pPr>
            <w:r>
              <w:rPr>
                <w:sz w:val="16"/>
                <w:szCs w:val="16"/>
              </w:rPr>
              <w:t>SA#</w:t>
            </w:r>
            <w:r w:rsidR="005F4297" w:rsidRPr="00D93DB4">
              <w:rPr>
                <w:sz w:val="16"/>
                <w:szCs w:val="16"/>
              </w:rPr>
              <w:t>76</w:t>
            </w:r>
          </w:p>
        </w:tc>
        <w:tc>
          <w:tcPr>
            <w:tcW w:w="1094" w:type="dxa"/>
            <w:shd w:val="solid" w:color="FFFFFF" w:fill="auto"/>
          </w:tcPr>
          <w:p w14:paraId="2E23D821" w14:textId="77777777" w:rsidR="005F4297" w:rsidRPr="00D93DB4" w:rsidRDefault="005F4297" w:rsidP="00F9630D">
            <w:pPr>
              <w:pStyle w:val="TAC"/>
              <w:rPr>
                <w:sz w:val="16"/>
                <w:szCs w:val="16"/>
              </w:rPr>
            </w:pPr>
            <w:r w:rsidRPr="00D93DB4">
              <w:rPr>
                <w:sz w:val="16"/>
                <w:szCs w:val="16"/>
              </w:rPr>
              <w:t>SP-170316</w:t>
            </w:r>
          </w:p>
        </w:tc>
        <w:tc>
          <w:tcPr>
            <w:tcW w:w="567" w:type="dxa"/>
            <w:shd w:val="solid" w:color="FFFFFF" w:fill="auto"/>
          </w:tcPr>
          <w:p w14:paraId="30272BA0" w14:textId="77777777" w:rsidR="005F4297" w:rsidRPr="00D93DB4" w:rsidRDefault="005F4297" w:rsidP="00F9630D">
            <w:pPr>
              <w:pStyle w:val="TAL"/>
              <w:rPr>
                <w:sz w:val="16"/>
                <w:szCs w:val="16"/>
              </w:rPr>
            </w:pPr>
            <w:r w:rsidRPr="00D93DB4">
              <w:rPr>
                <w:sz w:val="16"/>
                <w:szCs w:val="16"/>
              </w:rPr>
              <w:t>0010</w:t>
            </w:r>
          </w:p>
        </w:tc>
        <w:tc>
          <w:tcPr>
            <w:tcW w:w="425" w:type="dxa"/>
            <w:shd w:val="solid" w:color="FFFFFF" w:fill="auto"/>
          </w:tcPr>
          <w:p w14:paraId="69C17775" w14:textId="77777777" w:rsidR="005F4297" w:rsidRPr="00D93DB4" w:rsidRDefault="005F4297" w:rsidP="005F4297">
            <w:pPr>
              <w:pStyle w:val="TAR"/>
              <w:jc w:val="center"/>
              <w:rPr>
                <w:sz w:val="16"/>
                <w:szCs w:val="16"/>
              </w:rPr>
            </w:pPr>
            <w:r w:rsidRPr="00D93DB4">
              <w:rPr>
                <w:sz w:val="16"/>
                <w:szCs w:val="16"/>
              </w:rPr>
              <w:t>-</w:t>
            </w:r>
          </w:p>
        </w:tc>
        <w:tc>
          <w:tcPr>
            <w:tcW w:w="425" w:type="dxa"/>
            <w:shd w:val="solid" w:color="FFFFFF" w:fill="auto"/>
          </w:tcPr>
          <w:p w14:paraId="3E10B7A5" w14:textId="77777777" w:rsidR="005F4297" w:rsidRPr="00D93DB4" w:rsidRDefault="005F4297" w:rsidP="00F9630D">
            <w:pPr>
              <w:pStyle w:val="TAC"/>
              <w:rPr>
                <w:sz w:val="16"/>
                <w:szCs w:val="16"/>
              </w:rPr>
            </w:pPr>
            <w:r w:rsidRPr="00D93DB4">
              <w:rPr>
                <w:sz w:val="16"/>
                <w:szCs w:val="16"/>
              </w:rPr>
              <w:t>A</w:t>
            </w:r>
          </w:p>
        </w:tc>
        <w:tc>
          <w:tcPr>
            <w:tcW w:w="4536" w:type="dxa"/>
            <w:shd w:val="solid" w:color="FFFFFF" w:fill="auto"/>
          </w:tcPr>
          <w:p w14:paraId="2261FD40" w14:textId="77777777" w:rsidR="005F4297" w:rsidRPr="00D93DB4" w:rsidRDefault="005F4297" w:rsidP="00F9630D">
            <w:pPr>
              <w:pStyle w:val="TAL"/>
              <w:rPr>
                <w:snapToGrid w:val="0"/>
                <w:color w:val="000000"/>
                <w:sz w:val="16"/>
                <w:szCs w:val="16"/>
                <w:lang w:val="en-AU"/>
              </w:rPr>
            </w:pPr>
            <w:r w:rsidRPr="00D93DB4">
              <w:rPr>
                <w:sz w:val="16"/>
                <w:szCs w:val="16"/>
              </w:rPr>
              <w:t>Corrections to the Algorithmic Description</w:t>
            </w:r>
          </w:p>
        </w:tc>
        <w:tc>
          <w:tcPr>
            <w:tcW w:w="992" w:type="dxa"/>
            <w:shd w:val="solid" w:color="FFFFFF" w:fill="auto"/>
          </w:tcPr>
          <w:p w14:paraId="243D3E98" w14:textId="77777777" w:rsidR="005F4297" w:rsidRPr="00D93DB4" w:rsidRDefault="005F4297" w:rsidP="005F4297">
            <w:pPr>
              <w:pStyle w:val="TAC"/>
              <w:rPr>
                <w:sz w:val="16"/>
                <w:szCs w:val="16"/>
              </w:rPr>
            </w:pPr>
            <w:r w:rsidRPr="00D93DB4">
              <w:rPr>
                <w:sz w:val="16"/>
                <w:szCs w:val="16"/>
              </w:rPr>
              <w:t>14.1.0</w:t>
            </w:r>
          </w:p>
        </w:tc>
      </w:tr>
      <w:tr w:rsidR="00B63082" w:rsidRPr="00D93DB4" w14:paraId="325C7A04" w14:textId="77777777" w:rsidTr="00E33EA3">
        <w:tc>
          <w:tcPr>
            <w:tcW w:w="800" w:type="dxa"/>
            <w:tcBorders>
              <w:top w:val="single" w:sz="6" w:space="0" w:color="auto"/>
              <w:left w:val="single" w:sz="6" w:space="0" w:color="auto"/>
              <w:bottom w:val="single" w:sz="6" w:space="0" w:color="auto"/>
              <w:right w:val="single" w:sz="6" w:space="0" w:color="auto"/>
            </w:tcBorders>
            <w:shd w:val="solid" w:color="FFFFFF" w:fill="auto"/>
          </w:tcPr>
          <w:p w14:paraId="28BA7610" w14:textId="77777777" w:rsidR="00B63082" w:rsidRPr="00D93DB4" w:rsidRDefault="00B63082" w:rsidP="00B63082">
            <w:pPr>
              <w:pStyle w:val="TAC"/>
              <w:rPr>
                <w:sz w:val="16"/>
                <w:szCs w:val="16"/>
              </w:rPr>
            </w:pPr>
            <w:r w:rsidRPr="00D93DB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4FFBA3" w14:textId="77777777" w:rsidR="00B63082" w:rsidRPr="00D93DB4" w:rsidRDefault="00DC3C5F" w:rsidP="00B75F64">
            <w:pPr>
              <w:pStyle w:val="TAC"/>
              <w:rPr>
                <w:sz w:val="16"/>
                <w:szCs w:val="16"/>
              </w:rPr>
            </w:pPr>
            <w:r>
              <w:rPr>
                <w:sz w:val="16"/>
                <w:szCs w:val="16"/>
              </w:rPr>
              <w:t>SA#</w:t>
            </w:r>
            <w:r w:rsidR="00B63082" w:rsidRPr="00D93DB4">
              <w:rPr>
                <w:sz w:val="16"/>
                <w:szCs w:val="16"/>
              </w:rP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755C0D" w14:textId="77777777" w:rsidR="00B63082" w:rsidRPr="00D93DB4" w:rsidRDefault="00B63082" w:rsidP="00B75F64">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955A2" w14:textId="77777777" w:rsidR="00B63082" w:rsidRPr="00D93DB4" w:rsidRDefault="00B63082" w:rsidP="00B75F6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70BCE" w14:textId="77777777" w:rsidR="00B63082" w:rsidRPr="00D93DB4" w:rsidRDefault="00B63082" w:rsidP="00B75F6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CCC383" w14:textId="77777777" w:rsidR="00B63082" w:rsidRPr="00D93DB4" w:rsidRDefault="00B63082" w:rsidP="00B75F64">
            <w:pPr>
              <w:pStyle w:val="TAC"/>
              <w:rPr>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tcPr>
          <w:p w14:paraId="2A756516" w14:textId="77777777" w:rsidR="00B63082" w:rsidRPr="00D93DB4" w:rsidRDefault="00B63082" w:rsidP="00B75F64">
            <w:pPr>
              <w:pStyle w:val="TAL"/>
              <w:rPr>
                <w:sz w:val="16"/>
                <w:szCs w:val="16"/>
              </w:rPr>
            </w:pPr>
            <w:r w:rsidRPr="00D93DB4">
              <w:rPr>
                <w:snapToGrid w:val="0"/>
                <w:color w:val="000000"/>
                <w:sz w:val="16"/>
                <w:szCs w:val="16"/>
                <w:lang w:val="en-AU"/>
              </w:rPr>
              <w:t>Version for Release 15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B3D76E" w14:textId="77777777" w:rsidR="00B63082" w:rsidRPr="00D93DB4" w:rsidRDefault="00B63082" w:rsidP="00B63082">
            <w:pPr>
              <w:pStyle w:val="TAC"/>
              <w:rPr>
                <w:sz w:val="16"/>
                <w:szCs w:val="16"/>
              </w:rPr>
            </w:pPr>
            <w:r w:rsidRPr="00D93DB4">
              <w:rPr>
                <w:sz w:val="16"/>
                <w:szCs w:val="16"/>
              </w:rPr>
              <w:t>15.0.0</w:t>
            </w:r>
          </w:p>
        </w:tc>
      </w:tr>
      <w:tr w:rsidR="00E33EA3" w:rsidRPr="00D93DB4" w14:paraId="07ABFEA1" w14:textId="77777777" w:rsidTr="00354B8B">
        <w:tc>
          <w:tcPr>
            <w:tcW w:w="800" w:type="dxa"/>
            <w:tcBorders>
              <w:top w:val="single" w:sz="6" w:space="0" w:color="auto"/>
              <w:left w:val="single" w:sz="6" w:space="0" w:color="auto"/>
              <w:bottom w:val="single" w:sz="12" w:space="0" w:color="auto"/>
              <w:right w:val="single" w:sz="6" w:space="0" w:color="auto"/>
            </w:tcBorders>
            <w:shd w:val="solid" w:color="FFFFFF" w:fill="auto"/>
          </w:tcPr>
          <w:p w14:paraId="20C1CA64" w14:textId="77777777" w:rsidR="00E33EA3" w:rsidRPr="00D93DB4" w:rsidRDefault="00E33EA3" w:rsidP="00B63082">
            <w:pPr>
              <w:pStyle w:val="TAC"/>
              <w:rPr>
                <w:sz w:val="16"/>
                <w:szCs w:val="16"/>
              </w:rPr>
            </w:pPr>
            <w:r>
              <w:rPr>
                <w:sz w:val="16"/>
                <w:szCs w:val="16"/>
              </w:rPr>
              <w:t>2019-03</w:t>
            </w:r>
          </w:p>
        </w:tc>
        <w:tc>
          <w:tcPr>
            <w:tcW w:w="800" w:type="dxa"/>
            <w:tcBorders>
              <w:top w:val="single" w:sz="6" w:space="0" w:color="auto"/>
              <w:left w:val="single" w:sz="6" w:space="0" w:color="auto"/>
              <w:bottom w:val="single" w:sz="12" w:space="0" w:color="auto"/>
              <w:right w:val="single" w:sz="6" w:space="0" w:color="auto"/>
            </w:tcBorders>
            <w:shd w:val="solid" w:color="FFFFFF" w:fill="auto"/>
          </w:tcPr>
          <w:p w14:paraId="457E1720" w14:textId="77777777" w:rsidR="00E33EA3" w:rsidRPr="00D93DB4" w:rsidRDefault="00DC3C5F" w:rsidP="00B75F64">
            <w:pPr>
              <w:pStyle w:val="TAC"/>
              <w:rPr>
                <w:sz w:val="16"/>
                <w:szCs w:val="16"/>
              </w:rPr>
            </w:pPr>
            <w:r>
              <w:rPr>
                <w:sz w:val="16"/>
                <w:szCs w:val="16"/>
              </w:rPr>
              <w:t>SA#</w:t>
            </w:r>
            <w:r w:rsidR="00E33EA3">
              <w:rPr>
                <w:sz w:val="16"/>
                <w:szCs w:val="16"/>
              </w:rPr>
              <w:t>83</w:t>
            </w:r>
          </w:p>
        </w:tc>
        <w:tc>
          <w:tcPr>
            <w:tcW w:w="1094" w:type="dxa"/>
            <w:tcBorders>
              <w:top w:val="single" w:sz="6" w:space="0" w:color="auto"/>
              <w:left w:val="single" w:sz="6" w:space="0" w:color="auto"/>
              <w:bottom w:val="single" w:sz="12" w:space="0" w:color="auto"/>
              <w:right w:val="single" w:sz="6" w:space="0" w:color="auto"/>
            </w:tcBorders>
            <w:shd w:val="solid" w:color="FFFFFF" w:fill="auto"/>
          </w:tcPr>
          <w:p w14:paraId="1149F454" w14:textId="77777777" w:rsidR="00E33EA3" w:rsidRPr="00D93DB4" w:rsidRDefault="00E33EA3" w:rsidP="00B75F64">
            <w:pPr>
              <w:pStyle w:val="TAC"/>
              <w:rPr>
                <w:sz w:val="16"/>
                <w:szCs w:val="16"/>
              </w:rPr>
            </w:pPr>
            <w:r>
              <w:rPr>
                <w:sz w:val="16"/>
                <w:szCs w:val="16"/>
              </w:rPr>
              <w:t>SP-190036</w:t>
            </w:r>
          </w:p>
        </w:tc>
        <w:tc>
          <w:tcPr>
            <w:tcW w:w="567" w:type="dxa"/>
            <w:tcBorders>
              <w:top w:val="single" w:sz="6" w:space="0" w:color="auto"/>
              <w:left w:val="single" w:sz="6" w:space="0" w:color="auto"/>
              <w:bottom w:val="single" w:sz="12" w:space="0" w:color="auto"/>
              <w:right w:val="single" w:sz="6" w:space="0" w:color="auto"/>
            </w:tcBorders>
            <w:shd w:val="solid" w:color="FFFFFF" w:fill="auto"/>
          </w:tcPr>
          <w:p w14:paraId="5D2EFBDA" w14:textId="77777777" w:rsidR="00E33EA3" w:rsidRPr="00D93DB4" w:rsidRDefault="00E33EA3" w:rsidP="00B75F64">
            <w:pPr>
              <w:pStyle w:val="TAL"/>
              <w:rPr>
                <w:sz w:val="16"/>
                <w:szCs w:val="16"/>
              </w:rPr>
            </w:pPr>
            <w:r>
              <w:rPr>
                <w:sz w:val="16"/>
                <w:szCs w:val="16"/>
              </w:rPr>
              <w:t>0011</w:t>
            </w:r>
          </w:p>
        </w:tc>
        <w:tc>
          <w:tcPr>
            <w:tcW w:w="425" w:type="dxa"/>
            <w:tcBorders>
              <w:top w:val="single" w:sz="6" w:space="0" w:color="auto"/>
              <w:left w:val="single" w:sz="6" w:space="0" w:color="auto"/>
              <w:bottom w:val="single" w:sz="12" w:space="0" w:color="auto"/>
              <w:right w:val="single" w:sz="6" w:space="0" w:color="auto"/>
            </w:tcBorders>
            <w:shd w:val="solid" w:color="FFFFFF" w:fill="auto"/>
          </w:tcPr>
          <w:p w14:paraId="6E80C304" w14:textId="77777777" w:rsidR="00E33EA3" w:rsidRPr="00D93DB4" w:rsidRDefault="00E33EA3" w:rsidP="00B75F64">
            <w:pPr>
              <w:pStyle w:val="TAR"/>
              <w:jc w:val="center"/>
              <w:rPr>
                <w:sz w:val="16"/>
                <w:szCs w:val="16"/>
              </w:rPr>
            </w:pPr>
            <w:r>
              <w:rPr>
                <w:sz w:val="16"/>
                <w:szCs w:val="16"/>
              </w:rPr>
              <w:t>1</w:t>
            </w:r>
          </w:p>
        </w:tc>
        <w:tc>
          <w:tcPr>
            <w:tcW w:w="425" w:type="dxa"/>
            <w:tcBorders>
              <w:top w:val="single" w:sz="6" w:space="0" w:color="auto"/>
              <w:left w:val="single" w:sz="6" w:space="0" w:color="auto"/>
              <w:bottom w:val="single" w:sz="12" w:space="0" w:color="auto"/>
              <w:right w:val="single" w:sz="6" w:space="0" w:color="auto"/>
            </w:tcBorders>
            <w:shd w:val="solid" w:color="FFFFFF" w:fill="auto"/>
          </w:tcPr>
          <w:p w14:paraId="5CC67513" w14:textId="77777777" w:rsidR="00E33EA3" w:rsidRPr="00D93DB4" w:rsidRDefault="00E33EA3" w:rsidP="00B75F64">
            <w:pPr>
              <w:pStyle w:val="TAC"/>
              <w:rPr>
                <w:sz w:val="16"/>
                <w:szCs w:val="16"/>
              </w:rPr>
            </w:pPr>
            <w:r>
              <w:rPr>
                <w:sz w:val="16"/>
                <w:szCs w:val="16"/>
              </w:rPr>
              <w:t>B</w:t>
            </w:r>
          </w:p>
        </w:tc>
        <w:tc>
          <w:tcPr>
            <w:tcW w:w="4536" w:type="dxa"/>
            <w:tcBorders>
              <w:top w:val="single" w:sz="6" w:space="0" w:color="auto"/>
              <w:left w:val="single" w:sz="6" w:space="0" w:color="auto"/>
              <w:bottom w:val="single" w:sz="12" w:space="0" w:color="auto"/>
              <w:right w:val="single" w:sz="6" w:space="0" w:color="auto"/>
            </w:tcBorders>
            <w:shd w:val="solid" w:color="FFFFFF" w:fill="auto"/>
          </w:tcPr>
          <w:p w14:paraId="44864739" w14:textId="77777777" w:rsidR="00E33EA3" w:rsidRPr="00D93DB4" w:rsidRDefault="00E33EA3" w:rsidP="00B75F64">
            <w:pPr>
              <w:pStyle w:val="TAL"/>
              <w:rPr>
                <w:snapToGrid w:val="0"/>
                <w:color w:val="000000"/>
                <w:sz w:val="16"/>
                <w:szCs w:val="16"/>
                <w:lang w:val="en-AU"/>
              </w:rPr>
            </w:pPr>
            <w:r>
              <w:rPr>
                <w:snapToGrid w:val="0"/>
                <w:color w:val="000000"/>
                <w:sz w:val="16"/>
                <w:szCs w:val="16"/>
                <w:lang w:val="en-AU"/>
              </w:rPr>
              <w:t>Correction and addition of reference to Alt_FX_EVS implementation</w:t>
            </w:r>
          </w:p>
        </w:tc>
        <w:tc>
          <w:tcPr>
            <w:tcW w:w="992" w:type="dxa"/>
            <w:tcBorders>
              <w:top w:val="single" w:sz="6" w:space="0" w:color="auto"/>
              <w:left w:val="single" w:sz="6" w:space="0" w:color="auto"/>
              <w:bottom w:val="single" w:sz="12" w:space="0" w:color="auto"/>
              <w:right w:val="single" w:sz="6" w:space="0" w:color="auto"/>
            </w:tcBorders>
            <w:shd w:val="solid" w:color="FFFFFF" w:fill="auto"/>
          </w:tcPr>
          <w:p w14:paraId="6E673011" w14:textId="77777777" w:rsidR="00E33EA3" w:rsidRPr="00D93DB4" w:rsidRDefault="00E33EA3" w:rsidP="00B63082">
            <w:pPr>
              <w:pStyle w:val="TAC"/>
              <w:rPr>
                <w:sz w:val="16"/>
                <w:szCs w:val="16"/>
              </w:rPr>
            </w:pPr>
            <w:r w:rsidRPr="00D93DB4">
              <w:rPr>
                <w:sz w:val="16"/>
                <w:szCs w:val="16"/>
              </w:rPr>
              <w:t>1</w:t>
            </w:r>
            <w:r>
              <w:rPr>
                <w:sz w:val="16"/>
                <w:szCs w:val="16"/>
              </w:rPr>
              <w:t>6</w:t>
            </w:r>
            <w:r w:rsidRPr="00D93DB4">
              <w:rPr>
                <w:sz w:val="16"/>
                <w:szCs w:val="16"/>
              </w:rPr>
              <w:t>.0.</w:t>
            </w:r>
            <w:r>
              <w:rPr>
                <w:sz w:val="16"/>
                <w:szCs w:val="16"/>
              </w:rPr>
              <w:t>0</w:t>
            </w:r>
          </w:p>
        </w:tc>
      </w:tr>
      <w:tr w:rsidR="00DC3C5F" w:rsidRPr="00D93DB4" w14:paraId="47A8B0E5" w14:textId="77777777" w:rsidTr="00354B8B">
        <w:tc>
          <w:tcPr>
            <w:tcW w:w="800" w:type="dxa"/>
            <w:tcBorders>
              <w:top w:val="single" w:sz="12" w:space="0" w:color="auto"/>
              <w:left w:val="single" w:sz="6" w:space="0" w:color="auto"/>
              <w:bottom w:val="single" w:sz="12" w:space="0" w:color="auto"/>
              <w:right w:val="single" w:sz="6" w:space="0" w:color="auto"/>
            </w:tcBorders>
            <w:shd w:val="solid" w:color="FFFFFF" w:fill="auto"/>
          </w:tcPr>
          <w:p w14:paraId="6C54231A" w14:textId="77777777" w:rsidR="00DC3C5F" w:rsidRDefault="00DC3C5F" w:rsidP="00DC3C5F">
            <w:pPr>
              <w:pStyle w:val="TAC"/>
              <w:rPr>
                <w:sz w:val="16"/>
                <w:szCs w:val="16"/>
              </w:rPr>
            </w:pPr>
            <w:r>
              <w:rPr>
                <w:sz w:val="16"/>
                <w:szCs w:val="16"/>
              </w:rPr>
              <w:t>2020-06</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72D39A9F" w14:textId="77777777" w:rsidR="00DC3C5F" w:rsidRDefault="00DC3C5F" w:rsidP="00DC3C5F">
            <w:pPr>
              <w:pStyle w:val="TAC"/>
              <w:rPr>
                <w:sz w:val="16"/>
                <w:szCs w:val="16"/>
              </w:rPr>
            </w:pPr>
            <w:r>
              <w:rPr>
                <w:sz w:val="16"/>
                <w:szCs w:val="16"/>
              </w:rPr>
              <w:t>SA#88-e</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3ADFC178" w14:textId="77777777" w:rsidR="00DC3C5F" w:rsidRDefault="00DC3C5F" w:rsidP="00DC3C5F">
            <w:pPr>
              <w:pStyle w:val="TAC"/>
              <w:rPr>
                <w:sz w:val="16"/>
                <w:szCs w:val="16"/>
              </w:rPr>
            </w:pPr>
            <w:r>
              <w:rPr>
                <w:sz w:val="16"/>
                <w:szCs w:val="16"/>
              </w:rPr>
              <w:t>SP-200386</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350DEE3D" w14:textId="77777777" w:rsidR="00DC3C5F" w:rsidRDefault="00DC3C5F" w:rsidP="00DC3C5F">
            <w:pPr>
              <w:pStyle w:val="TAL"/>
              <w:rPr>
                <w:sz w:val="16"/>
                <w:szCs w:val="16"/>
              </w:rPr>
            </w:pPr>
            <w:r>
              <w:rPr>
                <w:sz w:val="16"/>
                <w:szCs w:val="16"/>
              </w:rPr>
              <w:t>0017</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7279653C" w14:textId="77777777" w:rsidR="00DC3C5F" w:rsidRDefault="00DC3C5F" w:rsidP="00DC3C5F">
            <w:pPr>
              <w:pStyle w:val="TAR"/>
              <w:jc w:val="center"/>
              <w:rPr>
                <w:sz w:val="16"/>
                <w:szCs w:val="16"/>
              </w:rPr>
            </w:pPr>
            <w:r>
              <w:rPr>
                <w:sz w:val="16"/>
                <w:szCs w:val="16"/>
              </w:rPr>
              <w:t>0</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362DAF26" w14:textId="77777777" w:rsidR="00DC3C5F" w:rsidRDefault="00DC3C5F" w:rsidP="00DC3C5F">
            <w:pPr>
              <w:pStyle w:val="TAC"/>
              <w:rPr>
                <w:sz w:val="16"/>
                <w:szCs w:val="16"/>
              </w:rPr>
            </w:pPr>
            <w:r>
              <w:rPr>
                <w:sz w:val="16"/>
                <w:szCs w:val="16"/>
              </w:rPr>
              <w:t>A</w:t>
            </w:r>
          </w:p>
        </w:tc>
        <w:tc>
          <w:tcPr>
            <w:tcW w:w="4536" w:type="dxa"/>
            <w:tcBorders>
              <w:top w:val="single" w:sz="12" w:space="0" w:color="auto"/>
              <w:left w:val="single" w:sz="6" w:space="0" w:color="auto"/>
              <w:bottom w:val="single" w:sz="12" w:space="0" w:color="auto"/>
              <w:right w:val="single" w:sz="6" w:space="0" w:color="auto"/>
            </w:tcBorders>
            <w:shd w:val="solid" w:color="FFFFFF" w:fill="auto"/>
          </w:tcPr>
          <w:p w14:paraId="11A5247E" w14:textId="77777777" w:rsidR="00DC3C5F" w:rsidRDefault="00DC3C5F" w:rsidP="00DC3C5F">
            <w:pPr>
              <w:pStyle w:val="TAL"/>
              <w:rPr>
                <w:snapToGrid w:val="0"/>
                <w:color w:val="000000"/>
                <w:sz w:val="16"/>
                <w:szCs w:val="16"/>
                <w:lang w:val="en-AU"/>
              </w:rPr>
            </w:pPr>
            <w:r w:rsidRPr="00D93DB4">
              <w:rPr>
                <w:sz w:val="16"/>
                <w:szCs w:val="16"/>
              </w:rPr>
              <w:t>Corrections to the Algorithmic Description</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0775A788" w14:textId="77777777" w:rsidR="00DC3C5F" w:rsidRPr="00D93DB4" w:rsidRDefault="00DC3C5F" w:rsidP="00DC3C5F">
            <w:pPr>
              <w:pStyle w:val="TAC"/>
              <w:rPr>
                <w:sz w:val="16"/>
                <w:szCs w:val="16"/>
              </w:rPr>
            </w:pPr>
            <w:r>
              <w:rPr>
                <w:sz w:val="16"/>
                <w:szCs w:val="16"/>
              </w:rPr>
              <w:t>16.1.0</w:t>
            </w:r>
          </w:p>
        </w:tc>
      </w:tr>
      <w:tr w:rsidR="00BC136F" w:rsidRPr="00D93DB4" w14:paraId="5A891759" w14:textId="77777777" w:rsidTr="00B02B82">
        <w:tc>
          <w:tcPr>
            <w:tcW w:w="800" w:type="dxa"/>
            <w:tcBorders>
              <w:top w:val="single" w:sz="12" w:space="0" w:color="auto"/>
              <w:left w:val="single" w:sz="6" w:space="0" w:color="auto"/>
              <w:bottom w:val="single" w:sz="12" w:space="0" w:color="auto"/>
              <w:right w:val="single" w:sz="6" w:space="0" w:color="auto"/>
            </w:tcBorders>
            <w:shd w:val="solid" w:color="FFFFFF" w:fill="auto"/>
          </w:tcPr>
          <w:p w14:paraId="2D972CA4" w14:textId="77777777" w:rsidR="00BC136F" w:rsidRDefault="00BC136F" w:rsidP="00DC3C5F">
            <w:pPr>
              <w:pStyle w:val="TAC"/>
              <w:rPr>
                <w:sz w:val="16"/>
                <w:szCs w:val="16"/>
              </w:rPr>
            </w:pPr>
            <w:r>
              <w:rPr>
                <w:sz w:val="16"/>
                <w:szCs w:val="16"/>
              </w:rPr>
              <w:t>2022-04</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1B985530" w14:textId="77777777" w:rsidR="00BC136F" w:rsidRDefault="00BC136F" w:rsidP="00DC3C5F">
            <w:pPr>
              <w:pStyle w:val="TAC"/>
              <w:rPr>
                <w:sz w:val="16"/>
                <w:szCs w:val="16"/>
              </w:rPr>
            </w:pPr>
            <w:r>
              <w:rPr>
                <w:sz w:val="16"/>
                <w:szCs w:val="16"/>
              </w:rPr>
              <w:t>-</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3E08E276" w14:textId="77777777" w:rsidR="00BC136F" w:rsidRDefault="00BC136F" w:rsidP="00DC3C5F">
            <w:pPr>
              <w:pStyle w:val="TAC"/>
              <w:rPr>
                <w:sz w:val="16"/>
                <w:szCs w:val="16"/>
              </w:rPr>
            </w:pPr>
            <w:r>
              <w:rPr>
                <w:sz w:val="16"/>
                <w:szCs w:val="16"/>
              </w:rPr>
              <w:t>-</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75E4A267" w14:textId="77777777" w:rsidR="00BC136F" w:rsidRDefault="00BC136F" w:rsidP="00DC3C5F">
            <w:pPr>
              <w:pStyle w:val="TAL"/>
              <w:rPr>
                <w:sz w:val="16"/>
                <w:szCs w:val="16"/>
              </w:rPr>
            </w:pPr>
            <w:r>
              <w:rPr>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5F374BF1" w14:textId="77777777" w:rsidR="00BC136F" w:rsidRDefault="00BC136F" w:rsidP="00DC3C5F">
            <w:pPr>
              <w:pStyle w:val="TAR"/>
              <w:jc w:val="center"/>
              <w:rPr>
                <w:sz w:val="16"/>
                <w:szCs w:val="16"/>
              </w:rPr>
            </w:pPr>
            <w:r>
              <w:rPr>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67694692" w14:textId="77777777" w:rsidR="00BC136F" w:rsidRDefault="00BC136F" w:rsidP="00DC3C5F">
            <w:pPr>
              <w:pStyle w:val="TAC"/>
              <w:rPr>
                <w:sz w:val="16"/>
                <w:szCs w:val="16"/>
              </w:rPr>
            </w:pPr>
            <w:r>
              <w:rPr>
                <w:sz w:val="16"/>
                <w:szCs w:val="16"/>
              </w:rPr>
              <w:t>-</w:t>
            </w:r>
          </w:p>
        </w:tc>
        <w:tc>
          <w:tcPr>
            <w:tcW w:w="4536" w:type="dxa"/>
            <w:tcBorders>
              <w:top w:val="single" w:sz="12" w:space="0" w:color="auto"/>
              <w:left w:val="single" w:sz="6" w:space="0" w:color="auto"/>
              <w:bottom w:val="single" w:sz="12" w:space="0" w:color="auto"/>
              <w:right w:val="single" w:sz="6" w:space="0" w:color="auto"/>
            </w:tcBorders>
            <w:shd w:val="solid" w:color="FFFFFF" w:fill="auto"/>
          </w:tcPr>
          <w:p w14:paraId="4CC55011" w14:textId="77777777" w:rsidR="00BC136F" w:rsidRPr="00D93DB4" w:rsidRDefault="00BC136F" w:rsidP="00DC3C5F">
            <w:pPr>
              <w:pStyle w:val="TAL"/>
              <w:rPr>
                <w:sz w:val="16"/>
                <w:szCs w:val="16"/>
              </w:rPr>
            </w:pPr>
            <w:r>
              <w:rPr>
                <w:sz w:val="16"/>
                <w:szCs w:val="16"/>
              </w:rPr>
              <w:t>Update to Rel-17 version (MCC)</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489D6DC6" w14:textId="77777777" w:rsidR="00BC136F" w:rsidRPr="0043568F" w:rsidRDefault="00BC136F" w:rsidP="00DC3C5F">
            <w:pPr>
              <w:pStyle w:val="TAC"/>
              <w:rPr>
                <w:b/>
                <w:sz w:val="16"/>
                <w:szCs w:val="16"/>
              </w:rPr>
            </w:pPr>
            <w:r w:rsidRPr="0043568F">
              <w:rPr>
                <w:b/>
                <w:sz w:val="16"/>
                <w:szCs w:val="16"/>
              </w:rPr>
              <w:t>17.0.0</w:t>
            </w:r>
          </w:p>
        </w:tc>
      </w:tr>
      <w:tr w:rsidR="00354B8B" w:rsidRPr="00D93DB4" w14:paraId="328E3FCE" w14:textId="77777777" w:rsidTr="00B02B82">
        <w:tc>
          <w:tcPr>
            <w:tcW w:w="800" w:type="dxa"/>
            <w:tcBorders>
              <w:top w:val="single" w:sz="12" w:space="0" w:color="auto"/>
              <w:left w:val="single" w:sz="6" w:space="0" w:color="auto"/>
              <w:bottom w:val="single" w:sz="12" w:space="0" w:color="auto"/>
              <w:right w:val="single" w:sz="6" w:space="0" w:color="auto"/>
            </w:tcBorders>
            <w:shd w:val="solid" w:color="FFFFFF" w:fill="auto"/>
          </w:tcPr>
          <w:p w14:paraId="5851AA0A" w14:textId="77777777" w:rsidR="00354B8B" w:rsidRDefault="00354B8B" w:rsidP="00DC3C5F">
            <w:pPr>
              <w:pStyle w:val="TAC"/>
              <w:rPr>
                <w:sz w:val="16"/>
                <w:szCs w:val="16"/>
              </w:rPr>
            </w:pPr>
            <w:r>
              <w:rPr>
                <w:sz w:val="16"/>
                <w:szCs w:val="16"/>
              </w:rPr>
              <w:t>2022-12</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4FF53360" w14:textId="77777777" w:rsidR="00354B8B" w:rsidRDefault="002B1675" w:rsidP="00DC3C5F">
            <w:pPr>
              <w:pStyle w:val="TAC"/>
              <w:rPr>
                <w:sz w:val="16"/>
                <w:szCs w:val="16"/>
              </w:rPr>
            </w:pPr>
            <w:r>
              <w:rPr>
                <w:sz w:val="16"/>
                <w:szCs w:val="16"/>
              </w:rPr>
              <w:t>SA#98-e</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0CC0B961" w14:textId="77777777" w:rsidR="00354B8B" w:rsidRDefault="00354B8B" w:rsidP="00DC3C5F">
            <w:pPr>
              <w:pStyle w:val="TAC"/>
              <w:rPr>
                <w:sz w:val="16"/>
                <w:szCs w:val="16"/>
              </w:rPr>
            </w:pPr>
            <w:r w:rsidRPr="00354B8B">
              <w:rPr>
                <w:sz w:val="16"/>
                <w:szCs w:val="16"/>
              </w:rPr>
              <w:t>SP-221049</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58946700" w14:textId="77777777" w:rsidR="00354B8B" w:rsidRDefault="00354B8B" w:rsidP="00DC3C5F">
            <w:pPr>
              <w:pStyle w:val="TAL"/>
              <w:rPr>
                <w:sz w:val="16"/>
                <w:szCs w:val="16"/>
              </w:rPr>
            </w:pPr>
            <w:r>
              <w:rPr>
                <w:sz w:val="16"/>
                <w:szCs w:val="16"/>
              </w:rPr>
              <w:t>0018</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50403DA5" w14:textId="77777777" w:rsidR="00354B8B" w:rsidRDefault="00354B8B" w:rsidP="00DC3C5F">
            <w:pPr>
              <w:pStyle w:val="TAR"/>
              <w:jc w:val="center"/>
              <w:rPr>
                <w:sz w:val="16"/>
                <w:szCs w:val="16"/>
              </w:rPr>
            </w:pPr>
            <w:r>
              <w:rPr>
                <w:sz w:val="16"/>
                <w:szCs w:val="16"/>
              </w:rPr>
              <w:t>1</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4B89CA31" w14:textId="77777777" w:rsidR="00354B8B" w:rsidRDefault="00354B8B" w:rsidP="00DC3C5F">
            <w:pPr>
              <w:pStyle w:val="TAC"/>
              <w:rPr>
                <w:sz w:val="16"/>
                <w:szCs w:val="16"/>
              </w:rPr>
            </w:pPr>
            <w:r>
              <w:rPr>
                <w:sz w:val="16"/>
                <w:szCs w:val="16"/>
              </w:rPr>
              <w:t>F</w:t>
            </w:r>
          </w:p>
        </w:tc>
        <w:tc>
          <w:tcPr>
            <w:tcW w:w="4536" w:type="dxa"/>
            <w:tcBorders>
              <w:top w:val="single" w:sz="12" w:space="0" w:color="auto"/>
              <w:left w:val="single" w:sz="6" w:space="0" w:color="auto"/>
              <w:bottom w:val="single" w:sz="12" w:space="0" w:color="auto"/>
              <w:right w:val="single" w:sz="6" w:space="0" w:color="auto"/>
            </w:tcBorders>
            <w:shd w:val="solid" w:color="FFFFFF" w:fill="auto"/>
          </w:tcPr>
          <w:p w14:paraId="001E9F2F" w14:textId="77777777" w:rsidR="00354B8B" w:rsidRDefault="00354B8B" w:rsidP="00DC3C5F">
            <w:pPr>
              <w:pStyle w:val="TAL"/>
              <w:rPr>
                <w:sz w:val="16"/>
                <w:szCs w:val="16"/>
              </w:rPr>
            </w:pPr>
            <w:r>
              <w:rPr>
                <w:sz w:val="16"/>
                <w:szCs w:val="16"/>
              </w:rPr>
              <w:t>Corrections to the EVS algorithmic description</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31CD7856" w14:textId="77777777" w:rsidR="00354B8B" w:rsidRPr="00354B8B" w:rsidRDefault="00354B8B" w:rsidP="00DC3C5F">
            <w:pPr>
              <w:pStyle w:val="TAC"/>
              <w:rPr>
                <w:b/>
                <w:sz w:val="16"/>
                <w:szCs w:val="16"/>
              </w:rPr>
            </w:pPr>
            <w:r>
              <w:rPr>
                <w:b/>
                <w:sz w:val="16"/>
                <w:szCs w:val="16"/>
              </w:rPr>
              <w:t>17.1.0</w:t>
            </w:r>
          </w:p>
        </w:tc>
      </w:tr>
      <w:tr w:rsidR="00B02B82" w:rsidRPr="00D93DB4" w14:paraId="0CACD2AC" w14:textId="77777777" w:rsidTr="00BC136F">
        <w:tc>
          <w:tcPr>
            <w:tcW w:w="800" w:type="dxa"/>
            <w:tcBorders>
              <w:top w:val="single" w:sz="12" w:space="0" w:color="auto"/>
              <w:left w:val="single" w:sz="6" w:space="0" w:color="auto"/>
              <w:bottom w:val="single" w:sz="6" w:space="0" w:color="auto"/>
              <w:right w:val="single" w:sz="6" w:space="0" w:color="auto"/>
            </w:tcBorders>
            <w:shd w:val="solid" w:color="FFFFFF" w:fill="auto"/>
          </w:tcPr>
          <w:p w14:paraId="16328B6B" w14:textId="4F993A2B" w:rsidR="00B02B82" w:rsidRDefault="00B02B82" w:rsidP="00DC3C5F">
            <w:pPr>
              <w:pStyle w:val="TAC"/>
              <w:rPr>
                <w:sz w:val="16"/>
                <w:szCs w:val="16"/>
              </w:rPr>
            </w:pPr>
            <w:r>
              <w:rPr>
                <w:sz w:val="16"/>
                <w:szCs w:val="16"/>
              </w:rPr>
              <w:t>2024-0</w:t>
            </w:r>
            <w:r w:rsidR="005E152A">
              <w:rPr>
                <w:sz w:val="16"/>
                <w:szCs w:val="16"/>
              </w:rPr>
              <w:t>3</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14:paraId="2C1B4996" w14:textId="77777777" w:rsidR="00B02B82" w:rsidRDefault="00B02B82" w:rsidP="00DC3C5F">
            <w:pPr>
              <w:pStyle w:val="TAC"/>
              <w:rPr>
                <w:sz w:val="16"/>
                <w:szCs w:val="16"/>
              </w:rPr>
            </w:pPr>
            <w:r>
              <w:rPr>
                <w:sz w:val="16"/>
                <w:szCs w:val="16"/>
              </w:rPr>
              <w:t>-</w:t>
            </w:r>
          </w:p>
        </w:tc>
        <w:tc>
          <w:tcPr>
            <w:tcW w:w="1094" w:type="dxa"/>
            <w:tcBorders>
              <w:top w:val="single" w:sz="12" w:space="0" w:color="auto"/>
              <w:left w:val="single" w:sz="6" w:space="0" w:color="auto"/>
              <w:bottom w:val="single" w:sz="6" w:space="0" w:color="auto"/>
              <w:right w:val="single" w:sz="6" w:space="0" w:color="auto"/>
            </w:tcBorders>
            <w:shd w:val="solid" w:color="FFFFFF" w:fill="auto"/>
          </w:tcPr>
          <w:p w14:paraId="2DE2BE6F" w14:textId="77777777" w:rsidR="00B02B82" w:rsidRPr="00354B8B" w:rsidRDefault="00B02B82" w:rsidP="00DC3C5F">
            <w:pPr>
              <w:pStyle w:val="TAC"/>
              <w:rPr>
                <w:sz w:val="16"/>
                <w:szCs w:val="16"/>
              </w:rPr>
            </w:pPr>
            <w:r>
              <w:rPr>
                <w:sz w:val="16"/>
                <w:szCs w:val="16"/>
              </w:rPr>
              <w:t>-</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6EB071FA" w14:textId="77777777" w:rsidR="00B02B82" w:rsidRDefault="00B02B82" w:rsidP="00DC3C5F">
            <w:pPr>
              <w:pStyle w:val="TAL"/>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21172DE" w14:textId="77777777" w:rsidR="00B02B82" w:rsidRDefault="00B02B82" w:rsidP="00DC3C5F">
            <w:pPr>
              <w:pStyle w:val="TAR"/>
              <w:jc w:val="center"/>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7270699D" w14:textId="77777777" w:rsidR="00B02B82" w:rsidRDefault="00B02B82" w:rsidP="00DC3C5F">
            <w:pPr>
              <w:pStyle w:val="TAC"/>
              <w:rPr>
                <w:sz w:val="16"/>
                <w:szCs w:val="16"/>
              </w:rPr>
            </w:pPr>
            <w:r>
              <w:rPr>
                <w:sz w:val="16"/>
                <w:szCs w:val="16"/>
              </w:rPr>
              <w:t>-</w:t>
            </w:r>
          </w:p>
        </w:tc>
        <w:tc>
          <w:tcPr>
            <w:tcW w:w="4536" w:type="dxa"/>
            <w:tcBorders>
              <w:top w:val="single" w:sz="12" w:space="0" w:color="auto"/>
              <w:left w:val="single" w:sz="6" w:space="0" w:color="auto"/>
              <w:bottom w:val="single" w:sz="6" w:space="0" w:color="auto"/>
              <w:right w:val="single" w:sz="6" w:space="0" w:color="auto"/>
            </w:tcBorders>
            <w:shd w:val="solid" w:color="FFFFFF" w:fill="auto"/>
          </w:tcPr>
          <w:p w14:paraId="5D90AA5D" w14:textId="77777777" w:rsidR="00B02B82" w:rsidRDefault="00B02B82" w:rsidP="00DC3C5F">
            <w:pPr>
              <w:pStyle w:val="TAL"/>
              <w:rPr>
                <w:sz w:val="16"/>
                <w:szCs w:val="16"/>
              </w:rPr>
            </w:pPr>
            <w:r>
              <w:rPr>
                <w:sz w:val="16"/>
                <w:szCs w:val="16"/>
              </w:rPr>
              <w:t>Update to Rel-18 version (MCC)</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11E4AC25" w14:textId="77777777" w:rsidR="00B02B82" w:rsidRPr="00B02B82" w:rsidRDefault="00B02B82" w:rsidP="00DC3C5F">
            <w:pPr>
              <w:pStyle w:val="TAC"/>
              <w:rPr>
                <w:b/>
                <w:sz w:val="16"/>
                <w:szCs w:val="16"/>
              </w:rPr>
            </w:pPr>
            <w:r w:rsidRPr="00B02B82">
              <w:rPr>
                <w:b/>
                <w:sz w:val="16"/>
                <w:szCs w:val="16"/>
              </w:rPr>
              <w:t>18.0.0</w:t>
            </w:r>
          </w:p>
        </w:tc>
      </w:tr>
    </w:tbl>
    <w:p w14:paraId="5D1AD20C" w14:textId="77777777" w:rsidR="009A3FE5" w:rsidRPr="00D93DB4" w:rsidRDefault="009A3FE5" w:rsidP="009A3FE5"/>
    <w:p w14:paraId="68F8EDB9" w14:textId="77777777" w:rsidR="009A3FE5" w:rsidRPr="00D93DB4" w:rsidRDefault="009A3FE5" w:rsidP="00F07D65"/>
    <w:sectPr w:rsidR="009A3FE5" w:rsidRPr="00D93DB4">
      <w:headerReference w:type="default" r:id="rId1278"/>
      <w:footerReference w:type="default" r:id="rId127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D4B49" w14:textId="77777777" w:rsidR="0086583A" w:rsidRDefault="0086583A">
      <w:r>
        <w:separator/>
      </w:r>
    </w:p>
  </w:endnote>
  <w:endnote w:type="continuationSeparator" w:id="0">
    <w:p w14:paraId="541A776E" w14:textId="77777777" w:rsidR="0086583A" w:rsidRDefault="0086583A">
      <w:r>
        <w:continuationSeparator/>
      </w:r>
    </w:p>
  </w:endnote>
  <w:endnote w:type="continuationNotice" w:id="1">
    <w:p w14:paraId="29E047FC" w14:textId="77777777" w:rsidR="0086583A" w:rsidRDefault="0086583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5BCFE" w14:textId="77777777" w:rsidR="008A6910" w:rsidRDefault="008A691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86C82" w14:textId="77777777" w:rsidR="0086583A" w:rsidRDefault="0086583A">
      <w:r>
        <w:separator/>
      </w:r>
    </w:p>
  </w:footnote>
  <w:footnote w:type="continuationSeparator" w:id="0">
    <w:p w14:paraId="5DE570AC" w14:textId="77777777" w:rsidR="0086583A" w:rsidRDefault="0086583A">
      <w:r>
        <w:continuationSeparator/>
      </w:r>
    </w:p>
  </w:footnote>
  <w:footnote w:type="continuationNotice" w:id="1">
    <w:p w14:paraId="60297829" w14:textId="77777777" w:rsidR="0086583A" w:rsidRDefault="0086583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4C7BA" w14:textId="403B97F9" w:rsidR="008A6910" w:rsidRDefault="008A691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02412">
      <w:rPr>
        <w:rFonts w:ascii="Arial" w:hAnsi="Arial" w:cs="Arial"/>
        <w:b/>
        <w:noProof/>
        <w:sz w:val="18"/>
        <w:szCs w:val="18"/>
      </w:rPr>
      <w:t>3GPP TS 26.447 V18.0.0 (2024-03)</w:t>
    </w:r>
    <w:r>
      <w:rPr>
        <w:rFonts w:ascii="Arial" w:hAnsi="Arial" w:cs="Arial"/>
        <w:b/>
        <w:sz w:val="18"/>
        <w:szCs w:val="18"/>
      </w:rPr>
      <w:fldChar w:fldCharType="end"/>
    </w:r>
  </w:p>
  <w:p w14:paraId="0E4EF581" w14:textId="77777777" w:rsidR="008A6910" w:rsidRDefault="008A691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4652AC">
      <w:rPr>
        <w:rFonts w:ascii="Arial" w:hAnsi="Arial" w:cs="Arial"/>
        <w:b/>
        <w:noProof/>
        <w:sz w:val="18"/>
        <w:szCs w:val="18"/>
      </w:rPr>
      <w:t>13</w:t>
    </w:r>
    <w:r>
      <w:rPr>
        <w:rFonts w:ascii="Arial" w:hAnsi="Arial" w:cs="Arial"/>
        <w:b/>
        <w:sz w:val="18"/>
        <w:szCs w:val="18"/>
      </w:rPr>
      <w:fldChar w:fldCharType="end"/>
    </w:r>
  </w:p>
  <w:p w14:paraId="062CFB8E" w14:textId="05D1DAC6" w:rsidR="008A6910" w:rsidRDefault="008A691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02412">
      <w:rPr>
        <w:rFonts w:ascii="Arial" w:hAnsi="Arial" w:cs="Arial"/>
        <w:b/>
        <w:noProof/>
        <w:sz w:val="18"/>
        <w:szCs w:val="18"/>
      </w:rPr>
      <w:t>Release 18</w:t>
    </w:r>
    <w:r>
      <w:rPr>
        <w:rFonts w:ascii="Arial" w:hAnsi="Arial" w:cs="Arial"/>
        <w:b/>
        <w:sz w:val="18"/>
        <w:szCs w:val="18"/>
      </w:rPr>
      <w:fldChar w:fldCharType="end"/>
    </w:r>
  </w:p>
  <w:p w14:paraId="06BB3814" w14:textId="77777777" w:rsidR="008A6910" w:rsidRDefault="008A69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61209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B2C0D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67C9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8252D0"/>
    <w:multiLevelType w:val="hybridMultilevel"/>
    <w:tmpl w:val="803C04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6E419A1"/>
    <w:multiLevelType w:val="hybridMultilevel"/>
    <w:tmpl w:val="FA041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7CF3E63"/>
    <w:multiLevelType w:val="hybridMultilevel"/>
    <w:tmpl w:val="3DD45742"/>
    <w:lvl w:ilvl="0" w:tplc="040C0001">
      <w:start w:val="1"/>
      <w:numFmt w:val="bullet"/>
      <w:lvlText w:val=""/>
      <w:lvlJc w:val="left"/>
      <w:pPr>
        <w:ind w:left="758" w:hanging="360"/>
      </w:pPr>
      <w:rPr>
        <w:rFonts w:ascii="Symbol" w:hAnsi="Symbol" w:hint="default"/>
      </w:rPr>
    </w:lvl>
    <w:lvl w:ilvl="1" w:tplc="040C0003" w:tentative="1">
      <w:start w:val="1"/>
      <w:numFmt w:val="bullet"/>
      <w:lvlText w:val="o"/>
      <w:lvlJc w:val="left"/>
      <w:pPr>
        <w:ind w:left="1478" w:hanging="360"/>
      </w:pPr>
      <w:rPr>
        <w:rFonts w:ascii="Courier New" w:hAnsi="Courier New" w:cs="Courier New" w:hint="default"/>
      </w:rPr>
    </w:lvl>
    <w:lvl w:ilvl="2" w:tplc="040C0005" w:tentative="1">
      <w:start w:val="1"/>
      <w:numFmt w:val="bullet"/>
      <w:lvlText w:val=""/>
      <w:lvlJc w:val="left"/>
      <w:pPr>
        <w:ind w:left="2198" w:hanging="360"/>
      </w:pPr>
      <w:rPr>
        <w:rFonts w:ascii="Wingdings" w:hAnsi="Wingdings" w:hint="default"/>
      </w:rPr>
    </w:lvl>
    <w:lvl w:ilvl="3" w:tplc="040C0001" w:tentative="1">
      <w:start w:val="1"/>
      <w:numFmt w:val="bullet"/>
      <w:lvlText w:val=""/>
      <w:lvlJc w:val="left"/>
      <w:pPr>
        <w:ind w:left="2918" w:hanging="360"/>
      </w:pPr>
      <w:rPr>
        <w:rFonts w:ascii="Symbol" w:hAnsi="Symbol" w:hint="default"/>
      </w:rPr>
    </w:lvl>
    <w:lvl w:ilvl="4" w:tplc="040C0003" w:tentative="1">
      <w:start w:val="1"/>
      <w:numFmt w:val="bullet"/>
      <w:lvlText w:val="o"/>
      <w:lvlJc w:val="left"/>
      <w:pPr>
        <w:ind w:left="3638" w:hanging="360"/>
      </w:pPr>
      <w:rPr>
        <w:rFonts w:ascii="Courier New" w:hAnsi="Courier New" w:cs="Courier New" w:hint="default"/>
      </w:rPr>
    </w:lvl>
    <w:lvl w:ilvl="5" w:tplc="040C0005" w:tentative="1">
      <w:start w:val="1"/>
      <w:numFmt w:val="bullet"/>
      <w:lvlText w:val=""/>
      <w:lvlJc w:val="left"/>
      <w:pPr>
        <w:ind w:left="4358" w:hanging="360"/>
      </w:pPr>
      <w:rPr>
        <w:rFonts w:ascii="Wingdings" w:hAnsi="Wingdings" w:hint="default"/>
      </w:rPr>
    </w:lvl>
    <w:lvl w:ilvl="6" w:tplc="040C0001" w:tentative="1">
      <w:start w:val="1"/>
      <w:numFmt w:val="bullet"/>
      <w:lvlText w:val=""/>
      <w:lvlJc w:val="left"/>
      <w:pPr>
        <w:ind w:left="5078" w:hanging="360"/>
      </w:pPr>
      <w:rPr>
        <w:rFonts w:ascii="Symbol" w:hAnsi="Symbol" w:hint="default"/>
      </w:rPr>
    </w:lvl>
    <w:lvl w:ilvl="7" w:tplc="040C0003" w:tentative="1">
      <w:start w:val="1"/>
      <w:numFmt w:val="bullet"/>
      <w:lvlText w:val="o"/>
      <w:lvlJc w:val="left"/>
      <w:pPr>
        <w:ind w:left="5798" w:hanging="360"/>
      </w:pPr>
      <w:rPr>
        <w:rFonts w:ascii="Courier New" w:hAnsi="Courier New" w:cs="Courier New" w:hint="default"/>
      </w:rPr>
    </w:lvl>
    <w:lvl w:ilvl="8" w:tplc="040C0005" w:tentative="1">
      <w:start w:val="1"/>
      <w:numFmt w:val="bullet"/>
      <w:lvlText w:val=""/>
      <w:lvlJc w:val="left"/>
      <w:pPr>
        <w:ind w:left="6518"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rFonts w:cs="Times New Roman"/>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BAB46A3"/>
    <w:multiLevelType w:val="hybridMultilevel"/>
    <w:tmpl w:val="2D3E306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0C536C5B"/>
    <w:multiLevelType w:val="hybridMultilevel"/>
    <w:tmpl w:val="4D0C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A120AA"/>
    <w:multiLevelType w:val="hybridMultilevel"/>
    <w:tmpl w:val="96966AE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1F0C5979"/>
    <w:multiLevelType w:val="hybridMultilevel"/>
    <w:tmpl w:val="28466FD6"/>
    <w:lvl w:ilvl="0" w:tplc="EE44433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0" w15:restartNumberingAfterBreak="0">
    <w:nsid w:val="20E35C35"/>
    <w:multiLevelType w:val="hybridMultilevel"/>
    <w:tmpl w:val="4C7A5C72"/>
    <w:lvl w:ilvl="0" w:tplc="0809000F">
      <w:start w:val="1"/>
      <w:numFmt w:val="decimal"/>
      <w:lvlText w:val="%1."/>
      <w:lvlJc w:val="left"/>
      <w:pPr>
        <w:ind w:left="1154" w:hanging="360"/>
      </w:pPr>
    </w:lvl>
    <w:lvl w:ilvl="1" w:tplc="08090019" w:tentative="1">
      <w:start w:val="1"/>
      <w:numFmt w:val="lowerLetter"/>
      <w:lvlText w:val="%2."/>
      <w:lvlJc w:val="left"/>
      <w:pPr>
        <w:ind w:left="1874" w:hanging="360"/>
      </w:pPr>
    </w:lvl>
    <w:lvl w:ilvl="2" w:tplc="0809001B" w:tentative="1">
      <w:start w:val="1"/>
      <w:numFmt w:val="lowerRoman"/>
      <w:lvlText w:val="%3."/>
      <w:lvlJc w:val="right"/>
      <w:pPr>
        <w:ind w:left="2594" w:hanging="180"/>
      </w:pPr>
    </w:lvl>
    <w:lvl w:ilvl="3" w:tplc="0809000F" w:tentative="1">
      <w:start w:val="1"/>
      <w:numFmt w:val="decimal"/>
      <w:lvlText w:val="%4."/>
      <w:lvlJc w:val="left"/>
      <w:pPr>
        <w:ind w:left="3314" w:hanging="360"/>
      </w:pPr>
    </w:lvl>
    <w:lvl w:ilvl="4" w:tplc="08090019" w:tentative="1">
      <w:start w:val="1"/>
      <w:numFmt w:val="lowerLetter"/>
      <w:lvlText w:val="%5."/>
      <w:lvlJc w:val="left"/>
      <w:pPr>
        <w:ind w:left="4034" w:hanging="360"/>
      </w:pPr>
    </w:lvl>
    <w:lvl w:ilvl="5" w:tplc="0809001B" w:tentative="1">
      <w:start w:val="1"/>
      <w:numFmt w:val="lowerRoman"/>
      <w:lvlText w:val="%6."/>
      <w:lvlJc w:val="right"/>
      <w:pPr>
        <w:ind w:left="4754" w:hanging="180"/>
      </w:pPr>
    </w:lvl>
    <w:lvl w:ilvl="6" w:tplc="0809000F" w:tentative="1">
      <w:start w:val="1"/>
      <w:numFmt w:val="decimal"/>
      <w:lvlText w:val="%7."/>
      <w:lvlJc w:val="left"/>
      <w:pPr>
        <w:ind w:left="5474" w:hanging="360"/>
      </w:pPr>
    </w:lvl>
    <w:lvl w:ilvl="7" w:tplc="08090019" w:tentative="1">
      <w:start w:val="1"/>
      <w:numFmt w:val="lowerLetter"/>
      <w:lvlText w:val="%8."/>
      <w:lvlJc w:val="left"/>
      <w:pPr>
        <w:ind w:left="6194" w:hanging="360"/>
      </w:pPr>
    </w:lvl>
    <w:lvl w:ilvl="8" w:tplc="0809001B" w:tentative="1">
      <w:start w:val="1"/>
      <w:numFmt w:val="lowerRoman"/>
      <w:lvlText w:val="%9."/>
      <w:lvlJc w:val="right"/>
      <w:pPr>
        <w:ind w:left="6914" w:hanging="180"/>
      </w:pPr>
    </w:lvl>
  </w:abstractNum>
  <w:abstractNum w:abstractNumId="21" w15:restartNumberingAfterBreak="0">
    <w:nsid w:val="25F60BE1"/>
    <w:multiLevelType w:val="hybridMultilevel"/>
    <w:tmpl w:val="02FA774A"/>
    <w:lvl w:ilvl="0" w:tplc="C14E60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1A55FE"/>
    <w:multiLevelType w:val="hybridMultilevel"/>
    <w:tmpl w:val="65969DE6"/>
    <w:lvl w:ilvl="0" w:tplc="8AA66738">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27E12257"/>
    <w:multiLevelType w:val="singleLevel"/>
    <w:tmpl w:val="E7121FB4"/>
    <w:lvl w:ilvl="0">
      <w:start w:val="1"/>
      <w:numFmt w:val="decimalZero"/>
      <w:lvlText w:val="[00%1]"/>
      <w:lvlJc w:val="left"/>
      <w:pPr>
        <w:tabs>
          <w:tab w:val="num" w:pos="720"/>
        </w:tabs>
      </w:pPr>
      <w:rPr>
        <w:rFonts w:cs="Times New Roman"/>
        <w:b/>
        <w:i w:val="0"/>
        <w:lang w:val="en-US"/>
      </w:rPr>
    </w:lvl>
  </w:abstractNum>
  <w:abstractNum w:abstractNumId="24" w15:restartNumberingAfterBreak="0">
    <w:nsid w:val="2B3E2937"/>
    <w:multiLevelType w:val="hybridMultilevel"/>
    <w:tmpl w:val="C08EA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71521F"/>
    <w:multiLevelType w:val="hybridMultilevel"/>
    <w:tmpl w:val="659476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2F934F96"/>
    <w:multiLevelType w:val="hybridMultilevel"/>
    <w:tmpl w:val="E1180236"/>
    <w:lvl w:ilvl="0" w:tplc="CBF4DCEC">
      <w:start w:val="1"/>
      <w:numFmt w:val="lowerLetter"/>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7" w15:restartNumberingAfterBreak="0">
    <w:nsid w:val="3461306F"/>
    <w:multiLevelType w:val="hybridMultilevel"/>
    <w:tmpl w:val="9F4800A4"/>
    <w:lvl w:ilvl="0" w:tplc="D46CB5CA">
      <w:start w:val="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51639A9"/>
    <w:multiLevelType w:val="hybridMultilevel"/>
    <w:tmpl w:val="9B5487A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353915D7"/>
    <w:multiLevelType w:val="hybridMultilevel"/>
    <w:tmpl w:val="96666CC0"/>
    <w:lvl w:ilvl="0" w:tplc="10166B16">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3A8C4A91"/>
    <w:multiLevelType w:val="hybridMultilevel"/>
    <w:tmpl w:val="B3A8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730C3A"/>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2" w15:restartNumberingAfterBreak="0">
    <w:nsid w:val="419075A9"/>
    <w:multiLevelType w:val="hybridMultilevel"/>
    <w:tmpl w:val="549AF61A"/>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46446F68"/>
    <w:multiLevelType w:val="hybridMultilevel"/>
    <w:tmpl w:val="2F4A9BCC"/>
    <w:lvl w:ilvl="0" w:tplc="8FBE04F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6F4C80"/>
    <w:multiLevelType w:val="hybridMultilevel"/>
    <w:tmpl w:val="8D28D98A"/>
    <w:lvl w:ilvl="0" w:tplc="B378B4B2">
      <w:start w:val="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BE97729"/>
    <w:multiLevelType w:val="hybridMultilevel"/>
    <w:tmpl w:val="6E9CBDC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4CE2404D"/>
    <w:multiLevelType w:val="hybridMultilevel"/>
    <w:tmpl w:val="0CA8D54E"/>
    <w:lvl w:ilvl="0" w:tplc="EDC8A86E">
      <w:start w:val="5"/>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B16EFA"/>
    <w:multiLevelType w:val="hybridMultilevel"/>
    <w:tmpl w:val="9342DCC0"/>
    <w:lvl w:ilvl="0" w:tplc="1B0E632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53FA5E87"/>
    <w:multiLevelType w:val="hybridMultilevel"/>
    <w:tmpl w:val="EB34D5C0"/>
    <w:lvl w:ilvl="0" w:tplc="601A4E78">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547601B1"/>
    <w:multiLevelType w:val="multilevel"/>
    <w:tmpl w:val="0B504A80"/>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99B4847"/>
    <w:multiLevelType w:val="hybridMultilevel"/>
    <w:tmpl w:val="0CD81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C60DC2"/>
    <w:multiLevelType w:val="hybridMultilevel"/>
    <w:tmpl w:val="660E900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2" w15:restartNumberingAfterBreak="0">
    <w:nsid w:val="5C086500"/>
    <w:multiLevelType w:val="hybridMultilevel"/>
    <w:tmpl w:val="EE0CC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D717143"/>
    <w:multiLevelType w:val="hybridMultilevel"/>
    <w:tmpl w:val="BCD2562C"/>
    <w:lvl w:ilvl="0" w:tplc="A49678C0">
      <w:start w:val="6"/>
      <w:numFmt w:val="bullet"/>
      <w:lvlText w:val="-"/>
      <w:lvlJc w:val="left"/>
      <w:pPr>
        <w:ind w:left="720" w:hanging="360"/>
      </w:pPr>
      <w:rPr>
        <w:rFonts w:ascii="Times New Roman" w:eastAsia="MS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22B4473"/>
    <w:multiLevelType w:val="hybridMultilevel"/>
    <w:tmpl w:val="6BD2D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6116F79"/>
    <w:multiLevelType w:val="hybridMultilevel"/>
    <w:tmpl w:val="AD88A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6494E4D"/>
    <w:multiLevelType w:val="hybridMultilevel"/>
    <w:tmpl w:val="0C8CD8B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47" w15:restartNumberingAfterBreak="0">
    <w:nsid w:val="6A2A19BC"/>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48" w15:restartNumberingAfterBreak="0">
    <w:nsid w:val="6A865594"/>
    <w:multiLevelType w:val="hybridMultilevel"/>
    <w:tmpl w:val="68E0E846"/>
    <w:lvl w:ilvl="0" w:tplc="04050001">
      <w:start w:val="5"/>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6C1D5587"/>
    <w:multiLevelType w:val="hybridMultilevel"/>
    <w:tmpl w:val="B7106DB2"/>
    <w:lvl w:ilvl="0" w:tplc="7F08CEA4">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50" w15:restartNumberingAfterBreak="0">
    <w:nsid w:val="6E877B91"/>
    <w:multiLevelType w:val="hybridMultilevel"/>
    <w:tmpl w:val="F54C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FEA2464"/>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52" w15:restartNumberingAfterBreak="0">
    <w:nsid w:val="724B69ED"/>
    <w:multiLevelType w:val="hybridMultilevel"/>
    <w:tmpl w:val="D7461A62"/>
    <w:lvl w:ilvl="0" w:tplc="0809000F">
      <w:start w:val="1"/>
      <w:numFmt w:val="decimal"/>
      <w:lvlText w:val="%1."/>
      <w:lvlJc w:val="left"/>
      <w:pPr>
        <w:ind w:left="1212" w:hanging="360"/>
      </w:p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53" w15:restartNumberingAfterBreak="0">
    <w:nsid w:val="737932E8"/>
    <w:multiLevelType w:val="hybridMultilevel"/>
    <w:tmpl w:val="2EF4A278"/>
    <w:lvl w:ilvl="0" w:tplc="8092E78A">
      <w:start w:val="5"/>
      <w:numFmt w:val="bullet"/>
      <w:lvlText w:val="–"/>
      <w:lvlJc w:val="left"/>
      <w:pPr>
        <w:ind w:left="560" w:hanging="360"/>
      </w:pPr>
      <w:rPr>
        <w:rFonts w:ascii="Times New Roman" w:eastAsia="SimSu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4" w15:restartNumberingAfterBreak="0">
    <w:nsid w:val="77356E05"/>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55" w15:restartNumberingAfterBreak="0">
    <w:nsid w:val="77F94FEE"/>
    <w:multiLevelType w:val="multilevel"/>
    <w:tmpl w:val="A88ED9D2"/>
    <w:lvl w:ilvl="0">
      <w:start w:val="1"/>
      <w:numFmt w:val="decimal"/>
      <w:lvlText w:val="%1."/>
      <w:lvlJc w:val="left"/>
      <w:pPr>
        <w:ind w:left="1440" w:hanging="360"/>
      </w:pPr>
    </w:lvl>
    <w:lvl w:ilvl="1">
      <w:start w:val="4"/>
      <w:numFmt w:val="decimal"/>
      <w:isLgl/>
      <w:lvlText w:val="%1.%2"/>
      <w:lvlJc w:val="left"/>
      <w:pPr>
        <w:ind w:left="2505" w:hanging="1425"/>
      </w:pPr>
      <w:rPr>
        <w:rFonts w:hint="default"/>
      </w:rPr>
    </w:lvl>
    <w:lvl w:ilvl="2">
      <w:start w:val="3"/>
      <w:numFmt w:val="decimal"/>
      <w:isLgl/>
      <w:lvlText w:val="%1.%2.%3"/>
      <w:lvlJc w:val="left"/>
      <w:pPr>
        <w:ind w:left="2505" w:hanging="1425"/>
      </w:pPr>
      <w:rPr>
        <w:rFonts w:hint="default"/>
      </w:rPr>
    </w:lvl>
    <w:lvl w:ilvl="3">
      <w:start w:val="2"/>
      <w:numFmt w:val="decimal"/>
      <w:isLgl/>
      <w:lvlText w:val="%1.%2.%3.%4"/>
      <w:lvlJc w:val="left"/>
      <w:pPr>
        <w:ind w:left="2505" w:hanging="1425"/>
      </w:pPr>
      <w:rPr>
        <w:rFonts w:hint="default"/>
      </w:rPr>
    </w:lvl>
    <w:lvl w:ilvl="4">
      <w:start w:val="1"/>
      <w:numFmt w:val="decimal"/>
      <w:isLgl/>
      <w:lvlText w:val="%1.%2.%3.%4.%5"/>
      <w:lvlJc w:val="left"/>
      <w:pPr>
        <w:ind w:left="2505" w:hanging="1425"/>
      </w:pPr>
      <w:rPr>
        <w:rFonts w:hint="default"/>
      </w:rPr>
    </w:lvl>
    <w:lvl w:ilvl="5">
      <w:start w:val="1"/>
      <w:numFmt w:val="decimal"/>
      <w:isLgl/>
      <w:lvlText w:val="%1.%2.%3.%4.%5.%6"/>
      <w:lvlJc w:val="left"/>
      <w:pPr>
        <w:ind w:left="2505" w:hanging="1425"/>
      </w:pPr>
      <w:rPr>
        <w:rFonts w:hint="default"/>
      </w:rPr>
    </w:lvl>
    <w:lvl w:ilvl="6">
      <w:start w:val="1"/>
      <w:numFmt w:val="decimal"/>
      <w:isLgl/>
      <w:lvlText w:val="%1.%2.%3.%4.%5.%6.%7"/>
      <w:lvlJc w:val="left"/>
      <w:pPr>
        <w:ind w:left="2505" w:hanging="1425"/>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6" w15:restartNumberingAfterBreak="0">
    <w:nsid w:val="7BB06CA2"/>
    <w:multiLevelType w:val="hybridMultilevel"/>
    <w:tmpl w:val="58CE3C52"/>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16cid:durableId="28535212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9992868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60358855">
    <w:abstractNumId w:val="11"/>
  </w:num>
  <w:num w:numId="4" w16cid:durableId="607856436">
    <w:abstractNumId w:val="33"/>
  </w:num>
  <w:num w:numId="5" w16cid:durableId="957874313">
    <w:abstractNumId w:val="38"/>
  </w:num>
  <w:num w:numId="6" w16cid:durableId="849829065">
    <w:abstractNumId w:val="29"/>
  </w:num>
  <w:num w:numId="7" w16cid:durableId="1611012086">
    <w:abstractNumId w:val="56"/>
  </w:num>
  <w:num w:numId="8" w16cid:durableId="1702782853">
    <w:abstractNumId w:val="32"/>
  </w:num>
  <w:num w:numId="9" w16cid:durableId="825903857">
    <w:abstractNumId w:val="40"/>
  </w:num>
  <w:num w:numId="10" w16cid:durableId="1002510531">
    <w:abstractNumId w:val="23"/>
    <w:lvlOverride w:ilvl="0">
      <w:startOverride w:val="1"/>
    </w:lvlOverride>
  </w:num>
  <w:num w:numId="11" w16cid:durableId="703988624">
    <w:abstractNumId w:val="23"/>
  </w:num>
  <w:num w:numId="12" w16cid:durableId="1299342815">
    <w:abstractNumId w:val="9"/>
  </w:num>
  <w:num w:numId="13" w16cid:durableId="1834687071">
    <w:abstractNumId w:val="18"/>
  </w:num>
  <w:num w:numId="14" w16cid:durableId="1541625061">
    <w:abstractNumId w:val="17"/>
  </w:num>
  <w:num w:numId="15" w16cid:durableId="534931920">
    <w:abstractNumId w:val="13"/>
  </w:num>
  <w:num w:numId="16" w16cid:durableId="346298451">
    <w:abstractNumId w:val="27"/>
  </w:num>
  <w:num w:numId="17" w16cid:durableId="1312832886">
    <w:abstractNumId w:val="39"/>
  </w:num>
  <w:num w:numId="18" w16cid:durableId="653340649">
    <w:abstractNumId w:val="34"/>
  </w:num>
  <w:num w:numId="19" w16cid:durableId="1024792504">
    <w:abstractNumId w:val="42"/>
  </w:num>
  <w:num w:numId="20" w16cid:durableId="564410084">
    <w:abstractNumId w:val="55"/>
  </w:num>
  <w:num w:numId="21" w16cid:durableId="445806339">
    <w:abstractNumId w:val="35"/>
  </w:num>
  <w:num w:numId="22" w16cid:durableId="238633901">
    <w:abstractNumId w:val="22"/>
  </w:num>
  <w:num w:numId="23" w16cid:durableId="107284545">
    <w:abstractNumId w:val="37"/>
  </w:num>
  <w:num w:numId="24" w16cid:durableId="1674603836">
    <w:abstractNumId w:val="41"/>
  </w:num>
  <w:num w:numId="25" w16cid:durableId="2019967562">
    <w:abstractNumId w:val="21"/>
  </w:num>
  <w:num w:numId="26" w16cid:durableId="1302996549">
    <w:abstractNumId w:val="26"/>
  </w:num>
  <w:num w:numId="27" w16cid:durableId="1424956104">
    <w:abstractNumId w:val="20"/>
  </w:num>
  <w:num w:numId="28" w16cid:durableId="484051404">
    <w:abstractNumId w:val="16"/>
  </w:num>
  <w:num w:numId="29" w16cid:durableId="109519517">
    <w:abstractNumId w:val="52"/>
  </w:num>
  <w:num w:numId="30" w16cid:durableId="674462081">
    <w:abstractNumId w:val="50"/>
  </w:num>
  <w:num w:numId="31" w16cid:durableId="640572260">
    <w:abstractNumId w:val="31"/>
  </w:num>
  <w:num w:numId="32" w16cid:durableId="1171682663">
    <w:abstractNumId w:val="46"/>
  </w:num>
  <w:num w:numId="33" w16cid:durableId="1187057434">
    <w:abstractNumId w:val="51"/>
  </w:num>
  <w:num w:numId="34" w16cid:durableId="202445443">
    <w:abstractNumId w:val="54"/>
  </w:num>
  <w:num w:numId="35" w16cid:durableId="1532377074">
    <w:abstractNumId w:val="53"/>
  </w:num>
  <w:num w:numId="36" w16cid:durableId="163515321">
    <w:abstractNumId w:val="47"/>
  </w:num>
  <w:num w:numId="37" w16cid:durableId="1596555070">
    <w:abstractNumId w:val="28"/>
  </w:num>
  <w:num w:numId="38" w16cid:durableId="895044282">
    <w:abstractNumId w:val="36"/>
  </w:num>
  <w:num w:numId="39" w16cid:durableId="233248781">
    <w:abstractNumId w:val="48"/>
  </w:num>
  <w:num w:numId="40" w16cid:durableId="1407144813">
    <w:abstractNumId w:val="25"/>
  </w:num>
  <w:num w:numId="41" w16cid:durableId="1133405507">
    <w:abstractNumId w:val="43"/>
  </w:num>
  <w:num w:numId="42" w16cid:durableId="323700541">
    <w:abstractNumId w:val="49"/>
  </w:num>
  <w:num w:numId="43" w16cid:durableId="903370090">
    <w:abstractNumId w:val="24"/>
  </w:num>
  <w:num w:numId="44" w16cid:durableId="507258363">
    <w:abstractNumId w:val="19"/>
  </w:num>
  <w:num w:numId="45" w16cid:durableId="1192182339">
    <w:abstractNumId w:val="30"/>
  </w:num>
  <w:num w:numId="46" w16cid:durableId="1472358427">
    <w:abstractNumId w:val="45"/>
  </w:num>
  <w:num w:numId="47" w16cid:durableId="326791543">
    <w:abstractNumId w:val="44"/>
  </w:num>
  <w:num w:numId="48" w16cid:durableId="597179122">
    <w:abstractNumId w:val="14"/>
  </w:num>
  <w:num w:numId="49" w16cid:durableId="333803381">
    <w:abstractNumId w:val="12"/>
  </w:num>
  <w:num w:numId="50" w16cid:durableId="882911088">
    <w:abstractNumId w:val="7"/>
  </w:num>
  <w:num w:numId="51" w16cid:durableId="466632282">
    <w:abstractNumId w:val="6"/>
  </w:num>
  <w:num w:numId="52" w16cid:durableId="819929126">
    <w:abstractNumId w:val="5"/>
  </w:num>
  <w:num w:numId="53" w16cid:durableId="78673253">
    <w:abstractNumId w:val="4"/>
  </w:num>
  <w:num w:numId="54" w16cid:durableId="1794055558">
    <w:abstractNumId w:val="8"/>
  </w:num>
  <w:num w:numId="55" w16cid:durableId="1697652955">
    <w:abstractNumId w:val="3"/>
  </w:num>
  <w:num w:numId="56" w16cid:durableId="835073705">
    <w:abstractNumId w:val="15"/>
  </w:num>
  <w:num w:numId="57" w16cid:durableId="970135386">
    <w:abstractNumId w:val="2"/>
  </w:num>
  <w:num w:numId="58" w16cid:durableId="354505668">
    <w:abstractNumId w:val="1"/>
  </w:num>
  <w:num w:numId="59" w16cid:durableId="1494024710">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132"/>
    <w:rsid w:val="000029D0"/>
    <w:rsid w:val="00002B2D"/>
    <w:rsid w:val="00004A41"/>
    <w:rsid w:val="000051A8"/>
    <w:rsid w:val="00005916"/>
    <w:rsid w:val="00006D23"/>
    <w:rsid w:val="00007C06"/>
    <w:rsid w:val="00007D13"/>
    <w:rsid w:val="00010C73"/>
    <w:rsid w:val="000114D0"/>
    <w:rsid w:val="00011BD7"/>
    <w:rsid w:val="00012275"/>
    <w:rsid w:val="00012344"/>
    <w:rsid w:val="0001287F"/>
    <w:rsid w:val="00014293"/>
    <w:rsid w:val="000147E7"/>
    <w:rsid w:val="00017ACB"/>
    <w:rsid w:val="000205E4"/>
    <w:rsid w:val="0002072E"/>
    <w:rsid w:val="00021868"/>
    <w:rsid w:val="00022010"/>
    <w:rsid w:val="00024258"/>
    <w:rsid w:val="00024538"/>
    <w:rsid w:val="000245D3"/>
    <w:rsid w:val="000266C4"/>
    <w:rsid w:val="00026C7F"/>
    <w:rsid w:val="00026EEB"/>
    <w:rsid w:val="00027297"/>
    <w:rsid w:val="000301F7"/>
    <w:rsid w:val="000326F1"/>
    <w:rsid w:val="00032AA7"/>
    <w:rsid w:val="000331D5"/>
    <w:rsid w:val="00033397"/>
    <w:rsid w:val="0003567F"/>
    <w:rsid w:val="0003717B"/>
    <w:rsid w:val="00040095"/>
    <w:rsid w:val="0004054E"/>
    <w:rsid w:val="00040718"/>
    <w:rsid w:val="00042F99"/>
    <w:rsid w:val="00043AF4"/>
    <w:rsid w:val="00044150"/>
    <w:rsid w:val="000449B8"/>
    <w:rsid w:val="00044BEB"/>
    <w:rsid w:val="0004696E"/>
    <w:rsid w:val="00046FF1"/>
    <w:rsid w:val="00052165"/>
    <w:rsid w:val="000528AC"/>
    <w:rsid w:val="00054642"/>
    <w:rsid w:val="00056871"/>
    <w:rsid w:val="000574B9"/>
    <w:rsid w:val="000577AC"/>
    <w:rsid w:val="000578AF"/>
    <w:rsid w:val="00057BC3"/>
    <w:rsid w:val="00060256"/>
    <w:rsid w:val="00060495"/>
    <w:rsid w:val="000608DF"/>
    <w:rsid w:val="00060DF3"/>
    <w:rsid w:val="0006242C"/>
    <w:rsid w:val="00064C44"/>
    <w:rsid w:val="00065C76"/>
    <w:rsid w:val="00066A0B"/>
    <w:rsid w:val="00067B53"/>
    <w:rsid w:val="00071A59"/>
    <w:rsid w:val="00072752"/>
    <w:rsid w:val="00072F77"/>
    <w:rsid w:val="00074BE5"/>
    <w:rsid w:val="00075A39"/>
    <w:rsid w:val="00076723"/>
    <w:rsid w:val="00076A4C"/>
    <w:rsid w:val="00076ED6"/>
    <w:rsid w:val="00080512"/>
    <w:rsid w:val="0008179D"/>
    <w:rsid w:val="00083A8D"/>
    <w:rsid w:val="00085261"/>
    <w:rsid w:val="00090775"/>
    <w:rsid w:val="00090FA3"/>
    <w:rsid w:val="0009153F"/>
    <w:rsid w:val="000949EF"/>
    <w:rsid w:val="000953FB"/>
    <w:rsid w:val="000973B1"/>
    <w:rsid w:val="000A1FDB"/>
    <w:rsid w:val="000A22B8"/>
    <w:rsid w:val="000A2B74"/>
    <w:rsid w:val="000A4BFC"/>
    <w:rsid w:val="000A6552"/>
    <w:rsid w:val="000A7667"/>
    <w:rsid w:val="000B111F"/>
    <w:rsid w:val="000B2322"/>
    <w:rsid w:val="000B346A"/>
    <w:rsid w:val="000B3DF8"/>
    <w:rsid w:val="000B3F30"/>
    <w:rsid w:val="000B51B0"/>
    <w:rsid w:val="000B5C37"/>
    <w:rsid w:val="000B67DD"/>
    <w:rsid w:val="000B6C62"/>
    <w:rsid w:val="000B7687"/>
    <w:rsid w:val="000C06D0"/>
    <w:rsid w:val="000C29AC"/>
    <w:rsid w:val="000C51E6"/>
    <w:rsid w:val="000C6685"/>
    <w:rsid w:val="000C6FE0"/>
    <w:rsid w:val="000C71F3"/>
    <w:rsid w:val="000C79C6"/>
    <w:rsid w:val="000D11AD"/>
    <w:rsid w:val="000D1A75"/>
    <w:rsid w:val="000D1BA4"/>
    <w:rsid w:val="000D2CA1"/>
    <w:rsid w:val="000D4183"/>
    <w:rsid w:val="000D43D4"/>
    <w:rsid w:val="000D48EC"/>
    <w:rsid w:val="000D4C54"/>
    <w:rsid w:val="000D58AB"/>
    <w:rsid w:val="000D68B1"/>
    <w:rsid w:val="000D7076"/>
    <w:rsid w:val="000D7681"/>
    <w:rsid w:val="000D76D6"/>
    <w:rsid w:val="000D7D49"/>
    <w:rsid w:val="000E1A35"/>
    <w:rsid w:val="000E4703"/>
    <w:rsid w:val="000E7B60"/>
    <w:rsid w:val="000F07D4"/>
    <w:rsid w:val="000F1C89"/>
    <w:rsid w:val="000F4C75"/>
    <w:rsid w:val="000F545B"/>
    <w:rsid w:val="000F5EB3"/>
    <w:rsid w:val="000F7344"/>
    <w:rsid w:val="000F7AE7"/>
    <w:rsid w:val="001005DE"/>
    <w:rsid w:val="00101004"/>
    <w:rsid w:val="00101DC7"/>
    <w:rsid w:val="00102D36"/>
    <w:rsid w:val="00103B1F"/>
    <w:rsid w:val="00103BC5"/>
    <w:rsid w:val="00103D03"/>
    <w:rsid w:val="00104057"/>
    <w:rsid w:val="0010460A"/>
    <w:rsid w:val="00104CB4"/>
    <w:rsid w:val="00104E79"/>
    <w:rsid w:val="00104F76"/>
    <w:rsid w:val="00106023"/>
    <w:rsid w:val="0010607D"/>
    <w:rsid w:val="0011157A"/>
    <w:rsid w:val="00116FFB"/>
    <w:rsid w:val="0012042B"/>
    <w:rsid w:val="00121261"/>
    <w:rsid w:val="001220C6"/>
    <w:rsid w:val="001224B1"/>
    <w:rsid w:val="00123A59"/>
    <w:rsid w:val="00124471"/>
    <w:rsid w:val="00124F17"/>
    <w:rsid w:val="001250F2"/>
    <w:rsid w:val="001252F1"/>
    <w:rsid w:val="001302C4"/>
    <w:rsid w:val="001303EC"/>
    <w:rsid w:val="001307FF"/>
    <w:rsid w:val="00130B37"/>
    <w:rsid w:val="00130FDE"/>
    <w:rsid w:val="00130FEA"/>
    <w:rsid w:val="00131D12"/>
    <w:rsid w:val="001320B5"/>
    <w:rsid w:val="001327CE"/>
    <w:rsid w:val="001337E6"/>
    <w:rsid w:val="00133C66"/>
    <w:rsid w:val="00133DEE"/>
    <w:rsid w:val="00134779"/>
    <w:rsid w:val="00134FDC"/>
    <w:rsid w:val="001378CA"/>
    <w:rsid w:val="00137AA0"/>
    <w:rsid w:val="0014232F"/>
    <w:rsid w:val="0014368F"/>
    <w:rsid w:val="001453B7"/>
    <w:rsid w:val="00145A20"/>
    <w:rsid w:val="0014679F"/>
    <w:rsid w:val="001478DD"/>
    <w:rsid w:val="0015087A"/>
    <w:rsid w:val="00151EB9"/>
    <w:rsid w:val="001531CC"/>
    <w:rsid w:val="00157245"/>
    <w:rsid w:val="0016021D"/>
    <w:rsid w:val="00160DC1"/>
    <w:rsid w:val="001645A4"/>
    <w:rsid w:val="0016475B"/>
    <w:rsid w:val="001649D8"/>
    <w:rsid w:val="0016649D"/>
    <w:rsid w:val="001679CB"/>
    <w:rsid w:val="001701CF"/>
    <w:rsid w:val="001711CA"/>
    <w:rsid w:val="00176ACC"/>
    <w:rsid w:val="00177886"/>
    <w:rsid w:val="00180EE0"/>
    <w:rsid w:val="00181564"/>
    <w:rsid w:val="001815DA"/>
    <w:rsid w:val="00182DF1"/>
    <w:rsid w:val="00183318"/>
    <w:rsid w:val="001845BA"/>
    <w:rsid w:val="00186306"/>
    <w:rsid w:val="00186651"/>
    <w:rsid w:val="00187740"/>
    <w:rsid w:val="00190916"/>
    <w:rsid w:val="00191975"/>
    <w:rsid w:val="001926DA"/>
    <w:rsid w:val="00192EAC"/>
    <w:rsid w:val="0019368A"/>
    <w:rsid w:val="00193ED9"/>
    <w:rsid w:val="00194291"/>
    <w:rsid w:val="001951EC"/>
    <w:rsid w:val="001967F1"/>
    <w:rsid w:val="0019720C"/>
    <w:rsid w:val="001A0C21"/>
    <w:rsid w:val="001A5885"/>
    <w:rsid w:val="001A5A6A"/>
    <w:rsid w:val="001A640D"/>
    <w:rsid w:val="001B05EB"/>
    <w:rsid w:val="001B0E61"/>
    <w:rsid w:val="001B0FF1"/>
    <w:rsid w:val="001B50AE"/>
    <w:rsid w:val="001B50E1"/>
    <w:rsid w:val="001B66F8"/>
    <w:rsid w:val="001B74DF"/>
    <w:rsid w:val="001C043B"/>
    <w:rsid w:val="001C196B"/>
    <w:rsid w:val="001C301A"/>
    <w:rsid w:val="001C4932"/>
    <w:rsid w:val="001C52B4"/>
    <w:rsid w:val="001C5E05"/>
    <w:rsid w:val="001C6741"/>
    <w:rsid w:val="001C6918"/>
    <w:rsid w:val="001D169A"/>
    <w:rsid w:val="001D1C74"/>
    <w:rsid w:val="001D24C4"/>
    <w:rsid w:val="001D38DA"/>
    <w:rsid w:val="001D483C"/>
    <w:rsid w:val="001D4F97"/>
    <w:rsid w:val="001D57BB"/>
    <w:rsid w:val="001D5965"/>
    <w:rsid w:val="001E08A4"/>
    <w:rsid w:val="001E25C2"/>
    <w:rsid w:val="001E2695"/>
    <w:rsid w:val="001E3971"/>
    <w:rsid w:val="001E401B"/>
    <w:rsid w:val="001E56E2"/>
    <w:rsid w:val="001F0E76"/>
    <w:rsid w:val="001F168B"/>
    <w:rsid w:val="001F17E2"/>
    <w:rsid w:val="001F2AB6"/>
    <w:rsid w:val="001F2D92"/>
    <w:rsid w:val="001F2FA7"/>
    <w:rsid w:val="001F5041"/>
    <w:rsid w:val="001F52CE"/>
    <w:rsid w:val="001F77AE"/>
    <w:rsid w:val="00200132"/>
    <w:rsid w:val="0020019B"/>
    <w:rsid w:val="00201C83"/>
    <w:rsid w:val="00204C1F"/>
    <w:rsid w:val="00204D3E"/>
    <w:rsid w:val="00204EB5"/>
    <w:rsid w:val="002060DA"/>
    <w:rsid w:val="00206532"/>
    <w:rsid w:val="002065B9"/>
    <w:rsid w:val="00206C3A"/>
    <w:rsid w:val="002070C1"/>
    <w:rsid w:val="00207FA7"/>
    <w:rsid w:val="0021101E"/>
    <w:rsid w:val="00211501"/>
    <w:rsid w:val="00212603"/>
    <w:rsid w:val="00213BC2"/>
    <w:rsid w:val="0021499D"/>
    <w:rsid w:val="00220EA0"/>
    <w:rsid w:val="00221CA4"/>
    <w:rsid w:val="00221DC8"/>
    <w:rsid w:val="00221F62"/>
    <w:rsid w:val="002227EE"/>
    <w:rsid w:val="00222891"/>
    <w:rsid w:val="0022306A"/>
    <w:rsid w:val="002252AD"/>
    <w:rsid w:val="00226732"/>
    <w:rsid w:val="002275C6"/>
    <w:rsid w:val="00230752"/>
    <w:rsid w:val="002316A7"/>
    <w:rsid w:val="00233AF1"/>
    <w:rsid w:val="00233B48"/>
    <w:rsid w:val="00235B19"/>
    <w:rsid w:val="00235C8F"/>
    <w:rsid w:val="00236372"/>
    <w:rsid w:val="00236CE3"/>
    <w:rsid w:val="0023744B"/>
    <w:rsid w:val="0024038C"/>
    <w:rsid w:val="002406CE"/>
    <w:rsid w:val="002429EC"/>
    <w:rsid w:val="002440ED"/>
    <w:rsid w:val="00244675"/>
    <w:rsid w:val="00244F16"/>
    <w:rsid w:val="002475A9"/>
    <w:rsid w:val="002524A0"/>
    <w:rsid w:val="0025589A"/>
    <w:rsid w:val="00256CF7"/>
    <w:rsid w:val="00257DA3"/>
    <w:rsid w:val="00257F65"/>
    <w:rsid w:val="00260389"/>
    <w:rsid w:val="0026096B"/>
    <w:rsid w:val="00260FDC"/>
    <w:rsid w:val="002613E0"/>
    <w:rsid w:val="00262AD6"/>
    <w:rsid w:val="002650F6"/>
    <w:rsid w:val="0026688A"/>
    <w:rsid w:val="00267A26"/>
    <w:rsid w:val="00267B83"/>
    <w:rsid w:val="00271C29"/>
    <w:rsid w:val="00273D8B"/>
    <w:rsid w:val="00277374"/>
    <w:rsid w:val="00277B27"/>
    <w:rsid w:val="00280638"/>
    <w:rsid w:val="00281514"/>
    <w:rsid w:val="00281716"/>
    <w:rsid w:val="00283684"/>
    <w:rsid w:val="00284682"/>
    <w:rsid w:val="00284731"/>
    <w:rsid w:val="00287D8E"/>
    <w:rsid w:val="0029225F"/>
    <w:rsid w:val="002938A3"/>
    <w:rsid w:val="0029696A"/>
    <w:rsid w:val="002969AE"/>
    <w:rsid w:val="002A0823"/>
    <w:rsid w:val="002A0F21"/>
    <w:rsid w:val="002A30ED"/>
    <w:rsid w:val="002A32E9"/>
    <w:rsid w:val="002A393D"/>
    <w:rsid w:val="002A568C"/>
    <w:rsid w:val="002A7007"/>
    <w:rsid w:val="002B073C"/>
    <w:rsid w:val="002B1351"/>
    <w:rsid w:val="002B1675"/>
    <w:rsid w:val="002B187D"/>
    <w:rsid w:val="002B2E6B"/>
    <w:rsid w:val="002B42EA"/>
    <w:rsid w:val="002B6BCF"/>
    <w:rsid w:val="002B7658"/>
    <w:rsid w:val="002C1061"/>
    <w:rsid w:val="002C21D2"/>
    <w:rsid w:val="002C38FB"/>
    <w:rsid w:val="002C54E8"/>
    <w:rsid w:val="002C5DA2"/>
    <w:rsid w:val="002D058F"/>
    <w:rsid w:val="002D0B7B"/>
    <w:rsid w:val="002D0BE9"/>
    <w:rsid w:val="002D0C3E"/>
    <w:rsid w:val="002D3100"/>
    <w:rsid w:val="002D6380"/>
    <w:rsid w:val="002D6536"/>
    <w:rsid w:val="002D72A2"/>
    <w:rsid w:val="002D7A9C"/>
    <w:rsid w:val="002E129B"/>
    <w:rsid w:val="002E1D75"/>
    <w:rsid w:val="002E29D4"/>
    <w:rsid w:val="002E56E2"/>
    <w:rsid w:val="002E606C"/>
    <w:rsid w:val="002E60F5"/>
    <w:rsid w:val="002E65A4"/>
    <w:rsid w:val="002F1AC7"/>
    <w:rsid w:val="002F2A5D"/>
    <w:rsid w:val="002F375D"/>
    <w:rsid w:val="002F3BA8"/>
    <w:rsid w:val="002F5202"/>
    <w:rsid w:val="002F5274"/>
    <w:rsid w:val="002F52AB"/>
    <w:rsid w:val="002F53A5"/>
    <w:rsid w:val="002F5998"/>
    <w:rsid w:val="00300A51"/>
    <w:rsid w:val="00302274"/>
    <w:rsid w:val="003051EE"/>
    <w:rsid w:val="0030730E"/>
    <w:rsid w:val="00313A16"/>
    <w:rsid w:val="00314012"/>
    <w:rsid w:val="00315ADD"/>
    <w:rsid w:val="00315DBB"/>
    <w:rsid w:val="00315EB7"/>
    <w:rsid w:val="003172DC"/>
    <w:rsid w:val="0032142A"/>
    <w:rsid w:val="00326710"/>
    <w:rsid w:val="00327938"/>
    <w:rsid w:val="00327DFA"/>
    <w:rsid w:val="003311A0"/>
    <w:rsid w:val="0033484C"/>
    <w:rsid w:val="0033643C"/>
    <w:rsid w:val="0033649E"/>
    <w:rsid w:val="0034094E"/>
    <w:rsid w:val="0034138E"/>
    <w:rsid w:val="00342BEC"/>
    <w:rsid w:val="00343905"/>
    <w:rsid w:val="0034638A"/>
    <w:rsid w:val="003472D7"/>
    <w:rsid w:val="0035020B"/>
    <w:rsid w:val="00351274"/>
    <w:rsid w:val="003522C2"/>
    <w:rsid w:val="0035234F"/>
    <w:rsid w:val="003523A8"/>
    <w:rsid w:val="00353FC0"/>
    <w:rsid w:val="0035462D"/>
    <w:rsid w:val="00354B8B"/>
    <w:rsid w:val="00356022"/>
    <w:rsid w:val="00356811"/>
    <w:rsid w:val="00356BA9"/>
    <w:rsid w:val="00356BEE"/>
    <w:rsid w:val="0035768E"/>
    <w:rsid w:val="003577CF"/>
    <w:rsid w:val="003605CE"/>
    <w:rsid w:val="00361701"/>
    <w:rsid w:val="00362D99"/>
    <w:rsid w:val="003631E0"/>
    <w:rsid w:val="00363AAE"/>
    <w:rsid w:val="003641EE"/>
    <w:rsid w:val="00364434"/>
    <w:rsid w:val="00364A61"/>
    <w:rsid w:val="00365A52"/>
    <w:rsid w:val="00365D9B"/>
    <w:rsid w:val="003662EB"/>
    <w:rsid w:val="003672A6"/>
    <w:rsid w:val="00371472"/>
    <w:rsid w:val="003722F2"/>
    <w:rsid w:val="00372757"/>
    <w:rsid w:val="00375C69"/>
    <w:rsid w:val="00375FEC"/>
    <w:rsid w:val="0037690D"/>
    <w:rsid w:val="0038095C"/>
    <w:rsid w:val="00380D75"/>
    <w:rsid w:val="00381230"/>
    <w:rsid w:val="003812FE"/>
    <w:rsid w:val="0038175F"/>
    <w:rsid w:val="00382161"/>
    <w:rsid w:val="00385BE7"/>
    <w:rsid w:val="0038754D"/>
    <w:rsid w:val="003877C7"/>
    <w:rsid w:val="00390D72"/>
    <w:rsid w:val="00390ED8"/>
    <w:rsid w:val="00391E75"/>
    <w:rsid w:val="003933CB"/>
    <w:rsid w:val="0039355B"/>
    <w:rsid w:val="00394255"/>
    <w:rsid w:val="003958F4"/>
    <w:rsid w:val="00395DEF"/>
    <w:rsid w:val="003967A1"/>
    <w:rsid w:val="00397E57"/>
    <w:rsid w:val="003A08D7"/>
    <w:rsid w:val="003A0E0F"/>
    <w:rsid w:val="003A276C"/>
    <w:rsid w:val="003A2C2A"/>
    <w:rsid w:val="003A33BC"/>
    <w:rsid w:val="003A36FA"/>
    <w:rsid w:val="003A5107"/>
    <w:rsid w:val="003A6745"/>
    <w:rsid w:val="003B02B5"/>
    <w:rsid w:val="003B119C"/>
    <w:rsid w:val="003B1C6E"/>
    <w:rsid w:val="003B2A1B"/>
    <w:rsid w:val="003B2A38"/>
    <w:rsid w:val="003B4363"/>
    <w:rsid w:val="003B5ECB"/>
    <w:rsid w:val="003C0C3D"/>
    <w:rsid w:val="003C7CED"/>
    <w:rsid w:val="003C7F12"/>
    <w:rsid w:val="003D130D"/>
    <w:rsid w:val="003D3708"/>
    <w:rsid w:val="003D39FB"/>
    <w:rsid w:val="003D5091"/>
    <w:rsid w:val="003D668D"/>
    <w:rsid w:val="003D6805"/>
    <w:rsid w:val="003D6C41"/>
    <w:rsid w:val="003D787E"/>
    <w:rsid w:val="003E106B"/>
    <w:rsid w:val="003E1609"/>
    <w:rsid w:val="003E160A"/>
    <w:rsid w:val="003E2393"/>
    <w:rsid w:val="003E3B08"/>
    <w:rsid w:val="003E41E1"/>
    <w:rsid w:val="003E44EB"/>
    <w:rsid w:val="003E7306"/>
    <w:rsid w:val="003E7CD7"/>
    <w:rsid w:val="003F05A9"/>
    <w:rsid w:val="003F107B"/>
    <w:rsid w:val="003F2B9C"/>
    <w:rsid w:val="003F3098"/>
    <w:rsid w:val="003F5AA8"/>
    <w:rsid w:val="0040001E"/>
    <w:rsid w:val="004006F9"/>
    <w:rsid w:val="00402246"/>
    <w:rsid w:val="0040621A"/>
    <w:rsid w:val="0040684F"/>
    <w:rsid w:val="004071C4"/>
    <w:rsid w:val="004077F8"/>
    <w:rsid w:val="00407ADA"/>
    <w:rsid w:val="00411DBE"/>
    <w:rsid w:val="00412993"/>
    <w:rsid w:val="004133E0"/>
    <w:rsid w:val="00413D68"/>
    <w:rsid w:val="00414BAF"/>
    <w:rsid w:val="00416D59"/>
    <w:rsid w:val="004176F6"/>
    <w:rsid w:val="00417D80"/>
    <w:rsid w:val="00420F28"/>
    <w:rsid w:val="004213F4"/>
    <w:rsid w:val="004227E2"/>
    <w:rsid w:val="004241D3"/>
    <w:rsid w:val="00424AB3"/>
    <w:rsid w:val="00425546"/>
    <w:rsid w:val="004302F8"/>
    <w:rsid w:val="00430D66"/>
    <w:rsid w:val="004313D7"/>
    <w:rsid w:val="00431744"/>
    <w:rsid w:val="004321FC"/>
    <w:rsid w:val="00432F94"/>
    <w:rsid w:val="00433850"/>
    <w:rsid w:val="00433B8F"/>
    <w:rsid w:val="00434677"/>
    <w:rsid w:val="0043476A"/>
    <w:rsid w:val="0043490A"/>
    <w:rsid w:val="0043562F"/>
    <w:rsid w:val="0043568F"/>
    <w:rsid w:val="00436961"/>
    <w:rsid w:val="00436C16"/>
    <w:rsid w:val="00436C47"/>
    <w:rsid w:val="004372E2"/>
    <w:rsid w:val="00440B8E"/>
    <w:rsid w:val="004414FD"/>
    <w:rsid w:val="00441D29"/>
    <w:rsid w:val="00442217"/>
    <w:rsid w:val="00442D22"/>
    <w:rsid w:val="00443D1E"/>
    <w:rsid w:val="004447DF"/>
    <w:rsid w:val="00445D47"/>
    <w:rsid w:val="00446775"/>
    <w:rsid w:val="00446B08"/>
    <w:rsid w:val="00450543"/>
    <w:rsid w:val="00451690"/>
    <w:rsid w:val="004529BF"/>
    <w:rsid w:val="00453082"/>
    <w:rsid w:val="00453AF6"/>
    <w:rsid w:val="00454E21"/>
    <w:rsid w:val="00457383"/>
    <w:rsid w:val="0045741F"/>
    <w:rsid w:val="00460361"/>
    <w:rsid w:val="00461E4B"/>
    <w:rsid w:val="00462D1F"/>
    <w:rsid w:val="004652AC"/>
    <w:rsid w:val="004664DB"/>
    <w:rsid w:val="00471087"/>
    <w:rsid w:val="00471556"/>
    <w:rsid w:val="00472E74"/>
    <w:rsid w:val="004739A2"/>
    <w:rsid w:val="0047416A"/>
    <w:rsid w:val="004748B2"/>
    <w:rsid w:val="004760B4"/>
    <w:rsid w:val="004775D4"/>
    <w:rsid w:val="00477FB0"/>
    <w:rsid w:val="004814DE"/>
    <w:rsid w:val="00482E5A"/>
    <w:rsid w:val="00486EBE"/>
    <w:rsid w:val="0049123C"/>
    <w:rsid w:val="00492381"/>
    <w:rsid w:val="00492E6E"/>
    <w:rsid w:val="00493B8D"/>
    <w:rsid w:val="00494313"/>
    <w:rsid w:val="004948F7"/>
    <w:rsid w:val="00495C50"/>
    <w:rsid w:val="0049620C"/>
    <w:rsid w:val="00496285"/>
    <w:rsid w:val="00496594"/>
    <w:rsid w:val="0049722C"/>
    <w:rsid w:val="004976F5"/>
    <w:rsid w:val="004A01B6"/>
    <w:rsid w:val="004A048D"/>
    <w:rsid w:val="004A16C8"/>
    <w:rsid w:val="004A2193"/>
    <w:rsid w:val="004A2D1F"/>
    <w:rsid w:val="004A31AD"/>
    <w:rsid w:val="004A7887"/>
    <w:rsid w:val="004A7BD9"/>
    <w:rsid w:val="004B00C6"/>
    <w:rsid w:val="004B22DF"/>
    <w:rsid w:val="004B4704"/>
    <w:rsid w:val="004B60A5"/>
    <w:rsid w:val="004B6638"/>
    <w:rsid w:val="004B6EB4"/>
    <w:rsid w:val="004B7EF8"/>
    <w:rsid w:val="004C0069"/>
    <w:rsid w:val="004C2453"/>
    <w:rsid w:val="004C27B5"/>
    <w:rsid w:val="004C2BFA"/>
    <w:rsid w:val="004C311A"/>
    <w:rsid w:val="004C3AE7"/>
    <w:rsid w:val="004C3CAB"/>
    <w:rsid w:val="004C5011"/>
    <w:rsid w:val="004C5B74"/>
    <w:rsid w:val="004C61FF"/>
    <w:rsid w:val="004D0DAC"/>
    <w:rsid w:val="004D0F1D"/>
    <w:rsid w:val="004D1D40"/>
    <w:rsid w:val="004D1DA8"/>
    <w:rsid w:val="004D3578"/>
    <w:rsid w:val="004D3595"/>
    <w:rsid w:val="004D48F8"/>
    <w:rsid w:val="004D517C"/>
    <w:rsid w:val="004D5187"/>
    <w:rsid w:val="004D52F1"/>
    <w:rsid w:val="004D5358"/>
    <w:rsid w:val="004D586D"/>
    <w:rsid w:val="004D589A"/>
    <w:rsid w:val="004E15E8"/>
    <w:rsid w:val="004E1BC3"/>
    <w:rsid w:val="004E213A"/>
    <w:rsid w:val="004E2D99"/>
    <w:rsid w:val="004E30CD"/>
    <w:rsid w:val="004E408A"/>
    <w:rsid w:val="004E5B34"/>
    <w:rsid w:val="004E5E63"/>
    <w:rsid w:val="004F2A0A"/>
    <w:rsid w:val="004F2E9C"/>
    <w:rsid w:val="004F34AD"/>
    <w:rsid w:val="004F41B5"/>
    <w:rsid w:val="004F5074"/>
    <w:rsid w:val="004F6BFC"/>
    <w:rsid w:val="005005EA"/>
    <w:rsid w:val="005018DA"/>
    <w:rsid w:val="00504F9A"/>
    <w:rsid w:val="0050501E"/>
    <w:rsid w:val="0050673C"/>
    <w:rsid w:val="005074AD"/>
    <w:rsid w:val="00510C5E"/>
    <w:rsid w:val="0051196D"/>
    <w:rsid w:val="00512466"/>
    <w:rsid w:val="005137BA"/>
    <w:rsid w:val="0051458B"/>
    <w:rsid w:val="00514677"/>
    <w:rsid w:val="0051470E"/>
    <w:rsid w:val="005154ED"/>
    <w:rsid w:val="005172AF"/>
    <w:rsid w:val="005213B1"/>
    <w:rsid w:val="00521BAA"/>
    <w:rsid w:val="0052244D"/>
    <w:rsid w:val="00522DAE"/>
    <w:rsid w:val="00522F48"/>
    <w:rsid w:val="00523966"/>
    <w:rsid w:val="005245BE"/>
    <w:rsid w:val="005247C9"/>
    <w:rsid w:val="00524E28"/>
    <w:rsid w:val="005318C8"/>
    <w:rsid w:val="00531D63"/>
    <w:rsid w:val="00532CCC"/>
    <w:rsid w:val="0053667B"/>
    <w:rsid w:val="00536A03"/>
    <w:rsid w:val="0053724F"/>
    <w:rsid w:val="00540413"/>
    <w:rsid w:val="005413AC"/>
    <w:rsid w:val="005413BA"/>
    <w:rsid w:val="005416C5"/>
    <w:rsid w:val="00542BA2"/>
    <w:rsid w:val="005435EB"/>
    <w:rsid w:val="00543E6C"/>
    <w:rsid w:val="005457AD"/>
    <w:rsid w:val="00545DE6"/>
    <w:rsid w:val="0055149A"/>
    <w:rsid w:val="005518E5"/>
    <w:rsid w:val="00556107"/>
    <w:rsid w:val="00560087"/>
    <w:rsid w:val="0056079A"/>
    <w:rsid w:val="0056127B"/>
    <w:rsid w:val="00565087"/>
    <w:rsid w:val="00567FBE"/>
    <w:rsid w:val="005703C4"/>
    <w:rsid w:val="00571566"/>
    <w:rsid w:val="005719BE"/>
    <w:rsid w:val="00574B89"/>
    <w:rsid w:val="00575649"/>
    <w:rsid w:val="00577E4F"/>
    <w:rsid w:val="00584034"/>
    <w:rsid w:val="00585029"/>
    <w:rsid w:val="005852AD"/>
    <w:rsid w:val="0058555D"/>
    <w:rsid w:val="00590ABA"/>
    <w:rsid w:val="005969CA"/>
    <w:rsid w:val="00596BCA"/>
    <w:rsid w:val="00596D56"/>
    <w:rsid w:val="00597632"/>
    <w:rsid w:val="005A1142"/>
    <w:rsid w:val="005A199A"/>
    <w:rsid w:val="005A1A1E"/>
    <w:rsid w:val="005A1A2C"/>
    <w:rsid w:val="005A264E"/>
    <w:rsid w:val="005A4D6C"/>
    <w:rsid w:val="005A677C"/>
    <w:rsid w:val="005A7065"/>
    <w:rsid w:val="005A7540"/>
    <w:rsid w:val="005B07C9"/>
    <w:rsid w:val="005B1611"/>
    <w:rsid w:val="005B1BA1"/>
    <w:rsid w:val="005B2F7C"/>
    <w:rsid w:val="005B3488"/>
    <w:rsid w:val="005B3919"/>
    <w:rsid w:val="005B589F"/>
    <w:rsid w:val="005B5F94"/>
    <w:rsid w:val="005B698E"/>
    <w:rsid w:val="005B6ED7"/>
    <w:rsid w:val="005B7A06"/>
    <w:rsid w:val="005C1D06"/>
    <w:rsid w:val="005C2480"/>
    <w:rsid w:val="005C286A"/>
    <w:rsid w:val="005C48DB"/>
    <w:rsid w:val="005D0359"/>
    <w:rsid w:val="005D11F6"/>
    <w:rsid w:val="005D1215"/>
    <w:rsid w:val="005D2892"/>
    <w:rsid w:val="005D3A11"/>
    <w:rsid w:val="005E152A"/>
    <w:rsid w:val="005E1E43"/>
    <w:rsid w:val="005E3524"/>
    <w:rsid w:val="005E477D"/>
    <w:rsid w:val="005E53AD"/>
    <w:rsid w:val="005E5C4F"/>
    <w:rsid w:val="005E6BCF"/>
    <w:rsid w:val="005E7DB4"/>
    <w:rsid w:val="005F1428"/>
    <w:rsid w:val="005F3011"/>
    <w:rsid w:val="005F4073"/>
    <w:rsid w:val="005F4297"/>
    <w:rsid w:val="005F47E3"/>
    <w:rsid w:val="005F490B"/>
    <w:rsid w:val="005F5FA4"/>
    <w:rsid w:val="005F7242"/>
    <w:rsid w:val="005F7F34"/>
    <w:rsid w:val="00600E76"/>
    <w:rsid w:val="00601957"/>
    <w:rsid w:val="00602053"/>
    <w:rsid w:val="006020A6"/>
    <w:rsid w:val="0060223D"/>
    <w:rsid w:val="00602AD0"/>
    <w:rsid w:val="0060505F"/>
    <w:rsid w:val="006051FE"/>
    <w:rsid w:val="0061162F"/>
    <w:rsid w:val="006116A5"/>
    <w:rsid w:val="00611A8C"/>
    <w:rsid w:val="006139DA"/>
    <w:rsid w:val="006144E8"/>
    <w:rsid w:val="006208D1"/>
    <w:rsid w:val="00622393"/>
    <w:rsid w:val="006226B5"/>
    <w:rsid w:val="00625363"/>
    <w:rsid w:val="00625A69"/>
    <w:rsid w:val="00626DAE"/>
    <w:rsid w:val="00626FC6"/>
    <w:rsid w:val="00627A75"/>
    <w:rsid w:val="006304D6"/>
    <w:rsid w:val="00630B65"/>
    <w:rsid w:val="00630D13"/>
    <w:rsid w:val="00631F0B"/>
    <w:rsid w:val="0063393C"/>
    <w:rsid w:val="006341C6"/>
    <w:rsid w:val="0063595B"/>
    <w:rsid w:val="006375F4"/>
    <w:rsid w:val="006403FF"/>
    <w:rsid w:val="006406C9"/>
    <w:rsid w:val="00640E14"/>
    <w:rsid w:val="006421AB"/>
    <w:rsid w:val="00642AAE"/>
    <w:rsid w:val="006453B4"/>
    <w:rsid w:val="00645DA6"/>
    <w:rsid w:val="00646644"/>
    <w:rsid w:val="00646673"/>
    <w:rsid w:val="00647F0F"/>
    <w:rsid w:val="00651194"/>
    <w:rsid w:val="00651CCE"/>
    <w:rsid w:val="00651E0D"/>
    <w:rsid w:val="00657611"/>
    <w:rsid w:val="00657B0F"/>
    <w:rsid w:val="00657B57"/>
    <w:rsid w:val="0066023D"/>
    <w:rsid w:val="006606FF"/>
    <w:rsid w:val="00661E1E"/>
    <w:rsid w:val="006633D1"/>
    <w:rsid w:val="00663E0A"/>
    <w:rsid w:val="00664900"/>
    <w:rsid w:val="00664D9A"/>
    <w:rsid w:val="00665361"/>
    <w:rsid w:val="00665681"/>
    <w:rsid w:val="00666ECC"/>
    <w:rsid w:val="0067090B"/>
    <w:rsid w:val="00671EAA"/>
    <w:rsid w:val="006726F2"/>
    <w:rsid w:val="00672C39"/>
    <w:rsid w:val="00672CF3"/>
    <w:rsid w:val="00673D26"/>
    <w:rsid w:val="006745F0"/>
    <w:rsid w:val="00675A81"/>
    <w:rsid w:val="00676742"/>
    <w:rsid w:val="00680599"/>
    <w:rsid w:val="00681613"/>
    <w:rsid w:val="00683B08"/>
    <w:rsid w:val="00683BA2"/>
    <w:rsid w:val="0068485A"/>
    <w:rsid w:val="00685BB8"/>
    <w:rsid w:val="00686514"/>
    <w:rsid w:val="0068706B"/>
    <w:rsid w:val="00687216"/>
    <w:rsid w:val="00691007"/>
    <w:rsid w:val="00691EFA"/>
    <w:rsid w:val="006940F7"/>
    <w:rsid w:val="0069519D"/>
    <w:rsid w:val="006953A3"/>
    <w:rsid w:val="006961A3"/>
    <w:rsid w:val="00696344"/>
    <w:rsid w:val="006969D1"/>
    <w:rsid w:val="0069740D"/>
    <w:rsid w:val="006A0F8F"/>
    <w:rsid w:val="006A2C8E"/>
    <w:rsid w:val="006A4D9B"/>
    <w:rsid w:val="006A58AD"/>
    <w:rsid w:val="006A5D9D"/>
    <w:rsid w:val="006A7940"/>
    <w:rsid w:val="006B310C"/>
    <w:rsid w:val="006B311F"/>
    <w:rsid w:val="006B3129"/>
    <w:rsid w:val="006B477C"/>
    <w:rsid w:val="006B47D2"/>
    <w:rsid w:val="006C0BF6"/>
    <w:rsid w:val="006C2A4D"/>
    <w:rsid w:val="006C3B8B"/>
    <w:rsid w:val="006C42B9"/>
    <w:rsid w:val="006C502E"/>
    <w:rsid w:val="006C5C9E"/>
    <w:rsid w:val="006C7CF0"/>
    <w:rsid w:val="006D059A"/>
    <w:rsid w:val="006D0973"/>
    <w:rsid w:val="006D0AF8"/>
    <w:rsid w:val="006D1FAC"/>
    <w:rsid w:val="006D2849"/>
    <w:rsid w:val="006D4608"/>
    <w:rsid w:val="006D4F23"/>
    <w:rsid w:val="006D65F0"/>
    <w:rsid w:val="006D7C46"/>
    <w:rsid w:val="006D7D02"/>
    <w:rsid w:val="006E0027"/>
    <w:rsid w:val="006E074A"/>
    <w:rsid w:val="006E11BB"/>
    <w:rsid w:val="006E15FB"/>
    <w:rsid w:val="006E23D8"/>
    <w:rsid w:val="006E6071"/>
    <w:rsid w:val="006E699B"/>
    <w:rsid w:val="006E79A9"/>
    <w:rsid w:val="006F19F5"/>
    <w:rsid w:val="006F1BB9"/>
    <w:rsid w:val="006F3924"/>
    <w:rsid w:val="006F3B4C"/>
    <w:rsid w:val="006F3EC7"/>
    <w:rsid w:val="006F4BEA"/>
    <w:rsid w:val="006F6427"/>
    <w:rsid w:val="00700467"/>
    <w:rsid w:val="0070068F"/>
    <w:rsid w:val="00700969"/>
    <w:rsid w:val="00700C1B"/>
    <w:rsid w:val="00701575"/>
    <w:rsid w:val="00704E69"/>
    <w:rsid w:val="0070546A"/>
    <w:rsid w:val="00705D0C"/>
    <w:rsid w:val="00706473"/>
    <w:rsid w:val="00706DA6"/>
    <w:rsid w:val="0071190A"/>
    <w:rsid w:val="00711ED5"/>
    <w:rsid w:val="0071266C"/>
    <w:rsid w:val="00712823"/>
    <w:rsid w:val="00713AA6"/>
    <w:rsid w:val="0071480A"/>
    <w:rsid w:val="0071587A"/>
    <w:rsid w:val="00715F41"/>
    <w:rsid w:val="00717786"/>
    <w:rsid w:val="0072006F"/>
    <w:rsid w:val="00721870"/>
    <w:rsid w:val="007237B6"/>
    <w:rsid w:val="00723865"/>
    <w:rsid w:val="0072391E"/>
    <w:rsid w:val="00725D2B"/>
    <w:rsid w:val="00726993"/>
    <w:rsid w:val="00726E0D"/>
    <w:rsid w:val="00730B62"/>
    <w:rsid w:val="00733AC0"/>
    <w:rsid w:val="00734090"/>
    <w:rsid w:val="00734A5B"/>
    <w:rsid w:val="00735351"/>
    <w:rsid w:val="00735AE9"/>
    <w:rsid w:val="00735FD4"/>
    <w:rsid w:val="007369B9"/>
    <w:rsid w:val="0074050B"/>
    <w:rsid w:val="00741755"/>
    <w:rsid w:val="00742272"/>
    <w:rsid w:val="007422A5"/>
    <w:rsid w:val="007429E3"/>
    <w:rsid w:val="007432E2"/>
    <w:rsid w:val="00743EB6"/>
    <w:rsid w:val="0074486B"/>
    <w:rsid w:val="00744E03"/>
    <w:rsid w:val="00744E76"/>
    <w:rsid w:val="00744E80"/>
    <w:rsid w:val="0074619A"/>
    <w:rsid w:val="00746E76"/>
    <w:rsid w:val="007478AC"/>
    <w:rsid w:val="00752055"/>
    <w:rsid w:val="007538D7"/>
    <w:rsid w:val="00753ADF"/>
    <w:rsid w:val="0075440E"/>
    <w:rsid w:val="00755768"/>
    <w:rsid w:val="00755B6B"/>
    <w:rsid w:val="00755BB3"/>
    <w:rsid w:val="00755D8F"/>
    <w:rsid w:val="00756ABB"/>
    <w:rsid w:val="007572FA"/>
    <w:rsid w:val="00757535"/>
    <w:rsid w:val="00760151"/>
    <w:rsid w:val="007619A1"/>
    <w:rsid w:val="007620E6"/>
    <w:rsid w:val="00762116"/>
    <w:rsid w:val="0076448D"/>
    <w:rsid w:val="00765074"/>
    <w:rsid w:val="007655FE"/>
    <w:rsid w:val="00766F85"/>
    <w:rsid w:val="00767D58"/>
    <w:rsid w:val="00776D81"/>
    <w:rsid w:val="00777370"/>
    <w:rsid w:val="00777F5E"/>
    <w:rsid w:val="00781F0F"/>
    <w:rsid w:val="00782ADF"/>
    <w:rsid w:val="0078301F"/>
    <w:rsid w:val="007843BC"/>
    <w:rsid w:val="00784428"/>
    <w:rsid w:val="007846DB"/>
    <w:rsid w:val="007852B1"/>
    <w:rsid w:val="00785DD5"/>
    <w:rsid w:val="00790344"/>
    <w:rsid w:val="007913AA"/>
    <w:rsid w:val="00791AEA"/>
    <w:rsid w:val="00794B49"/>
    <w:rsid w:val="007958DC"/>
    <w:rsid w:val="00796AEA"/>
    <w:rsid w:val="00796C77"/>
    <w:rsid w:val="00797B64"/>
    <w:rsid w:val="007A0A0C"/>
    <w:rsid w:val="007A2924"/>
    <w:rsid w:val="007A48F8"/>
    <w:rsid w:val="007A6F21"/>
    <w:rsid w:val="007B3190"/>
    <w:rsid w:val="007B5A2C"/>
    <w:rsid w:val="007B5BD8"/>
    <w:rsid w:val="007B7608"/>
    <w:rsid w:val="007C0F93"/>
    <w:rsid w:val="007C1F41"/>
    <w:rsid w:val="007C2D3C"/>
    <w:rsid w:val="007C337F"/>
    <w:rsid w:val="007C65F9"/>
    <w:rsid w:val="007C66DF"/>
    <w:rsid w:val="007C77D7"/>
    <w:rsid w:val="007C7A1A"/>
    <w:rsid w:val="007D2B63"/>
    <w:rsid w:val="007D3E5D"/>
    <w:rsid w:val="007D46FB"/>
    <w:rsid w:val="007D525F"/>
    <w:rsid w:val="007D5490"/>
    <w:rsid w:val="007D5FAB"/>
    <w:rsid w:val="007D6012"/>
    <w:rsid w:val="007E03DF"/>
    <w:rsid w:val="007E44FD"/>
    <w:rsid w:val="007E4637"/>
    <w:rsid w:val="007E59E8"/>
    <w:rsid w:val="007E628D"/>
    <w:rsid w:val="007E6664"/>
    <w:rsid w:val="007E7012"/>
    <w:rsid w:val="007E74EB"/>
    <w:rsid w:val="007E74ED"/>
    <w:rsid w:val="007E7747"/>
    <w:rsid w:val="007E7B93"/>
    <w:rsid w:val="007F2529"/>
    <w:rsid w:val="007F2A15"/>
    <w:rsid w:val="007F3C57"/>
    <w:rsid w:val="007F5283"/>
    <w:rsid w:val="007F6C35"/>
    <w:rsid w:val="007F763C"/>
    <w:rsid w:val="0080028D"/>
    <w:rsid w:val="008011CB"/>
    <w:rsid w:val="008028A4"/>
    <w:rsid w:val="00802FEC"/>
    <w:rsid w:val="008034D4"/>
    <w:rsid w:val="00803B3C"/>
    <w:rsid w:val="00806D4B"/>
    <w:rsid w:val="00806FEA"/>
    <w:rsid w:val="008078AD"/>
    <w:rsid w:val="00813576"/>
    <w:rsid w:val="00813ECD"/>
    <w:rsid w:val="00814579"/>
    <w:rsid w:val="00817769"/>
    <w:rsid w:val="0081783C"/>
    <w:rsid w:val="00817D5A"/>
    <w:rsid w:val="00817FEC"/>
    <w:rsid w:val="00823295"/>
    <w:rsid w:val="00827735"/>
    <w:rsid w:val="00827B2D"/>
    <w:rsid w:val="00827B44"/>
    <w:rsid w:val="00827DB1"/>
    <w:rsid w:val="008315EC"/>
    <w:rsid w:val="00831FAF"/>
    <w:rsid w:val="00832203"/>
    <w:rsid w:val="00832500"/>
    <w:rsid w:val="00833288"/>
    <w:rsid w:val="00833A1D"/>
    <w:rsid w:val="00836517"/>
    <w:rsid w:val="00840C56"/>
    <w:rsid w:val="00842225"/>
    <w:rsid w:val="008442E1"/>
    <w:rsid w:val="00846A38"/>
    <w:rsid w:val="00846D2C"/>
    <w:rsid w:val="00847774"/>
    <w:rsid w:val="00847C50"/>
    <w:rsid w:val="00850AE9"/>
    <w:rsid w:val="008525CD"/>
    <w:rsid w:val="00853425"/>
    <w:rsid w:val="00855344"/>
    <w:rsid w:val="00855C18"/>
    <w:rsid w:val="00857A24"/>
    <w:rsid w:val="008605FB"/>
    <w:rsid w:val="008632E7"/>
    <w:rsid w:val="008639A2"/>
    <w:rsid w:val="0086424B"/>
    <w:rsid w:val="00864266"/>
    <w:rsid w:val="008648A2"/>
    <w:rsid w:val="00864D6B"/>
    <w:rsid w:val="0086583A"/>
    <w:rsid w:val="00866AA5"/>
    <w:rsid w:val="00866E74"/>
    <w:rsid w:val="00867180"/>
    <w:rsid w:val="00867CEC"/>
    <w:rsid w:val="008704E2"/>
    <w:rsid w:val="00870A03"/>
    <w:rsid w:val="00870F88"/>
    <w:rsid w:val="00876714"/>
    <w:rsid w:val="008767D5"/>
    <w:rsid w:val="008768CA"/>
    <w:rsid w:val="00876FC6"/>
    <w:rsid w:val="00883C8A"/>
    <w:rsid w:val="008840BB"/>
    <w:rsid w:val="00884347"/>
    <w:rsid w:val="008867E8"/>
    <w:rsid w:val="00887EDF"/>
    <w:rsid w:val="00891A90"/>
    <w:rsid w:val="00892100"/>
    <w:rsid w:val="00893B92"/>
    <w:rsid w:val="00894D28"/>
    <w:rsid w:val="00895882"/>
    <w:rsid w:val="008964AB"/>
    <w:rsid w:val="008A1828"/>
    <w:rsid w:val="008A1A92"/>
    <w:rsid w:val="008A433F"/>
    <w:rsid w:val="008A6342"/>
    <w:rsid w:val="008A6910"/>
    <w:rsid w:val="008B0656"/>
    <w:rsid w:val="008B165B"/>
    <w:rsid w:val="008B1BD6"/>
    <w:rsid w:val="008B206A"/>
    <w:rsid w:val="008B286A"/>
    <w:rsid w:val="008B40CD"/>
    <w:rsid w:val="008B5967"/>
    <w:rsid w:val="008C17E0"/>
    <w:rsid w:val="008C1A60"/>
    <w:rsid w:val="008C1AAD"/>
    <w:rsid w:val="008C1B4E"/>
    <w:rsid w:val="008C2109"/>
    <w:rsid w:val="008C260F"/>
    <w:rsid w:val="008C449A"/>
    <w:rsid w:val="008C4DB2"/>
    <w:rsid w:val="008C5BBB"/>
    <w:rsid w:val="008C5C6F"/>
    <w:rsid w:val="008C69C9"/>
    <w:rsid w:val="008C7E8E"/>
    <w:rsid w:val="008D0284"/>
    <w:rsid w:val="008D02E6"/>
    <w:rsid w:val="008D0BA1"/>
    <w:rsid w:val="008D0F7C"/>
    <w:rsid w:val="008D1DEE"/>
    <w:rsid w:val="008D2A3C"/>
    <w:rsid w:val="008D431A"/>
    <w:rsid w:val="008D5161"/>
    <w:rsid w:val="008E600D"/>
    <w:rsid w:val="008E73BA"/>
    <w:rsid w:val="008E7482"/>
    <w:rsid w:val="008E7514"/>
    <w:rsid w:val="008E7E80"/>
    <w:rsid w:val="008E7EC3"/>
    <w:rsid w:val="008E7F12"/>
    <w:rsid w:val="008F1505"/>
    <w:rsid w:val="008F1AB0"/>
    <w:rsid w:val="008F1CA0"/>
    <w:rsid w:val="008F1EC8"/>
    <w:rsid w:val="008F2466"/>
    <w:rsid w:val="008F50BF"/>
    <w:rsid w:val="008F6ABB"/>
    <w:rsid w:val="008F7300"/>
    <w:rsid w:val="008F7611"/>
    <w:rsid w:val="009015EE"/>
    <w:rsid w:val="0090271F"/>
    <w:rsid w:val="00903848"/>
    <w:rsid w:val="00904DCB"/>
    <w:rsid w:val="00905F5B"/>
    <w:rsid w:val="00906167"/>
    <w:rsid w:val="00907B43"/>
    <w:rsid w:val="0091103C"/>
    <w:rsid w:val="009119E4"/>
    <w:rsid w:val="0091431A"/>
    <w:rsid w:val="0091576C"/>
    <w:rsid w:val="00915D10"/>
    <w:rsid w:val="00916AAC"/>
    <w:rsid w:val="00916DC4"/>
    <w:rsid w:val="009208D8"/>
    <w:rsid w:val="00920AA2"/>
    <w:rsid w:val="00920BE1"/>
    <w:rsid w:val="00923450"/>
    <w:rsid w:val="009234E6"/>
    <w:rsid w:val="00923C95"/>
    <w:rsid w:val="00924314"/>
    <w:rsid w:val="00924A4D"/>
    <w:rsid w:val="00927D8D"/>
    <w:rsid w:val="00932BE5"/>
    <w:rsid w:val="00932E9B"/>
    <w:rsid w:val="00933AF2"/>
    <w:rsid w:val="009346D9"/>
    <w:rsid w:val="00934763"/>
    <w:rsid w:val="009406CA"/>
    <w:rsid w:val="009416F6"/>
    <w:rsid w:val="00942899"/>
    <w:rsid w:val="00942EC2"/>
    <w:rsid w:val="0094327E"/>
    <w:rsid w:val="00943C10"/>
    <w:rsid w:val="00945296"/>
    <w:rsid w:val="009458DB"/>
    <w:rsid w:val="00945E64"/>
    <w:rsid w:val="009473F9"/>
    <w:rsid w:val="00947403"/>
    <w:rsid w:val="00950834"/>
    <w:rsid w:val="00951E18"/>
    <w:rsid w:val="009523CD"/>
    <w:rsid w:val="00952D98"/>
    <w:rsid w:val="0095312A"/>
    <w:rsid w:val="009553B7"/>
    <w:rsid w:val="0095575C"/>
    <w:rsid w:val="00956E48"/>
    <w:rsid w:val="00956FFB"/>
    <w:rsid w:val="00957162"/>
    <w:rsid w:val="0096010C"/>
    <w:rsid w:val="009649EC"/>
    <w:rsid w:val="0096524F"/>
    <w:rsid w:val="00966FB2"/>
    <w:rsid w:val="00967CAD"/>
    <w:rsid w:val="00970661"/>
    <w:rsid w:val="0097092F"/>
    <w:rsid w:val="00970A51"/>
    <w:rsid w:val="009711AD"/>
    <w:rsid w:val="009720BF"/>
    <w:rsid w:val="00972996"/>
    <w:rsid w:val="00972ECE"/>
    <w:rsid w:val="009739AD"/>
    <w:rsid w:val="00973AEA"/>
    <w:rsid w:val="009747FF"/>
    <w:rsid w:val="00974BC0"/>
    <w:rsid w:val="0097574B"/>
    <w:rsid w:val="0097607C"/>
    <w:rsid w:val="009762D9"/>
    <w:rsid w:val="009818E9"/>
    <w:rsid w:val="0098192D"/>
    <w:rsid w:val="0098275D"/>
    <w:rsid w:val="00982FE5"/>
    <w:rsid w:val="00982FFF"/>
    <w:rsid w:val="0098394F"/>
    <w:rsid w:val="009860E5"/>
    <w:rsid w:val="00987242"/>
    <w:rsid w:val="00987558"/>
    <w:rsid w:val="0098762E"/>
    <w:rsid w:val="0099156E"/>
    <w:rsid w:val="00992305"/>
    <w:rsid w:val="00992D9A"/>
    <w:rsid w:val="009930E6"/>
    <w:rsid w:val="0099559C"/>
    <w:rsid w:val="009A1479"/>
    <w:rsid w:val="009A3AAC"/>
    <w:rsid w:val="009A3FE5"/>
    <w:rsid w:val="009A40CD"/>
    <w:rsid w:val="009A468F"/>
    <w:rsid w:val="009B0178"/>
    <w:rsid w:val="009B0443"/>
    <w:rsid w:val="009B06B4"/>
    <w:rsid w:val="009B14E6"/>
    <w:rsid w:val="009B23B6"/>
    <w:rsid w:val="009B4A62"/>
    <w:rsid w:val="009B5267"/>
    <w:rsid w:val="009B52A7"/>
    <w:rsid w:val="009B55B4"/>
    <w:rsid w:val="009B6262"/>
    <w:rsid w:val="009B6675"/>
    <w:rsid w:val="009B6995"/>
    <w:rsid w:val="009C06B7"/>
    <w:rsid w:val="009C1195"/>
    <w:rsid w:val="009C1657"/>
    <w:rsid w:val="009C1E0E"/>
    <w:rsid w:val="009C2CEA"/>
    <w:rsid w:val="009C33F4"/>
    <w:rsid w:val="009C3F55"/>
    <w:rsid w:val="009C738B"/>
    <w:rsid w:val="009C7864"/>
    <w:rsid w:val="009D0ECE"/>
    <w:rsid w:val="009D172F"/>
    <w:rsid w:val="009D2196"/>
    <w:rsid w:val="009D28D6"/>
    <w:rsid w:val="009D34AB"/>
    <w:rsid w:val="009D37C5"/>
    <w:rsid w:val="009D4D63"/>
    <w:rsid w:val="009D71FF"/>
    <w:rsid w:val="009E028E"/>
    <w:rsid w:val="009E07FE"/>
    <w:rsid w:val="009E14FD"/>
    <w:rsid w:val="009E18B0"/>
    <w:rsid w:val="009E21E4"/>
    <w:rsid w:val="009E24A1"/>
    <w:rsid w:val="009E31E5"/>
    <w:rsid w:val="009E4EEA"/>
    <w:rsid w:val="009E52E4"/>
    <w:rsid w:val="009E7145"/>
    <w:rsid w:val="009E77F0"/>
    <w:rsid w:val="009F03E7"/>
    <w:rsid w:val="009F1CC5"/>
    <w:rsid w:val="009F3E60"/>
    <w:rsid w:val="009F5513"/>
    <w:rsid w:val="009F5B6C"/>
    <w:rsid w:val="009F733D"/>
    <w:rsid w:val="009F7A24"/>
    <w:rsid w:val="00A0020E"/>
    <w:rsid w:val="00A003CF"/>
    <w:rsid w:val="00A00E2F"/>
    <w:rsid w:val="00A01752"/>
    <w:rsid w:val="00A02414"/>
    <w:rsid w:val="00A02955"/>
    <w:rsid w:val="00A033FB"/>
    <w:rsid w:val="00A03B33"/>
    <w:rsid w:val="00A05BCF"/>
    <w:rsid w:val="00A07630"/>
    <w:rsid w:val="00A0791A"/>
    <w:rsid w:val="00A07922"/>
    <w:rsid w:val="00A10EF9"/>
    <w:rsid w:val="00A10F02"/>
    <w:rsid w:val="00A11F65"/>
    <w:rsid w:val="00A123F2"/>
    <w:rsid w:val="00A13D75"/>
    <w:rsid w:val="00A13E96"/>
    <w:rsid w:val="00A17909"/>
    <w:rsid w:val="00A20340"/>
    <w:rsid w:val="00A20DCD"/>
    <w:rsid w:val="00A22172"/>
    <w:rsid w:val="00A23B51"/>
    <w:rsid w:val="00A245DF"/>
    <w:rsid w:val="00A2472B"/>
    <w:rsid w:val="00A24E2D"/>
    <w:rsid w:val="00A2720B"/>
    <w:rsid w:val="00A27803"/>
    <w:rsid w:val="00A27888"/>
    <w:rsid w:val="00A27B0A"/>
    <w:rsid w:val="00A30567"/>
    <w:rsid w:val="00A30647"/>
    <w:rsid w:val="00A31E23"/>
    <w:rsid w:val="00A3260D"/>
    <w:rsid w:val="00A327A0"/>
    <w:rsid w:val="00A3494F"/>
    <w:rsid w:val="00A36162"/>
    <w:rsid w:val="00A36189"/>
    <w:rsid w:val="00A368C9"/>
    <w:rsid w:val="00A378AA"/>
    <w:rsid w:val="00A37B08"/>
    <w:rsid w:val="00A40500"/>
    <w:rsid w:val="00A43138"/>
    <w:rsid w:val="00A43497"/>
    <w:rsid w:val="00A44F98"/>
    <w:rsid w:val="00A45CAE"/>
    <w:rsid w:val="00A4723F"/>
    <w:rsid w:val="00A47A37"/>
    <w:rsid w:val="00A47D92"/>
    <w:rsid w:val="00A51A87"/>
    <w:rsid w:val="00A5300F"/>
    <w:rsid w:val="00A53724"/>
    <w:rsid w:val="00A53A62"/>
    <w:rsid w:val="00A53AE6"/>
    <w:rsid w:val="00A54733"/>
    <w:rsid w:val="00A5528D"/>
    <w:rsid w:val="00A55652"/>
    <w:rsid w:val="00A55BD8"/>
    <w:rsid w:val="00A565DE"/>
    <w:rsid w:val="00A56D15"/>
    <w:rsid w:val="00A60017"/>
    <w:rsid w:val="00A6123A"/>
    <w:rsid w:val="00A6141C"/>
    <w:rsid w:val="00A61BF6"/>
    <w:rsid w:val="00A623C5"/>
    <w:rsid w:val="00A64A41"/>
    <w:rsid w:val="00A65D6C"/>
    <w:rsid w:val="00A666C0"/>
    <w:rsid w:val="00A70382"/>
    <w:rsid w:val="00A72DF0"/>
    <w:rsid w:val="00A73655"/>
    <w:rsid w:val="00A745ED"/>
    <w:rsid w:val="00A74CE5"/>
    <w:rsid w:val="00A75EB4"/>
    <w:rsid w:val="00A75F7E"/>
    <w:rsid w:val="00A7740C"/>
    <w:rsid w:val="00A82346"/>
    <w:rsid w:val="00A84CEF"/>
    <w:rsid w:val="00A84EEE"/>
    <w:rsid w:val="00A85553"/>
    <w:rsid w:val="00A866CC"/>
    <w:rsid w:val="00A87D1C"/>
    <w:rsid w:val="00A90037"/>
    <w:rsid w:val="00A90280"/>
    <w:rsid w:val="00A90CD6"/>
    <w:rsid w:val="00A90E12"/>
    <w:rsid w:val="00A91D11"/>
    <w:rsid w:val="00A922CE"/>
    <w:rsid w:val="00A92966"/>
    <w:rsid w:val="00A94782"/>
    <w:rsid w:val="00A95989"/>
    <w:rsid w:val="00A960C0"/>
    <w:rsid w:val="00A96AD4"/>
    <w:rsid w:val="00AA05AF"/>
    <w:rsid w:val="00AA0F04"/>
    <w:rsid w:val="00AA10FF"/>
    <w:rsid w:val="00AA28E2"/>
    <w:rsid w:val="00AA3371"/>
    <w:rsid w:val="00AA4D10"/>
    <w:rsid w:val="00AA4EC5"/>
    <w:rsid w:val="00AA5F34"/>
    <w:rsid w:val="00AA7578"/>
    <w:rsid w:val="00AA7FD8"/>
    <w:rsid w:val="00AB15B3"/>
    <w:rsid w:val="00AB263C"/>
    <w:rsid w:val="00AB311B"/>
    <w:rsid w:val="00AB5DAD"/>
    <w:rsid w:val="00AB5F6C"/>
    <w:rsid w:val="00AB6AD9"/>
    <w:rsid w:val="00AB729C"/>
    <w:rsid w:val="00AB7764"/>
    <w:rsid w:val="00AC1137"/>
    <w:rsid w:val="00AC1C6B"/>
    <w:rsid w:val="00AC24A8"/>
    <w:rsid w:val="00AC4149"/>
    <w:rsid w:val="00AC455A"/>
    <w:rsid w:val="00AC47E1"/>
    <w:rsid w:val="00AC5371"/>
    <w:rsid w:val="00AC57B5"/>
    <w:rsid w:val="00AC6C06"/>
    <w:rsid w:val="00AC7F3B"/>
    <w:rsid w:val="00AD0107"/>
    <w:rsid w:val="00AD1D29"/>
    <w:rsid w:val="00AD2210"/>
    <w:rsid w:val="00AD3AD9"/>
    <w:rsid w:val="00AD3C9F"/>
    <w:rsid w:val="00AD3D94"/>
    <w:rsid w:val="00AD3E9D"/>
    <w:rsid w:val="00AD53B7"/>
    <w:rsid w:val="00AE00F4"/>
    <w:rsid w:val="00AE1130"/>
    <w:rsid w:val="00AE3149"/>
    <w:rsid w:val="00AE3192"/>
    <w:rsid w:val="00AE4702"/>
    <w:rsid w:val="00AE4AB7"/>
    <w:rsid w:val="00AE4F9B"/>
    <w:rsid w:val="00AE5F35"/>
    <w:rsid w:val="00AE7861"/>
    <w:rsid w:val="00AE7F3A"/>
    <w:rsid w:val="00AF2391"/>
    <w:rsid w:val="00AF351F"/>
    <w:rsid w:val="00AF3BEB"/>
    <w:rsid w:val="00AF3DC7"/>
    <w:rsid w:val="00AF5F2D"/>
    <w:rsid w:val="00AF7DCA"/>
    <w:rsid w:val="00B02B82"/>
    <w:rsid w:val="00B031B7"/>
    <w:rsid w:val="00B033F9"/>
    <w:rsid w:val="00B10724"/>
    <w:rsid w:val="00B1254E"/>
    <w:rsid w:val="00B12DAA"/>
    <w:rsid w:val="00B13E0D"/>
    <w:rsid w:val="00B1415A"/>
    <w:rsid w:val="00B14922"/>
    <w:rsid w:val="00B15075"/>
    <w:rsid w:val="00B15449"/>
    <w:rsid w:val="00B160B8"/>
    <w:rsid w:val="00B1675C"/>
    <w:rsid w:val="00B16AD2"/>
    <w:rsid w:val="00B17515"/>
    <w:rsid w:val="00B1799F"/>
    <w:rsid w:val="00B20A9D"/>
    <w:rsid w:val="00B22F84"/>
    <w:rsid w:val="00B2315F"/>
    <w:rsid w:val="00B23DDA"/>
    <w:rsid w:val="00B24A08"/>
    <w:rsid w:val="00B24BAB"/>
    <w:rsid w:val="00B25F86"/>
    <w:rsid w:val="00B275D1"/>
    <w:rsid w:val="00B27B6D"/>
    <w:rsid w:val="00B31CCE"/>
    <w:rsid w:val="00B32142"/>
    <w:rsid w:val="00B32C74"/>
    <w:rsid w:val="00B331A0"/>
    <w:rsid w:val="00B33C95"/>
    <w:rsid w:val="00B33CDA"/>
    <w:rsid w:val="00B35CCE"/>
    <w:rsid w:val="00B35D82"/>
    <w:rsid w:val="00B37676"/>
    <w:rsid w:val="00B378B8"/>
    <w:rsid w:val="00B378F5"/>
    <w:rsid w:val="00B40F66"/>
    <w:rsid w:val="00B41046"/>
    <w:rsid w:val="00B411ED"/>
    <w:rsid w:val="00B4127E"/>
    <w:rsid w:val="00B41521"/>
    <w:rsid w:val="00B41D54"/>
    <w:rsid w:val="00B4296C"/>
    <w:rsid w:val="00B44222"/>
    <w:rsid w:val="00B45E09"/>
    <w:rsid w:val="00B5139C"/>
    <w:rsid w:val="00B51491"/>
    <w:rsid w:val="00B5235E"/>
    <w:rsid w:val="00B527E2"/>
    <w:rsid w:val="00B53931"/>
    <w:rsid w:val="00B53DEE"/>
    <w:rsid w:val="00B54E55"/>
    <w:rsid w:val="00B57119"/>
    <w:rsid w:val="00B5718A"/>
    <w:rsid w:val="00B57786"/>
    <w:rsid w:val="00B602B6"/>
    <w:rsid w:val="00B6092B"/>
    <w:rsid w:val="00B60C18"/>
    <w:rsid w:val="00B61AC1"/>
    <w:rsid w:val="00B61F6A"/>
    <w:rsid w:val="00B63082"/>
    <w:rsid w:val="00B65D12"/>
    <w:rsid w:val="00B66941"/>
    <w:rsid w:val="00B66F92"/>
    <w:rsid w:val="00B672E5"/>
    <w:rsid w:val="00B70B48"/>
    <w:rsid w:val="00B70EFD"/>
    <w:rsid w:val="00B73059"/>
    <w:rsid w:val="00B73A1B"/>
    <w:rsid w:val="00B74F64"/>
    <w:rsid w:val="00B7501F"/>
    <w:rsid w:val="00B755B0"/>
    <w:rsid w:val="00B75F64"/>
    <w:rsid w:val="00B7742C"/>
    <w:rsid w:val="00B80CFD"/>
    <w:rsid w:val="00B82F87"/>
    <w:rsid w:val="00B8363F"/>
    <w:rsid w:val="00B83671"/>
    <w:rsid w:val="00B83E5F"/>
    <w:rsid w:val="00B842AF"/>
    <w:rsid w:val="00B8601F"/>
    <w:rsid w:val="00B867C9"/>
    <w:rsid w:val="00B86A01"/>
    <w:rsid w:val="00B86A91"/>
    <w:rsid w:val="00B87C19"/>
    <w:rsid w:val="00B90920"/>
    <w:rsid w:val="00B919CC"/>
    <w:rsid w:val="00B92C4A"/>
    <w:rsid w:val="00B93422"/>
    <w:rsid w:val="00B942FF"/>
    <w:rsid w:val="00B943F5"/>
    <w:rsid w:val="00B9544A"/>
    <w:rsid w:val="00B97141"/>
    <w:rsid w:val="00BA1403"/>
    <w:rsid w:val="00BA1DC0"/>
    <w:rsid w:val="00BA4740"/>
    <w:rsid w:val="00BA4ABB"/>
    <w:rsid w:val="00BA799A"/>
    <w:rsid w:val="00BB38D1"/>
    <w:rsid w:val="00BB3AA2"/>
    <w:rsid w:val="00BB40FB"/>
    <w:rsid w:val="00BB4553"/>
    <w:rsid w:val="00BB4B63"/>
    <w:rsid w:val="00BB4E03"/>
    <w:rsid w:val="00BB5A26"/>
    <w:rsid w:val="00BB77C9"/>
    <w:rsid w:val="00BB7F59"/>
    <w:rsid w:val="00BC136F"/>
    <w:rsid w:val="00BC307B"/>
    <w:rsid w:val="00BC352D"/>
    <w:rsid w:val="00BC381C"/>
    <w:rsid w:val="00BC3B09"/>
    <w:rsid w:val="00BC40A2"/>
    <w:rsid w:val="00BC40E3"/>
    <w:rsid w:val="00BC418B"/>
    <w:rsid w:val="00BC49AA"/>
    <w:rsid w:val="00BC4EC7"/>
    <w:rsid w:val="00BC5104"/>
    <w:rsid w:val="00BC66A4"/>
    <w:rsid w:val="00BD2154"/>
    <w:rsid w:val="00BD2A73"/>
    <w:rsid w:val="00BD4EF1"/>
    <w:rsid w:val="00BD6414"/>
    <w:rsid w:val="00BD7012"/>
    <w:rsid w:val="00BE0408"/>
    <w:rsid w:val="00BE1882"/>
    <w:rsid w:val="00BE240E"/>
    <w:rsid w:val="00BE2A06"/>
    <w:rsid w:val="00BE2FE6"/>
    <w:rsid w:val="00BE45D9"/>
    <w:rsid w:val="00BE483B"/>
    <w:rsid w:val="00BE7089"/>
    <w:rsid w:val="00BF05DF"/>
    <w:rsid w:val="00BF146D"/>
    <w:rsid w:val="00BF3CB6"/>
    <w:rsid w:val="00BF4343"/>
    <w:rsid w:val="00BF5106"/>
    <w:rsid w:val="00BF5988"/>
    <w:rsid w:val="00BF6855"/>
    <w:rsid w:val="00BF6EBB"/>
    <w:rsid w:val="00C00583"/>
    <w:rsid w:val="00C01612"/>
    <w:rsid w:val="00C01AC6"/>
    <w:rsid w:val="00C01B0F"/>
    <w:rsid w:val="00C040CC"/>
    <w:rsid w:val="00C0415F"/>
    <w:rsid w:val="00C042FC"/>
    <w:rsid w:val="00C053DB"/>
    <w:rsid w:val="00C055F6"/>
    <w:rsid w:val="00C06B28"/>
    <w:rsid w:val="00C07B9B"/>
    <w:rsid w:val="00C111B4"/>
    <w:rsid w:val="00C11C6E"/>
    <w:rsid w:val="00C12839"/>
    <w:rsid w:val="00C1443F"/>
    <w:rsid w:val="00C14559"/>
    <w:rsid w:val="00C15076"/>
    <w:rsid w:val="00C15391"/>
    <w:rsid w:val="00C165D3"/>
    <w:rsid w:val="00C206E7"/>
    <w:rsid w:val="00C2082E"/>
    <w:rsid w:val="00C233D4"/>
    <w:rsid w:val="00C23514"/>
    <w:rsid w:val="00C2405F"/>
    <w:rsid w:val="00C24C93"/>
    <w:rsid w:val="00C2510E"/>
    <w:rsid w:val="00C25CE5"/>
    <w:rsid w:val="00C265B7"/>
    <w:rsid w:val="00C2726F"/>
    <w:rsid w:val="00C30063"/>
    <w:rsid w:val="00C30A4A"/>
    <w:rsid w:val="00C322ED"/>
    <w:rsid w:val="00C326C6"/>
    <w:rsid w:val="00C328F1"/>
    <w:rsid w:val="00C33079"/>
    <w:rsid w:val="00C33F53"/>
    <w:rsid w:val="00C34ED1"/>
    <w:rsid w:val="00C3691F"/>
    <w:rsid w:val="00C373B2"/>
    <w:rsid w:val="00C4003A"/>
    <w:rsid w:val="00C40B64"/>
    <w:rsid w:val="00C40F02"/>
    <w:rsid w:val="00C4168C"/>
    <w:rsid w:val="00C42D02"/>
    <w:rsid w:val="00C42D85"/>
    <w:rsid w:val="00C45ED2"/>
    <w:rsid w:val="00C463DA"/>
    <w:rsid w:val="00C50C89"/>
    <w:rsid w:val="00C513A2"/>
    <w:rsid w:val="00C5140E"/>
    <w:rsid w:val="00C51C4C"/>
    <w:rsid w:val="00C52D4D"/>
    <w:rsid w:val="00C5329F"/>
    <w:rsid w:val="00C53D94"/>
    <w:rsid w:val="00C55017"/>
    <w:rsid w:val="00C57050"/>
    <w:rsid w:val="00C570F5"/>
    <w:rsid w:val="00C60B74"/>
    <w:rsid w:val="00C65069"/>
    <w:rsid w:val="00C65F80"/>
    <w:rsid w:val="00C7083F"/>
    <w:rsid w:val="00C70FED"/>
    <w:rsid w:val="00C719E4"/>
    <w:rsid w:val="00C74532"/>
    <w:rsid w:val="00C74978"/>
    <w:rsid w:val="00C74AAD"/>
    <w:rsid w:val="00C772FA"/>
    <w:rsid w:val="00C80080"/>
    <w:rsid w:val="00C86BBF"/>
    <w:rsid w:val="00C86C75"/>
    <w:rsid w:val="00C903CD"/>
    <w:rsid w:val="00C908E2"/>
    <w:rsid w:val="00C91276"/>
    <w:rsid w:val="00C915F0"/>
    <w:rsid w:val="00C91FB7"/>
    <w:rsid w:val="00C93953"/>
    <w:rsid w:val="00C94CA3"/>
    <w:rsid w:val="00C959A1"/>
    <w:rsid w:val="00C95BB5"/>
    <w:rsid w:val="00CA10DC"/>
    <w:rsid w:val="00CA3D0C"/>
    <w:rsid w:val="00CA4776"/>
    <w:rsid w:val="00CB0584"/>
    <w:rsid w:val="00CB091F"/>
    <w:rsid w:val="00CB200E"/>
    <w:rsid w:val="00CB2F91"/>
    <w:rsid w:val="00CB46B0"/>
    <w:rsid w:val="00CB4992"/>
    <w:rsid w:val="00CB6111"/>
    <w:rsid w:val="00CC105B"/>
    <w:rsid w:val="00CC1427"/>
    <w:rsid w:val="00CC2729"/>
    <w:rsid w:val="00CC2B84"/>
    <w:rsid w:val="00CC3904"/>
    <w:rsid w:val="00CC435F"/>
    <w:rsid w:val="00CC5E7B"/>
    <w:rsid w:val="00CC6C94"/>
    <w:rsid w:val="00CC7754"/>
    <w:rsid w:val="00CC7962"/>
    <w:rsid w:val="00CC79D5"/>
    <w:rsid w:val="00CD07F1"/>
    <w:rsid w:val="00CD0ECB"/>
    <w:rsid w:val="00CD1B4D"/>
    <w:rsid w:val="00CD1BE6"/>
    <w:rsid w:val="00CD1EAB"/>
    <w:rsid w:val="00CD6F29"/>
    <w:rsid w:val="00CE1A64"/>
    <w:rsid w:val="00CE2D6C"/>
    <w:rsid w:val="00CE4E24"/>
    <w:rsid w:val="00CE4E95"/>
    <w:rsid w:val="00CE5639"/>
    <w:rsid w:val="00CE6F53"/>
    <w:rsid w:val="00CE7427"/>
    <w:rsid w:val="00CE76B1"/>
    <w:rsid w:val="00CF312E"/>
    <w:rsid w:val="00CF49BC"/>
    <w:rsid w:val="00CF5AEB"/>
    <w:rsid w:val="00D015B6"/>
    <w:rsid w:val="00D025E6"/>
    <w:rsid w:val="00D02857"/>
    <w:rsid w:val="00D048DA"/>
    <w:rsid w:val="00D05018"/>
    <w:rsid w:val="00D1225A"/>
    <w:rsid w:val="00D1407D"/>
    <w:rsid w:val="00D17274"/>
    <w:rsid w:val="00D17F94"/>
    <w:rsid w:val="00D21B98"/>
    <w:rsid w:val="00D21C79"/>
    <w:rsid w:val="00D23206"/>
    <w:rsid w:val="00D23297"/>
    <w:rsid w:val="00D23BE8"/>
    <w:rsid w:val="00D24AB6"/>
    <w:rsid w:val="00D24BDE"/>
    <w:rsid w:val="00D24FF2"/>
    <w:rsid w:val="00D26AE0"/>
    <w:rsid w:val="00D2726F"/>
    <w:rsid w:val="00D27970"/>
    <w:rsid w:val="00D27F11"/>
    <w:rsid w:val="00D3140E"/>
    <w:rsid w:val="00D323C3"/>
    <w:rsid w:val="00D35FD8"/>
    <w:rsid w:val="00D360F8"/>
    <w:rsid w:val="00D3624B"/>
    <w:rsid w:val="00D363DD"/>
    <w:rsid w:val="00D365C6"/>
    <w:rsid w:val="00D36820"/>
    <w:rsid w:val="00D36AF5"/>
    <w:rsid w:val="00D40D59"/>
    <w:rsid w:val="00D40F53"/>
    <w:rsid w:val="00D424A4"/>
    <w:rsid w:val="00D424F9"/>
    <w:rsid w:val="00D42A19"/>
    <w:rsid w:val="00D4315A"/>
    <w:rsid w:val="00D4348C"/>
    <w:rsid w:val="00D43A3E"/>
    <w:rsid w:val="00D44785"/>
    <w:rsid w:val="00D44E97"/>
    <w:rsid w:val="00D4585C"/>
    <w:rsid w:val="00D4649D"/>
    <w:rsid w:val="00D46F71"/>
    <w:rsid w:val="00D4764B"/>
    <w:rsid w:val="00D47F4A"/>
    <w:rsid w:val="00D5149D"/>
    <w:rsid w:val="00D517D7"/>
    <w:rsid w:val="00D52923"/>
    <w:rsid w:val="00D531DF"/>
    <w:rsid w:val="00D53360"/>
    <w:rsid w:val="00D53434"/>
    <w:rsid w:val="00D54375"/>
    <w:rsid w:val="00D54769"/>
    <w:rsid w:val="00D54855"/>
    <w:rsid w:val="00D57CB4"/>
    <w:rsid w:val="00D57D4F"/>
    <w:rsid w:val="00D57FC3"/>
    <w:rsid w:val="00D606E7"/>
    <w:rsid w:val="00D60849"/>
    <w:rsid w:val="00D62487"/>
    <w:rsid w:val="00D65145"/>
    <w:rsid w:val="00D66022"/>
    <w:rsid w:val="00D673B0"/>
    <w:rsid w:val="00D676CE"/>
    <w:rsid w:val="00D67A88"/>
    <w:rsid w:val="00D708E3"/>
    <w:rsid w:val="00D738D6"/>
    <w:rsid w:val="00D7505B"/>
    <w:rsid w:val="00D750DF"/>
    <w:rsid w:val="00D76496"/>
    <w:rsid w:val="00D76ADF"/>
    <w:rsid w:val="00D77330"/>
    <w:rsid w:val="00D802B2"/>
    <w:rsid w:val="00D80510"/>
    <w:rsid w:val="00D821D7"/>
    <w:rsid w:val="00D839B1"/>
    <w:rsid w:val="00D8409F"/>
    <w:rsid w:val="00D84354"/>
    <w:rsid w:val="00D8550A"/>
    <w:rsid w:val="00D86F88"/>
    <w:rsid w:val="00D8794E"/>
    <w:rsid w:val="00D87E00"/>
    <w:rsid w:val="00D9033A"/>
    <w:rsid w:val="00D9134D"/>
    <w:rsid w:val="00D917FC"/>
    <w:rsid w:val="00D92E55"/>
    <w:rsid w:val="00D93460"/>
    <w:rsid w:val="00D93DB4"/>
    <w:rsid w:val="00D945D8"/>
    <w:rsid w:val="00DA0607"/>
    <w:rsid w:val="00DA0E8A"/>
    <w:rsid w:val="00DA248C"/>
    <w:rsid w:val="00DA324A"/>
    <w:rsid w:val="00DA4404"/>
    <w:rsid w:val="00DA4660"/>
    <w:rsid w:val="00DA6207"/>
    <w:rsid w:val="00DA723F"/>
    <w:rsid w:val="00DA7614"/>
    <w:rsid w:val="00DA7A03"/>
    <w:rsid w:val="00DB090D"/>
    <w:rsid w:val="00DB1276"/>
    <w:rsid w:val="00DB16BC"/>
    <w:rsid w:val="00DB1704"/>
    <w:rsid w:val="00DB1818"/>
    <w:rsid w:val="00DB2756"/>
    <w:rsid w:val="00DB31E4"/>
    <w:rsid w:val="00DB560B"/>
    <w:rsid w:val="00DC160D"/>
    <w:rsid w:val="00DC1F08"/>
    <w:rsid w:val="00DC2C61"/>
    <w:rsid w:val="00DC309B"/>
    <w:rsid w:val="00DC30B8"/>
    <w:rsid w:val="00DC3C5F"/>
    <w:rsid w:val="00DC4546"/>
    <w:rsid w:val="00DC4DA2"/>
    <w:rsid w:val="00DC4F5D"/>
    <w:rsid w:val="00DC6C42"/>
    <w:rsid w:val="00DD23A9"/>
    <w:rsid w:val="00DD31FF"/>
    <w:rsid w:val="00DD54BF"/>
    <w:rsid w:val="00DE1656"/>
    <w:rsid w:val="00DE19C2"/>
    <w:rsid w:val="00DE1C81"/>
    <w:rsid w:val="00DE48B2"/>
    <w:rsid w:val="00DE50AD"/>
    <w:rsid w:val="00DE59F6"/>
    <w:rsid w:val="00DE721B"/>
    <w:rsid w:val="00DE7305"/>
    <w:rsid w:val="00DF0EB4"/>
    <w:rsid w:val="00DF2851"/>
    <w:rsid w:val="00DF2BB7"/>
    <w:rsid w:val="00DF3582"/>
    <w:rsid w:val="00DF35DA"/>
    <w:rsid w:val="00DF5B3E"/>
    <w:rsid w:val="00DF5DE9"/>
    <w:rsid w:val="00E0067B"/>
    <w:rsid w:val="00E0193E"/>
    <w:rsid w:val="00E01A6E"/>
    <w:rsid w:val="00E02412"/>
    <w:rsid w:val="00E04ACD"/>
    <w:rsid w:val="00E04AD2"/>
    <w:rsid w:val="00E05657"/>
    <w:rsid w:val="00E067F9"/>
    <w:rsid w:val="00E1103F"/>
    <w:rsid w:val="00E117AC"/>
    <w:rsid w:val="00E1182F"/>
    <w:rsid w:val="00E11FAE"/>
    <w:rsid w:val="00E126C0"/>
    <w:rsid w:val="00E127F6"/>
    <w:rsid w:val="00E129AB"/>
    <w:rsid w:val="00E15B76"/>
    <w:rsid w:val="00E167EC"/>
    <w:rsid w:val="00E17802"/>
    <w:rsid w:val="00E20165"/>
    <w:rsid w:val="00E20771"/>
    <w:rsid w:val="00E236B2"/>
    <w:rsid w:val="00E23A12"/>
    <w:rsid w:val="00E24923"/>
    <w:rsid w:val="00E24F91"/>
    <w:rsid w:val="00E26593"/>
    <w:rsid w:val="00E268E7"/>
    <w:rsid w:val="00E313B6"/>
    <w:rsid w:val="00E323E6"/>
    <w:rsid w:val="00E329DD"/>
    <w:rsid w:val="00E333A4"/>
    <w:rsid w:val="00E33D0A"/>
    <w:rsid w:val="00E33EA3"/>
    <w:rsid w:val="00E34AD5"/>
    <w:rsid w:val="00E36152"/>
    <w:rsid w:val="00E3735A"/>
    <w:rsid w:val="00E3737D"/>
    <w:rsid w:val="00E37598"/>
    <w:rsid w:val="00E407CE"/>
    <w:rsid w:val="00E40A1D"/>
    <w:rsid w:val="00E41C9A"/>
    <w:rsid w:val="00E45366"/>
    <w:rsid w:val="00E4655E"/>
    <w:rsid w:val="00E46CAE"/>
    <w:rsid w:val="00E47798"/>
    <w:rsid w:val="00E4781B"/>
    <w:rsid w:val="00E5009A"/>
    <w:rsid w:val="00E5120D"/>
    <w:rsid w:val="00E517F3"/>
    <w:rsid w:val="00E5316C"/>
    <w:rsid w:val="00E53F45"/>
    <w:rsid w:val="00E54021"/>
    <w:rsid w:val="00E55FDA"/>
    <w:rsid w:val="00E56803"/>
    <w:rsid w:val="00E56D60"/>
    <w:rsid w:val="00E57672"/>
    <w:rsid w:val="00E609E9"/>
    <w:rsid w:val="00E6161D"/>
    <w:rsid w:val="00E62370"/>
    <w:rsid w:val="00E62875"/>
    <w:rsid w:val="00E66ABB"/>
    <w:rsid w:val="00E66EBB"/>
    <w:rsid w:val="00E678D9"/>
    <w:rsid w:val="00E74A65"/>
    <w:rsid w:val="00E75E40"/>
    <w:rsid w:val="00E77222"/>
    <w:rsid w:val="00E77645"/>
    <w:rsid w:val="00E81024"/>
    <w:rsid w:val="00E81D9C"/>
    <w:rsid w:val="00E8329D"/>
    <w:rsid w:val="00E83946"/>
    <w:rsid w:val="00E83EE8"/>
    <w:rsid w:val="00E85111"/>
    <w:rsid w:val="00E86FB1"/>
    <w:rsid w:val="00E90900"/>
    <w:rsid w:val="00E93179"/>
    <w:rsid w:val="00E968C0"/>
    <w:rsid w:val="00E97E1E"/>
    <w:rsid w:val="00EA1FB5"/>
    <w:rsid w:val="00EA31A0"/>
    <w:rsid w:val="00EA368E"/>
    <w:rsid w:val="00EA40C0"/>
    <w:rsid w:val="00EA5EDF"/>
    <w:rsid w:val="00EA5F30"/>
    <w:rsid w:val="00EA6A47"/>
    <w:rsid w:val="00EA6D18"/>
    <w:rsid w:val="00EB0EB4"/>
    <w:rsid w:val="00EB1147"/>
    <w:rsid w:val="00EB1882"/>
    <w:rsid w:val="00EB23C5"/>
    <w:rsid w:val="00EB2DE4"/>
    <w:rsid w:val="00EB3C36"/>
    <w:rsid w:val="00EB52C9"/>
    <w:rsid w:val="00EB5D60"/>
    <w:rsid w:val="00EB7C8F"/>
    <w:rsid w:val="00EB7F73"/>
    <w:rsid w:val="00EB7FA8"/>
    <w:rsid w:val="00EC01FF"/>
    <w:rsid w:val="00EC0DCF"/>
    <w:rsid w:val="00EC1A83"/>
    <w:rsid w:val="00EC1BE0"/>
    <w:rsid w:val="00EC2128"/>
    <w:rsid w:val="00EC32C9"/>
    <w:rsid w:val="00EC4A25"/>
    <w:rsid w:val="00EC515F"/>
    <w:rsid w:val="00EC5AD7"/>
    <w:rsid w:val="00EC6954"/>
    <w:rsid w:val="00EC7281"/>
    <w:rsid w:val="00ED0032"/>
    <w:rsid w:val="00ED013F"/>
    <w:rsid w:val="00ED0450"/>
    <w:rsid w:val="00ED1EC7"/>
    <w:rsid w:val="00ED2B16"/>
    <w:rsid w:val="00ED3553"/>
    <w:rsid w:val="00ED3A23"/>
    <w:rsid w:val="00ED3C79"/>
    <w:rsid w:val="00ED3F35"/>
    <w:rsid w:val="00ED4CC2"/>
    <w:rsid w:val="00ED5B02"/>
    <w:rsid w:val="00ED5FB7"/>
    <w:rsid w:val="00ED7420"/>
    <w:rsid w:val="00ED75B2"/>
    <w:rsid w:val="00EE17C0"/>
    <w:rsid w:val="00EE31BD"/>
    <w:rsid w:val="00EE4BD3"/>
    <w:rsid w:val="00EE53EB"/>
    <w:rsid w:val="00EF11D5"/>
    <w:rsid w:val="00EF16B7"/>
    <w:rsid w:val="00EF16BB"/>
    <w:rsid w:val="00EF34A2"/>
    <w:rsid w:val="00EF48E9"/>
    <w:rsid w:val="00EF4B24"/>
    <w:rsid w:val="00EF589B"/>
    <w:rsid w:val="00EF63B3"/>
    <w:rsid w:val="00F002F6"/>
    <w:rsid w:val="00F007ED"/>
    <w:rsid w:val="00F025A2"/>
    <w:rsid w:val="00F02873"/>
    <w:rsid w:val="00F0467B"/>
    <w:rsid w:val="00F05858"/>
    <w:rsid w:val="00F0589F"/>
    <w:rsid w:val="00F0739F"/>
    <w:rsid w:val="00F07D65"/>
    <w:rsid w:val="00F10876"/>
    <w:rsid w:val="00F11E28"/>
    <w:rsid w:val="00F11F56"/>
    <w:rsid w:val="00F12118"/>
    <w:rsid w:val="00F12D57"/>
    <w:rsid w:val="00F14A98"/>
    <w:rsid w:val="00F17076"/>
    <w:rsid w:val="00F202C0"/>
    <w:rsid w:val="00F20459"/>
    <w:rsid w:val="00F21D55"/>
    <w:rsid w:val="00F21DA9"/>
    <w:rsid w:val="00F23BB0"/>
    <w:rsid w:val="00F26A4C"/>
    <w:rsid w:val="00F26AD9"/>
    <w:rsid w:val="00F302E1"/>
    <w:rsid w:val="00F30C7F"/>
    <w:rsid w:val="00F31022"/>
    <w:rsid w:val="00F3179F"/>
    <w:rsid w:val="00F32336"/>
    <w:rsid w:val="00F32673"/>
    <w:rsid w:val="00F34514"/>
    <w:rsid w:val="00F35FC7"/>
    <w:rsid w:val="00F361A7"/>
    <w:rsid w:val="00F370AD"/>
    <w:rsid w:val="00F3794C"/>
    <w:rsid w:val="00F40C03"/>
    <w:rsid w:val="00F41A5A"/>
    <w:rsid w:val="00F42691"/>
    <w:rsid w:val="00F428E1"/>
    <w:rsid w:val="00F429B9"/>
    <w:rsid w:val="00F435F6"/>
    <w:rsid w:val="00F47E44"/>
    <w:rsid w:val="00F51CCB"/>
    <w:rsid w:val="00F52A34"/>
    <w:rsid w:val="00F52C58"/>
    <w:rsid w:val="00F53255"/>
    <w:rsid w:val="00F5329C"/>
    <w:rsid w:val="00F536A9"/>
    <w:rsid w:val="00F54557"/>
    <w:rsid w:val="00F555DE"/>
    <w:rsid w:val="00F556AB"/>
    <w:rsid w:val="00F55743"/>
    <w:rsid w:val="00F6133E"/>
    <w:rsid w:val="00F61BA9"/>
    <w:rsid w:val="00F64F83"/>
    <w:rsid w:val="00F6513D"/>
    <w:rsid w:val="00F653B8"/>
    <w:rsid w:val="00F655C5"/>
    <w:rsid w:val="00F71DA6"/>
    <w:rsid w:val="00F74024"/>
    <w:rsid w:val="00F742AD"/>
    <w:rsid w:val="00F74C25"/>
    <w:rsid w:val="00F74E91"/>
    <w:rsid w:val="00F74E9B"/>
    <w:rsid w:val="00F75870"/>
    <w:rsid w:val="00F76150"/>
    <w:rsid w:val="00F76F72"/>
    <w:rsid w:val="00F81D5E"/>
    <w:rsid w:val="00F848D3"/>
    <w:rsid w:val="00F84A4A"/>
    <w:rsid w:val="00F84C7F"/>
    <w:rsid w:val="00F8542A"/>
    <w:rsid w:val="00F9162D"/>
    <w:rsid w:val="00F919F2"/>
    <w:rsid w:val="00F91AE3"/>
    <w:rsid w:val="00F91CE0"/>
    <w:rsid w:val="00F935A7"/>
    <w:rsid w:val="00F9514E"/>
    <w:rsid w:val="00F95D11"/>
    <w:rsid w:val="00F960E1"/>
    <w:rsid w:val="00F9630D"/>
    <w:rsid w:val="00F965B9"/>
    <w:rsid w:val="00F968D9"/>
    <w:rsid w:val="00F975B9"/>
    <w:rsid w:val="00F97837"/>
    <w:rsid w:val="00FA07B5"/>
    <w:rsid w:val="00FA08A4"/>
    <w:rsid w:val="00FA0C16"/>
    <w:rsid w:val="00FA102F"/>
    <w:rsid w:val="00FA1266"/>
    <w:rsid w:val="00FA1879"/>
    <w:rsid w:val="00FA26A0"/>
    <w:rsid w:val="00FA2AC3"/>
    <w:rsid w:val="00FA6F68"/>
    <w:rsid w:val="00FA7019"/>
    <w:rsid w:val="00FA7DD4"/>
    <w:rsid w:val="00FA7F4B"/>
    <w:rsid w:val="00FB1C3D"/>
    <w:rsid w:val="00FB2DE1"/>
    <w:rsid w:val="00FB3266"/>
    <w:rsid w:val="00FB7750"/>
    <w:rsid w:val="00FC1192"/>
    <w:rsid w:val="00FC24E2"/>
    <w:rsid w:val="00FC5704"/>
    <w:rsid w:val="00FC5DE5"/>
    <w:rsid w:val="00FC6A0B"/>
    <w:rsid w:val="00FC79A3"/>
    <w:rsid w:val="00FD1014"/>
    <w:rsid w:val="00FD1592"/>
    <w:rsid w:val="00FD3E46"/>
    <w:rsid w:val="00FD58EF"/>
    <w:rsid w:val="00FD6C57"/>
    <w:rsid w:val="00FD6FFE"/>
    <w:rsid w:val="00FE0295"/>
    <w:rsid w:val="00FE0E32"/>
    <w:rsid w:val="00FE113A"/>
    <w:rsid w:val="00FE1378"/>
    <w:rsid w:val="00FE31AB"/>
    <w:rsid w:val="00FE6E84"/>
    <w:rsid w:val="00FF0C5D"/>
    <w:rsid w:val="00FF11B6"/>
    <w:rsid w:val="00FF1CD3"/>
    <w:rsid w:val="00FF3EA8"/>
    <w:rsid w:val="00FF5A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5B8E157"/>
  <w15:chartTrackingRefBased/>
  <w15:docId w15:val="{ABD23591-1818-4969-B191-65AB933D1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BA1"/>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5B1BA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5B1BA1"/>
    <w:pPr>
      <w:pBdr>
        <w:top w:val="none" w:sz="0" w:space="0" w:color="auto"/>
      </w:pBdr>
      <w:spacing w:before="180"/>
      <w:outlineLvl w:val="1"/>
    </w:pPr>
    <w:rPr>
      <w:sz w:val="32"/>
      <w:lang w:eastAsia="x-none"/>
    </w:rPr>
  </w:style>
  <w:style w:type="paragraph" w:styleId="Heading3">
    <w:name w:val="heading 3"/>
    <w:basedOn w:val="Heading2"/>
    <w:next w:val="Normal"/>
    <w:link w:val="Heading3Char"/>
    <w:qFormat/>
    <w:rsid w:val="005B1BA1"/>
    <w:pPr>
      <w:spacing w:before="120"/>
      <w:outlineLvl w:val="2"/>
    </w:pPr>
    <w:rPr>
      <w:sz w:val="28"/>
    </w:rPr>
  </w:style>
  <w:style w:type="paragraph" w:styleId="Heading4">
    <w:name w:val="heading 4"/>
    <w:basedOn w:val="Heading3"/>
    <w:next w:val="Normal"/>
    <w:link w:val="Heading4Char"/>
    <w:qFormat/>
    <w:rsid w:val="005B1BA1"/>
    <w:pPr>
      <w:ind w:left="1418" w:hanging="1418"/>
      <w:outlineLvl w:val="3"/>
    </w:pPr>
    <w:rPr>
      <w:sz w:val="24"/>
    </w:rPr>
  </w:style>
  <w:style w:type="paragraph" w:styleId="Heading5">
    <w:name w:val="heading 5"/>
    <w:basedOn w:val="Heading4"/>
    <w:next w:val="Normal"/>
    <w:link w:val="Heading5Char"/>
    <w:qFormat/>
    <w:rsid w:val="005B1BA1"/>
    <w:pPr>
      <w:ind w:left="1701" w:hanging="1701"/>
      <w:outlineLvl w:val="4"/>
    </w:pPr>
    <w:rPr>
      <w:sz w:val="22"/>
    </w:rPr>
  </w:style>
  <w:style w:type="paragraph" w:styleId="Heading6">
    <w:name w:val="heading 6"/>
    <w:basedOn w:val="H6"/>
    <w:next w:val="Normal"/>
    <w:link w:val="Heading6Char"/>
    <w:qFormat/>
    <w:rsid w:val="005B1BA1"/>
    <w:pPr>
      <w:outlineLvl w:val="5"/>
    </w:pPr>
  </w:style>
  <w:style w:type="paragraph" w:styleId="Heading7">
    <w:name w:val="heading 7"/>
    <w:basedOn w:val="H6"/>
    <w:next w:val="Normal"/>
    <w:link w:val="Heading7Char"/>
    <w:qFormat/>
    <w:rsid w:val="005B1BA1"/>
    <w:pPr>
      <w:outlineLvl w:val="6"/>
    </w:pPr>
  </w:style>
  <w:style w:type="paragraph" w:styleId="Heading8">
    <w:name w:val="heading 8"/>
    <w:basedOn w:val="Heading1"/>
    <w:next w:val="Normal"/>
    <w:link w:val="Heading8Char"/>
    <w:qFormat/>
    <w:rsid w:val="005B1BA1"/>
    <w:pPr>
      <w:ind w:left="0" w:firstLine="0"/>
      <w:outlineLvl w:val="7"/>
    </w:pPr>
    <w:rPr>
      <w:lang w:eastAsia="x-none"/>
    </w:rPr>
  </w:style>
  <w:style w:type="paragraph" w:styleId="Heading9">
    <w:name w:val="heading 9"/>
    <w:basedOn w:val="Heading8"/>
    <w:next w:val="Normal"/>
    <w:link w:val="Heading9Char"/>
    <w:qFormat/>
    <w:rsid w:val="005B1BA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DA4660"/>
    <w:rPr>
      <w:rFonts w:ascii="Arial" w:eastAsia="Times New Roman" w:hAnsi="Arial"/>
      <w:sz w:val="36"/>
    </w:rPr>
  </w:style>
  <w:style w:type="character" w:customStyle="1" w:styleId="Heading2Char">
    <w:name w:val="Heading 2 Char"/>
    <w:link w:val="Heading2"/>
    <w:locked/>
    <w:rsid w:val="00DA4660"/>
    <w:rPr>
      <w:rFonts w:ascii="Arial" w:eastAsia="Times New Roman" w:hAnsi="Arial"/>
      <w:sz w:val="32"/>
      <w:lang w:eastAsia="x-none"/>
    </w:rPr>
  </w:style>
  <w:style w:type="character" w:customStyle="1" w:styleId="Heading3Char">
    <w:name w:val="Heading 3 Char"/>
    <w:link w:val="Heading3"/>
    <w:rsid w:val="00F10876"/>
    <w:rPr>
      <w:rFonts w:ascii="Arial" w:eastAsia="Times New Roman" w:hAnsi="Arial"/>
      <w:sz w:val="28"/>
      <w:lang w:eastAsia="x-none"/>
    </w:rPr>
  </w:style>
  <w:style w:type="character" w:customStyle="1" w:styleId="Heading4Char">
    <w:name w:val="Heading 4 Char"/>
    <w:link w:val="Heading4"/>
    <w:rsid w:val="00DA4660"/>
    <w:rPr>
      <w:rFonts w:ascii="Arial" w:eastAsia="Times New Roman" w:hAnsi="Arial"/>
      <w:sz w:val="24"/>
      <w:lang w:eastAsia="x-none"/>
    </w:rPr>
  </w:style>
  <w:style w:type="character" w:customStyle="1" w:styleId="Heading5Char">
    <w:name w:val="Heading 5 Char"/>
    <w:link w:val="Heading5"/>
    <w:rsid w:val="00DA4660"/>
    <w:rPr>
      <w:rFonts w:ascii="Arial" w:eastAsia="Times New Roman" w:hAnsi="Arial"/>
      <w:sz w:val="22"/>
      <w:lang w:eastAsia="x-none"/>
    </w:rPr>
  </w:style>
  <w:style w:type="paragraph" w:customStyle="1" w:styleId="H6">
    <w:name w:val="H6"/>
    <w:basedOn w:val="Heading5"/>
    <w:next w:val="Normal"/>
    <w:rsid w:val="005B1BA1"/>
    <w:pPr>
      <w:ind w:left="1985" w:hanging="1985"/>
      <w:outlineLvl w:val="9"/>
    </w:pPr>
    <w:rPr>
      <w:sz w:val="20"/>
    </w:rPr>
  </w:style>
  <w:style w:type="character" w:customStyle="1" w:styleId="Heading6Char">
    <w:name w:val="Heading 6 Char"/>
    <w:link w:val="Heading6"/>
    <w:locked/>
    <w:rsid w:val="00DA4660"/>
    <w:rPr>
      <w:rFonts w:ascii="Arial" w:eastAsia="Times New Roman" w:hAnsi="Arial"/>
      <w:lang w:eastAsia="x-none"/>
    </w:rPr>
  </w:style>
  <w:style w:type="character" w:customStyle="1" w:styleId="Heading7Char">
    <w:name w:val="Heading 7 Char"/>
    <w:link w:val="Heading7"/>
    <w:rsid w:val="00DA4660"/>
    <w:rPr>
      <w:rFonts w:ascii="Arial" w:eastAsia="Times New Roman" w:hAnsi="Arial"/>
      <w:lang w:eastAsia="x-none"/>
    </w:rPr>
  </w:style>
  <w:style w:type="character" w:customStyle="1" w:styleId="Heading8Char">
    <w:name w:val="Heading 8 Char"/>
    <w:link w:val="Heading8"/>
    <w:locked/>
    <w:rsid w:val="00DA4660"/>
    <w:rPr>
      <w:rFonts w:ascii="Arial" w:eastAsia="Times New Roman" w:hAnsi="Arial"/>
      <w:sz w:val="36"/>
      <w:lang w:eastAsia="x-none"/>
    </w:rPr>
  </w:style>
  <w:style w:type="character" w:customStyle="1" w:styleId="Heading9Char">
    <w:name w:val="Heading 9 Char"/>
    <w:link w:val="Heading9"/>
    <w:locked/>
    <w:rsid w:val="00DA4660"/>
    <w:rPr>
      <w:rFonts w:ascii="Arial" w:eastAsia="Times New Roman" w:hAnsi="Arial"/>
      <w:sz w:val="36"/>
      <w:lang w:eastAsia="x-none"/>
    </w:rPr>
  </w:style>
  <w:style w:type="paragraph" w:styleId="TOC9">
    <w:name w:val="toc 9"/>
    <w:basedOn w:val="TOC8"/>
    <w:rsid w:val="005B1BA1"/>
    <w:pPr>
      <w:ind w:left="1418" w:hanging="1418"/>
    </w:pPr>
  </w:style>
  <w:style w:type="paragraph" w:styleId="TOC8">
    <w:name w:val="toc 8"/>
    <w:basedOn w:val="TOC1"/>
    <w:uiPriority w:val="39"/>
    <w:rsid w:val="005B1BA1"/>
    <w:pPr>
      <w:spacing w:before="180"/>
      <w:ind w:left="2693" w:hanging="2693"/>
    </w:pPr>
    <w:rPr>
      <w:b/>
    </w:rPr>
  </w:style>
  <w:style w:type="paragraph" w:styleId="TOC1">
    <w:name w:val="toc 1"/>
    <w:uiPriority w:val="39"/>
    <w:rsid w:val="005B1BA1"/>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link w:val="EQZchn"/>
    <w:rsid w:val="005B1BA1"/>
    <w:pPr>
      <w:keepLines/>
      <w:tabs>
        <w:tab w:val="center" w:pos="4536"/>
        <w:tab w:val="right" w:pos="9072"/>
      </w:tabs>
    </w:pPr>
  </w:style>
  <w:style w:type="character" w:customStyle="1" w:styleId="ZGSM">
    <w:name w:val="ZGSM"/>
    <w:rsid w:val="005B1BA1"/>
  </w:style>
  <w:style w:type="paragraph" w:styleId="Header">
    <w:name w:val="header"/>
    <w:link w:val="HeaderChar"/>
    <w:rsid w:val="005B1BA1"/>
    <w:pPr>
      <w:widowControl w:val="0"/>
      <w:overflowPunct w:val="0"/>
      <w:autoSpaceDE w:val="0"/>
      <w:autoSpaceDN w:val="0"/>
      <w:adjustRightInd w:val="0"/>
      <w:textAlignment w:val="baseline"/>
    </w:pPr>
    <w:rPr>
      <w:rFonts w:ascii="Arial" w:eastAsia="Times New Roman" w:hAnsi="Arial"/>
      <w:b/>
      <w:sz w:val="18"/>
    </w:rPr>
  </w:style>
  <w:style w:type="character" w:customStyle="1" w:styleId="HeaderChar">
    <w:name w:val="Header Char"/>
    <w:link w:val="Header"/>
    <w:locked/>
    <w:rsid w:val="00DA4660"/>
    <w:rPr>
      <w:rFonts w:ascii="Arial" w:eastAsia="Times New Roman" w:hAnsi="Arial"/>
      <w:b/>
      <w:sz w:val="18"/>
    </w:rPr>
  </w:style>
  <w:style w:type="paragraph" w:customStyle="1" w:styleId="ZD">
    <w:name w:val="ZD"/>
    <w:rsid w:val="005B1BA1"/>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5B1BA1"/>
    <w:pPr>
      <w:ind w:left="1701" w:hanging="1701"/>
    </w:pPr>
  </w:style>
  <w:style w:type="paragraph" w:styleId="TOC4">
    <w:name w:val="toc 4"/>
    <w:basedOn w:val="TOC3"/>
    <w:uiPriority w:val="39"/>
    <w:rsid w:val="005B1BA1"/>
    <w:pPr>
      <w:ind w:left="1418" w:hanging="1418"/>
    </w:pPr>
  </w:style>
  <w:style w:type="paragraph" w:styleId="TOC3">
    <w:name w:val="toc 3"/>
    <w:basedOn w:val="TOC2"/>
    <w:uiPriority w:val="39"/>
    <w:rsid w:val="005B1BA1"/>
    <w:pPr>
      <w:ind w:left="1134" w:hanging="1134"/>
    </w:pPr>
  </w:style>
  <w:style w:type="paragraph" w:styleId="TOC2">
    <w:name w:val="toc 2"/>
    <w:basedOn w:val="TOC1"/>
    <w:uiPriority w:val="39"/>
    <w:rsid w:val="005B1BA1"/>
    <w:pPr>
      <w:spacing w:before="0"/>
      <w:ind w:left="851" w:hanging="851"/>
    </w:pPr>
    <w:rPr>
      <w:sz w:val="20"/>
    </w:rPr>
  </w:style>
  <w:style w:type="paragraph" w:styleId="Footer">
    <w:name w:val="footer"/>
    <w:basedOn w:val="Header"/>
    <w:link w:val="FooterChar"/>
    <w:rsid w:val="005B1BA1"/>
    <w:pPr>
      <w:jc w:val="center"/>
    </w:pPr>
    <w:rPr>
      <w:i/>
      <w:lang w:eastAsia="x-none"/>
    </w:rPr>
  </w:style>
  <w:style w:type="character" w:customStyle="1" w:styleId="FooterChar">
    <w:name w:val="Footer Char"/>
    <w:link w:val="Footer"/>
    <w:locked/>
    <w:rsid w:val="00DA4660"/>
    <w:rPr>
      <w:rFonts w:ascii="Arial" w:eastAsia="Times New Roman" w:hAnsi="Arial"/>
      <w:b/>
      <w:i/>
      <w:sz w:val="18"/>
      <w:lang w:eastAsia="x-none"/>
    </w:rPr>
  </w:style>
  <w:style w:type="paragraph" w:customStyle="1" w:styleId="TT">
    <w:name w:val="TT"/>
    <w:basedOn w:val="Heading1"/>
    <w:next w:val="Normal"/>
    <w:rsid w:val="005B1BA1"/>
    <w:pPr>
      <w:outlineLvl w:val="9"/>
    </w:pPr>
  </w:style>
  <w:style w:type="paragraph" w:customStyle="1" w:styleId="NF">
    <w:name w:val="NF"/>
    <w:basedOn w:val="NO"/>
    <w:rsid w:val="005B1BA1"/>
    <w:pPr>
      <w:keepNext/>
      <w:spacing w:after="0"/>
    </w:pPr>
    <w:rPr>
      <w:rFonts w:ascii="Arial" w:hAnsi="Arial"/>
      <w:sz w:val="18"/>
    </w:rPr>
  </w:style>
  <w:style w:type="paragraph" w:customStyle="1" w:styleId="NO">
    <w:name w:val="NO"/>
    <w:basedOn w:val="Normal"/>
    <w:rsid w:val="005B1BA1"/>
    <w:pPr>
      <w:keepLines/>
      <w:ind w:left="1135" w:hanging="851"/>
    </w:pPr>
  </w:style>
  <w:style w:type="paragraph" w:customStyle="1" w:styleId="PL">
    <w:name w:val="PL"/>
    <w:rsid w:val="005B1BA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5B1BA1"/>
    <w:pPr>
      <w:jc w:val="right"/>
    </w:pPr>
  </w:style>
  <w:style w:type="paragraph" w:customStyle="1" w:styleId="TAL">
    <w:name w:val="TAL"/>
    <w:basedOn w:val="Normal"/>
    <w:rsid w:val="005B1BA1"/>
    <w:pPr>
      <w:keepNext/>
      <w:keepLines/>
      <w:spacing w:after="0"/>
    </w:pPr>
    <w:rPr>
      <w:rFonts w:ascii="Arial" w:hAnsi="Arial"/>
      <w:sz w:val="18"/>
    </w:rPr>
  </w:style>
  <w:style w:type="paragraph" w:customStyle="1" w:styleId="TAH">
    <w:name w:val="TAH"/>
    <w:basedOn w:val="TAC"/>
    <w:rsid w:val="005B1BA1"/>
    <w:rPr>
      <w:b/>
    </w:rPr>
  </w:style>
  <w:style w:type="paragraph" w:customStyle="1" w:styleId="TAC">
    <w:name w:val="TAC"/>
    <w:basedOn w:val="TAL"/>
    <w:rsid w:val="005B1BA1"/>
    <w:pPr>
      <w:jc w:val="center"/>
    </w:pPr>
  </w:style>
  <w:style w:type="paragraph" w:customStyle="1" w:styleId="LD">
    <w:name w:val="LD"/>
    <w:rsid w:val="005B1BA1"/>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rsid w:val="005B1BA1"/>
    <w:pPr>
      <w:keepLines/>
      <w:ind w:left="1702" w:hanging="1418"/>
    </w:pPr>
  </w:style>
  <w:style w:type="paragraph" w:customStyle="1" w:styleId="FP">
    <w:name w:val="FP"/>
    <w:basedOn w:val="Normal"/>
    <w:rsid w:val="005B1BA1"/>
    <w:pPr>
      <w:spacing w:after="0"/>
    </w:pPr>
  </w:style>
  <w:style w:type="paragraph" w:customStyle="1" w:styleId="NW">
    <w:name w:val="NW"/>
    <w:basedOn w:val="NO"/>
    <w:rsid w:val="005B1BA1"/>
    <w:pPr>
      <w:spacing w:after="0"/>
    </w:pPr>
  </w:style>
  <w:style w:type="paragraph" w:customStyle="1" w:styleId="EW">
    <w:name w:val="EW"/>
    <w:basedOn w:val="EX"/>
    <w:rsid w:val="005B1BA1"/>
    <w:pPr>
      <w:spacing w:after="0"/>
    </w:pPr>
  </w:style>
  <w:style w:type="paragraph" w:customStyle="1" w:styleId="B1">
    <w:name w:val="B1"/>
    <w:basedOn w:val="List"/>
    <w:rsid w:val="005B1BA1"/>
  </w:style>
  <w:style w:type="paragraph" w:styleId="List">
    <w:name w:val="List"/>
    <w:basedOn w:val="Normal"/>
    <w:rsid w:val="005B1BA1"/>
    <w:pPr>
      <w:ind w:left="568" w:hanging="284"/>
    </w:pPr>
  </w:style>
  <w:style w:type="paragraph" w:styleId="TOC6">
    <w:name w:val="toc 6"/>
    <w:basedOn w:val="TOC5"/>
    <w:next w:val="Normal"/>
    <w:uiPriority w:val="39"/>
    <w:rsid w:val="005B1BA1"/>
    <w:pPr>
      <w:ind w:left="1985" w:hanging="1985"/>
    </w:pPr>
  </w:style>
  <w:style w:type="paragraph" w:styleId="TOC7">
    <w:name w:val="toc 7"/>
    <w:basedOn w:val="TOC6"/>
    <w:next w:val="Normal"/>
    <w:rsid w:val="005B1BA1"/>
    <w:pPr>
      <w:ind w:left="2268" w:hanging="2268"/>
    </w:pPr>
  </w:style>
  <w:style w:type="paragraph" w:customStyle="1" w:styleId="EditorsNote">
    <w:name w:val="Editor's Note"/>
    <w:basedOn w:val="NO"/>
    <w:rsid w:val="005B1BA1"/>
    <w:rPr>
      <w:color w:val="FF0000"/>
    </w:rPr>
  </w:style>
  <w:style w:type="paragraph" w:customStyle="1" w:styleId="TH">
    <w:name w:val="TH"/>
    <w:basedOn w:val="Normal"/>
    <w:rsid w:val="005B1BA1"/>
    <w:pPr>
      <w:keepNext/>
      <w:keepLines/>
      <w:spacing w:before="60"/>
      <w:jc w:val="center"/>
    </w:pPr>
    <w:rPr>
      <w:rFonts w:ascii="Arial" w:hAnsi="Arial"/>
      <w:b/>
    </w:rPr>
  </w:style>
  <w:style w:type="paragraph" w:customStyle="1" w:styleId="ZA">
    <w:name w:val="ZA"/>
    <w:rsid w:val="005B1BA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5B1BA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5B1BA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5B1BA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5B1BA1"/>
    <w:pPr>
      <w:ind w:left="851" w:hanging="851"/>
    </w:pPr>
  </w:style>
  <w:style w:type="paragraph" w:customStyle="1" w:styleId="ZH">
    <w:name w:val="ZH"/>
    <w:rsid w:val="005B1BA1"/>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rsid w:val="005B1BA1"/>
    <w:pPr>
      <w:keepNext w:val="0"/>
      <w:spacing w:before="0" w:after="240"/>
    </w:pPr>
  </w:style>
  <w:style w:type="paragraph" w:customStyle="1" w:styleId="ZG">
    <w:name w:val="ZG"/>
    <w:rsid w:val="005B1BA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5B1BA1"/>
  </w:style>
  <w:style w:type="paragraph" w:styleId="List2">
    <w:name w:val="List 2"/>
    <w:basedOn w:val="List"/>
    <w:rsid w:val="005B1BA1"/>
    <w:pPr>
      <w:ind w:left="851"/>
    </w:pPr>
  </w:style>
  <w:style w:type="paragraph" w:customStyle="1" w:styleId="B3">
    <w:name w:val="B3"/>
    <w:basedOn w:val="List3"/>
    <w:rsid w:val="005B1BA1"/>
  </w:style>
  <w:style w:type="paragraph" w:styleId="List3">
    <w:name w:val="List 3"/>
    <w:basedOn w:val="List2"/>
    <w:rsid w:val="005B1BA1"/>
    <w:pPr>
      <w:ind w:left="1135"/>
    </w:pPr>
  </w:style>
  <w:style w:type="paragraph" w:customStyle="1" w:styleId="B4">
    <w:name w:val="B4"/>
    <w:basedOn w:val="List4"/>
    <w:rsid w:val="005B1BA1"/>
  </w:style>
  <w:style w:type="paragraph" w:styleId="List4">
    <w:name w:val="List 4"/>
    <w:basedOn w:val="List3"/>
    <w:rsid w:val="005B1BA1"/>
    <w:pPr>
      <w:ind w:left="1418"/>
    </w:pPr>
  </w:style>
  <w:style w:type="paragraph" w:customStyle="1" w:styleId="B5">
    <w:name w:val="B5"/>
    <w:basedOn w:val="List5"/>
    <w:rsid w:val="005B1BA1"/>
  </w:style>
  <w:style w:type="paragraph" w:styleId="List5">
    <w:name w:val="List 5"/>
    <w:basedOn w:val="List4"/>
    <w:rsid w:val="005B1BA1"/>
    <w:pPr>
      <w:ind w:left="1702"/>
    </w:pPr>
  </w:style>
  <w:style w:type="paragraph" w:customStyle="1" w:styleId="ZTD">
    <w:name w:val="ZTD"/>
    <w:basedOn w:val="ZB"/>
    <w:rsid w:val="005B1BA1"/>
    <w:pPr>
      <w:framePr w:hRule="auto" w:wrap="notBeside" w:y="852"/>
    </w:pPr>
    <w:rPr>
      <w:i w:val="0"/>
      <w:sz w:val="40"/>
    </w:rPr>
  </w:style>
  <w:style w:type="paragraph" w:customStyle="1" w:styleId="ZV">
    <w:name w:val="ZV"/>
    <w:basedOn w:val="ZU"/>
    <w:rsid w:val="005B1BA1"/>
    <w:pPr>
      <w:framePr w:wrap="notBeside" w:y="16161"/>
    </w:pPr>
  </w:style>
  <w:style w:type="character" w:styleId="CommentReference">
    <w:name w:val="annotation reference"/>
    <w:rsid w:val="00B41046"/>
    <w:rPr>
      <w:sz w:val="16"/>
      <w:szCs w:val="16"/>
    </w:rPr>
  </w:style>
  <w:style w:type="paragraph" w:styleId="CommentText">
    <w:name w:val="annotation text"/>
    <w:basedOn w:val="Normal"/>
    <w:link w:val="CommentTextChar"/>
    <w:rsid w:val="0033649E"/>
  </w:style>
  <w:style w:type="character" w:customStyle="1" w:styleId="CommentTextChar">
    <w:name w:val="Comment Text Char"/>
    <w:link w:val="CommentText"/>
    <w:rsid w:val="0033649E"/>
    <w:rPr>
      <w:rFonts w:eastAsia="Times New Roman"/>
      <w:lang w:eastAsia="en-US"/>
    </w:rPr>
  </w:style>
  <w:style w:type="paragraph" w:styleId="CommentSubject">
    <w:name w:val="annotation subject"/>
    <w:basedOn w:val="CommentText"/>
    <w:next w:val="CommentText"/>
    <w:link w:val="CommentSubjectChar"/>
    <w:rsid w:val="00B41046"/>
    <w:rPr>
      <w:rFonts w:eastAsia="SimSun"/>
      <w:b/>
      <w:bCs/>
    </w:rPr>
  </w:style>
  <w:style w:type="character" w:customStyle="1" w:styleId="CommentSubjectChar">
    <w:name w:val="Comment Subject Char"/>
    <w:link w:val="CommentSubject"/>
    <w:rsid w:val="00B41046"/>
    <w:rPr>
      <w:b/>
      <w:bCs/>
      <w:lang w:eastAsia="en-US"/>
    </w:rPr>
  </w:style>
  <w:style w:type="paragraph" w:styleId="BalloonText">
    <w:name w:val="Balloon Text"/>
    <w:basedOn w:val="Normal"/>
    <w:link w:val="BalloonTextChar"/>
    <w:rsid w:val="00B41046"/>
    <w:pPr>
      <w:spacing w:after="0"/>
    </w:pPr>
    <w:rPr>
      <w:rFonts w:ascii="Tahoma" w:eastAsia="SimSun" w:hAnsi="Tahoma"/>
      <w:sz w:val="16"/>
      <w:szCs w:val="16"/>
    </w:rPr>
  </w:style>
  <w:style w:type="character" w:customStyle="1" w:styleId="BalloonTextChar">
    <w:name w:val="Balloon Text Char"/>
    <w:link w:val="BalloonText"/>
    <w:rsid w:val="00B41046"/>
    <w:rPr>
      <w:rFonts w:ascii="Tahoma" w:hAnsi="Tahoma"/>
      <w:sz w:val="16"/>
      <w:szCs w:val="16"/>
      <w:lang w:eastAsia="en-US"/>
    </w:rPr>
  </w:style>
  <w:style w:type="paragraph" w:styleId="Revision">
    <w:name w:val="Revision"/>
    <w:hidden/>
    <w:uiPriority w:val="99"/>
    <w:semiHidden/>
    <w:rsid w:val="00CB200E"/>
    <w:rPr>
      <w:lang w:eastAsia="en-US"/>
    </w:rPr>
  </w:style>
  <w:style w:type="paragraph" w:styleId="Caption">
    <w:name w:val="caption"/>
    <w:basedOn w:val="Normal"/>
    <w:next w:val="Normal"/>
    <w:unhideWhenUsed/>
    <w:qFormat/>
    <w:rsid w:val="005F3011"/>
    <w:rPr>
      <w:b/>
      <w:bCs/>
    </w:rPr>
  </w:style>
  <w:style w:type="paragraph" w:styleId="ListParagraph">
    <w:name w:val="List Paragraph"/>
    <w:basedOn w:val="Normal"/>
    <w:link w:val="ListParagraphChar"/>
    <w:uiPriority w:val="99"/>
    <w:qFormat/>
    <w:rsid w:val="00B331A0"/>
    <w:pPr>
      <w:spacing w:after="200" w:line="276" w:lineRule="auto"/>
      <w:ind w:left="720"/>
      <w:contextualSpacing/>
    </w:pPr>
    <w:rPr>
      <w:rFonts w:ascii="Calibri" w:eastAsia="Calibri" w:hAnsi="Calibri"/>
      <w:sz w:val="22"/>
      <w:szCs w:val="22"/>
    </w:rPr>
  </w:style>
  <w:style w:type="character" w:customStyle="1" w:styleId="ListParagraphChar">
    <w:name w:val="List Paragraph Char"/>
    <w:link w:val="ListParagraph"/>
    <w:uiPriority w:val="99"/>
    <w:locked/>
    <w:rsid w:val="000F545B"/>
    <w:rPr>
      <w:rFonts w:ascii="Calibri" w:eastAsia="Calibri" w:hAnsi="Calibri"/>
      <w:sz w:val="22"/>
      <w:szCs w:val="22"/>
      <w:lang w:eastAsia="en-US"/>
    </w:rPr>
  </w:style>
  <w:style w:type="paragraph" w:customStyle="1" w:styleId="Tablehead">
    <w:name w:val="Table_head"/>
    <w:basedOn w:val="Normal"/>
    <w:next w:val="Tabletext"/>
    <w:rsid w:val="000F545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text">
    <w:name w:val="Table_text"/>
    <w:basedOn w:val="Normal"/>
    <w:rsid w:val="000F54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sz w:val="22"/>
    </w:rPr>
  </w:style>
  <w:style w:type="paragraph" w:styleId="ListBullet">
    <w:name w:val="List Bullet"/>
    <w:basedOn w:val="List"/>
    <w:rsid w:val="005B1BA1"/>
  </w:style>
  <w:style w:type="character" w:styleId="Emphasis">
    <w:name w:val="Emphasis"/>
    <w:qFormat/>
    <w:rsid w:val="000F545B"/>
    <w:rPr>
      <w:i w:val="0"/>
      <w:iCs/>
    </w:rPr>
  </w:style>
  <w:style w:type="character" w:styleId="Strong">
    <w:name w:val="Strong"/>
    <w:qFormat/>
    <w:rsid w:val="001327CE"/>
    <w:rPr>
      <w:b/>
      <w:bCs/>
    </w:rPr>
  </w:style>
  <w:style w:type="paragraph" w:styleId="NormalWeb">
    <w:name w:val="Normal (Web)"/>
    <w:basedOn w:val="Normal"/>
    <w:uiPriority w:val="99"/>
    <w:unhideWhenUsed/>
    <w:rsid w:val="002D3100"/>
    <w:pPr>
      <w:spacing w:before="100" w:beforeAutospacing="1" w:after="100" w:afterAutospacing="1"/>
    </w:pPr>
    <w:rPr>
      <w:rFonts w:ascii="Gulim" w:eastAsia="Gulim" w:hAnsi="Gulim" w:cs="Gulim"/>
      <w:sz w:val="24"/>
      <w:szCs w:val="24"/>
      <w:lang w:eastAsia="ko-KR"/>
    </w:rPr>
  </w:style>
  <w:style w:type="table" w:styleId="TableGrid">
    <w:name w:val="Table Grid"/>
    <w:basedOn w:val="TableNormal"/>
    <w:rsid w:val="002D3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9B0178"/>
    <w:rPr>
      <w:rFonts w:ascii="SimSun" w:eastAsia="SimSun"/>
      <w:sz w:val="18"/>
      <w:szCs w:val="18"/>
    </w:rPr>
  </w:style>
  <w:style w:type="character" w:customStyle="1" w:styleId="DocumentMapChar">
    <w:name w:val="Document Map Char"/>
    <w:link w:val="DocumentMap"/>
    <w:rsid w:val="009B0178"/>
    <w:rPr>
      <w:rFonts w:ascii="SimSun"/>
      <w:sz w:val="18"/>
      <w:szCs w:val="18"/>
      <w:lang w:eastAsia="en-US"/>
    </w:rPr>
  </w:style>
  <w:style w:type="character" w:customStyle="1" w:styleId="trans">
    <w:name w:val="trans"/>
    <w:rsid w:val="00DA4660"/>
  </w:style>
  <w:style w:type="character" w:customStyle="1" w:styleId="st1">
    <w:name w:val="st1"/>
    <w:rsid w:val="00DA4660"/>
  </w:style>
  <w:style w:type="character" w:styleId="Hyperlink">
    <w:name w:val="Hyperlink"/>
    <w:uiPriority w:val="99"/>
    <w:unhideWhenUsed/>
    <w:rsid w:val="00DA4660"/>
    <w:rPr>
      <w:color w:val="0000FF"/>
      <w:u w:val="single"/>
    </w:rPr>
  </w:style>
  <w:style w:type="character" w:customStyle="1" w:styleId="MTConvertedEquation">
    <w:name w:val="MTConvertedEquation"/>
    <w:rsid w:val="00DA4660"/>
  </w:style>
  <w:style w:type="character" w:styleId="FollowedHyperlink">
    <w:name w:val="FollowedHyperlink"/>
    <w:rsid w:val="00DA4660"/>
    <w:rPr>
      <w:color w:val="800080"/>
      <w:u w:val="single"/>
    </w:rPr>
  </w:style>
  <w:style w:type="paragraph" w:styleId="TableofFigures">
    <w:name w:val="table of figures"/>
    <w:basedOn w:val="Normal"/>
    <w:next w:val="Normal"/>
    <w:rsid w:val="00DA4660"/>
  </w:style>
  <w:style w:type="paragraph" w:styleId="EndnoteText">
    <w:name w:val="endnote text"/>
    <w:basedOn w:val="Normal"/>
    <w:link w:val="EndnoteTextChar"/>
    <w:rsid w:val="00DA4660"/>
    <w:rPr>
      <w:rFonts w:eastAsia="SimSun"/>
      <w:lang w:eastAsia="x-none"/>
    </w:rPr>
  </w:style>
  <w:style w:type="character" w:customStyle="1" w:styleId="EndnoteTextChar">
    <w:name w:val="Endnote Text Char"/>
    <w:link w:val="EndnoteText"/>
    <w:rsid w:val="00DA4660"/>
    <w:rPr>
      <w:lang w:eastAsia="x-none"/>
    </w:rPr>
  </w:style>
  <w:style w:type="character" w:styleId="EndnoteReference">
    <w:name w:val="endnote reference"/>
    <w:rsid w:val="00DA4660"/>
    <w:rPr>
      <w:vertAlign w:val="superscript"/>
    </w:rPr>
  </w:style>
  <w:style w:type="character" w:styleId="FootnoteReference">
    <w:name w:val="footnote reference"/>
    <w:rsid w:val="005B1BA1"/>
    <w:rPr>
      <w:b/>
      <w:position w:val="6"/>
      <w:sz w:val="16"/>
    </w:rPr>
  </w:style>
  <w:style w:type="paragraph" w:styleId="FootnoteText">
    <w:name w:val="footnote text"/>
    <w:basedOn w:val="Normal"/>
    <w:link w:val="FootnoteTextChar"/>
    <w:rsid w:val="005B1BA1"/>
    <w:pPr>
      <w:keepLines/>
      <w:ind w:left="454" w:hanging="454"/>
    </w:pPr>
    <w:rPr>
      <w:sz w:val="16"/>
      <w:lang w:eastAsia="x-none"/>
    </w:rPr>
  </w:style>
  <w:style w:type="character" w:customStyle="1" w:styleId="FootnoteTextChar">
    <w:name w:val="Footnote Text Char"/>
    <w:link w:val="FootnoteText"/>
    <w:rsid w:val="005B1BA1"/>
    <w:rPr>
      <w:rFonts w:eastAsia="Times New Roman"/>
      <w:sz w:val="16"/>
      <w:lang w:eastAsia="x-none"/>
    </w:rPr>
  </w:style>
  <w:style w:type="paragraph" w:styleId="Index1">
    <w:name w:val="index 1"/>
    <w:basedOn w:val="Normal"/>
    <w:rsid w:val="005B1BA1"/>
    <w:pPr>
      <w:keepLines/>
    </w:pPr>
  </w:style>
  <w:style w:type="paragraph" w:styleId="Index2">
    <w:name w:val="index 2"/>
    <w:basedOn w:val="Index1"/>
    <w:rsid w:val="005B1BA1"/>
    <w:pPr>
      <w:ind w:left="284"/>
    </w:pPr>
  </w:style>
  <w:style w:type="paragraph" w:styleId="ListBullet2">
    <w:name w:val="List Bullet 2"/>
    <w:basedOn w:val="ListBullet"/>
    <w:rsid w:val="005B1BA1"/>
    <w:pPr>
      <w:ind w:left="851"/>
    </w:pPr>
  </w:style>
  <w:style w:type="paragraph" w:styleId="ListBullet3">
    <w:name w:val="List Bullet 3"/>
    <w:basedOn w:val="ListBullet2"/>
    <w:rsid w:val="005B1BA1"/>
    <w:pPr>
      <w:ind w:left="1135"/>
    </w:pPr>
  </w:style>
  <w:style w:type="paragraph" w:styleId="ListBullet4">
    <w:name w:val="List Bullet 4"/>
    <w:basedOn w:val="ListBullet3"/>
    <w:rsid w:val="005B1BA1"/>
    <w:pPr>
      <w:ind w:left="1418"/>
    </w:pPr>
  </w:style>
  <w:style w:type="paragraph" w:styleId="ListBullet5">
    <w:name w:val="List Bullet 5"/>
    <w:basedOn w:val="ListBullet4"/>
    <w:rsid w:val="005B1BA1"/>
    <w:pPr>
      <w:ind w:left="1702"/>
    </w:pPr>
  </w:style>
  <w:style w:type="paragraph" w:styleId="ListNumber">
    <w:name w:val="List Number"/>
    <w:basedOn w:val="List"/>
    <w:rsid w:val="005B1BA1"/>
  </w:style>
  <w:style w:type="paragraph" w:styleId="ListNumber2">
    <w:name w:val="List Number 2"/>
    <w:basedOn w:val="ListNumber"/>
    <w:rsid w:val="005B1BA1"/>
    <w:pPr>
      <w:ind w:left="851"/>
    </w:pPr>
  </w:style>
  <w:style w:type="paragraph" w:customStyle="1" w:styleId="FL">
    <w:name w:val="FL"/>
    <w:basedOn w:val="Normal"/>
    <w:rsid w:val="005B1BA1"/>
    <w:pPr>
      <w:keepNext/>
      <w:keepLines/>
      <w:spacing w:before="60"/>
      <w:jc w:val="center"/>
    </w:pPr>
    <w:rPr>
      <w:rFonts w:ascii="Arial" w:hAnsi="Arial"/>
      <w:b/>
    </w:rPr>
  </w:style>
  <w:style w:type="character" w:customStyle="1" w:styleId="EQZchn">
    <w:name w:val="EQ Zchn"/>
    <w:link w:val="EQ"/>
    <w:rsid w:val="00E5009A"/>
    <w:rPr>
      <w:rFonts w:eastAsia="Times New Roman"/>
      <w:lang w:eastAsia="en-US"/>
    </w:rPr>
  </w:style>
  <w:style w:type="paragraph" w:customStyle="1" w:styleId="CRheader">
    <w:name w:val="CR header"/>
    <w:basedOn w:val="Normal"/>
    <w:qFormat/>
    <w:rsid w:val="00056871"/>
    <w:pPr>
      <w:numPr>
        <w:numId w:val="56"/>
      </w:numPr>
      <w:pBdr>
        <w:top w:val="single" w:sz="4" w:space="1" w:color="auto"/>
        <w:left w:val="single" w:sz="4" w:space="4" w:color="auto"/>
        <w:bottom w:val="single" w:sz="4" w:space="1" w:color="auto"/>
        <w:right w:val="single" w:sz="4" w:space="4" w:color="auto"/>
      </w:pBdr>
      <w:overflowPunct/>
      <w:autoSpaceDE/>
      <w:autoSpaceDN/>
      <w:adjustRightInd/>
      <w:jc w:val="center"/>
      <w:textAlignment w:val="auto"/>
    </w:pPr>
    <w:rPr>
      <w:rFonts w:eastAsia="Malgun Gothic"/>
      <w:b/>
      <w:sz w:val="24"/>
      <w:szCs w:val="24"/>
    </w:rPr>
  </w:style>
  <w:style w:type="paragraph" w:styleId="Bibliography">
    <w:name w:val="Bibliography"/>
    <w:basedOn w:val="Normal"/>
    <w:next w:val="Normal"/>
    <w:uiPriority w:val="37"/>
    <w:semiHidden/>
    <w:unhideWhenUsed/>
    <w:rsid w:val="00BC136F"/>
  </w:style>
  <w:style w:type="paragraph" w:styleId="BlockText">
    <w:name w:val="Block Text"/>
    <w:basedOn w:val="Normal"/>
    <w:rsid w:val="00BC136F"/>
    <w:pPr>
      <w:spacing w:after="120"/>
      <w:ind w:left="1440" w:right="1440"/>
    </w:pPr>
  </w:style>
  <w:style w:type="paragraph" w:styleId="BodyText">
    <w:name w:val="Body Text"/>
    <w:basedOn w:val="Normal"/>
    <w:link w:val="BodyTextChar"/>
    <w:rsid w:val="00BC136F"/>
    <w:pPr>
      <w:spacing w:after="120"/>
    </w:pPr>
  </w:style>
  <w:style w:type="character" w:customStyle="1" w:styleId="BodyTextChar">
    <w:name w:val="Body Text Char"/>
    <w:link w:val="BodyText"/>
    <w:rsid w:val="00BC136F"/>
    <w:rPr>
      <w:rFonts w:eastAsia="Times New Roman"/>
      <w:lang w:eastAsia="en-US"/>
    </w:rPr>
  </w:style>
  <w:style w:type="paragraph" w:styleId="BodyText2">
    <w:name w:val="Body Text 2"/>
    <w:basedOn w:val="Normal"/>
    <w:link w:val="BodyText2Char"/>
    <w:rsid w:val="00BC136F"/>
    <w:pPr>
      <w:spacing w:after="120" w:line="480" w:lineRule="auto"/>
    </w:pPr>
  </w:style>
  <w:style w:type="character" w:customStyle="1" w:styleId="BodyText2Char">
    <w:name w:val="Body Text 2 Char"/>
    <w:link w:val="BodyText2"/>
    <w:rsid w:val="00BC136F"/>
    <w:rPr>
      <w:rFonts w:eastAsia="Times New Roman"/>
      <w:lang w:eastAsia="en-US"/>
    </w:rPr>
  </w:style>
  <w:style w:type="paragraph" w:styleId="BodyText3">
    <w:name w:val="Body Text 3"/>
    <w:basedOn w:val="Normal"/>
    <w:link w:val="BodyText3Char"/>
    <w:rsid w:val="00BC136F"/>
    <w:pPr>
      <w:spacing w:after="120"/>
    </w:pPr>
    <w:rPr>
      <w:sz w:val="16"/>
      <w:szCs w:val="16"/>
    </w:rPr>
  </w:style>
  <w:style w:type="character" w:customStyle="1" w:styleId="BodyText3Char">
    <w:name w:val="Body Text 3 Char"/>
    <w:link w:val="BodyText3"/>
    <w:rsid w:val="00BC136F"/>
    <w:rPr>
      <w:rFonts w:eastAsia="Times New Roman"/>
      <w:sz w:val="16"/>
      <w:szCs w:val="16"/>
      <w:lang w:eastAsia="en-US"/>
    </w:rPr>
  </w:style>
  <w:style w:type="paragraph" w:styleId="BodyTextFirstIndent">
    <w:name w:val="Body Text First Indent"/>
    <w:basedOn w:val="BodyText"/>
    <w:link w:val="BodyTextFirstIndentChar"/>
    <w:rsid w:val="00BC136F"/>
    <w:pPr>
      <w:ind w:firstLine="210"/>
    </w:pPr>
  </w:style>
  <w:style w:type="character" w:customStyle="1" w:styleId="BodyTextFirstIndentChar">
    <w:name w:val="Body Text First Indent Char"/>
    <w:basedOn w:val="BodyTextChar"/>
    <w:link w:val="BodyTextFirstIndent"/>
    <w:rsid w:val="00BC136F"/>
    <w:rPr>
      <w:rFonts w:eastAsia="Times New Roman"/>
      <w:lang w:eastAsia="en-US"/>
    </w:rPr>
  </w:style>
  <w:style w:type="paragraph" w:styleId="BodyTextIndent">
    <w:name w:val="Body Text Indent"/>
    <w:basedOn w:val="Normal"/>
    <w:link w:val="BodyTextIndentChar"/>
    <w:rsid w:val="00BC136F"/>
    <w:pPr>
      <w:spacing w:after="120"/>
      <w:ind w:left="283"/>
    </w:pPr>
  </w:style>
  <w:style w:type="character" w:customStyle="1" w:styleId="BodyTextIndentChar">
    <w:name w:val="Body Text Indent Char"/>
    <w:link w:val="BodyTextIndent"/>
    <w:rsid w:val="00BC136F"/>
    <w:rPr>
      <w:rFonts w:eastAsia="Times New Roman"/>
      <w:lang w:eastAsia="en-US"/>
    </w:rPr>
  </w:style>
  <w:style w:type="paragraph" w:styleId="BodyTextFirstIndent2">
    <w:name w:val="Body Text First Indent 2"/>
    <w:basedOn w:val="BodyTextIndent"/>
    <w:link w:val="BodyTextFirstIndent2Char"/>
    <w:rsid w:val="00BC136F"/>
    <w:pPr>
      <w:ind w:firstLine="210"/>
    </w:pPr>
  </w:style>
  <w:style w:type="character" w:customStyle="1" w:styleId="BodyTextFirstIndent2Char">
    <w:name w:val="Body Text First Indent 2 Char"/>
    <w:basedOn w:val="BodyTextIndentChar"/>
    <w:link w:val="BodyTextFirstIndent2"/>
    <w:rsid w:val="00BC136F"/>
    <w:rPr>
      <w:rFonts w:eastAsia="Times New Roman"/>
      <w:lang w:eastAsia="en-US"/>
    </w:rPr>
  </w:style>
  <w:style w:type="paragraph" w:styleId="BodyTextIndent2">
    <w:name w:val="Body Text Indent 2"/>
    <w:basedOn w:val="Normal"/>
    <w:link w:val="BodyTextIndent2Char"/>
    <w:rsid w:val="00BC136F"/>
    <w:pPr>
      <w:spacing w:after="120" w:line="480" w:lineRule="auto"/>
      <w:ind w:left="283"/>
    </w:pPr>
  </w:style>
  <w:style w:type="character" w:customStyle="1" w:styleId="BodyTextIndent2Char">
    <w:name w:val="Body Text Indent 2 Char"/>
    <w:link w:val="BodyTextIndent2"/>
    <w:rsid w:val="00BC136F"/>
    <w:rPr>
      <w:rFonts w:eastAsia="Times New Roman"/>
      <w:lang w:eastAsia="en-US"/>
    </w:rPr>
  </w:style>
  <w:style w:type="paragraph" w:styleId="BodyTextIndent3">
    <w:name w:val="Body Text Indent 3"/>
    <w:basedOn w:val="Normal"/>
    <w:link w:val="BodyTextIndent3Char"/>
    <w:rsid w:val="00BC136F"/>
    <w:pPr>
      <w:spacing w:after="120"/>
      <w:ind w:left="283"/>
    </w:pPr>
    <w:rPr>
      <w:sz w:val="16"/>
      <w:szCs w:val="16"/>
    </w:rPr>
  </w:style>
  <w:style w:type="character" w:customStyle="1" w:styleId="BodyTextIndent3Char">
    <w:name w:val="Body Text Indent 3 Char"/>
    <w:link w:val="BodyTextIndent3"/>
    <w:rsid w:val="00BC136F"/>
    <w:rPr>
      <w:rFonts w:eastAsia="Times New Roman"/>
      <w:sz w:val="16"/>
      <w:szCs w:val="16"/>
      <w:lang w:eastAsia="en-US"/>
    </w:rPr>
  </w:style>
  <w:style w:type="paragraph" w:styleId="Closing">
    <w:name w:val="Closing"/>
    <w:basedOn w:val="Normal"/>
    <w:link w:val="ClosingChar"/>
    <w:rsid w:val="00BC136F"/>
    <w:pPr>
      <w:ind w:left="4252"/>
    </w:pPr>
  </w:style>
  <w:style w:type="character" w:customStyle="1" w:styleId="ClosingChar">
    <w:name w:val="Closing Char"/>
    <w:link w:val="Closing"/>
    <w:rsid w:val="00BC136F"/>
    <w:rPr>
      <w:rFonts w:eastAsia="Times New Roman"/>
      <w:lang w:eastAsia="en-US"/>
    </w:rPr>
  </w:style>
  <w:style w:type="paragraph" w:styleId="Date">
    <w:name w:val="Date"/>
    <w:basedOn w:val="Normal"/>
    <w:next w:val="Normal"/>
    <w:link w:val="DateChar"/>
    <w:rsid w:val="00BC136F"/>
  </w:style>
  <w:style w:type="character" w:customStyle="1" w:styleId="DateChar">
    <w:name w:val="Date Char"/>
    <w:link w:val="Date"/>
    <w:rsid w:val="00BC136F"/>
    <w:rPr>
      <w:rFonts w:eastAsia="Times New Roman"/>
      <w:lang w:eastAsia="en-US"/>
    </w:rPr>
  </w:style>
  <w:style w:type="paragraph" w:styleId="E-mailSignature">
    <w:name w:val="E-mail Signature"/>
    <w:basedOn w:val="Normal"/>
    <w:link w:val="E-mailSignatureChar"/>
    <w:rsid w:val="00BC136F"/>
  </w:style>
  <w:style w:type="character" w:customStyle="1" w:styleId="E-mailSignatureChar">
    <w:name w:val="E-mail Signature Char"/>
    <w:link w:val="E-mailSignature"/>
    <w:rsid w:val="00BC136F"/>
    <w:rPr>
      <w:rFonts w:eastAsia="Times New Roman"/>
      <w:lang w:eastAsia="en-US"/>
    </w:rPr>
  </w:style>
  <w:style w:type="paragraph" w:styleId="EnvelopeAddress">
    <w:name w:val="envelope address"/>
    <w:basedOn w:val="Normal"/>
    <w:rsid w:val="00BC136F"/>
    <w:pPr>
      <w:framePr w:w="7920" w:h="1980" w:hRule="exact" w:hSpace="180" w:wrap="auto" w:hAnchor="page" w:xAlign="center" w:yAlign="bottom"/>
      <w:ind w:left="2880"/>
    </w:pPr>
    <w:rPr>
      <w:rFonts w:ascii="Calibri Light" w:hAnsi="Calibri Light" w:cs="Vrinda"/>
      <w:sz w:val="24"/>
      <w:szCs w:val="24"/>
    </w:rPr>
  </w:style>
  <w:style w:type="paragraph" w:styleId="EnvelopeReturn">
    <w:name w:val="envelope return"/>
    <w:basedOn w:val="Normal"/>
    <w:rsid w:val="00BC136F"/>
    <w:rPr>
      <w:rFonts w:ascii="Calibri Light" w:hAnsi="Calibri Light" w:cs="Vrinda"/>
    </w:rPr>
  </w:style>
  <w:style w:type="paragraph" w:styleId="HTMLAddress">
    <w:name w:val="HTML Address"/>
    <w:basedOn w:val="Normal"/>
    <w:link w:val="HTMLAddressChar"/>
    <w:rsid w:val="00BC136F"/>
    <w:rPr>
      <w:i/>
      <w:iCs/>
    </w:rPr>
  </w:style>
  <w:style w:type="character" w:customStyle="1" w:styleId="HTMLAddressChar">
    <w:name w:val="HTML Address Char"/>
    <w:link w:val="HTMLAddress"/>
    <w:rsid w:val="00BC136F"/>
    <w:rPr>
      <w:rFonts w:eastAsia="Times New Roman"/>
      <w:i/>
      <w:iCs/>
      <w:lang w:eastAsia="en-US"/>
    </w:rPr>
  </w:style>
  <w:style w:type="paragraph" w:styleId="HTMLPreformatted">
    <w:name w:val="HTML Preformatted"/>
    <w:basedOn w:val="Normal"/>
    <w:link w:val="HTMLPreformattedChar"/>
    <w:rsid w:val="00BC136F"/>
    <w:rPr>
      <w:rFonts w:ascii="Courier New" w:hAnsi="Courier New" w:cs="Courier New"/>
    </w:rPr>
  </w:style>
  <w:style w:type="character" w:customStyle="1" w:styleId="HTMLPreformattedChar">
    <w:name w:val="HTML Preformatted Char"/>
    <w:link w:val="HTMLPreformatted"/>
    <w:rsid w:val="00BC136F"/>
    <w:rPr>
      <w:rFonts w:ascii="Courier New" w:eastAsia="Times New Roman" w:hAnsi="Courier New" w:cs="Courier New"/>
      <w:lang w:eastAsia="en-US"/>
    </w:rPr>
  </w:style>
  <w:style w:type="paragraph" w:styleId="Index3">
    <w:name w:val="index 3"/>
    <w:basedOn w:val="Normal"/>
    <w:next w:val="Normal"/>
    <w:rsid w:val="00BC136F"/>
    <w:pPr>
      <w:ind w:left="600" w:hanging="200"/>
    </w:pPr>
  </w:style>
  <w:style w:type="paragraph" w:styleId="Index4">
    <w:name w:val="index 4"/>
    <w:basedOn w:val="Normal"/>
    <w:next w:val="Normal"/>
    <w:rsid w:val="00BC136F"/>
    <w:pPr>
      <w:ind w:left="800" w:hanging="200"/>
    </w:pPr>
  </w:style>
  <w:style w:type="paragraph" w:styleId="Index5">
    <w:name w:val="index 5"/>
    <w:basedOn w:val="Normal"/>
    <w:next w:val="Normal"/>
    <w:rsid w:val="00BC136F"/>
    <w:pPr>
      <w:ind w:left="1000" w:hanging="200"/>
    </w:pPr>
  </w:style>
  <w:style w:type="paragraph" w:styleId="Index6">
    <w:name w:val="index 6"/>
    <w:basedOn w:val="Normal"/>
    <w:next w:val="Normal"/>
    <w:rsid w:val="00BC136F"/>
    <w:pPr>
      <w:ind w:left="1200" w:hanging="200"/>
    </w:pPr>
  </w:style>
  <w:style w:type="paragraph" w:styleId="Index7">
    <w:name w:val="index 7"/>
    <w:basedOn w:val="Normal"/>
    <w:next w:val="Normal"/>
    <w:rsid w:val="00BC136F"/>
    <w:pPr>
      <w:ind w:left="1400" w:hanging="200"/>
    </w:pPr>
  </w:style>
  <w:style w:type="paragraph" w:styleId="Index8">
    <w:name w:val="index 8"/>
    <w:basedOn w:val="Normal"/>
    <w:next w:val="Normal"/>
    <w:rsid w:val="00BC136F"/>
    <w:pPr>
      <w:ind w:left="1600" w:hanging="200"/>
    </w:pPr>
  </w:style>
  <w:style w:type="paragraph" w:styleId="Index9">
    <w:name w:val="index 9"/>
    <w:basedOn w:val="Normal"/>
    <w:next w:val="Normal"/>
    <w:rsid w:val="00BC136F"/>
    <w:pPr>
      <w:ind w:left="1800" w:hanging="200"/>
    </w:pPr>
  </w:style>
  <w:style w:type="paragraph" w:styleId="IndexHeading">
    <w:name w:val="index heading"/>
    <w:basedOn w:val="Normal"/>
    <w:next w:val="Index1"/>
    <w:rsid w:val="00BC136F"/>
    <w:rPr>
      <w:rFonts w:ascii="Calibri Light" w:hAnsi="Calibri Light" w:cs="Vrinda"/>
      <w:b/>
      <w:bCs/>
    </w:rPr>
  </w:style>
  <w:style w:type="paragraph" w:styleId="IntenseQuote">
    <w:name w:val="Intense Quote"/>
    <w:basedOn w:val="Normal"/>
    <w:next w:val="Normal"/>
    <w:link w:val="IntenseQuoteChar"/>
    <w:uiPriority w:val="30"/>
    <w:qFormat/>
    <w:rsid w:val="00BC136F"/>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C136F"/>
    <w:rPr>
      <w:rFonts w:eastAsia="Times New Roman"/>
      <w:i/>
      <w:iCs/>
      <w:color w:val="4472C4"/>
      <w:lang w:eastAsia="en-US"/>
    </w:rPr>
  </w:style>
  <w:style w:type="paragraph" w:styleId="ListContinue">
    <w:name w:val="List Continue"/>
    <w:basedOn w:val="Normal"/>
    <w:rsid w:val="00BC136F"/>
    <w:pPr>
      <w:spacing w:after="120"/>
      <w:ind w:left="283"/>
      <w:contextualSpacing/>
    </w:pPr>
  </w:style>
  <w:style w:type="paragraph" w:styleId="ListContinue2">
    <w:name w:val="List Continue 2"/>
    <w:basedOn w:val="Normal"/>
    <w:rsid w:val="00BC136F"/>
    <w:pPr>
      <w:spacing w:after="120"/>
      <w:ind w:left="566"/>
      <w:contextualSpacing/>
    </w:pPr>
  </w:style>
  <w:style w:type="paragraph" w:styleId="ListContinue3">
    <w:name w:val="List Continue 3"/>
    <w:basedOn w:val="Normal"/>
    <w:rsid w:val="00BC136F"/>
    <w:pPr>
      <w:spacing w:after="120"/>
      <w:ind w:left="849"/>
      <w:contextualSpacing/>
    </w:pPr>
  </w:style>
  <w:style w:type="paragraph" w:styleId="ListContinue4">
    <w:name w:val="List Continue 4"/>
    <w:basedOn w:val="Normal"/>
    <w:rsid w:val="00BC136F"/>
    <w:pPr>
      <w:spacing w:after="120"/>
      <w:ind w:left="1132"/>
      <w:contextualSpacing/>
    </w:pPr>
  </w:style>
  <w:style w:type="paragraph" w:styleId="ListContinue5">
    <w:name w:val="List Continue 5"/>
    <w:basedOn w:val="Normal"/>
    <w:rsid w:val="00BC136F"/>
    <w:pPr>
      <w:spacing w:after="120"/>
      <w:ind w:left="1415"/>
      <w:contextualSpacing/>
    </w:pPr>
  </w:style>
  <w:style w:type="paragraph" w:styleId="ListNumber3">
    <w:name w:val="List Number 3"/>
    <w:basedOn w:val="Normal"/>
    <w:rsid w:val="00BC136F"/>
    <w:pPr>
      <w:numPr>
        <w:numId w:val="57"/>
      </w:numPr>
      <w:contextualSpacing/>
    </w:pPr>
  </w:style>
  <w:style w:type="paragraph" w:styleId="ListNumber4">
    <w:name w:val="List Number 4"/>
    <w:basedOn w:val="Normal"/>
    <w:rsid w:val="00BC136F"/>
    <w:pPr>
      <w:numPr>
        <w:numId w:val="58"/>
      </w:numPr>
      <w:contextualSpacing/>
    </w:pPr>
  </w:style>
  <w:style w:type="paragraph" w:styleId="ListNumber5">
    <w:name w:val="List Number 5"/>
    <w:basedOn w:val="Normal"/>
    <w:rsid w:val="00BC136F"/>
    <w:pPr>
      <w:numPr>
        <w:numId w:val="59"/>
      </w:numPr>
      <w:contextualSpacing/>
    </w:pPr>
  </w:style>
  <w:style w:type="paragraph" w:styleId="MacroText">
    <w:name w:val="macro"/>
    <w:link w:val="MacroTextChar"/>
    <w:rsid w:val="00BC136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eastAsia="en-US"/>
    </w:rPr>
  </w:style>
  <w:style w:type="character" w:customStyle="1" w:styleId="MacroTextChar">
    <w:name w:val="Macro Text Char"/>
    <w:link w:val="MacroText"/>
    <w:rsid w:val="00BC136F"/>
    <w:rPr>
      <w:rFonts w:ascii="Courier New" w:eastAsia="Times New Roman" w:hAnsi="Courier New" w:cs="Courier New"/>
      <w:lang w:eastAsia="en-US"/>
    </w:rPr>
  </w:style>
  <w:style w:type="paragraph" w:styleId="MessageHeader">
    <w:name w:val="Message Header"/>
    <w:basedOn w:val="Normal"/>
    <w:link w:val="MessageHeaderChar"/>
    <w:rsid w:val="00BC136F"/>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cs="Vrinda"/>
      <w:sz w:val="24"/>
      <w:szCs w:val="24"/>
    </w:rPr>
  </w:style>
  <w:style w:type="character" w:customStyle="1" w:styleId="MessageHeaderChar">
    <w:name w:val="Message Header Char"/>
    <w:link w:val="MessageHeader"/>
    <w:rsid w:val="00BC136F"/>
    <w:rPr>
      <w:rFonts w:ascii="Calibri Light" w:eastAsia="Times New Roman" w:hAnsi="Calibri Light" w:cs="Vrinda"/>
      <w:sz w:val="24"/>
      <w:szCs w:val="24"/>
      <w:shd w:val="pct20" w:color="auto" w:fill="auto"/>
      <w:lang w:eastAsia="en-US"/>
    </w:rPr>
  </w:style>
  <w:style w:type="paragraph" w:styleId="NoSpacing">
    <w:name w:val="No Spacing"/>
    <w:uiPriority w:val="1"/>
    <w:qFormat/>
    <w:rsid w:val="00BC136F"/>
    <w:pPr>
      <w:overflowPunct w:val="0"/>
      <w:autoSpaceDE w:val="0"/>
      <w:autoSpaceDN w:val="0"/>
      <w:adjustRightInd w:val="0"/>
      <w:textAlignment w:val="baseline"/>
    </w:pPr>
    <w:rPr>
      <w:rFonts w:eastAsia="Times New Roman"/>
      <w:lang w:eastAsia="en-US"/>
    </w:rPr>
  </w:style>
  <w:style w:type="paragraph" w:styleId="NormalIndent">
    <w:name w:val="Normal Indent"/>
    <w:basedOn w:val="Normal"/>
    <w:rsid w:val="00BC136F"/>
    <w:pPr>
      <w:ind w:left="720"/>
    </w:pPr>
  </w:style>
  <w:style w:type="paragraph" w:styleId="NoteHeading">
    <w:name w:val="Note Heading"/>
    <w:basedOn w:val="Normal"/>
    <w:next w:val="Normal"/>
    <w:link w:val="NoteHeadingChar"/>
    <w:rsid w:val="00BC136F"/>
  </w:style>
  <w:style w:type="character" w:customStyle="1" w:styleId="NoteHeadingChar">
    <w:name w:val="Note Heading Char"/>
    <w:link w:val="NoteHeading"/>
    <w:rsid w:val="00BC136F"/>
    <w:rPr>
      <w:rFonts w:eastAsia="Times New Roman"/>
      <w:lang w:eastAsia="en-US"/>
    </w:rPr>
  </w:style>
  <w:style w:type="paragraph" w:styleId="PlainText">
    <w:name w:val="Plain Text"/>
    <w:basedOn w:val="Normal"/>
    <w:link w:val="PlainTextChar"/>
    <w:rsid w:val="00BC136F"/>
    <w:rPr>
      <w:rFonts w:ascii="Courier New" w:hAnsi="Courier New" w:cs="Courier New"/>
    </w:rPr>
  </w:style>
  <w:style w:type="character" w:customStyle="1" w:styleId="PlainTextChar">
    <w:name w:val="Plain Text Char"/>
    <w:link w:val="PlainText"/>
    <w:rsid w:val="00BC136F"/>
    <w:rPr>
      <w:rFonts w:ascii="Courier New" w:eastAsia="Times New Roman" w:hAnsi="Courier New" w:cs="Courier New"/>
      <w:lang w:eastAsia="en-US"/>
    </w:rPr>
  </w:style>
  <w:style w:type="paragraph" w:styleId="Quote">
    <w:name w:val="Quote"/>
    <w:basedOn w:val="Normal"/>
    <w:next w:val="Normal"/>
    <w:link w:val="QuoteChar"/>
    <w:uiPriority w:val="29"/>
    <w:qFormat/>
    <w:rsid w:val="00BC136F"/>
    <w:pPr>
      <w:spacing w:before="200" w:after="160"/>
      <w:ind w:left="864" w:right="864"/>
      <w:jc w:val="center"/>
    </w:pPr>
    <w:rPr>
      <w:i/>
      <w:iCs/>
      <w:color w:val="404040"/>
    </w:rPr>
  </w:style>
  <w:style w:type="character" w:customStyle="1" w:styleId="QuoteChar">
    <w:name w:val="Quote Char"/>
    <w:link w:val="Quote"/>
    <w:uiPriority w:val="29"/>
    <w:rsid w:val="00BC136F"/>
    <w:rPr>
      <w:rFonts w:eastAsia="Times New Roman"/>
      <w:i/>
      <w:iCs/>
      <w:color w:val="404040"/>
      <w:lang w:eastAsia="en-US"/>
    </w:rPr>
  </w:style>
  <w:style w:type="paragraph" w:styleId="Salutation">
    <w:name w:val="Salutation"/>
    <w:basedOn w:val="Normal"/>
    <w:next w:val="Normal"/>
    <w:link w:val="SalutationChar"/>
    <w:rsid w:val="00BC136F"/>
  </w:style>
  <w:style w:type="character" w:customStyle="1" w:styleId="SalutationChar">
    <w:name w:val="Salutation Char"/>
    <w:link w:val="Salutation"/>
    <w:rsid w:val="00BC136F"/>
    <w:rPr>
      <w:rFonts w:eastAsia="Times New Roman"/>
      <w:lang w:eastAsia="en-US"/>
    </w:rPr>
  </w:style>
  <w:style w:type="paragraph" w:styleId="Signature">
    <w:name w:val="Signature"/>
    <w:basedOn w:val="Normal"/>
    <w:link w:val="SignatureChar"/>
    <w:rsid w:val="00BC136F"/>
    <w:pPr>
      <w:ind w:left="4252"/>
    </w:pPr>
  </w:style>
  <w:style w:type="character" w:customStyle="1" w:styleId="SignatureChar">
    <w:name w:val="Signature Char"/>
    <w:link w:val="Signature"/>
    <w:rsid w:val="00BC136F"/>
    <w:rPr>
      <w:rFonts w:eastAsia="Times New Roman"/>
      <w:lang w:eastAsia="en-US"/>
    </w:rPr>
  </w:style>
  <w:style w:type="paragraph" w:styleId="Subtitle">
    <w:name w:val="Subtitle"/>
    <w:basedOn w:val="Normal"/>
    <w:next w:val="Normal"/>
    <w:link w:val="SubtitleChar"/>
    <w:qFormat/>
    <w:rsid w:val="00BC136F"/>
    <w:pPr>
      <w:spacing w:after="60"/>
      <w:jc w:val="center"/>
      <w:outlineLvl w:val="1"/>
    </w:pPr>
    <w:rPr>
      <w:rFonts w:ascii="Calibri Light" w:hAnsi="Calibri Light" w:cs="Vrinda"/>
      <w:sz w:val="24"/>
      <w:szCs w:val="24"/>
    </w:rPr>
  </w:style>
  <w:style w:type="character" w:customStyle="1" w:styleId="SubtitleChar">
    <w:name w:val="Subtitle Char"/>
    <w:link w:val="Subtitle"/>
    <w:rsid w:val="00BC136F"/>
    <w:rPr>
      <w:rFonts w:ascii="Calibri Light" w:eastAsia="Times New Roman" w:hAnsi="Calibri Light" w:cs="Vrinda"/>
      <w:sz w:val="24"/>
      <w:szCs w:val="24"/>
      <w:lang w:eastAsia="en-US"/>
    </w:rPr>
  </w:style>
  <w:style w:type="paragraph" w:styleId="TableofAuthorities">
    <w:name w:val="table of authorities"/>
    <w:basedOn w:val="Normal"/>
    <w:next w:val="Normal"/>
    <w:rsid w:val="00BC136F"/>
    <w:pPr>
      <w:ind w:left="200" w:hanging="200"/>
    </w:pPr>
  </w:style>
  <w:style w:type="paragraph" w:styleId="Title">
    <w:name w:val="Title"/>
    <w:basedOn w:val="Normal"/>
    <w:next w:val="Normal"/>
    <w:link w:val="TitleChar"/>
    <w:qFormat/>
    <w:rsid w:val="00BC136F"/>
    <w:pPr>
      <w:spacing w:before="240" w:after="60"/>
      <w:jc w:val="center"/>
      <w:outlineLvl w:val="0"/>
    </w:pPr>
    <w:rPr>
      <w:rFonts w:ascii="Calibri Light" w:hAnsi="Calibri Light" w:cs="Vrinda"/>
      <w:b/>
      <w:bCs/>
      <w:kern w:val="28"/>
      <w:sz w:val="32"/>
      <w:szCs w:val="32"/>
    </w:rPr>
  </w:style>
  <w:style w:type="character" w:customStyle="1" w:styleId="TitleChar">
    <w:name w:val="Title Char"/>
    <w:link w:val="Title"/>
    <w:rsid w:val="00BC136F"/>
    <w:rPr>
      <w:rFonts w:ascii="Calibri Light" w:eastAsia="Times New Roman" w:hAnsi="Calibri Light" w:cs="Vrinda"/>
      <w:b/>
      <w:bCs/>
      <w:kern w:val="28"/>
      <w:sz w:val="32"/>
      <w:szCs w:val="32"/>
      <w:lang w:eastAsia="en-US"/>
    </w:rPr>
  </w:style>
  <w:style w:type="paragraph" w:styleId="TOAHeading">
    <w:name w:val="toa heading"/>
    <w:basedOn w:val="Normal"/>
    <w:next w:val="Normal"/>
    <w:rsid w:val="00BC136F"/>
    <w:pPr>
      <w:spacing w:before="120"/>
    </w:pPr>
    <w:rPr>
      <w:rFonts w:ascii="Calibri Light" w:hAnsi="Calibri Light" w:cs="Vrinda"/>
      <w:b/>
      <w:bCs/>
      <w:sz w:val="24"/>
      <w:szCs w:val="24"/>
    </w:rPr>
  </w:style>
  <w:style w:type="paragraph" w:styleId="TOCHeading">
    <w:name w:val="TOC Heading"/>
    <w:basedOn w:val="Heading1"/>
    <w:next w:val="Normal"/>
    <w:uiPriority w:val="39"/>
    <w:semiHidden/>
    <w:unhideWhenUsed/>
    <w:qFormat/>
    <w:rsid w:val="00BC136F"/>
    <w:pPr>
      <w:keepLines w:val="0"/>
      <w:pBdr>
        <w:top w:val="none" w:sz="0" w:space="0" w:color="auto"/>
      </w:pBdr>
      <w:spacing w:after="60"/>
      <w:ind w:left="0" w:firstLine="0"/>
      <w:outlineLvl w:val="9"/>
    </w:pPr>
    <w:rPr>
      <w:rFonts w:ascii="Calibri Light" w:hAnsi="Calibri Light" w:cs="Vrinda"/>
      <w:b/>
      <w:bCs/>
      <w:kern w:val="3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508215">
      <w:bodyDiv w:val="1"/>
      <w:marLeft w:val="0"/>
      <w:marRight w:val="0"/>
      <w:marTop w:val="0"/>
      <w:marBottom w:val="0"/>
      <w:divBdr>
        <w:top w:val="none" w:sz="0" w:space="0" w:color="auto"/>
        <w:left w:val="none" w:sz="0" w:space="0" w:color="auto"/>
        <w:bottom w:val="none" w:sz="0" w:space="0" w:color="auto"/>
        <w:right w:val="none" w:sz="0" w:space="0" w:color="auto"/>
      </w:divBdr>
    </w:div>
    <w:div w:id="608658754">
      <w:bodyDiv w:val="1"/>
      <w:marLeft w:val="0"/>
      <w:marRight w:val="0"/>
      <w:marTop w:val="0"/>
      <w:marBottom w:val="0"/>
      <w:divBdr>
        <w:top w:val="none" w:sz="0" w:space="0" w:color="auto"/>
        <w:left w:val="none" w:sz="0" w:space="0" w:color="auto"/>
        <w:bottom w:val="none" w:sz="0" w:space="0" w:color="auto"/>
        <w:right w:val="none" w:sz="0" w:space="0" w:color="auto"/>
      </w:divBdr>
    </w:div>
    <w:div w:id="631330758">
      <w:bodyDiv w:val="1"/>
      <w:marLeft w:val="0"/>
      <w:marRight w:val="0"/>
      <w:marTop w:val="0"/>
      <w:marBottom w:val="0"/>
      <w:divBdr>
        <w:top w:val="none" w:sz="0" w:space="0" w:color="auto"/>
        <w:left w:val="none" w:sz="0" w:space="0" w:color="auto"/>
        <w:bottom w:val="none" w:sz="0" w:space="0" w:color="auto"/>
        <w:right w:val="none" w:sz="0" w:space="0" w:color="auto"/>
      </w:divBdr>
    </w:div>
    <w:div w:id="665322329">
      <w:bodyDiv w:val="1"/>
      <w:marLeft w:val="0"/>
      <w:marRight w:val="0"/>
      <w:marTop w:val="0"/>
      <w:marBottom w:val="0"/>
      <w:divBdr>
        <w:top w:val="none" w:sz="0" w:space="0" w:color="auto"/>
        <w:left w:val="none" w:sz="0" w:space="0" w:color="auto"/>
        <w:bottom w:val="none" w:sz="0" w:space="0" w:color="auto"/>
        <w:right w:val="none" w:sz="0" w:space="0" w:color="auto"/>
      </w:divBdr>
    </w:div>
    <w:div w:id="740448362">
      <w:bodyDiv w:val="1"/>
      <w:marLeft w:val="0"/>
      <w:marRight w:val="0"/>
      <w:marTop w:val="0"/>
      <w:marBottom w:val="0"/>
      <w:divBdr>
        <w:top w:val="none" w:sz="0" w:space="0" w:color="auto"/>
        <w:left w:val="none" w:sz="0" w:space="0" w:color="auto"/>
        <w:bottom w:val="none" w:sz="0" w:space="0" w:color="auto"/>
        <w:right w:val="none" w:sz="0" w:space="0" w:color="auto"/>
      </w:divBdr>
      <w:divsChild>
        <w:div w:id="1505513816">
          <w:marLeft w:val="0"/>
          <w:marRight w:val="0"/>
          <w:marTop w:val="0"/>
          <w:marBottom w:val="0"/>
          <w:divBdr>
            <w:top w:val="none" w:sz="0" w:space="0" w:color="auto"/>
            <w:left w:val="none" w:sz="0" w:space="0" w:color="auto"/>
            <w:bottom w:val="none" w:sz="0" w:space="0" w:color="auto"/>
            <w:right w:val="none" w:sz="0" w:space="0" w:color="auto"/>
          </w:divBdr>
          <w:divsChild>
            <w:div w:id="973682938">
              <w:marLeft w:val="0"/>
              <w:marRight w:val="0"/>
              <w:marTop w:val="0"/>
              <w:marBottom w:val="0"/>
              <w:divBdr>
                <w:top w:val="none" w:sz="0" w:space="0" w:color="auto"/>
                <w:left w:val="none" w:sz="0" w:space="0" w:color="auto"/>
                <w:bottom w:val="none" w:sz="0" w:space="0" w:color="auto"/>
                <w:right w:val="none" w:sz="0" w:space="0" w:color="auto"/>
              </w:divBdr>
              <w:divsChild>
                <w:div w:id="1760904475">
                  <w:marLeft w:val="0"/>
                  <w:marRight w:val="0"/>
                  <w:marTop w:val="0"/>
                  <w:marBottom w:val="0"/>
                  <w:divBdr>
                    <w:top w:val="none" w:sz="0" w:space="0" w:color="auto"/>
                    <w:left w:val="none" w:sz="0" w:space="0" w:color="auto"/>
                    <w:bottom w:val="none" w:sz="0" w:space="0" w:color="auto"/>
                    <w:right w:val="none" w:sz="0" w:space="0" w:color="auto"/>
                  </w:divBdr>
                  <w:divsChild>
                    <w:div w:id="1174346720">
                      <w:marLeft w:val="0"/>
                      <w:marRight w:val="0"/>
                      <w:marTop w:val="0"/>
                      <w:marBottom w:val="0"/>
                      <w:divBdr>
                        <w:top w:val="none" w:sz="0" w:space="0" w:color="auto"/>
                        <w:left w:val="none" w:sz="0" w:space="0" w:color="auto"/>
                        <w:bottom w:val="none" w:sz="0" w:space="0" w:color="auto"/>
                        <w:right w:val="none" w:sz="0" w:space="0" w:color="auto"/>
                      </w:divBdr>
                      <w:divsChild>
                        <w:div w:id="1386178145">
                          <w:marLeft w:val="0"/>
                          <w:marRight w:val="0"/>
                          <w:marTop w:val="0"/>
                          <w:marBottom w:val="131"/>
                          <w:divBdr>
                            <w:top w:val="none" w:sz="0" w:space="0" w:color="auto"/>
                            <w:left w:val="none" w:sz="0" w:space="0" w:color="auto"/>
                            <w:bottom w:val="none" w:sz="0" w:space="0" w:color="auto"/>
                            <w:right w:val="none" w:sz="0" w:space="0" w:color="auto"/>
                          </w:divBdr>
                          <w:divsChild>
                            <w:div w:id="825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790423">
      <w:bodyDiv w:val="1"/>
      <w:marLeft w:val="0"/>
      <w:marRight w:val="0"/>
      <w:marTop w:val="0"/>
      <w:marBottom w:val="0"/>
      <w:divBdr>
        <w:top w:val="none" w:sz="0" w:space="0" w:color="auto"/>
        <w:left w:val="none" w:sz="0" w:space="0" w:color="auto"/>
        <w:bottom w:val="none" w:sz="0" w:space="0" w:color="auto"/>
        <w:right w:val="none" w:sz="0" w:space="0" w:color="auto"/>
      </w:divBdr>
    </w:div>
    <w:div w:id="1126969735">
      <w:bodyDiv w:val="1"/>
      <w:marLeft w:val="0"/>
      <w:marRight w:val="0"/>
      <w:marTop w:val="0"/>
      <w:marBottom w:val="0"/>
      <w:divBdr>
        <w:top w:val="none" w:sz="0" w:space="0" w:color="auto"/>
        <w:left w:val="none" w:sz="0" w:space="0" w:color="auto"/>
        <w:bottom w:val="none" w:sz="0" w:space="0" w:color="auto"/>
        <w:right w:val="none" w:sz="0" w:space="0" w:color="auto"/>
      </w:divBdr>
    </w:div>
    <w:div w:id="1874070043">
      <w:bodyDiv w:val="1"/>
      <w:marLeft w:val="0"/>
      <w:marRight w:val="0"/>
      <w:marTop w:val="0"/>
      <w:marBottom w:val="0"/>
      <w:divBdr>
        <w:top w:val="none" w:sz="0" w:space="0" w:color="auto"/>
        <w:left w:val="none" w:sz="0" w:space="0" w:color="auto"/>
        <w:bottom w:val="none" w:sz="0" w:space="0" w:color="auto"/>
        <w:right w:val="none" w:sz="0" w:space="0" w:color="auto"/>
      </w:divBdr>
    </w:div>
    <w:div w:id="194622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3.wmf"/><Relationship Id="rId170" Type="http://schemas.openxmlformats.org/officeDocument/2006/relationships/image" Target="media/image160.wmf"/><Relationship Id="rId268" Type="http://schemas.openxmlformats.org/officeDocument/2006/relationships/image" Target="media/image246.wmf"/><Relationship Id="rId475" Type="http://schemas.openxmlformats.org/officeDocument/2006/relationships/image" Target="media/image425.wmf"/><Relationship Id="rId682" Type="http://schemas.openxmlformats.org/officeDocument/2006/relationships/image" Target="media/image599.wmf"/><Relationship Id="rId128" Type="http://schemas.openxmlformats.org/officeDocument/2006/relationships/image" Target="media/image120.wmf"/><Relationship Id="rId335" Type="http://schemas.openxmlformats.org/officeDocument/2006/relationships/image" Target="media/image313.wmf"/><Relationship Id="rId542" Type="http://schemas.openxmlformats.org/officeDocument/2006/relationships/image" Target="media/image487.wmf"/><Relationship Id="rId987" Type="http://schemas.openxmlformats.org/officeDocument/2006/relationships/image" Target="media/image837.wmf"/><Relationship Id="rId1172" Type="http://schemas.openxmlformats.org/officeDocument/2006/relationships/image" Target="media/image1020.wmf"/><Relationship Id="rId402" Type="http://schemas.openxmlformats.org/officeDocument/2006/relationships/image" Target="media/image375.wmf"/><Relationship Id="rId847" Type="http://schemas.openxmlformats.org/officeDocument/2006/relationships/image" Target="media/image724.wmf"/><Relationship Id="rId1032" Type="http://schemas.openxmlformats.org/officeDocument/2006/relationships/image" Target="media/image882.wmf"/><Relationship Id="rId707" Type="http://schemas.openxmlformats.org/officeDocument/2006/relationships/image" Target="media/image614.wmf"/><Relationship Id="rId914" Type="http://schemas.openxmlformats.org/officeDocument/2006/relationships/image" Target="media/image772.wmf"/><Relationship Id="rId43" Type="http://schemas.openxmlformats.org/officeDocument/2006/relationships/image" Target="media/image35.wmf"/><Relationship Id="rId192" Type="http://schemas.openxmlformats.org/officeDocument/2006/relationships/image" Target="media/image174.wmf"/><Relationship Id="rId497" Type="http://schemas.openxmlformats.org/officeDocument/2006/relationships/image" Target="media/image447.wmf"/><Relationship Id="rId357" Type="http://schemas.openxmlformats.org/officeDocument/2006/relationships/oleObject" Target="embeddings/oleObject17.bin"/><Relationship Id="rId1194" Type="http://schemas.openxmlformats.org/officeDocument/2006/relationships/image" Target="media/image1042.emf"/><Relationship Id="rId217" Type="http://schemas.openxmlformats.org/officeDocument/2006/relationships/image" Target="media/image197.wmf"/><Relationship Id="rId564" Type="http://schemas.openxmlformats.org/officeDocument/2006/relationships/image" Target="media/image509.wmf"/><Relationship Id="rId771" Type="http://schemas.openxmlformats.org/officeDocument/2006/relationships/image" Target="media/image654.wmf"/><Relationship Id="rId869" Type="http://schemas.openxmlformats.org/officeDocument/2006/relationships/image" Target="media/image746.wmf"/><Relationship Id="rId424" Type="http://schemas.openxmlformats.org/officeDocument/2006/relationships/oleObject" Target="embeddings/oleObject23.bin"/><Relationship Id="rId631" Type="http://schemas.openxmlformats.org/officeDocument/2006/relationships/image" Target="media/image574.wmf"/><Relationship Id="rId729" Type="http://schemas.openxmlformats.org/officeDocument/2006/relationships/oleObject" Target="embeddings/oleObject91.bin"/><Relationship Id="rId1054" Type="http://schemas.openxmlformats.org/officeDocument/2006/relationships/image" Target="media/image904.wmf"/><Relationship Id="rId1261" Type="http://schemas.openxmlformats.org/officeDocument/2006/relationships/image" Target="media/image1099.wmf"/><Relationship Id="rId936" Type="http://schemas.openxmlformats.org/officeDocument/2006/relationships/image" Target="media/image787.wmf"/><Relationship Id="rId1121" Type="http://schemas.openxmlformats.org/officeDocument/2006/relationships/image" Target="media/image969.wmf"/><Relationship Id="rId1219" Type="http://schemas.openxmlformats.org/officeDocument/2006/relationships/image" Target="media/image1066.wmf"/><Relationship Id="rId65" Type="http://schemas.openxmlformats.org/officeDocument/2006/relationships/image" Target="media/image57.wmf"/><Relationship Id="rId281" Type="http://schemas.openxmlformats.org/officeDocument/2006/relationships/image" Target="media/image259.wmf"/><Relationship Id="rId141" Type="http://schemas.openxmlformats.org/officeDocument/2006/relationships/image" Target="media/image133.wmf"/><Relationship Id="rId379" Type="http://schemas.openxmlformats.org/officeDocument/2006/relationships/image" Target="media/image352.wmf"/><Relationship Id="rId586" Type="http://schemas.openxmlformats.org/officeDocument/2006/relationships/image" Target="media/image531.wmf"/><Relationship Id="rId793" Type="http://schemas.openxmlformats.org/officeDocument/2006/relationships/oleObject" Target="embeddings/oleObject112.bin"/><Relationship Id="rId7" Type="http://schemas.openxmlformats.org/officeDocument/2006/relationships/endnotes" Target="endnotes.xml"/><Relationship Id="rId239" Type="http://schemas.openxmlformats.org/officeDocument/2006/relationships/image" Target="media/image219.wmf"/><Relationship Id="rId446" Type="http://schemas.openxmlformats.org/officeDocument/2006/relationships/image" Target="media/image404.wmf"/><Relationship Id="rId653" Type="http://schemas.openxmlformats.org/officeDocument/2006/relationships/image" Target="media/image585.wmf"/><Relationship Id="rId1076" Type="http://schemas.openxmlformats.org/officeDocument/2006/relationships/image" Target="media/image924.wmf"/><Relationship Id="rId306" Type="http://schemas.openxmlformats.org/officeDocument/2006/relationships/image" Target="media/image284.wmf"/><Relationship Id="rId860" Type="http://schemas.openxmlformats.org/officeDocument/2006/relationships/image" Target="media/image737.wmf"/><Relationship Id="rId958" Type="http://schemas.openxmlformats.org/officeDocument/2006/relationships/image" Target="media/image809.wmf"/><Relationship Id="rId1143" Type="http://schemas.openxmlformats.org/officeDocument/2006/relationships/image" Target="media/image991.wmf"/><Relationship Id="rId87" Type="http://schemas.openxmlformats.org/officeDocument/2006/relationships/image" Target="media/image79.wmf"/><Relationship Id="rId513" Type="http://schemas.openxmlformats.org/officeDocument/2006/relationships/image" Target="media/image463.wmf"/><Relationship Id="rId720" Type="http://schemas.openxmlformats.org/officeDocument/2006/relationships/oleObject" Target="embeddings/oleObject88.bin"/><Relationship Id="rId818" Type="http://schemas.openxmlformats.org/officeDocument/2006/relationships/image" Target="media/image696.wmf"/><Relationship Id="rId1003" Type="http://schemas.openxmlformats.org/officeDocument/2006/relationships/image" Target="media/image853.wmf"/><Relationship Id="rId1210" Type="http://schemas.openxmlformats.org/officeDocument/2006/relationships/image" Target="media/image1058.emf"/><Relationship Id="rId14" Type="http://schemas.openxmlformats.org/officeDocument/2006/relationships/image" Target="media/image6.wmf"/><Relationship Id="rId163" Type="http://schemas.openxmlformats.org/officeDocument/2006/relationships/image" Target="media/image153.wmf"/><Relationship Id="rId370" Type="http://schemas.openxmlformats.org/officeDocument/2006/relationships/image" Target="media/image343.wmf"/><Relationship Id="rId230" Type="http://schemas.openxmlformats.org/officeDocument/2006/relationships/image" Target="media/image210.wmf"/><Relationship Id="rId468" Type="http://schemas.openxmlformats.org/officeDocument/2006/relationships/image" Target="media/image418.wmf"/><Relationship Id="rId675" Type="http://schemas.openxmlformats.org/officeDocument/2006/relationships/oleObject" Target="embeddings/oleObject71.bin"/><Relationship Id="rId882" Type="http://schemas.openxmlformats.org/officeDocument/2006/relationships/image" Target="media/image756.wmf"/><Relationship Id="rId1098" Type="http://schemas.openxmlformats.org/officeDocument/2006/relationships/image" Target="media/image946.wmf"/><Relationship Id="rId328" Type="http://schemas.openxmlformats.org/officeDocument/2006/relationships/image" Target="media/image306.wmf"/><Relationship Id="rId535" Type="http://schemas.openxmlformats.org/officeDocument/2006/relationships/image" Target="media/image482.wmf"/><Relationship Id="rId742" Type="http://schemas.openxmlformats.org/officeDocument/2006/relationships/oleObject" Target="embeddings/oleObject97.bin"/><Relationship Id="rId1165" Type="http://schemas.openxmlformats.org/officeDocument/2006/relationships/image" Target="media/image1013.wmf"/><Relationship Id="rId602" Type="http://schemas.openxmlformats.org/officeDocument/2006/relationships/image" Target="media/image547.wmf"/><Relationship Id="rId1025" Type="http://schemas.openxmlformats.org/officeDocument/2006/relationships/image" Target="media/image875.wmf"/><Relationship Id="rId1232" Type="http://schemas.openxmlformats.org/officeDocument/2006/relationships/image" Target="media/image1079.wmf"/><Relationship Id="rId907" Type="http://schemas.openxmlformats.org/officeDocument/2006/relationships/oleObject" Target="embeddings/oleObject131.bin"/><Relationship Id="rId36" Type="http://schemas.openxmlformats.org/officeDocument/2006/relationships/image" Target="media/image28.wmf"/><Relationship Id="rId185" Type="http://schemas.openxmlformats.org/officeDocument/2006/relationships/oleObject" Target="embeddings/oleObject7.bin"/><Relationship Id="rId392" Type="http://schemas.openxmlformats.org/officeDocument/2006/relationships/image" Target="media/image365.wmf"/><Relationship Id="rId697" Type="http://schemas.openxmlformats.org/officeDocument/2006/relationships/oleObject" Target="embeddings/oleObject83.bin"/><Relationship Id="rId252" Type="http://schemas.openxmlformats.org/officeDocument/2006/relationships/image" Target="media/image230.wmf"/><Relationship Id="rId1187" Type="http://schemas.openxmlformats.org/officeDocument/2006/relationships/image" Target="media/image1035.wmf"/><Relationship Id="rId112" Type="http://schemas.openxmlformats.org/officeDocument/2006/relationships/image" Target="media/image104.wmf"/><Relationship Id="rId557" Type="http://schemas.openxmlformats.org/officeDocument/2006/relationships/image" Target="media/image502.wmf"/><Relationship Id="rId764" Type="http://schemas.openxmlformats.org/officeDocument/2006/relationships/oleObject" Target="embeddings/oleObject108.bin"/><Relationship Id="rId971" Type="http://schemas.openxmlformats.org/officeDocument/2006/relationships/image" Target="media/image822.wmf"/><Relationship Id="rId417" Type="http://schemas.openxmlformats.org/officeDocument/2006/relationships/oleObject" Target="embeddings/oleObject21.bin"/><Relationship Id="rId624" Type="http://schemas.openxmlformats.org/officeDocument/2006/relationships/image" Target="media/image569.wmf"/><Relationship Id="rId831" Type="http://schemas.openxmlformats.org/officeDocument/2006/relationships/image" Target="media/image709.wmf"/><Relationship Id="rId1047" Type="http://schemas.openxmlformats.org/officeDocument/2006/relationships/image" Target="media/image897.wmf"/><Relationship Id="rId1254" Type="http://schemas.openxmlformats.org/officeDocument/2006/relationships/image" Target="media/image1094.wmf"/><Relationship Id="rId929" Type="http://schemas.openxmlformats.org/officeDocument/2006/relationships/image" Target="media/image780.wmf"/><Relationship Id="rId1114" Type="http://schemas.openxmlformats.org/officeDocument/2006/relationships/image" Target="media/image962.wmf"/><Relationship Id="rId58" Type="http://schemas.openxmlformats.org/officeDocument/2006/relationships/image" Target="media/image50.wmf"/><Relationship Id="rId274" Type="http://schemas.openxmlformats.org/officeDocument/2006/relationships/image" Target="media/image252.wmf"/><Relationship Id="rId481" Type="http://schemas.openxmlformats.org/officeDocument/2006/relationships/image" Target="media/image431.wmf"/><Relationship Id="rId134" Type="http://schemas.openxmlformats.org/officeDocument/2006/relationships/image" Target="media/image126.wmf"/><Relationship Id="rId579" Type="http://schemas.openxmlformats.org/officeDocument/2006/relationships/image" Target="media/image524.wmf"/><Relationship Id="rId786" Type="http://schemas.openxmlformats.org/officeDocument/2006/relationships/image" Target="media/image668.wmf"/><Relationship Id="rId993" Type="http://schemas.openxmlformats.org/officeDocument/2006/relationships/image" Target="media/image843.wmf"/><Relationship Id="rId341" Type="http://schemas.openxmlformats.org/officeDocument/2006/relationships/image" Target="media/image319.wmf"/><Relationship Id="rId439" Type="http://schemas.openxmlformats.org/officeDocument/2006/relationships/image" Target="media/image401.wmf"/><Relationship Id="rId646" Type="http://schemas.openxmlformats.org/officeDocument/2006/relationships/image" Target="media/image581.wmf"/><Relationship Id="rId1069" Type="http://schemas.openxmlformats.org/officeDocument/2006/relationships/image" Target="media/image917.wmf"/><Relationship Id="rId1276" Type="http://schemas.openxmlformats.org/officeDocument/2006/relationships/image" Target="media/image1114.wmf"/><Relationship Id="rId201" Type="http://schemas.openxmlformats.org/officeDocument/2006/relationships/image" Target="media/image182.wmf"/><Relationship Id="rId506" Type="http://schemas.openxmlformats.org/officeDocument/2006/relationships/image" Target="media/image456.wmf"/><Relationship Id="rId853" Type="http://schemas.openxmlformats.org/officeDocument/2006/relationships/image" Target="media/image730.wmf"/><Relationship Id="rId1136" Type="http://schemas.openxmlformats.org/officeDocument/2006/relationships/image" Target="media/image984.wmf"/><Relationship Id="rId713" Type="http://schemas.openxmlformats.org/officeDocument/2006/relationships/image" Target="media/image620.wmf"/><Relationship Id="rId920" Type="http://schemas.openxmlformats.org/officeDocument/2006/relationships/image" Target="media/image775.wmf"/><Relationship Id="rId1203" Type="http://schemas.openxmlformats.org/officeDocument/2006/relationships/image" Target="media/image1051.wmf"/><Relationship Id="rId296" Type="http://schemas.openxmlformats.org/officeDocument/2006/relationships/image" Target="media/image274.wmf"/><Relationship Id="rId156" Type="http://schemas.openxmlformats.org/officeDocument/2006/relationships/image" Target="media/image147.emf"/><Relationship Id="rId363" Type="http://schemas.openxmlformats.org/officeDocument/2006/relationships/image" Target="media/image337.wmf"/><Relationship Id="rId570" Type="http://schemas.openxmlformats.org/officeDocument/2006/relationships/image" Target="media/image515.wmf"/><Relationship Id="rId223" Type="http://schemas.openxmlformats.org/officeDocument/2006/relationships/image" Target="media/image203.wmf"/><Relationship Id="rId430" Type="http://schemas.openxmlformats.org/officeDocument/2006/relationships/oleObject" Target="embeddings/oleObject26.bin"/><Relationship Id="rId668" Type="http://schemas.openxmlformats.org/officeDocument/2006/relationships/image" Target="media/image593.wmf"/><Relationship Id="rId875" Type="http://schemas.openxmlformats.org/officeDocument/2006/relationships/image" Target="media/image752.wmf"/><Relationship Id="rId1060" Type="http://schemas.openxmlformats.org/officeDocument/2006/relationships/image" Target="media/image909.wmf"/><Relationship Id="rId528" Type="http://schemas.openxmlformats.org/officeDocument/2006/relationships/image" Target="media/image478.wmf"/><Relationship Id="rId735" Type="http://schemas.openxmlformats.org/officeDocument/2006/relationships/image" Target="media/image634.wmf"/><Relationship Id="rId942" Type="http://schemas.openxmlformats.org/officeDocument/2006/relationships/image" Target="media/image793.wmf"/><Relationship Id="rId1158" Type="http://schemas.openxmlformats.org/officeDocument/2006/relationships/image" Target="media/image1006.wmf"/><Relationship Id="rId1018" Type="http://schemas.openxmlformats.org/officeDocument/2006/relationships/image" Target="media/image868.wmf"/><Relationship Id="rId1225" Type="http://schemas.openxmlformats.org/officeDocument/2006/relationships/image" Target="media/image1072.wmf"/><Relationship Id="rId71" Type="http://schemas.openxmlformats.org/officeDocument/2006/relationships/image" Target="media/image63.wmf"/><Relationship Id="rId802" Type="http://schemas.openxmlformats.org/officeDocument/2006/relationships/image" Target="media/image680.wmf"/><Relationship Id="rId29" Type="http://schemas.openxmlformats.org/officeDocument/2006/relationships/image" Target="media/image21.wmf"/><Relationship Id="rId178" Type="http://schemas.openxmlformats.org/officeDocument/2006/relationships/image" Target="media/image166.wmf"/><Relationship Id="rId385" Type="http://schemas.openxmlformats.org/officeDocument/2006/relationships/image" Target="media/image358.wmf"/><Relationship Id="rId592" Type="http://schemas.openxmlformats.org/officeDocument/2006/relationships/image" Target="media/image537.wmf"/><Relationship Id="rId245" Type="http://schemas.openxmlformats.org/officeDocument/2006/relationships/image" Target="media/image224.wmf"/><Relationship Id="rId452" Type="http://schemas.openxmlformats.org/officeDocument/2006/relationships/oleObject" Target="embeddings/oleObject35.bin"/><Relationship Id="rId897" Type="http://schemas.openxmlformats.org/officeDocument/2006/relationships/oleObject" Target="embeddings/oleObject126.bin"/><Relationship Id="rId1082" Type="http://schemas.openxmlformats.org/officeDocument/2006/relationships/image" Target="media/image930.wmf"/><Relationship Id="rId105" Type="http://schemas.openxmlformats.org/officeDocument/2006/relationships/image" Target="media/image97.wmf"/><Relationship Id="rId312" Type="http://schemas.openxmlformats.org/officeDocument/2006/relationships/image" Target="media/image290.wmf"/><Relationship Id="rId757" Type="http://schemas.openxmlformats.org/officeDocument/2006/relationships/image" Target="media/image645.wmf"/><Relationship Id="rId964" Type="http://schemas.openxmlformats.org/officeDocument/2006/relationships/image" Target="media/image815.wmf"/><Relationship Id="rId93" Type="http://schemas.openxmlformats.org/officeDocument/2006/relationships/image" Target="media/image85.wmf"/><Relationship Id="rId617" Type="http://schemas.openxmlformats.org/officeDocument/2006/relationships/image" Target="media/image562.wmf"/><Relationship Id="rId824" Type="http://schemas.openxmlformats.org/officeDocument/2006/relationships/image" Target="media/image702.wmf"/><Relationship Id="rId1247" Type="http://schemas.openxmlformats.org/officeDocument/2006/relationships/image" Target="media/image1089.wmf"/><Relationship Id="rId1107" Type="http://schemas.openxmlformats.org/officeDocument/2006/relationships/image" Target="media/image955.wmf"/><Relationship Id="rId20" Type="http://schemas.openxmlformats.org/officeDocument/2006/relationships/image" Target="media/image12.wmf"/><Relationship Id="rId267" Type="http://schemas.openxmlformats.org/officeDocument/2006/relationships/image" Target="media/image245.wmf"/><Relationship Id="rId474" Type="http://schemas.openxmlformats.org/officeDocument/2006/relationships/image" Target="media/image424.wmf"/><Relationship Id="rId127" Type="http://schemas.openxmlformats.org/officeDocument/2006/relationships/image" Target="media/image119.wmf"/><Relationship Id="rId681" Type="http://schemas.openxmlformats.org/officeDocument/2006/relationships/oleObject" Target="embeddings/oleObject75.bin"/><Relationship Id="rId779" Type="http://schemas.openxmlformats.org/officeDocument/2006/relationships/image" Target="media/image662.wmf"/><Relationship Id="rId986" Type="http://schemas.openxmlformats.org/officeDocument/2006/relationships/image" Target="media/image836.wmf"/><Relationship Id="rId334" Type="http://schemas.openxmlformats.org/officeDocument/2006/relationships/image" Target="media/image312.wmf"/><Relationship Id="rId541" Type="http://schemas.openxmlformats.org/officeDocument/2006/relationships/oleObject" Target="embeddings/oleObject47.bin"/><Relationship Id="rId639" Type="http://schemas.openxmlformats.org/officeDocument/2006/relationships/image" Target="media/image578.wmf"/><Relationship Id="rId1171" Type="http://schemas.openxmlformats.org/officeDocument/2006/relationships/image" Target="media/image1019.wmf"/><Relationship Id="rId1269" Type="http://schemas.openxmlformats.org/officeDocument/2006/relationships/image" Target="media/image1107.wmf"/><Relationship Id="rId401" Type="http://schemas.openxmlformats.org/officeDocument/2006/relationships/image" Target="media/image374.wmf"/><Relationship Id="rId846" Type="http://schemas.openxmlformats.org/officeDocument/2006/relationships/image" Target="media/image723.wmf"/><Relationship Id="rId1031" Type="http://schemas.openxmlformats.org/officeDocument/2006/relationships/image" Target="media/image881.wmf"/><Relationship Id="rId1129" Type="http://schemas.openxmlformats.org/officeDocument/2006/relationships/image" Target="media/image977.wmf"/><Relationship Id="rId706" Type="http://schemas.openxmlformats.org/officeDocument/2006/relationships/oleObject" Target="embeddings/oleObject85.bin"/><Relationship Id="rId913" Type="http://schemas.openxmlformats.org/officeDocument/2006/relationships/oleObject" Target="embeddings/oleObject134.bin"/><Relationship Id="rId42" Type="http://schemas.openxmlformats.org/officeDocument/2006/relationships/image" Target="media/image34.wmf"/><Relationship Id="rId138" Type="http://schemas.openxmlformats.org/officeDocument/2006/relationships/image" Target="media/image130.wmf"/><Relationship Id="rId345" Type="http://schemas.openxmlformats.org/officeDocument/2006/relationships/oleObject" Target="embeddings/oleObject16.bin"/><Relationship Id="rId552" Type="http://schemas.openxmlformats.org/officeDocument/2006/relationships/image" Target="media/image497.wmf"/><Relationship Id="rId997" Type="http://schemas.openxmlformats.org/officeDocument/2006/relationships/image" Target="media/image847.wmf"/><Relationship Id="rId1182" Type="http://schemas.openxmlformats.org/officeDocument/2006/relationships/image" Target="media/image1030.emf"/><Relationship Id="rId191" Type="http://schemas.openxmlformats.org/officeDocument/2006/relationships/oleObject" Target="embeddings/oleObject10.bin"/><Relationship Id="rId205" Type="http://schemas.openxmlformats.org/officeDocument/2006/relationships/image" Target="media/image186.wmf"/><Relationship Id="rId412" Type="http://schemas.openxmlformats.org/officeDocument/2006/relationships/image" Target="media/image385.wmf"/><Relationship Id="rId857" Type="http://schemas.openxmlformats.org/officeDocument/2006/relationships/image" Target="media/image734.wmf"/><Relationship Id="rId1042" Type="http://schemas.openxmlformats.org/officeDocument/2006/relationships/image" Target="media/image892.wmf"/><Relationship Id="rId289" Type="http://schemas.openxmlformats.org/officeDocument/2006/relationships/image" Target="media/image267.wmf"/><Relationship Id="rId496" Type="http://schemas.openxmlformats.org/officeDocument/2006/relationships/image" Target="media/image446.wmf"/><Relationship Id="rId717" Type="http://schemas.openxmlformats.org/officeDocument/2006/relationships/oleObject" Target="embeddings/oleObject87.bin"/><Relationship Id="rId924" Type="http://schemas.openxmlformats.org/officeDocument/2006/relationships/image" Target="media/image777.wmf"/><Relationship Id="rId53" Type="http://schemas.openxmlformats.org/officeDocument/2006/relationships/image" Target="media/image45.wmf"/><Relationship Id="rId149" Type="http://schemas.openxmlformats.org/officeDocument/2006/relationships/image" Target="media/image140.wmf"/><Relationship Id="rId356" Type="http://schemas.openxmlformats.org/officeDocument/2006/relationships/image" Target="media/image332.wmf"/><Relationship Id="rId563" Type="http://schemas.openxmlformats.org/officeDocument/2006/relationships/image" Target="media/image508.wmf"/><Relationship Id="rId770" Type="http://schemas.openxmlformats.org/officeDocument/2006/relationships/oleObject" Target="embeddings/oleObject109.bin"/><Relationship Id="rId1193" Type="http://schemas.openxmlformats.org/officeDocument/2006/relationships/image" Target="media/image1041.emf"/><Relationship Id="rId1207" Type="http://schemas.openxmlformats.org/officeDocument/2006/relationships/image" Target="media/image1055.wmf"/><Relationship Id="rId216" Type="http://schemas.openxmlformats.org/officeDocument/2006/relationships/image" Target="media/image196.wmf"/><Relationship Id="rId423" Type="http://schemas.openxmlformats.org/officeDocument/2006/relationships/image" Target="media/image393.wmf"/><Relationship Id="rId868" Type="http://schemas.openxmlformats.org/officeDocument/2006/relationships/image" Target="media/image745.wmf"/><Relationship Id="rId1053" Type="http://schemas.openxmlformats.org/officeDocument/2006/relationships/image" Target="media/image903.wmf"/><Relationship Id="rId1260" Type="http://schemas.openxmlformats.org/officeDocument/2006/relationships/image" Target="media/image1098.wmf"/><Relationship Id="rId630" Type="http://schemas.openxmlformats.org/officeDocument/2006/relationships/image" Target="media/image573.wmf"/><Relationship Id="rId728" Type="http://schemas.openxmlformats.org/officeDocument/2006/relationships/image" Target="media/image630.wmf"/><Relationship Id="rId935" Type="http://schemas.openxmlformats.org/officeDocument/2006/relationships/image" Target="media/image786.wmf"/><Relationship Id="rId64" Type="http://schemas.openxmlformats.org/officeDocument/2006/relationships/image" Target="media/image56.wmf"/><Relationship Id="rId367" Type="http://schemas.openxmlformats.org/officeDocument/2006/relationships/image" Target="media/image340.wmf"/><Relationship Id="rId574" Type="http://schemas.openxmlformats.org/officeDocument/2006/relationships/image" Target="media/image519.wmf"/><Relationship Id="rId1120" Type="http://schemas.openxmlformats.org/officeDocument/2006/relationships/image" Target="media/image968.wmf"/><Relationship Id="rId1218" Type="http://schemas.openxmlformats.org/officeDocument/2006/relationships/image" Target="media/image1065.wmf"/><Relationship Id="rId227" Type="http://schemas.openxmlformats.org/officeDocument/2006/relationships/image" Target="media/image207.wmf"/><Relationship Id="rId781" Type="http://schemas.openxmlformats.org/officeDocument/2006/relationships/image" Target="media/image664.wmf"/><Relationship Id="rId879" Type="http://schemas.openxmlformats.org/officeDocument/2006/relationships/oleObject" Target="embeddings/oleObject117.bin"/><Relationship Id="rId434" Type="http://schemas.openxmlformats.org/officeDocument/2006/relationships/oleObject" Target="embeddings/oleObject28.bin"/><Relationship Id="rId641" Type="http://schemas.openxmlformats.org/officeDocument/2006/relationships/oleObject" Target="embeddings/oleObject55.bin"/><Relationship Id="rId739" Type="http://schemas.openxmlformats.org/officeDocument/2006/relationships/image" Target="media/image636.wmf"/><Relationship Id="rId1064" Type="http://schemas.openxmlformats.org/officeDocument/2006/relationships/image" Target="media/image912.wmf"/><Relationship Id="rId1271" Type="http://schemas.openxmlformats.org/officeDocument/2006/relationships/image" Target="media/image1109.wmf"/><Relationship Id="rId280" Type="http://schemas.openxmlformats.org/officeDocument/2006/relationships/image" Target="media/image258.wmf"/><Relationship Id="rId501" Type="http://schemas.openxmlformats.org/officeDocument/2006/relationships/image" Target="media/image451.wmf"/><Relationship Id="rId946" Type="http://schemas.openxmlformats.org/officeDocument/2006/relationships/image" Target="media/image797.wmf"/><Relationship Id="rId1131" Type="http://schemas.openxmlformats.org/officeDocument/2006/relationships/image" Target="media/image979.wmf"/><Relationship Id="rId1229" Type="http://schemas.openxmlformats.org/officeDocument/2006/relationships/image" Target="media/image1076.wmf"/><Relationship Id="rId75" Type="http://schemas.openxmlformats.org/officeDocument/2006/relationships/image" Target="media/image67.wmf"/><Relationship Id="rId140" Type="http://schemas.openxmlformats.org/officeDocument/2006/relationships/image" Target="media/image132.wmf"/><Relationship Id="rId378" Type="http://schemas.openxmlformats.org/officeDocument/2006/relationships/image" Target="media/image351.wmf"/><Relationship Id="rId585" Type="http://schemas.openxmlformats.org/officeDocument/2006/relationships/image" Target="media/image530.wmf"/><Relationship Id="rId792" Type="http://schemas.openxmlformats.org/officeDocument/2006/relationships/image" Target="media/image673.wmf"/><Relationship Id="rId806" Type="http://schemas.openxmlformats.org/officeDocument/2006/relationships/image" Target="media/image684.wmf"/><Relationship Id="rId6" Type="http://schemas.openxmlformats.org/officeDocument/2006/relationships/footnotes" Target="footnotes.xml"/><Relationship Id="rId238" Type="http://schemas.openxmlformats.org/officeDocument/2006/relationships/image" Target="media/image218.wmf"/><Relationship Id="rId445" Type="http://schemas.openxmlformats.org/officeDocument/2006/relationships/image" Target="media/image403.wmf"/><Relationship Id="rId652" Type="http://schemas.openxmlformats.org/officeDocument/2006/relationships/image" Target="media/image584.wmf"/><Relationship Id="rId1075" Type="http://schemas.openxmlformats.org/officeDocument/2006/relationships/image" Target="media/image923.wmf"/><Relationship Id="rId291" Type="http://schemas.openxmlformats.org/officeDocument/2006/relationships/image" Target="media/image269.wmf"/><Relationship Id="rId305" Type="http://schemas.openxmlformats.org/officeDocument/2006/relationships/image" Target="media/image283.wmf"/><Relationship Id="rId512" Type="http://schemas.openxmlformats.org/officeDocument/2006/relationships/image" Target="media/image462.wmf"/><Relationship Id="rId957" Type="http://schemas.openxmlformats.org/officeDocument/2006/relationships/image" Target="media/image808.wmf"/><Relationship Id="rId1142" Type="http://schemas.openxmlformats.org/officeDocument/2006/relationships/image" Target="media/image990.wmf"/><Relationship Id="rId86" Type="http://schemas.openxmlformats.org/officeDocument/2006/relationships/image" Target="media/image78.wmf"/><Relationship Id="rId151" Type="http://schemas.openxmlformats.org/officeDocument/2006/relationships/image" Target="media/image142.wmf"/><Relationship Id="rId389" Type="http://schemas.openxmlformats.org/officeDocument/2006/relationships/image" Target="media/image362.wmf"/><Relationship Id="rId596" Type="http://schemas.openxmlformats.org/officeDocument/2006/relationships/image" Target="media/image541.wmf"/><Relationship Id="rId817" Type="http://schemas.openxmlformats.org/officeDocument/2006/relationships/image" Target="media/image695.wmf"/><Relationship Id="rId1002" Type="http://schemas.openxmlformats.org/officeDocument/2006/relationships/image" Target="media/image852.emf"/><Relationship Id="rId249" Type="http://schemas.openxmlformats.org/officeDocument/2006/relationships/image" Target="media/image227.wmf"/><Relationship Id="rId456" Type="http://schemas.openxmlformats.org/officeDocument/2006/relationships/oleObject" Target="embeddings/oleObject37.bin"/><Relationship Id="rId663" Type="http://schemas.openxmlformats.org/officeDocument/2006/relationships/oleObject" Target="embeddings/oleObject65.bin"/><Relationship Id="rId870" Type="http://schemas.openxmlformats.org/officeDocument/2006/relationships/image" Target="media/image747.wmf"/><Relationship Id="rId1086" Type="http://schemas.openxmlformats.org/officeDocument/2006/relationships/image" Target="media/image934.wmf"/><Relationship Id="rId13" Type="http://schemas.openxmlformats.org/officeDocument/2006/relationships/image" Target="media/image5.wmf"/><Relationship Id="rId109" Type="http://schemas.openxmlformats.org/officeDocument/2006/relationships/image" Target="media/image101.wmf"/><Relationship Id="rId316" Type="http://schemas.openxmlformats.org/officeDocument/2006/relationships/image" Target="media/image294.wmf"/><Relationship Id="rId523" Type="http://schemas.openxmlformats.org/officeDocument/2006/relationships/image" Target="media/image473.wmf"/><Relationship Id="rId968" Type="http://schemas.openxmlformats.org/officeDocument/2006/relationships/image" Target="media/image819.wmf"/><Relationship Id="rId1153" Type="http://schemas.openxmlformats.org/officeDocument/2006/relationships/image" Target="media/image1001.wmf"/><Relationship Id="rId97" Type="http://schemas.openxmlformats.org/officeDocument/2006/relationships/image" Target="media/image89.wmf"/><Relationship Id="rId730" Type="http://schemas.openxmlformats.org/officeDocument/2006/relationships/image" Target="media/image631.wmf"/><Relationship Id="rId828" Type="http://schemas.openxmlformats.org/officeDocument/2006/relationships/image" Target="media/image706.wmf"/><Relationship Id="rId1013" Type="http://schemas.openxmlformats.org/officeDocument/2006/relationships/image" Target="media/image863.emf"/><Relationship Id="rId162" Type="http://schemas.openxmlformats.org/officeDocument/2006/relationships/image" Target="media/image152.png"/><Relationship Id="rId467" Type="http://schemas.openxmlformats.org/officeDocument/2006/relationships/image" Target="media/image417.wmf"/><Relationship Id="rId1097" Type="http://schemas.openxmlformats.org/officeDocument/2006/relationships/image" Target="media/image945.wmf"/><Relationship Id="rId1220" Type="http://schemas.openxmlformats.org/officeDocument/2006/relationships/image" Target="media/image1067.wmf"/><Relationship Id="rId674" Type="http://schemas.openxmlformats.org/officeDocument/2006/relationships/image" Target="media/image596.wmf"/><Relationship Id="rId881" Type="http://schemas.openxmlformats.org/officeDocument/2006/relationships/oleObject" Target="embeddings/oleObject118.bin"/><Relationship Id="rId979" Type="http://schemas.openxmlformats.org/officeDocument/2006/relationships/image" Target="media/image830.wmf"/><Relationship Id="rId24" Type="http://schemas.openxmlformats.org/officeDocument/2006/relationships/image" Target="media/image16.wmf"/><Relationship Id="rId327" Type="http://schemas.openxmlformats.org/officeDocument/2006/relationships/image" Target="media/image305.wmf"/><Relationship Id="rId534" Type="http://schemas.openxmlformats.org/officeDocument/2006/relationships/image" Target="media/image481.wmf"/><Relationship Id="rId741" Type="http://schemas.openxmlformats.org/officeDocument/2006/relationships/image" Target="media/image637.wmf"/><Relationship Id="rId839" Type="http://schemas.openxmlformats.org/officeDocument/2006/relationships/image" Target="media/image716.wmf"/><Relationship Id="rId1164" Type="http://schemas.openxmlformats.org/officeDocument/2006/relationships/image" Target="media/image1012.wmf"/><Relationship Id="rId173" Type="http://schemas.openxmlformats.org/officeDocument/2006/relationships/oleObject" Target="embeddings/oleObject3.bin"/><Relationship Id="rId380" Type="http://schemas.openxmlformats.org/officeDocument/2006/relationships/image" Target="media/image353.wmf"/><Relationship Id="rId601" Type="http://schemas.openxmlformats.org/officeDocument/2006/relationships/image" Target="media/image546.wmf"/><Relationship Id="rId1024" Type="http://schemas.openxmlformats.org/officeDocument/2006/relationships/image" Target="media/image874.wmf"/><Relationship Id="rId1231" Type="http://schemas.openxmlformats.org/officeDocument/2006/relationships/image" Target="media/image1078.wmf"/><Relationship Id="rId240" Type="http://schemas.openxmlformats.org/officeDocument/2006/relationships/image" Target="media/image220.wmf"/><Relationship Id="rId478" Type="http://schemas.openxmlformats.org/officeDocument/2006/relationships/image" Target="media/image428.wmf"/><Relationship Id="rId685" Type="http://schemas.openxmlformats.org/officeDocument/2006/relationships/image" Target="media/image600.wmf"/><Relationship Id="rId892" Type="http://schemas.openxmlformats.org/officeDocument/2006/relationships/image" Target="media/image761.wmf"/><Relationship Id="rId906" Type="http://schemas.openxmlformats.org/officeDocument/2006/relationships/image" Target="media/image768.wmf"/><Relationship Id="rId35" Type="http://schemas.openxmlformats.org/officeDocument/2006/relationships/image" Target="media/image27.wmf"/><Relationship Id="rId100" Type="http://schemas.openxmlformats.org/officeDocument/2006/relationships/image" Target="media/image92.wmf"/><Relationship Id="rId338" Type="http://schemas.openxmlformats.org/officeDocument/2006/relationships/image" Target="media/image316.wmf"/><Relationship Id="rId545" Type="http://schemas.openxmlformats.org/officeDocument/2006/relationships/image" Target="media/image490.wmf"/><Relationship Id="rId752" Type="http://schemas.openxmlformats.org/officeDocument/2006/relationships/oleObject" Target="embeddings/oleObject102.bin"/><Relationship Id="rId1175" Type="http://schemas.openxmlformats.org/officeDocument/2006/relationships/image" Target="media/image1023.wmf"/><Relationship Id="rId184" Type="http://schemas.openxmlformats.org/officeDocument/2006/relationships/image" Target="media/image170.wmf"/><Relationship Id="rId391" Type="http://schemas.openxmlformats.org/officeDocument/2006/relationships/image" Target="media/image364.wmf"/><Relationship Id="rId405" Type="http://schemas.openxmlformats.org/officeDocument/2006/relationships/image" Target="media/image378.wmf"/><Relationship Id="rId612" Type="http://schemas.openxmlformats.org/officeDocument/2006/relationships/image" Target="media/image557.wmf"/><Relationship Id="rId1035" Type="http://schemas.openxmlformats.org/officeDocument/2006/relationships/image" Target="media/image885.wmf"/><Relationship Id="rId1242" Type="http://schemas.openxmlformats.org/officeDocument/2006/relationships/image" Target="media/image1086.wmf"/><Relationship Id="rId251" Type="http://schemas.openxmlformats.org/officeDocument/2006/relationships/image" Target="media/image229.wmf"/><Relationship Id="rId489" Type="http://schemas.openxmlformats.org/officeDocument/2006/relationships/image" Target="media/image439.wmf"/><Relationship Id="rId696" Type="http://schemas.openxmlformats.org/officeDocument/2006/relationships/image" Target="media/image606.wmf"/><Relationship Id="rId917" Type="http://schemas.openxmlformats.org/officeDocument/2006/relationships/oleObject" Target="embeddings/oleObject136.bin"/><Relationship Id="rId1102" Type="http://schemas.openxmlformats.org/officeDocument/2006/relationships/image" Target="media/image950.wmf"/><Relationship Id="rId46" Type="http://schemas.openxmlformats.org/officeDocument/2006/relationships/image" Target="media/image38.wmf"/><Relationship Id="rId349" Type="http://schemas.openxmlformats.org/officeDocument/2006/relationships/image" Target="media/image325.wmf"/><Relationship Id="rId556" Type="http://schemas.openxmlformats.org/officeDocument/2006/relationships/image" Target="media/image501.wmf"/><Relationship Id="rId763" Type="http://schemas.openxmlformats.org/officeDocument/2006/relationships/image" Target="media/image648.wmf"/><Relationship Id="rId1186" Type="http://schemas.openxmlformats.org/officeDocument/2006/relationships/image" Target="media/image1034.wmf"/><Relationship Id="rId111" Type="http://schemas.openxmlformats.org/officeDocument/2006/relationships/image" Target="media/image103.wmf"/><Relationship Id="rId195" Type="http://schemas.openxmlformats.org/officeDocument/2006/relationships/image" Target="media/image176.wmf"/><Relationship Id="rId209" Type="http://schemas.openxmlformats.org/officeDocument/2006/relationships/image" Target="media/image189.wmf"/><Relationship Id="rId416" Type="http://schemas.openxmlformats.org/officeDocument/2006/relationships/image" Target="media/image388.wmf"/><Relationship Id="rId970" Type="http://schemas.openxmlformats.org/officeDocument/2006/relationships/image" Target="media/image821.wmf"/><Relationship Id="rId1046" Type="http://schemas.openxmlformats.org/officeDocument/2006/relationships/image" Target="media/image896.wmf"/><Relationship Id="rId1253" Type="http://schemas.openxmlformats.org/officeDocument/2006/relationships/image" Target="media/image1093.wmf"/><Relationship Id="rId623" Type="http://schemas.openxmlformats.org/officeDocument/2006/relationships/image" Target="media/image568.wmf"/><Relationship Id="rId830" Type="http://schemas.openxmlformats.org/officeDocument/2006/relationships/image" Target="media/image708.wmf"/><Relationship Id="rId928" Type="http://schemas.openxmlformats.org/officeDocument/2006/relationships/image" Target="media/image779.wmf"/><Relationship Id="rId57" Type="http://schemas.openxmlformats.org/officeDocument/2006/relationships/image" Target="media/image49.wmf"/><Relationship Id="rId262" Type="http://schemas.openxmlformats.org/officeDocument/2006/relationships/image" Target="media/image240.wmf"/><Relationship Id="rId567" Type="http://schemas.openxmlformats.org/officeDocument/2006/relationships/image" Target="media/image512.wmf"/><Relationship Id="rId1113" Type="http://schemas.openxmlformats.org/officeDocument/2006/relationships/image" Target="media/image961.wmf"/><Relationship Id="rId1197" Type="http://schemas.openxmlformats.org/officeDocument/2006/relationships/image" Target="media/image1045.wmf"/><Relationship Id="rId122" Type="http://schemas.openxmlformats.org/officeDocument/2006/relationships/image" Target="media/image114.wmf"/><Relationship Id="rId774" Type="http://schemas.openxmlformats.org/officeDocument/2006/relationships/image" Target="media/image657.wmf"/><Relationship Id="rId981" Type="http://schemas.openxmlformats.org/officeDocument/2006/relationships/image" Target="media/image832.wmf"/><Relationship Id="rId1057" Type="http://schemas.openxmlformats.org/officeDocument/2006/relationships/image" Target="media/image907.wmf"/><Relationship Id="rId427" Type="http://schemas.openxmlformats.org/officeDocument/2006/relationships/image" Target="media/image395.wmf"/><Relationship Id="rId634" Type="http://schemas.openxmlformats.org/officeDocument/2006/relationships/image" Target="media/image575.wmf"/><Relationship Id="rId841" Type="http://schemas.openxmlformats.org/officeDocument/2006/relationships/image" Target="media/image718.wmf"/><Relationship Id="rId1264" Type="http://schemas.openxmlformats.org/officeDocument/2006/relationships/image" Target="media/image1102.wmf"/><Relationship Id="rId273" Type="http://schemas.openxmlformats.org/officeDocument/2006/relationships/image" Target="media/image251.wmf"/><Relationship Id="rId480" Type="http://schemas.openxmlformats.org/officeDocument/2006/relationships/image" Target="media/image430.wmf"/><Relationship Id="rId701" Type="http://schemas.openxmlformats.org/officeDocument/2006/relationships/image" Target="media/image609.wmf"/><Relationship Id="rId939" Type="http://schemas.openxmlformats.org/officeDocument/2006/relationships/image" Target="media/image790.wmf"/><Relationship Id="rId1124" Type="http://schemas.openxmlformats.org/officeDocument/2006/relationships/image" Target="media/image972.wmf"/><Relationship Id="rId68" Type="http://schemas.openxmlformats.org/officeDocument/2006/relationships/image" Target="media/image60.wmf"/><Relationship Id="rId133" Type="http://schemas.openxmlformats.org/officeDocument/2006/relationships/image" Target="media/image125.wmf"/><Relationship Id="rId340" Type="http://schemas.openxmlformats.org/officeDocument/2006/relationships/image" Target="media/image318.wmf"/><Relationship Id="rId578" Type="http://schemas.openxmlformats.org/officeDocument/2006/relationships/image" Target="media/image523.wmf"/><Relationship Id="rId785" Type="http://schemas.openxmlformats.org/officeDocument/2006/relationships/image" Target="media/image667.wmf"/><Relationship Id="rId992" Type="http://schemas.openxmlformats.org/officeDocument/2006/relationships/image" Target="media/image842.wmf"/><Relationship Id="rId200" Type="http://schemas.openxmlformats.org/officeDocument/2006/relationships/image" Target="media/image181.wmf"/><Relationship Id="rId438" Type="http://schemas.openxmlformats.org/officeDocument/2006/relationships/oleObject" Target="embeddings/oleObject30.bin"/><Relationship Id="rId645" Type="http://schemas.openxmlformats.org/officeDocument/2006/relationships/oleObject" Target="embeddings/oleObject57.bin"/><Relationship Id="rId852" Type="http://schemas.openxmlformats.org/officeDocument/2006/relationships/image" Target="media/image729.wmf"/><Relationship Id="rId1068" Type="http://schemas.openxmlformats.org/officeDocument/2006/relationships/image" Target="media/image916.wmf"/><Relationship Id="rId1275" Type="http://schemas.openxmlformats.org/officeDocument/2006/relationships/image" Target="media/image1113.wmf"/><Relationship Id="rId284" Type="http://schemas.openxmlformats.org/officeDocument/2006/relationships/image" Target="media/image262.wmf"/><Relationship Id="rId491" Type="http://schemas.openxmlformats.org/officeDocument/2006/relationships/image" Target="media/image441.wmf"/><Relationship Id="rId505" Type="http://schemas.openxmlformats.org/officeDocument/2006/relationships/image" Target="media/image455.wmf"/><Relationship Id="rId712" Type="http://schemas.openxmlformats.org/officeDocument/2006/relationships/image" Target="media/image619.wmf"/><Relationship Id="rId1135" Type="http://schemas.openxmlformats.org/officeDocument/2006/relationships/image" Target="media/image983.wmf"/><Relationship Id="rId79" Type="http://schemas.openxmlformats.org/officeDocument/2006/relationships/image" Target="media/image71.wmf"/><Relationship Id="rId144" Type="http://schemas.openxmlformats.org/officeDocument/2006/relationships/image" Target="media/image135.wmf"/><Relationship Id="rId589" Type="http://schemas.openxmlformats.org/officeDocument/2006/relationships/image" Target="media/image534.wmf"/><Relationship Id="rId796" Type="http://schemas.openxmlformats.org/officeDocument/2006/relationships/image" Target="media/image675.wmf"/><Relationship Id="rId1202" Type="http://schemas.openxmlformats.org/officeDocument/2006/relationships/image" Target="media/image1050.wmf"/><Relationship Id="rId351" Type="http://schemas.openxmlformats.org/officeDocument/2006/relationships/image" Target="media/image327.wmf"/><Relationship Id="rId449" Type="http://schemas.openxmlformats.org/officeDocument/2006/relationships/image" Target="media/image407.wmf"/><Relationship Id="rId656" Type="http://schemas.openxmlformats.org/officeDocument/2006/relationships/image" Target="media/image587.wmf"/><Relationship Id="rId863" Type="http://schemas.openxmlformats.org/officeDocument/2006/relationships/image" Target="media/image740.wmf"/><Relationship Id="rId1079" Type="http://schemas.openxmlformats.org/officeDocument/2006/relationships/image" Target="media/image927.wmf"/><Relationship Id="rId211" Type="http://schemas.openxmlformats.org/officeDocument/2006/relationships/image" Target="media/image191.wmf"/><Relationship Id="rId295" Type="http://schemas.openxmlformats.org/officeDocument/2006/relationships/image" Target="media/image273.wmf"/><Relationship Id="rId309" Type="http://schemas.openxmlformats.org/officeDocument/2006/relationships/image" Target="media/image287.wmf"/><Relationship Id="rId516" Type="http://schemas.openxmlformats.org/officeDocument/2006/relationships/image" Target="media/image466.wmf"/><Relationship Id="rId1146" Type="http://schemas.openxmlformats.org/officeDocument/2006/relationships/image" Target="media/image994.wmf"/><Relationship Id="rId723" Type="http://schemas.openxmlformats.org/officeDocument/2006/relationships/oleObject" Target="embeddings/oleObject89.bin"/><Relationship Id="rId930" Type="http://schemas.openxmlformats.org/officeDocument/2006/relationships/image" Target="media/image781.wmf"/><Relationship Id="rId1006" Type="http://schemas.openxmlformats.org/officeDocument/2006/relationships/image" Target="media/image856.wmf"/><Relationship Id="rId155" Type="http://schemas.openxmlformats.org/officeDocument/2006/relationships/image" Target="media/image146.wmf"/><Relationship Id="rId362" Type="http://schemas.openxmlformats.org/officeDocument/2006/relationships/image" Target="media/image336.wmf"/><Relationship Id="rId1213" Type="http://schemas.openxmlformats.org/officeDocument/2006/relationships/image" Target="media/image1061.emf"/><Relationship Id="rId222" Type="http://schemas.openxmlformats.org/officeDocument/2006/relationships/image" Target="media/image202.wmf"/><Relationship Id="rId667" Type="http://schemas.openxmlformats.org/officeDocument/2006/relationships/oleObject" Target="embeddings/oleObject67.bin"/><Relationship Id="rId874" Type="http://schemas.openxmlformats.org/officeDocument/2006/relationships/image" Target="media/image751.wmf"/><Relationship Id="rId17" Type="http://schemas.openxmlformats.org/officeDocument/2006/relationships/image" Target="media/image9.wmf"/><Relationship Id="rId527" Type="http://schemas.openxmlformats.org/officeDocument/2006/relationships/image" Target="media/image477.wmf"/><Relationship Id="rId734" Type="http://schemas.openxmlformats.org/officeDocument/2006/relationships/oleObject" Target="embeddings/oleObject93.bin"/><Relationship Id="rId941" Type="http://schemas.openxmlformats.org/officeDocument/2006/relationships/image" Target="media/image792.wmf"/><Relationship Id="rId1157" Type="http://schemas.openxmlformats.org/officeDocument/2006/relationships/image" Target="media/image1005.wmf"/><Relationship Id="rId70" Type="http://schemas.openxmlformats.org/officeDocument/2006/relationships/image" Target="media/image62.wmf"/><Relationship Id="rId166" Type="http://schemas.openxmlformats.org/officeDocument/2006/relationships/image" Target="media/image156.wmf"/><Relationship Id="rId373" Type="http://schemas.openxmlformats.org/officeDocument/2006/relationships/image" Target="media/image346.wmf"/><Relationship Id="rId580" Type="http://schemas.openxmlformats.org/officeDocument/2006/relationships/image" Target="media/image525.wmf"/><Relationship Id="rId801" Type="http://schemas.openxmlformats.org/officeDocument/2006/relationships/image" Target="media/image679.wmf"/><Relationship Id="rId1017" Type="http://schemas.openxmlformats.org/officeDocument/2006/relationships/image" Target="media/image867.wmf"/><Relationship Id="rId1224" Type="http://schemas.openxmlformats.org/officeDocument/2006/relationships/image" Target="media/image1071.wmf"/><Relationship Id="rId1" Type="http://schemas.openxmlformats.org/officeDocument/2006/relationships/customXml" Target="../customXml/item1.xml"/><Relationship Id="rId233" Type="http://schemas.openxmlformats.org/officeDocument/2006/relationships/image" Target="media/image213.wmf"/><Relationship Id="rId440" Type="http://schemas.openxmlformats.org/officeDocument/2006/relationships/oleObject" Target="embeddings/oleObject31.bin"/><Relationship Id="rId678" Type="http://schemas.openxmlformats.org/officeDocument/2006/relationships/oleObject" Target="embeddings/oleObject73.bin"/><Relationship Id="rId885" Type="http://schemas.openxmlformats.org/officeDocument/2006/relationships/oleObject" Target="embeddings/oleObject120.bin"/><Relationship Id="rId1070" Type="http://schemas.openxmlformats.org/officeDocument/2006/relationships/image" Target="media/image918.wmf"/><Relationship Id="rId28" Type="http://schemas.openxmlformats.org/officeDocument/2006/relationships/image" Target="media/image20.wmf"/><Relationship Id="rId300" Type="http://schemas.openxmlformats.org/officeDocument/2006/relationships/image" Target="media/image278.wmf"/><Relationship Id="rId538" Type="http://schemas.openxmlformats.org/officeDocument/2006/relationships/image" Target="media/image485.wmf"/><Relationship Id="rId745" Type="http://schemas.openxmlformats.org/officeDocument/2006/relationships/image" Target="media/image639.wmf"/><Relationship Id="rId952" Type="http://schemas.openxmlformats.org/officeDocument/2006/relationships/image" Target="media/image803.wmf"/><Relationship Id="rId1168" Type="http://schemas.openxmlformats.org/officeDocument/2006/relationships/image" Target="media/image1016.wmf"/><Relationship Id="rId81" Type="http://schemas.openxmlformats.org/officeDocument/2006/relationships/image" Target="media/image73.wmf"/><Relationship Id="rId177" Type="http://schemas.openxmlformats.org/officeDocument/2006/relationships/image" Target="media/image165.wmf"/><Relationship Id="rId384" Type="http://schemas.openxmlformats.org/officeDocument/2006/relationships/image" Target="media/image357.wmf"/><Relationship Id="rId591" Type="http://schemas.openxmlformats.org/officeDocument/2006/relationships/image" Target="media/image536.wmf"/><Relationship Id="rId605" Type="http://schemas.openxmlformats.org/officeDocument/2006/relationships/image" Target="media/image550.wmf"/><Relationship Id="rId812" Type="http://schemas.openxmlformats.org/officeDocument/2006/relationships/image" Target="media/image690.wmf"/><Relationship Id="rId1028" Type="http://schemas.openxmlformats.org/officeDocument/2006/relationships/image" Target="media/image878.wmf"/><Relationship Id="rId1235" Type="http://schemas.openxmlformats.org/officeDocument/2006/relationships/image" Target="media/image1081.wmf"/><Relationship Id="rId244" Type="http://schemas.openxmlformats.org/officeDocument/2006/relationships/oleObject" Target="embeddings/oleObject13.bin"/><Relationship Id="rId689" Type="http://schemas.openxmlformats.org/officeDocument/2006/relationships/oleObject" Target="embeddings/oleObject80.bin"/><Relationship Id="rId896" Type="http://schemas.openxmlformats.org/officeDocument/2006/relationships/image" Target="media/image763.wmf"/><Relationship Id="rId1081" Type="http://schemas.openxmlformats.org/officeDocument/2006/relationships/image" Target="media/image929.wmf"/><Relationship Id="rId39" Type="http://schemas.openxmlformats.org/officeDocument/2006/relationships/image" Target="media/image31.wmf"/><Relationship Id="rId451" Type="http://schemas.openxmlformats.org/officeDocument/2006/relationships/image" Target="media/image409.wmf"/><Relationship Id="rId549" Type="http://schemas.openxmlformats.org/officeDocument/2006/relationships/image" Target="media/image494.wmf"/><Relationship Id="rId756" Type="http://schemas.openxmlformats.org/officeDocument/2006/relationships/oleObject" Target="embeddings/oleObject104.bin"/><Relationship Id="rId1179" Type="http://schemas.openxmlformats.org/officeDocument/2006/relationships/image" Target="media/image1027.wmf"/><Relationship Id="rId104" Type="http://schemas.openxmlformats.org/officeDocument/2006/relationships/image" Target="media/image96.wmf"/><Relationship Id="rId188" Type="http://schemas.openxmlformats.org/officeDocument/2006/relationships/image" Target="media/image172.wmf"/><Relationship Id="rId311" Type="http://schemas.openxmlformats.org/officeDocument/2006/relationships/image" Target="media/image289.wmf"/><Relationship Id="rId395" Type="http://schemas.openxmlformats.org/officeDocument/2006/relationships/image" Target="media/image368.wmf"/><Relationship Id="rId409" Type="http://schemas.openxmlformats.org/officeDocument/2006/relationships/image" Target="media/image382.wmf"/><Relationship Id="rId963" Type="http://schemas.openxmlformats.org/officeDocument/2006/relationships/image" Target="media/image814.wmf"/><Relationship Id="rId1039" Type="http://schemas.openxmlformats.org/officeDocument/2006/relationships/image" Target="media/image889.wmf"/><Relationship Id="rId1246" Type="http://schemas.openxmlformats.org/officeDocument/2006/relationships/oleObject" Target="embeddings/oleObject150.bin"/><Relationship Id="rId92" Type="http://schemas.openxmlformats.org/officeDocument/2006/relationships/image" Target="media/image84.wmf"/><Relationship Id="rId616" Type="http://schemas.openxmlformats.org/officeDocument/2006/relationships/image" Target="media/image561.wmf"/><Relationship Id="rId823" Type="http://schemas.openxmlformats.org/officeDocument/2006/relationships/image" Target="media/image701.wmf"/><Relationship Id="rId255" Type="http://schemas.openxmlformats.org/officeDocument/2006/relationships/image" Target="media/image233.wmf"/><Relationship Id="rId462" Type="http://schemas.openxmlformats.org/officeDocument/2006/relationships/oleObject" Target="embeddings/oleObject41.bin"/><Relationship Id="rId1092" Type="http://schemas.openxmlformats.org/officeDocument/2006/relationships/image" Target="media/image940.wmf"/><Relationship Id="rId1106" Type="http://schemas.openxmlformats.org/officeDocument/2006/relationships/image" Target="media/image954.wmf"/><Relationship Id="rId115" Type="http://schemas.openxmlformats.org/officeDocument/2006/relationships/image" Target="media/image107.wmf"/><Relationship Id="rId322" Type="http://schemas.openxmlformats.org/officeDocument/2006/relationships/image" Target="media/image300.wmf"/><Relationship Id="rId767" Type="http://schemas.openxmlformats.org/officeDocument/2006/relationships/image" Target="media/image651.wmf"/><Relationship Id="rId974" Type="http://schemas.openxmlformats.org/officeDocument/2006/relationships/image" Target="media/image825.wmf"/><Relationship Id="rId199" Type="http://schemas.openxmlformats.org/officeDocument/2006/relationships/image" Target="media/image180.wmf"/><Relationship Id="rId627" Type="http://schemas.openxmlformats.org/officeDocument/2006/relationships/oleObject" Target="embeddings/oleObject49.bin"/><Relationship Id="rId834" Type="http://schemas.openxmlformats.org/officeDocument/2006/relationships/image" Target="media/image712.wmf"/><Relationship Id="rId1257" Type="http://schemas.openxmlformats.org/officeDocument/2006/relationships/oleObject" Target="embeddings/oleObject154.bin"/><Relationship Id="rId266" Type="http://schemas.openxmlformats.org/officeDocument/2006/relationships/image" Target="media/image244.wmf"/><Relationship Id="rId473" Type="http://schemas.openxmlformats.org/officeDocument/2006/relationships/image" Target="media/image423.wmf"/><Relationship Id="rId680" Type="http://schemas.openxmlformats.org/officeDocument/2006/relationships/image" Target="media/image598.wmf"/><Relationship Id="rId901" Type="http://schemas.openxmlformats.org/officeDocument/2006/relationships/oleObject" Target="embeddings/oleObject128.bin"/><Relationship Id="rId1117" Type="http://schemas.openxmlformats.org/officeDocument/2006/relationships/image" Target="media/image965.wmf"/><Relationship Id="rId30" Type="http://schemas.openxmlformats.org/officeDocument/2006/relationships/image" Target="media/image22.wmf"/><Relationship Id="rId126" Type="http://schemas.openxmlformats.org/officeDocument/2006/relationships/image" Target="media/image118.wmf"/><Relationship Id="rId333" Type="http://schemas.openxmlformats.org/officeDocument/2006/relationships/image" Target="media/image311.wmf"/><Relationship Id="rId540" Type="http://schemas.openxmlformats.org/officeDocument/2006/relationships/image" Target="media/image486.wmf"/><Relationship Id="rId778" Type="http://schemas.openxmlformats.org/officeDocument/2006/relationships/image" Target="media/image661.wmf"/><Relationship Id="rId985" Type="http://schemas.openxmlformats.org/officeDocument/2006/relationships/image" Target="media/image835.wmf"/><Relationship Id="rId1170" Type="http://schemas.openxmlformats.org/officeDocument/2006/relationships/image" Target="media/image1018.wmf"/><Relationship Id="rId638" Type="http://schemas.openxmlformats.org/officeDocument/2006/relationships/image" Target="media/image577.wmf"/><Relationship Id="rId845" Type="http://schemas.openxmlformats.org/officeDocument/2006/relationships/image" Target="media/image722.wmf"/><Relationship Id="rId1030" Type="http://schemas.openxmlformats.org/officeDocument/2006/relationships/image" Target="media/image880.wmf"/><Relationship Id="rId1268" Type="http://schemas.openxmlformats.org/officeDocument/2006/relationships/image" Target="media/image1106.wmf"/><Relationship Id="rId277" Type="http://schemas.openxmlformats.org/officeDocument/2006/relationships/image" Target="media/image255.wmf"/><Relationship Id="rId400" Type="http://schemas.openxmlformats.org/officeDocument/2006/relationships/image" Target="media/image373.wmf"/><Relationship Id="rId484" Type="http://schemas.openxmlformats.org/officeDocument/2006/relationships/image" Target="media/image434.wmf"/><Relationship Id="rId705" Type="http://schemas.openxmlformats.org/officeDocument/2006/relationships/image" Target="media/image613.wmf"/><Relationship Id="rId1128" Type="http://schemas.openxmlformats.org/officeDocument/2006/relationships/image" Target="media/image976.wmf"/><Relationship Id="rId137" Type="http://schemas.openxmlformats.org/officeDocument/2006/relationships/image" Target="media/image129.wmf"/><Relationship Id="rId344" Type="http://schemas.openxmlformats.org/officeDocument/2006/relationships/image" Target="media/image321.wmf"/><Relationship Id="rId691" Type="http://schemas.openxmlformats.org/officeDocument/2006/relationships/image" Target="media/image602.wmf"/><Relationship Id="rId789" Type="http://schemas.openxmlformats.org/officeDocument/2006/relationships/image" Target="media/image671.wmf"/><Relationship Id="rId912" Type="http://schemas.openxmlformats.org/officeDocument/2006/relationships/image" Target="media/image771.wmf"/><Relationship Id="rId996" Type="http://schemas.openxmlformats.org/officeDocument/2006/relationships/image" Target="media/image846.wmf"/><Relationship Id="rId41" Type="http://schemas.openxmlformats.org/officeDocument/2006/relationships/image" Target="media/image33.wmf"/><Relationship Id="rId551" Type="http://schemas.openxmlformats.org/officeDocument/2006/relationships/image" Target="media/image496.wmf"/><Relationship Id="rId649" Type="http://schemas.openxmlformats.org/officeDocument/2006/relationships/oleObject" Target="embeddings/oleObject59.bin"/><Relationship Id="rId856" Type="http://schemas.openxmlformats.org/officeDocument/2006/relationships/image" Target="media/image733.wmf"/><Relationship Id="rId1181" Type="http://schemas.openxmlformats.org/officeDocument/2006/relationships/image" Target="media/image1029.wmf"/><Relationship Id="rId1279" Type="http://schemas.openxmlformats.org/officeDocument/2006/relationships/footer" Target="footer1.xml"/><Relationship Id="rId190" Type="http://schemas.openxmlformats.org/officeDocument/2006/relationships/image" Target="media/image173.wmf"/><Relationship Id="rId204" Type="http://schemas.openxmlformats.org/officeDocument/2006/relationships/image" Target="media/image185.wmf"/><Relationship Id="rId288" Type="http://schemas.openxmlformats.org/officeDocument/2006/relationships/image" Target="media/image266.wmf"/><Relationship Id="rId411" Type="http://schemas.openxmlformats.org/officeDocument/2006/relationships/image" Target="media/image384.wmf"/><Relationship Id="rId509" Type="http://schemas.openxmlformats.org/officeDocument/2006/relationships/image" Target="media/image459.wmf"/><Relationship Id="rId1041" Type="http://schemas.openxmlformats.org/officeDocument/2006/relationships/image" Target="media/image891.wmf"/><Relationship Id="rId1139" Type="http://schemas.openxmlformats.org/officeDocument/2006/relationships/image" Target="media/image987.wmf"/><Relationship Id="rId495" Type="http://schemas.openxmlformats.org/officeDocument/2006/relationships/image" Target="media/image445.wmf"/><Relationship Id="rId716" Type="http://schemas.openxmlformats.org/officeDocument/2006/relationships/image" Target="media/image622.wmf"/><Relationship Id="rId923" Type="http://schemas.openxmlformats.org/officeDocument/2006/relationships/oleObject" Target="embeddings/oleObject139.bin"/><Relationship Id="rId52" Type="http://schemas.openxmlformats.org/officeDocument/2006/relationships/image" Target="media/image44.wmf"/><Relationship Id="rId148" Type="http://schemas.openxmlformats.org/officeDocument/2006/relationships/image" Target="media/image139.wmf"/><Relationship Id="rId355" Type="http://schemas.openxmlformats.org/officeDocument/2006/relationships/image" Target="media/image331.wmf"/><Relationship Id="rId562" Type="http://schemas.openxmlformats.org/officeDocument/2006/relationships/image" Target="media/image507.wmf"/><Relationship Id="rId1192" Type="http://schemas.openxmlformats.org/officeDocument/2006/relationships/image" Target="media/image1040.wmf"/><Relationship Id="rId1206" Type="http://schemas.openxmlformats.org/officeDocument/2006/relationships/image" Target="media/image1054.wmf"/><Relationship Id="rId215" Type="http://schemas.openxmlformats.org/officeDocument/2006/relationships/image" Target="media/image195.wmf"/><Relationship Id="rId422" Type="http://schemas.openxmlformats.org/officeDocument/2006/relationships/oleObject" Target="embeddings/oleObject22.bin"/><Relationship Id="rId867" Type="http://schemas.openxmlformats.org/officeDocument/2006/relationships/image" Target="media/image744.wmf"/><Relationship Id="rId1052" Type="http://schemas.openxmlformats.org/officeDocument/2006/relationships/image" Target="media/image902.wmf"/><Relationship Id="rId299" Type="http://schemas.openxmlformats.org/officeDocument/2006/relationships/image" Target="media/image277.wmf"/><Relationship Id="rId727" Type="http://schemas.openxmlformats.org/officeDocument/2006/relationships/oleObject" Target="embeddings/oleObject90.bin"/><Relationship Id="rId934" Type="http://schemas.openxmlformats.org/officeDocument/2006/relationships/image" Target="media/image785.wmf"/><Relationship Id="rId63" Type="http://schemas.openxmlformats.org/officeDocument/2006/relationships/image" Target="media/image55.wmf"/><Relationship Id="rId159" Type="http://schemas.openxmlformats.org/officeDocument/2006/relationships/image" Target="media/image149.png"/><Relationship Id="rId366" Type="http://schemas.openxmlformats.org/officeDocument/2006/relationships/image" Target="media/image339.wmf"/><Relationship Id="rId573" Type="http://schemas.openxmlformats.org/officeDocument/2006/relationships/image" Target="media/image518.wmf"/><Relationship Id="rId780" Type="http://schemas.openxmlformats.org/officeDocument/2006/relationships/image" Target="media/image663.wmf"/><Relationship Id="rId1217" Type="http://schemas.openxmlformats.org/officeDocument/2006/relationships/oleObject" Target="embeddings/oleObject145.bin"/><Relationship Id="rId226" Type="http://schemas.openxmlformats.org/officeDocument/2006/relationships/image" Target="media/image206.wmf"/><Relationship Id="rId433" Type="http://schemas.openxmlformats.org/officeDocument/2006/relationships/image" Target="media/image398.wmf"/><Relationship Id="rId878" Type="http://schemas.openxmlformats.org/officeDocument/2006/relationships/image" Target="media/image754.wmf"/><Relationship Id="rId1063" Type="http://schemas.openxmlformats.org/officeDocument/2006/relationships/image" Target="media/image911.wmf"/><Relationship Id="rId1270" Type="http://schemas.openxmlformats.org/officeDocument/2006/relationships/image" Target="media/image1108.wmf"/><Relationship Id="rId640" Type="http://schemas.openxmlformats.org/officeDocument/2006/relationships/oleObject" Target="embeddings/oleObject54.bin"/><Relationship Id="rId738" Type="http://schemas.openxmlformats.org/officeDocument/2006/relationships/oleObject" Target="embeddings/oleObject95.bin"/><Relationship Id="rId945" Type="http://schemas.openxmlformats.org/officeDocument/2006/relationships/image" Target="media/image796.wmf"/><Relationship Id="rId74" Type="http://schemas.openxmlformats.org/officeDocument/2006/relationships/image" Target="media/image66.wmf"/><Relationship Id="rId377" Type="http://schemas.openxmlformats.org/officeDocument/2006/relationships/image" Target="media/image350.wmf"/><Relationship Id="rId500" Type="http://schemas.openxmlformats.org/officeDocument/2006/relationships/image" Target="media/image450.wmf"/><Relationship Id="rId584" Type="http://schemas.openxmlformats.org/officeDocument/2006/relationships/image" Target="media/image529.wmf"/><Relationship Id="rId805" Type="http://schemas.openxmlformats.org/officeDocument/2006/relationships/image" Target="media/image683.wmf"/><Relationship Id="rId1130" Type="http://schemas.openxmlformats.org/officeDocument/2006/relationships/image" Target="media/image978.wmf"/><Relationship Id="rId1228" Type="http://schemas.openxmlformats.org/officeDocument/2006/relationships/image" Target="media/image1075.wmf"/><Relationship Id="rId5" Type="http://schemas.openxmlformats.org/officeDocument/2006/relationships/webSettings" Target="webSettings.xml"/><Relationship Id="rId237" Type="http://schemas.openxmlformats.org/officeDocument/2006/relationships/image" Target="media/image217.wmf"/><Relationship Id="rId791" Type="http://schemas.openxmlformats.org/officeDocument/2006/relationships/oleObject" Target="embeddings/oleObject111.bin"/><Relationship Id="rId889" Type="http://schemas.openxmlformats.org/officeDocument/2006/relationships/oleObject" Target="embeddings/oleObject122.bin"/><Relationship Id="rId1074" Type="http://schemas.openxmlformats.org/officeDocument/2006/relationships/image" Target="media/image922.wmf"/><Relationship Id="rId444" Type="http://schemas.openxmlformats.org/officeDocument/2006/relationships/oleObject" Target="embeddings/oleObject34.bin"/><Relationship Id="rId651" Type="http://schemas.openxmlformats.org/officeDocument/2006/relationships/oleObject" Target="embeddings/oleObject60.bin"/><Relationship Id="rId749" Type="http://schemas.openxmlformats.org/officeDocument/2006/relationships/image" Target="media/image641.wmf"/><Relationship Id="rId1281" Type="http://schemas.openxmlformats.org/officeDocument/2006/relationships/theme" Target="theme/theme1.xml"/><Relationship Id="rId290" Type="http://schemas.openxmlformats.org/officeDocument/2006/relationships/image" Target="media/image268.wmf"/><Relationship Id="rId304" Type="http://schemas.openxmlformats.org/officeDocument/2006/relationships/image" Target="media/image282.wmf"/><Relationship Id="rId388" Type="http://schemas.openxmlformats.org/officeDocument/2006/relationships/image" Target="media/image361.wmf"/><Relationship Id="rId511" Type="http://schemas.openxmlformats.org/officeDocument/2006/relationships/image" Target="media/image461.wmf"/><Relationship Id="rId609" Type="http://schemas.openxmlformats.org/officeDocument/2006/relationships/image" Target="media/image554.wmf"/><Relationship Id="rId956" Type="http://schemas.openxmlformats.org/officeDocument/2006/relationships/image" Target="media/image807.wmf"/><Relationship Id="rId1141" Type="http://schemas.openxmlformats.org/officeDocument/2006/relationships/image" Target="media/image989.wmf"/><Relationship Id="rId1239" Type="http://schemas.openxmlformats.org/officeDocument/2006/relationships/image" Target="media/image1084.wmf"/><Relationship Id="rId85" Type="http://schemas.openxmlformats.org/officeDocument/2006/relationships/image" Target="media/image77.wmf"/><Relationship Id="rId150" Type="http://schemas.openxmlformats.org/officeDocument/2006/relationships/image" Target="media/image141.wmf"/><Relationship Id="rId595" Type="http://schemas.openxmlformats.org/officeDocument/2006/relationships/image" Target="media/image540.wmf"/><Relationship Id="rId816" Type="http://schemas.openxmlformats.org/officeDocument/2006/relationships/image" Target="media/image694.wmf"/><Relationship Id="rId1001" Type="http://schemas.openxmlformats.org/officeDocument/2006/relationships/image" Target="media/image851.wmf"/><Relationship Id="rId248" Type="http://schemas.openxmlformats.org/officeDocument/2006/relationships/image" Target="media/image226.wmf"/><Relationship Id="rId455" Type="http://schemas.openxmlformats.org/officeDocument/2006/relationships/image" Target="media/image411.wmf"/><Relationship Id="rId662" Type="http://schemas.openxmlformats.org/officeDocument/2006/relationships/image" Target="media/image590.wmf"/><Relationship Id="rId1085" Type="http://schemas.openxmlformats.org/officeDocument/2006/relationships/image" Target="media/image933.wmf"/><Relationship Id="rId12" Type="http://schemas.openxmlformats.org/officeDocument/2006/relationships/image" Target="media/image4.wmf"/><Relationship Id="rId108" Type="http://schemas.openxmlformats.org/officeDocument/2006/relationships/image" Target="media/image100.wmf"/><Relationship Id="rId315" Type="http://schemas.openxmlformats.org/officeDocument/2006/relationships/image" Target="media/image293.wmf"/><Relationship Id="rId522" Type="http://schemas.openxmlformats.org/officeDocument/2006/relationships/image" Target="media/image472.wmf"/><Relationship Id="rId967" Type="http://schemas.openxmlformats.org/officeDocument/2006/relationships/image" Target="media/image818.wmf"/><Relationship Id="rId1152" Type="http://schemas.openxmlformats.org/officeDocument/2006/relationships/image" Target="media/image1000.wmf"/><Relationship Id="rId96" Type="http://schemas.openxmlformats.org/officeDocument/2006/relationships/image" Target="media/image88.wmf"/><Relationship Id="rId161" Type="http://schemas.openxmlformats.org/officeDocument/2006/relationships/image" Target="media/image151.png"/><Relationship Id="rId399" Type="http://schemas.openxmlformats.org/officeDocument/2006/relationships/image" Target="media/image372.wmf"/><Relationship Id="rId827" Type="http://schemas.openxmlformats.org/officeDocument/2006/relationships/image" Target="media/image705.wmf"/><Relationship Id="rId1012" Type="http://schemas.openxmlformats.org/officeDocument/2006/relationships/image" Target="media/image862.wmf"/><Relationship Id="rId259" Type="http://schemas.openxmlformats.org/officeDocument/2006/relationships/image" Target="media/image237.wmf"/><Relationship Id="rId466" Type="http://schemas.openxmlformats.org/officeDocument/2006/relationships/image" Target="media/image416.wmf"/><Relationship Id="rId673" Type="http://schemas.openxmlformats.org/officeDocument/2006/relationships/oleObject" Target="embeddings/oleObject70.bin"/><Relationship Id="rId880" Type="http://schemas.openxmlformats.org/officeDocument/2006/relationships/image" Target="media/image755.wmf"/><Relationship Id="rId1096" Type="http://schemas.openxmlformats.org/officeDocument/2006/relationships/image" Target="media/image944.wmf"/><Relationship Id="rId23" Type="http://schemas.openxmlformats.org/officeDocument/2006/relationships/image" Target="media/image15.wmf"/><Relationship Id="rId119" Type="http://schemas.openxmlformats.org/officeDocument/2006/relationships/image" Target="media/image111.wmf"/><Relationship Id="rId326" Type="http://schemas.openxmlformats.org/officeDocument/2006/relationships/image" Target="media/image304.wmf"/><Relationship Id="rId533" Type="http://schemas.openxmlformats.org/officeDocument/2006/relationships/oleObject" Target="embeddings/oleObject45.bin"/><Relationship Id="rId978" Type="http://schemas.openxmlformats.org/officeDocument/2006/relationships/image" Target="media/image829.wmf"/><Relationship Id="rId1163" Type="http://schemas.openxmlformats.org/officeDocument/2006/relationships/image" Target="media/image1011.wmf"/><Relationship Id="rId740" Type="http://schemas.openxmlformats.org/officeDocument/2006/relationships/oleObject" Target="embeddings/oleObject96.bin"/><Relationship Id="rId838" Type="http://schemas.openxmlformats.org/officeDocument/2006/relationships/image" Target="media/image715.wmf"/><Relationship Id="rId1023" Type="http://schemas.openxmlformats.org/officeDocument/2006/relationships/image" Target="media/image873.wmf"/><Relationship Id="rId172" Type="http://schemas.openxmlformats.org/officeDocument/2006/relationships/image" Target="media/image162.wmf"/><Relationship Id="rId477" Type="http://schemas.openxmlformats.org/officeDocument/2006/relationships/image" Target="media/image427.wmf"/><Relationship Id="rId600" Type="http://schemas.openxmlformats.org/officeDocument/2006/relationships/image" Target="media/image545.wmf"/><Relationship Id="rId684" Type="http://schemas.openxmlformats.org/officeDocument/2006/relationships/oleObject" Target="embeddings/oleObject77.bin"/><Relationship Id="rId1230" Type="http://schemas.openxmlformats.org/officeDocument/2006/relationships/image" Target="media/image1077.wmf"/><Relationship Id="rId337" Type="http://schemas.openxmlformats.org/officeDocument/2006/relationships/image" Target="media/image315.wmf"/><Relationship Id="rId891" Type="http://schemas.openxmlformats.org/officeDocument/2006/relationships/oleObject" Target="embeddings/oleObject123.bin"/><Relationship Id="rId905" Type="http://schemas.openxmlformats.org/officeDocument/2006/relationships/oleObject" Target="embeddings/oleObject130.bin"/><Relationship Id="rId989" Type="http://schemas.openxmlformats.org/officeDocument/2006/relationships/image" Target="media/image839.wmf"/><Relationship Id="rId34" Type="http://schemas.openxmlformats.org/officeDocument/2006/relationships/image" Target="media/image26.wmf"/><Relationship Id="rId544" Type="http://schemas.openxmlformats.org/officeDocument/2006/relationships/image" Target="media/image489.wmf"/><Relationship Id="rId751" Type="http://schemas.openxmlformats.org/officeDocument/2006/relationships/image" Target="media/image642.wmf"/><Relationship Id="rId849" Type="http://schemas.openxmlformats.org/officeDocument/2006/relationships/image" Target="media/image726.wmf"/><Relationship Id="rId1174" Type="http://schemas.openxmlformats.org/officeDocument/2006/relationships/image" Target="media/image1022.wmf"/><Relationship Id="rId183" Type="http://schemas.openxmlformats.org/officeDocument/2006/relationships/oleObject" Target="embeddings/oleObject6.bin"/><Relationship Id="rId390" Type="http://schemas.openxmlformats.org/officeDocument/2006/relationships/image" Target="media/image363.wmf"/><Relationship Id="rId404" Type="http://schemas.openxmlformats.org/officeDocument/2006/relationships/image" Target="media/image377.wmf"/><Relationship Id="rId611" Type="http://schemas.openxmlformats.org/officeDocument/2006/relationships/image" Target="media/image556.wmf"/><Relationship Id="rId1034" Type="http://schemas.openxmlformats.org/officeDocument/2006/relationships/image" Target="media/image884.wmf"/><Relationship Id="rId1241" Type="http://schemas.openxmlformats.org/officeDocument/2006/relationships/oleObject" Target="embeddings/oleObject148.bin"/><Relationship Id="rId250" Type="http://schemas.openxmlformats.org/officeDocument/2006/relationships/image" Target="media/image228.wmf"/><Relationship Id="rId488" Type="http://schemas.openxmlformats.org/officeDocument/2006/relationships/image" Target="media/image438.wmf"/><Relationship Id="rId695" Type="http://schemas.openxmlformats.org/officeDocument/2006/relationships/image" Target="media/image605.wmf"/><Relationship Id="rId709" Type="http://schemas.openxmlformats.org/officeDocument/2006/relationships/image" Target="media/image616.wmf"/><Relationship Id="rId916" Type="http://schemas.openxmlformats.org/officeDocument/2006/relationships/image" Target="media/image773.wmf"/><Relationship Id="rId1101" Type="http://schemas.openxmlformats.org/officeDocument/2006/relationships/image" Target="media/image949.wmf"/><Relationship Id="rId45" Type="http://schemas.openxmlformats.org/officeDocument/2006/relationships/image" Target="media/image37.wmf"/><Relationship Id="rId110" Type="http://schemas.openxmlformats.org/officeDocument/2006/relationships/image" Target="media/image102.wmf"/><Relationship Id="rId348" Type="http://schemas.openxmlformats.org/officeDocument/2006/relationships/image" Target="media/image324.wmf"/><Relationship Id="rId555" Type="http://schemas.openxmlformats.org/officeDocument/2006/relationships/image" Target="media/image500.wmf"/><Relationship Id="rId762" Type="http://schemas.openxmlformats.org/officeDocument/2006/relationships/oleObject" Target="embeddings/oleObject107.bin"/><Relationship Id="rId1185" Type="http://schemas.openxmlformats.org/officeDocument/2006/relationships/image" Target="media/image1033.wmf"/><Relationship Id="rId194" Type="http://schemas.openxmlformats.org/officeDocument/2006/relationships/image" Target="media/image175.wmf"/><Relationship Id="rId208" Type="http://schemas.openxmlformats.org/officeDocument/2006/relationships/oleObject" Target="embeddings/oleObject12.bin"/><Relationship Id="rId415" Type="http://schemas.openxmlformats.org/officeDocument/2006/relationships/oleObject" Target="embeddings/oleObject20.bin"/><Relationship Id="rId622" Type="http://schemas.openxmlformats.org/officeDocument/2006/relationships/image" Target="media/image567.wmf"/><Relationship Id="rId1045" Type="http://schemas.openxmlformats.org/officeDocument/2006/relationships/image" Target="media/image895.wmf"/><Relationship Id="rId1252" Type="http://schemas.openxmlformats.org/officeDocument/2006/relationships/image" Target="media/image1092.wmf"/><Relationship Id="rId261" Type="http://schemas.openxmlformats.org/officeDocument/2006/relationships/image" Target="media/image239.wmf"/><Relationship Id="rId499" Type="http://schemas.openxmlformats.org/officeDocument/2006/relationships/image" Target="media/image449.wmf"/><Relationship Id="rId927" Type="http://schemas.openxmlformats.org/officeDocument/2006/relationships/oleObject" Target="embeddings/oleObject141.bin"/><Relationship Id="rId1112" Type="http://schemas.openxmlformats.org/officeDocument/2006/relationships/image" Target="media/image960.wmf"/><Relationship Id="rId56" Type="http://schemas.openxmlformats.org/officeDocument/2006/relationships/image" Target="media/image48.wmf"/><Relationship Id="rId359" Type="http://schemas.openxmlformats.org/officeDocument/2006/relationships/image" Target="media/image334.wmf"/><Relationship Id="rId566" Type="http://schemas.openxmlformats.org/officeDocument/2006/relationships/image" Target="media/image511.wmf"/><Relationship Id="rId773" Type="http://schemas.openxmlformats.org/officeDocument/2006/relationships/image" Target="media/image656.wmf"/><Relationship Id="rId1196" Type="http://schemas.openxmlformats.org/officeDocument/2006/relationships/image" Target="media/image1044.wmf"/><Relationship Id="rId121" Type="http://schemas.openxmlformats.org/officeDocument/2006/relationships/image" Target="media/image113.wmf"/><Relationship Id="rId219" Type="http://schemas.openxmlformats.org/officeDocument/2006/relationships/image" Target="media/image199.wmf"/><Relationship Id="rId426" Type="http://schemas.openxmlformats.org/officeDocument/2006/relationships/oleObject" Target="embeddings/oleObject24.bin"/><Relationship Id="rId633" Type="http://schemas.openxmlformats.org/officeDocument/2006/relationships/oleObject" Target="embeddings/oleObject51.bin"/><Relationship Id="rId980" Type="http://schemas.openxmlformats.org/officeDocument/2006/relationships/image" Target="media/image831.wmf"/><Relationship Id="rId1056" Type="http://schemas.openxmlformats.org/officeDocument/2006/relationships/image" Target="media/image906.wmf"/><Relationship Id="rId1263" Type="http://schemas.openxmlformats.org/officeDocument/2006/relationships/image" Target="media/image1101.wmf"/><Relationship Id="rId840" Type="http://schemas.openxmlformats.org/officeDocument/2006/relationships/image" Target="media/image717.wmf"/><Relationship Id="rId938" Type="http://schemas.openxmlformats.org/officeDocument/2006/relationships/image" Target="media/image789.wmf"/><Relationship Id="rId67" Type="http://schemas.openxmlformats.org/officeDocument/2006/relationships/image" Target="media/image59.wmf"/><Relationship Id="rId272" Type="http://schemas.openxmlformats.org/officeDocument/2006/relationships/image" Target="media/image250.wmf"/><Relationship Id="rId577" Type="http://schemas.openxmlformats.org/officeDocument/2006/relationships/image" Target="media/image522.wmf"/><Relationship Id="rId700" Type="http://schemas.openxmlformats.org/officeDocument/2006/relationships/image" Target="media/image608.wmf"/><Relationship Id="rId1123" Type="http://schemas.openxmlformats.org/officeDocument/2006/relationships/image" Target="media/image971.wmf"/><Relationship Id="rId132" Type="http://schemas.openxmlformats.org/officeDocument/2006/relationships/image" Target="media/image124.wmf"/><Relationship Id="rId784" Type="http://schemas.openxmlformats.org/officeDocument/2006/relationships/oleObject" Target="embeddings/oleObject110.bin"/><Relationship Id="rId991" Type="http://schemas.openxmlformats.org/officeDocument/2006/relationships/image" Target="media/image841.wmf"/><Relationship Id="rId1067" Type="http://schemas.openxmlformats.org/officeDocument/2006/relationships/image" Target="media/image915.wmf"/><Relationship Id="rId437" Type="http://schemas.openxmlformats.org/officeDocument/2006/relationships/image" Target="media/image400.wmf"/><Relationship Id="rId644" Type="http://schemas.openxmlformats.org/officeDocument/2006/relationships/image" Target="media/image580.wmf"/><Relationship Id="rId851" Type="http://schemas.openxmlformats.org/officeDocument/2006/relationships/image" Target="media/image728.wmf"/><Relationship Id="rId1274" Type="http://schemas.openxmlformats.org/officeDocument/2006/relationships/image" Target="media/image1112.wmf"/><Relationship Id="rId283" Type="http://schemas.openxmlformats.org/officeDocument/2006/relationships/image" Target="media/image261.wmf"/><Relationship Id="rId490" Type="http://schemas.openxmlformats.org/officeDocument/2006/relationships/image" Target="media/image440.wmf"/><Relationship Id="rId504" Type="http://schemas.openxmlformats.org/officeDocument/2006/relationships/image" Target="media/image454.wmf"/><Relationship Id="rId711" Type="http://schemas.openxmlformats.org/officeDocument/2006/relationships/image" Target="media/image618.wmf"/><Relationship Id="rId949" Type="http://schemas.openxmlformats.org/officeDocument/2006/relationships/image" Target="media/image800.wmf"/><Relationship Id="rId1134" Type="http://schemas.openxmlformats.org/officeDocument/2006/relationships/image" Target="media/image982.wmf"/><Relationship Id="rId78" Type="http://schemas.openxmlformats.org/officeDocument/2006/relationships/image" Target="media/image70.wmf"/><Relationship Id="rId143" Type="http://schemas.openxmlformats.org/officeDocument/2006/relationships/oleObject" Target="embeddings/oleObject2.bin"/><Relationship Id="rId350" Type="http://schemas.openxmlformats.org/officeDocument/2006/relationships/image" Target="media/image326.wmf"/><Relationship Id="rId588" Type="http://schemas.openxmlformats.org/officeDocument/2006/relationships/image" Target="media/image533.wmf"/><Relationship Id="rId795" Type="http://schemas.openxmlformats.org/officeDocument/2006/relationships/oleObject" Target="embeddings/oleObject113.bin"/><Relationship Id="rId809" Type="http://schemas.openxmlformats.org/officeDocument/2006/relationships/image" Target="media/image687.wmf"/><Relationship Id="rId1201" Type="http://schemas.openxmlformats.org/officeDocument/2006/relationships/image" Target="media/image1049.wmf"/><Relationship Id="rId9" Type="http://schemas.openxmlformats.org/officeDocument/2006/relationships/oleObject" Target="embeddings/oleObject1.bin"/><Relationship Id="rId210" Type="http://schemas.openxmlformats.org/officeDocument/2006/relationships/image" Target="media/image190.wmf"/><Relationship Id="rId448" Type="http://schemas.openxmlformats.org/officeDocument/2006/relationships/image" Target="media/image406.wmf"/><Relationship Id="rId655" Type="http://schemas.openxmlformats.org/officeDocument/2006/relationships/oleObject" Target="embeddings/oleObject61.bin"/><Relationship Id="rId862" Type="http://schemas.openxmlformats.org/officeDocument/2006/relationships/image" Target="media/image739.wmf"/><Relationship Id="rId1078" Type="http://schemas.openxmlformats.org/officeDocument/2006/relationships/image" Target="media/image926.wmf"/><Relationship Id="rId294" Type="http://schemas.openxmlformats.org/officeDocument/2006/relationships/image" Target="media/image272.wmf"/><Relationship Id="rId308" Type="http://schemas.openxmlformats.org/officeDocument/2006/relationships/image" Target="media/image286.wmf"/><Relationship Id="rId515" Type="http://schemas.openxmlformats.org/officeDocument/2006/relationships/image" Target="media/image465.wmf"/><Relationship Id="rId722" Type="http://schemas.openxmlformats.org/officeDocument/2006/relationships/image" Target="media/image626.wmf"/><Relationship Id="rId1145" Type="http://schemas.openxmlformats.org/officeDocument/2006/relationships/image" Target="media/image993.wmf"/><Relationship Id="rId89" Type="http://schemas.openxmlformats.org/officeDocument/2006/relationships/image" Target="media/image81.wmf"/><Relationship Id="rId154" Type="http://schemas.openxmlformats.org/officeDocument/2006/relationships/image" Target="media/image145.wmf"/><Relationship Id="rId361" Type="http://schemas.openxmlformats.org/officeDocument/2006/relationships/oleObject" Target="embeddings/oleObject18.bin"/><Relationship Id="rId599" Type="http://schemas.openxmlformats.org/officeDocument/2006/relationships/image" Target="media/image544.wmf"/><Relationship Id="rId1005" Type="http://schemas.openxmlformats.org/officeDocument/2006/relationships/image" Target="media/image855.wmf"/><Relationship Id="rId1212" Type="http://schemas.openxmlformats.org/officeDocument/2006/relationships/image" Target="media/image1060.emf"/><Relationship Id="rId459" Type="http://schemas.openxmlformats.org/officeDocument/2006/relationships/oleObject" Target="embeddings/oleObject39.bin"/><Relationship Id="rId666" Type="http://schemas.openxmlformats.org/officeDocument/2006/relationships/image" Target="media/image592.wmf"/><Relationship Id="rId873" Type="http://schemas.openxmlformats.org/officeDocument/2006/relationships/image" Target="media/image750.wmf"/><Relationship Id="rId1089" Type="http://schemas.openxmlformats.org/officeDocument/2006/relationships/image" Target="media/image937.wmf"/><Relationship Id="rId16" Type="http://schemas.openxmlformats.org/officeDocument/2006/relationships/image" Target="media/image8.wmf"/><Relationship Id="rId221" Type="http://schemas.openxmlformats.org/officeDocument/2006/relationships/image" Target="media/image201.wmf"/><Relationship Id="rId319" Type="http://schemas.openxmlformats.org/officeDocument/2006/relationships/image" Target="media/image297.wmf"/><Relationship Id="rId526" Type="http://schemas.openxmlformats.org/officeDocument/2006/relationships/image" Target="media/image476.wmf"/><Relationship Id="rId1156" Type="http://schemas.openxmlformats.org/officeDocument/2006/relationships/image" Target="media/image1004.wmf"/><Relationship Id="rId733" Type="http://schemas.openxmlformats.org/officeDocument/2006/relationships/image" Target="media/image633.wmf"/><Relationship Id="rId940" Type="http://schemas.openxmlformats.org/officeDocument/2006/relationships/image" Target="media/image791.wmf"/><Relationship Id="rId1016" Type="http://schemas.openxmlformats.org/officeDocument/2006/relationships/image" Target="media/image866.wmf"/><Relationship Id="rId165" Type="http://schemas.openxmlformats.org/officeDocument/2006/relationships/image" Target="media/image155.wmf"/><Relationship Id="rId372" Type="http://schemas.openxmlformats.org/officeDocument/2006/relationships/image" Target="media/image345.wmf"/><Relationship Id="rId677" Type="http://schemas.openxmlformats.org/officeDocument/2006/relationships/image" Target="media/image597.wmf"/><Relationship Id="rId800" Type="http://schemas.openxmlformats.org/officeDocument/2006/relationships/image" Target="media/image678.wmf"/><Relationship Id="rId1223" Type="http://schemas.openxmlformats.org/officeDocument/2006/relationships/image" Target="media/image1070.wmf"/><Relationship Id="rId232" Type="http://schemas.openxmlformats.org/officeDocument/2006/relationships/image" Target="media/image212.wmf"/><Relationship Id="rId884" Type="http://schemas.openxmlformats.org/officeDocument/2006/relationships/image" Target="media/image757.wmf"/><Relationship Id="rId27" Type="http://schemas.openxmlformats.org/officeDocument/2006/relationships/image" Target="media/image19.wmf"/><Relationship Id="rId537" Type="http://schemas.openxmlformats.org/officeDocument/2006/relationships/image" Target="media/image484.wmf"/><Relationship Id="rId744" Type="http://schemas.openxmlformats.org/officeDocument/2006/relationships/oleObject" Target="embeddings/oleObject98.bin"/><Relationship Id="rId951" Type="http://schemas.openxmlformats.org/officeDocument/2006/relationships/image" Target="media/image802.wmf"/><Relationship Id="rId1167" Type="http://schemas.openxmlformats.org/officeDocument/2006/relationships/image" Target="media/image1015.wmf"/><Relationship Id="rId80" Type="http://schemas.openxmlformats.org/officeDocument/2006/relationships/image" Target="media/image72.wmf"/><Relationship Id="rId176" Type="http://schemas.openxmlformats.org/officeDocument/2006/relationships/image" Target="media/image164.wmf"/><Relationship Id="rId383" Type="http://schemas.openxmlformats.org/officeDocument/2006/relationships/image" Target="media/image356.wmf"/><Relationship Id="rId590" Type="http://schemas.openxmlformats.org/officeDocument/2006/relationships/image" Target="media/image535.wmf"/><Relationship Id="rId604" Type="http://schemas.openxmlformats.org/officeDocument/2006/relationships/image" Target="media/image549.wmf"/><Relationship Id="rId811" Type="http://schemas.openxmlformats.org/officeDocument/2006/relationships/image" Target="media/image689.wmf"/><Relationship Id="rId1027" Type="http://schemas.openxmlformats.org/officeDocument/2006/relationships/image" Target="media/image877.wmf"/><Relationship Id="rId1234" Type="http://schemas.openxmlformats.org/officeDocument/2006/relationships/oleObject" Target="embeddings/oleObject146.bin"/><Relationship Id="rId243" Type="http://schemas.openxmlformats.org/officeDocument/2006/relationships/image" Target="media/image223.wmf"/><Relationship Id="rId450" Type="http://schemas.openxmlformats.org/officeDocument/2006/relationships/image" Target="media/image408.wmf"/><Relationship Id="rId688" Type="http://schemas.openxmlformats.org/officeDocument/2006/relationships/image" Target="media/image601.wmf"/><Relationship Id="rId895" Type="http://schemas.openxmlformats.org/officeDocument/2006/relationships/oleObject" Target="embeddings/oleObject125.bin"/><Relationship Id="rId909" Type="http://schemas.openxmlformats.org/officeDocument/2006/relationships/oleObject" Target="embeddings/oleObject132.bin"/><Relationship Id="rId1080" Type="http://schemas.openxmlformats.org/officeDocument/2006/relationships/image" Target="media/image928.wmf"/><Relationship Id="rId38" Type="http://schemas.openxmlformats.org/officeDocument/2006/relationships/image" Target="media/image30.wmf"/><Relationship Id="rId103" Type="http://schemas.openxmlformats.org/officeDocument/2006/relationships/image" Target="media/image95.wmf"/><Relationship Id="rId310" Type="http://schemas.openxmlformats.org/officeDocument/2006/relationships/image" Target="media/image288.wmf"/><Relationship Id="rId548" Type="http://schemas.openxmlformats.org/officeDocument/2006/relationships/image" Target="media/image493.wmf"/><Relationship Id="rId755" Type="http://schemas.openxmlformats.org/officeDocument/2006/relationships/image" Target="media/image644.wmf"/><Relationship Id="rId962" Type="http://schemas.openxmlformats.org/officeDocument/2006/relationships/image" Target="media/image813.wmf"/><Relationship Id="rId1178" Type="http://schemas.openxmlformats.org/officeDocument/2006/relationships/image" Target="media/image1026.wmf"/><Relationship Id="rId91" Type="http://schemas.openxmlformats.org/officeDocument/2006/relationships/image" Target="media/image83.wmf"/><Relationship Id="rId187" Type="http://schemas.openxmlformats.org/officeDocument/2006/relationships/oleObject" Target="embeddings/oleObject8.bin"/><Relationship Id="rId394" Type="http://schemas.openxmlformats.org/officeDocument/2006/relationships/image" Target="media/image367.wmf"/><Relationship Id="rId408" Type="http://schemas.openxmlformats.org/officeDocument/2006/relationships/image" Target="media/image381.wmf"/><Relationship Id="rId615" Type="http://schemas.openxmlformats.org/officeDocument/2006/relationships/image" Target="media/image560.wmf"/><Relationship Id="rId822" Type="http://schemas.openxmlformats.org/officeDocument/2006/relationships/image" Target="media/image700.wmf"/><Relationship Id="rId1038" Type="http://schemas.openxmlformats.org/officeDocument/2006/relationships/image" Target="media/image888.wmf"/><Relationship Id="rId1245" Type="http://schemas.openxmlformats.org/officeDocument/2006/relationships/image" Target="media/image1088.wmf"/><Relationship Id="rId254" Type="http://schemas.openxmlformats.org/officeDocument/2006/relationships/image" Target="media/image232.wmf"/><Relationship Id="rId699" Type="http://schemas.openxmlformats.org/officeDocument/2006/relationships/oleObject" Target="embeddings/oleObject84.bin"/><Relationship Id="rId1091" Type="http://schemas.openxmlformats.org/officeDocument/2006/relationships/image" Target="media/image939.wmf"/><Relationship Id="rId1105" Type="http://schemas.openxmlformats.org/officeDocument/2006/relationships/image" Target="media/image953.wmf"/><Relationship Id="rId49" Type="http://schemas.openxmlformats.org/officeDocument/2006/relationships/image" Target="media/image41.wmf"/><Relationship Id="rId114" Type="http://schemas.openxmlformats.org/officeDocument/2006/relationships/image" Target="media/image106.wmf"/><Relationship Id="rId461" Type="http://schemas.openxmlformats.org/officeDocument/2006/relationships/image" Target="media/image413.wmf"/><Relationship Id="rId559" Type="http://schemas.openxmlformats.org/officeDocument/2006/relationships/image" Target="media/image504.wmf"/><Relationship Id="rId766" Type="http://schemas.openxmlformats.org/officeDocument/2006/relationships/image" Target="media/image650.wmf"/><Relationship Id="rId1189" Type="http://schemas.openxmlformats.org/officeDocument/2006/relationships/image" Target="media/image1037.wmf"/><Relationship Id="rId198" Type="http://schemas.openxmlformats.org/officeDocument/2006/relationships/image" Target="media/image179.wmf"/><Relationship Id="rId321" Type="http://schemas.openxmlformats.org/officeDocument/2006/relationships/image" Target="media/image299.wmf"/><Relationship Id="rId419" Type="http://schemas.openxmlformats.org/officeDocument/2006/relationships/image" Target="media/image390.wmf"/><Relationship Id="rId626" Type="http://schemas.openxmlformats.org/officeDocument/2006/relationships/image" Target="media/image570.wmf"/><Relationship Id="rId973" Type="http://schemas.openxmlformats.org/officeDocument/2006/relationships/image" Target="media/image824.wmf"/><Relationship Id="rId1049" Type="http://schemas.openxmlformats.org/officeDocument/2006/relationships/image" Target="media/image899.wmf"/><Relationship Id="rId1256" Type="http://schemas.openxmlformats.org/officeDocument/2006/relationships/image" Target="media/image1095.wmf"/><Relationship Id="rId833" Type="http://schemas.openxmlformats.org/officeDocument/2006/relationships/image" Target="media/image711.wmf"/><Relationship Id="rId1116" Type="http://schemas.openxmlformats.org/officeDocument/2006/relationships/image" Target="media/image964.wmf"/><Relationship Id="rId265" Type="http://schemas.openxmlformats.org/officeDocument/2006/relationships/image" Target="media/image243.wmf"/><Relationship Id="rId472" Type="http://schemas.openxmlformats.org/officeDocument/2006/relationships/image" Target="media/image422.wmf"/><Relationship Id="rId900" Type="http://schemas.openxmlformats.org/officeDocument/2006/relationships/image" Target="media/image765.wmf"/><Relationship Id="rId125" Type="http://schemas.openxmlformats.org/officeDocument/2006/relationships/image" Target="media/image117.wmf"/><Relationship Id="rId332" Type="http://schemas.openxmlformats.org/officeDocument/2006/relationships/image" Target="media/image310.wmf"/><Relationship Id="rId777" Type="http://schemas.openxmlformats.org/officeDocument/2006/relationships/image" Target="media/image660.wmf"/><Relationship Id="rId984" Type="http://schemas.openxmlformats.org/officeDocument/2006/relationships/oleObject" Target="embeddings/oleObject142.bin"/><Relationship Id="rId637" Type="http://schemas.openxmlformats.org/officeDocument/2006/relationships/oleObject" Target="embeddings/oleObject53.bin"/><Relationship Id="rId844" Type="http://schemas.openxmlformats.org/officeDocument/2006/relationships/image" Target="media/image721.wmf"/><Relationship Id="rId1267" Type="http://schemas.openxmlformats.org/officeDocument/2006/relationships/image" Target="media/image1105.wmf"/><Relationship Id="rId276" Type="http://schemas.openxmlformats.org/officeDocument/2006/relationships/image" Target="media/image254.wmf"/><Relationship Id="rId483" Type="http://schemas.openxmlformats.org/officeDocument/2006/relationships/image" Target="media/image433.wmf"/><Relationship Id="rId690" Type="http://schemas.openxmlformats.org/officeDocument/2006/relationships/oleObject" Target="embeddings/oleObject81.bin"/><Relationship Id="rId704" Type="http://schemas.openxmlformats.org/officeDocument/2006/relationships/image" Target="media/image612.wmf"/><Relationship Id="rId911" Type="http://schemas.openxmlformats.org/officeDocument/2006/relationships/oleObject" Target="embeddings/oleObject133.bin"/><Relationship Id="rId1127" Type="http://schemas.openxmlformats.org/officeDocument/2006/relationships/image" Target="media/image975.wmf"/><Relationship Id="rId40" Type="http://schemas.openxmlformats.org/officeDocument/2006/relationships/image" Target="media/image32.wmf"/><Relationship Id="rId136" Type="http://schemas.openxmlformats.org/officeDocument/2006/relationships/image" Target="media/image128.wmf"/><Relationship Id="rId343" Type="http://schemas.openxmlformats.org/officeDocument/2006/relationships/image" Target="media/image320.wmf"/><Relationship Id="rId550" Type="http://schemas.openxmlformats.org/officeDocument/2006/relationships/image" Target="media/image495.wmf"/><Relationship Id="rId788" Type="http://schemas.openxmlformats.org/officeDocument/2006/relationships/image" Target="media/image670.wmf"/><Relationship Id="rId995" Type="http://schemas.openxmlformats.org/officeDocument/2006/relationships/image" Target="media/image845.wmf"/><Relationship Id="rId1180" Type="http://schemas.openxmlformats.org/officeDocument/2006/relationships/image" Target="media/image1028.emf"/><Relationship Id="rId203" Type="http://schemas.openxmlformats.org/officeDocument/2006/relationships/image" Target="media/image184.wmf"/><Relationship Id="rId648" Type="http://schemas.openxmlformats.org/officeDocument/2006/relationships/image" Target="media/image582.wmf"/><Relationship Id="rId855" Type="http://schemas.openxmlformats.org/officeDocument/2006/relationships/image" Target="media/image732.wmf"/><Relationship Id="rId1040" Type="http://schemas.openxmlformats.org/officeDocument/2006/relationships/image" Target="media/image890.wmf"/><Relationship Id="rId1278" Type="http://schemas.openxmlformats.org/officeDocument/2006/relationships/header" Target="header1.xml"/><Relationship Id="rId287" Type="http://schemas.openxmlformats.org/officeDocument/2006/relationships/image" Target="media/image265.wmf"/><Relationship Id="rId410" Type="http://schemas.openxmlformats.org/officeDocument/2006/relationships/image" Target="media/image383.wmf"/><Relationship Id="rId494" Type="http://schemas.openxmlformats.org/officeDocument/2006/relationships/image" Target="media/image444.wmf"/><Relationship Id="rId508" Type="http://schemas.openxmlformats.org/officeDocument/2006/relationships/image" Target="media/image458.wmf"/><Relationship Id="rId715" Type="http://schemas.openxmlformats.org/officeDocument/2006/relationships/oleObject" Target="embeddings/oleObject86.bin"/><Relationship Id="rId922" Type="http://schemas.openxmlformats.org/officeDocument/2006/relationships/image" Target="media/image776.wmf"/><Relationship Id="rId1138" Type="http://schemas.openxmlformats.org/officeDocument/2006/relationships/image" Target="media/image986.wmf"/><Relationship Id="rId147" Type="http://schemas.openxmlformats.org/officeDocument/2006/relationships/image" Target="media/image138.wmf"/><Relationship Id="rId354" Type="http://schemas.openxmlformats.org/officeDocument/2006/relationships/image" Target="media/image330.wmf"/><Relationship Id="rId799" Type="http://schemas.openxmlformats.org/officeDocument/2006/relationships/image" Target="media/image677.wmf"/><Relationship Id="rId1191" Type="http://schemas.openxmlformats.org/officeDocument/2006/relationships/image" Target="media/image1039.wmf"/><Relationship Id="rId1205" Type="http://schemas.openxmlformats.org/officeDocument/2006/relationships/image" Target="media/image1053.wmf"/><Relationship Id="rId51" Type="http://schemas.openxmlformats.org/officeDocument/2006/relationships/image" Target="media/image43.wmf"/><Relationship Id="rId561" Type="http://schemas.openxmlformats.org/officeDocument/2006/relationships/image" Target="media/image506.wmf"/><Relationship Id="rId659" Type="http://schemas.openxmlformats.org/officeDocument/2006/relationships/oleObject" Target="embeddings/oleObject63.bin"/><Relationship Id="rId866" Type="http://schemas.openxmlformats.org/officeDocument/2006/relationships/image" Target="media/image743.wmf"/><Relationship Id="rId214" Type="http://schemas.openxmlformats.org/officeDocument/2006/relationships/image" Target="media/image194.wmf"/><Relationship Id="rId298" Type="http://schemas.openxmlformats.org/officeDocument/2006/relationships/image" Target="media/image276.wmf"/><Relationship Id="rId421" Type="http://schemas.openxmlformats.org/officeDocument/2006/relationships/image" Target="media/image392.wmf"/><Relationship Id="rId519" Type="http://schemas.openxmlformats.org/officeDocument/2006/relationships/image" Target="media/image469.wmf"/><Relationship Id="rId1051" Type="http://schemas.openxmlformats.org/officeDocument/2006/relationships/image" Target="media/image901.wmf"/><Relationship Id="rId1149" Type="http://schemas.openxmlformats.org/officeDocument/2006/relationships/image" Target="media/image997.wmf"/><Relationship Id="rId158" Type="http://schemas.openxmlformats.org/officeDocument/2006/relationships/image" Target="media/image148.wmf"/><Relationship Id="rId726" Type="http://schemas.openxmlformats.org/officeDocument/2006/relationships/image" Target="media/image629.wmf"/><Relationship Id="rId933" Type="http://schemas.openxmlformats.org/officeDocument/2006/relationships/image" Target="media/image784.wmf"/><Relationship Id="rId1009" Type="http://schemas.openxmlformats.org/officeDocument/2006/relationships/image" Target="media/image859.wmf"/><Relationship Id="rId62" Type="http://schemas.openxmlformats.org/officeDocument/2006/relationships/image" Target="media/image54.wmf"/><Relationship Id="rId365" Type="http://schemas.openxmlformats.org/officeDocument/2006/relationships/image" Target="media/image338.wmf"/><Relationship Id="rId572" Type="http://schemas.openxmlformats.org/officeDocument/2006/relationships/image" Target="media/image517.wmf"/><Relationship Id="rId1216" Type="http://schemas.openxmlformats.org/officeDocument/2006/relationships/image" Target="media/image1064.wmf"/><Relationship Id="rId225" Type="http://schemas.openxmlformats.org/officeDocument/2006/relationships/image" Target="media/image205.wmf"/><Relationship Id="rId432" Type="http://schemas.openxmlformats.org/officeDocument/2006/relationships/oleObject" Target="embeddings/oleObject27.bin"/><Relationship Id="rId877" Type="http://schemas.openxmlformats.org/officeDocument/2006/relationships/oleObject" Target="embeddings/oleObject116.bin"/><Relationship Id="rId1062" Type="http://schemas.openxmlformats.org/officeDocument/2006/relationships/image" Target="media/image910.wmf"/><Relationship Id="rId737" Type="http://schemas.openxmlformats.org/officeDocument/2006/relationships/image" Target="media/image635.wmf"/><Relationship Id="rId944" Type="http://schemas.openxmlformats.org/officeDocument/2006/relationships/image" Target="media/image795.wmf"/><Relationship Id="rId73" Type="http://schemas.openxmlformats.org/officeDocument/2006/relationships/image" Target="media/image65.wmf"/><Relationship Id="rId169" Type="http://schemas.openxmlformats.org/officeDocument/2006/relationships/image" Target="media/image159.wmf"/><Relationship Id="rId376" Type="http://schemas.openxmlformats.org/officeDocument/2006/relationships/image" Target="media/image349.wmf"/><Relationship Id="rId583" Type="http://schemas.openxmlformats.org/officeDocument/2006/relationships/image" Target="media/image528.wmf"/><Relationship Id="rId790" Type="http://schemas.openxmlformats.org/officeDocument/2006/relationships/image" Target="media/image672.wmf"/><Relationship Id="rId804" Type="http://schemas.openxmlformats.org/officeDocument/2006/relationships/image" Target="media/image682.wmf"/><Relationship Id="rId1227" Type="http://schemas.openxmlformats.org/officeDocument/2006/relationships/image" Target="media/image1074.wmf"/><Relationship Id="rId4" Type="http://schemas.openxmlformats.org/officeDocument/2006/relationships/settings" Target="settings.xml"/><Relationship Id="rId236" Type="http://schemas.openxmlformats.org/officeDocument/2006/relationships/image" Target="media/image216.wmf"/><Relationship Id="rId443" Type="http://schemas.openxmlformats.org/officeDocument/2006/relationships/oleObject" Target="embeddings/oleObject33.bin"/><Relationship Id="rId650" Type="http://schemas.openxmlformats.org/officeDocument/2006/relationships/image" Target="media/image583.wmf"/><Relationship Id="rId888" Type="http://schemas.openxmlformats.org/officeDocument/2006/relationships/image" Target="media/image759.wmf"/><Relationship Id="rId1073" Type="http://schemas.openxmlformats.org/officeDocument/2006/relationships/image" Target="media/image921.wmf"/><Relationship Id="rId1280" Type="http://schemas.openxmlformats.org/officeDocument/2006/relationships/fontTable" Target="fontTable.xml"/><Relationship Id="rId303" Type="http://schemas.openxmlformats.org/officeDocument/2006/relationships/image" Target="media/image281.wmf"/><Relationship Id="rId748" Type="http://schemas.openxmlformats.org/officeDocument/2006/relationships/oleObject" Target="embeddings/oleObject100.bin"/><Relationship Id="rId955" Type="http://schemas.openxmlformats.org/officeDocument/2006/relationships/image" Target="media/image806.wmf"/><Relationship Id="rId1140" Type="http://schemas.openxmlformats.org/officeDocument/2006/relationships/image" Target="media/image988.wmf"/><Relationship Id="rId84" Type="http://schemas.openxmlformats.org/officeDocument/2006/relationships/image" Target="media/image76.wmf"/><Relationship Id="rId387" Type="http://schemas.openxmlformats.org/officeDocument/2006/relationships/image" Target="media/image360.wmf"/><Relationship Id="rId510" Type="http://schemas.openxmlformats.org/officeDocument/2006/relationships/image" Target="media/image460.wmf"/><Relationship Id="rId594" Type="http://schemas.openxmlformats.org/officeDocument/2006/relationships/image" Target="media/image539.wmf"/><Relationship Id="rId608" Type="http://schemas.openxmlformats.org/officeDocument/2006/relationships/image" Target="media/image553.wmf"/><Relationship Id="rId815" Type="http://schemas.openxmlformats.org/officeDocument/2006/relationships/image" Target="media/image693.wmf"/><Relationship Id="rId1238" Type="http://schemas.openxmlformats.org/officeDocument/2006/relationships/image" Target="media/image1083.wmf"/><Relationship Id="rId247" Type="http://schemas.openxmlformats.org/officeDocument/2006/relationships/image" Target="media/image225.wmf"/><Relationship Id="rId899" Type="http://schemas.openxmlformats.org/officeDocument/2006/relationships/oleObject" Target="embeddings/oleObject127.bin"/><Relationship Id="rId1000" Type="http://schemas.openxmlformats.org/officeDocument/2006/relationships/image" Target="media/image850.wmf"/><Relationship Id="rId1084" Type="http://schemas.openxmlformats.org/officeDocument/2006/relationships/image" Target="media/image932.wmf"/><Relationship Id="rId107" Type="http://schemas.openxmlformats.org/officeDocument/2006/relationships/image" Target="media/image99.wmf"/><Relationship Id="rId454" Type="http://schemas.openxmlformats.org/officeDocument/2006/relationships/oleObject" Target="embeddings/oleObject36.bin"/><Relationship Id="rId661" Type="http://schemas.openxmlformats.org/officeDocument/2006/relationships/oleObject" Target="embeddings/oleObject64.bin"/><Relationship Id="rId759" Type="http://schemas.openxmlformats.org/officeDocument/2006/relationships/oleObject" Target="embeddings/oleObject105.bin"/><Relationship Id="rId966" Type="http://schemas.openxmlformats.org/officeDocument/2006/relationships/image" Target="media/image817.wmf"/><Relationship Id="rId11" Type="http://schemas.openxmlformats.org/officeDocument/2006/relationships/image" Target="media/image3.wmf"/><Relationship Id="rId314" Type="http://schemas.openxmlformats.org/officeDocument/2006/relationships/image" Target="media/image292.wmf"/><Relationship Id="rId398" Type="http://schemas.openxmlformats.org/officeDocument/2006/relationships/image" Target="media/image371.wmf"/><Relationship Id="rId521" Type="http://schemas.openxmlformats.org/officeDocument/2006/relationships/image" Target="media/image471.wmf"/><Relationship Id="rId619" Type="http://schemas.openxmlformats.org/officeDocument/2006/relationships/image" Target="media/image564.wmf"/><Relationship Id="rId1151" Type="http://schemas.openxmlformats.org/officeDocument/2006/relationships/image" Target="media/image999.wmf"/><Relationship Id="rId1249" Type="http://schemas.openxmlformats.org/officeDocument/2006/relationships/image" Target="media/image1090.wmf"/><Relationship Id="rId95" Type="http://schemas.openxmlformats.org/officeDocument/2006/relationships/image" Target="media/image87.wmf"/><Relationship Id="rId160" Type="http://schemas.openxmlformats.org/officeDocument/2006/relationships/image" Target="media/image150.png"/><Relationship Id="rId826" Type="http://schemas.openxmlformats.org/officeDocument/2006/relationships/image" Target="media/image704.wmf"/><Relationship Id="rId1011" Type="http://schemas.openxmlformats.org/officeDocument/2006/relationships/image" Target="media/image861.wmf"/><Relationship Id="rId1109" Type="http://schemas.openxmlformats.org/officeDocument/2006/relationships/image" Target="media/image957.wmf"/><Relationship Id="rId258" Type="http://schemas.openxmlformats.org/officeDocument/2006/relationships/image" Target="media/image236.wmf"/><Relationship Id="rId465" Type="http://schemas.openxmlformats.org/officeDocument/2006/relationships/image" Target="media/image415.wmf"/><Relationship Id="rId672" Type="http://schemas.openxmlformats.org/officeDocument/2006/relationships/image" Target="media/image595.wmf"/><Relationship Id="rId1095" Type="http://schemas.openxmlformats.org/officeDocument/2006/relationships/image" Target="media/image943.wmf"/><Relationship Id="rId22" Type="http://schemas.openxmlformats.org/officeDocument/2006/relationships/image" Target="media/image14.wmf"/><Relationship Id="rId118" Type="http://schemas.openxmlformats.org/officeDocument/2006/relationships/image" Target="media/image110.wmf"/><Relationship Id="rId325" Type="http://schemas.openxmlformats.org/officeDocument/2006/relationships/image" Target="media/image303.wmf"/><Relationship Id="rId532" Type="http://schemas.openxmlformats.org/officeDocument/2006/relationships/image" Target="media/image480.wmf"/><Relationship Id="rId977" Type="http://schemas.openxmlformats.org/officeDocument/2006/relationships/image" Target="media/image828.wmf"/><Relationship Id="rId1162" Type="http://schemas.openxmlformats.org/officeDocument/2006/relationships/image" Target="media/image1010.wmf"/><Relationship Id="rId171" Type="http://schemas.openxmlformats.org/officeDocument/2006/relationships/image" Target="media/image161.wmf"/><Relationship Id="rId837" Type="http://schemas.openxmlformats.org/officeDocument/2006/relationships/oleObject" Target="embeddings/oleObject115.bin"/><Relationship Id="rId1022" Type="http://schemas.openxmlformats.org/officeDocument/2006/relationships/image" Target="media/image872.wmf"/><Relationship Id="rId269" Type="http://schemas.openxmlformats.org/officeDocument/2006/relationships/image" Target="media/image247.wmf"/><Relationship Id="rId476" Type="http://schemas.openxmlformats.org/officeDocument/2006/relationships/image" Target="media/image426.wmf"/><Relationship Id="rId683" Type="http://schemas.openxmlformats.org/officeDocument/2006/relationships/oleObject" Target="embeddings/oleObject76.bin"/><Relationship Id="rId890" Type="http://schemas.openxmlformats.org/officeDocument/2006/relationships/image" Target="media/image760.wmf"/><Relationship Id="rId904" Type="http://schemas.openxmlformats.org/officeDocument/2006/relationships/image" Target="media/image767.wmf"/><Relationship Id="rId33" Type="http://schemas.openxmlformats.org/officeDocument/2006/relationships/image" Target="media/image25.wmf"/><Relationship Id="rId129" Type="http://schemas.openxmlformats.org/officeDocument/2006/relationships/image" Target="media/image121.wmf"/><Relationship Id="rId336" Type="http://schemas.openxmlformats.org/officeDocument/2006/relationships/image" Target="media/image314.wmf"/><Relationship Id="rId543" Type="http://schemas.openxmlformats.org/officeDocument/2006/relationships/image" Target="media/image488.wmf"/><Relationship Id="rId988" Type="http://schemas.openxmlformats.org/officeDocument/2006/relationships/image" Target="media/image838.wmf"/><Relationship Id="rId1173" Type="http://schemas.openxmlformats.org/officeDocument/2006/relationships/image" Target="media/image1021.wmf"/><Relationship Id="rId182" Type="http://schemas.openxmlformats.org/officeDocument/2006/relationships/image" Target="media/image169.wmf"/><Relationship Id="rId403" Type="http://schemas.openxmlformats.org/officeDocument/2006/relationships/image" Target="media/image376.wmf"/><Relationship Id="rId750" Type="http://schemas.openxmlformats.org/officeDocument/2006/relationships/oleObject" Target="embeddings/oleObject101.bin"/><Relationship Id="rId848" Type="http://schemas.openxmlformats.org/officeDocument/2006/relationships/image" Target="media/image725.wmf"/><Relationship Id="rId1033" Type="http://schemas.openxmlformats.org/officeDocument/2006/relationships/image" Target="media/image883.wmf"/><Relationship Id="rId487" Type="http://schemas.openxmlformats.org/officeDocument/2006/relationships/image" Target="media/image437.wmf"/><Relationship Id="rId610" Type="http://schemas.openxmlformats.org/officeDocument/2006/relationships/image" Target="media/image555.wmf"/><Relationship Id="rId694" Type="http://schemas.openxmlformats.org/officeDocument/2006/relationships/image" Target="media/image604.wmf"/><Relationship Id="rId708" Type="http://schemas.openxmlformats.org/officeDocument/2006/relationships/image" Target="media/image615.wmf"/><Relationship Id="rId915" Type="http://schemas.openxmlformats.org/officeDocument/2006/relationships/oleObject" Target="embeddings/oleObject135.bin"/><Relationship Id="rId1240" Type="http://schemas.openxmlformats.org/officeDocument/2006/relationships/image" Target="media/image1085.wmf"/><Relationship Id="rId347" Type="http://schemas.openxmlformats.org/officeDocument/2006/relationships/image" Target="media/image323.wmf"/><Relationship Id="rId999" Type="http://schemas.openxmlformats.org/officeDocument/2006/relationships/image" Target="media/image849.wmf"/><Relationship Id="rId1100" Type="http://schemas.openxmlformats.org/officeDocument/2006/relationships/image" Target="media/image948.wmf"/><Relationship Id="rId1184" Type="http://schemas.openxmlformats.org/officeDocument/2006/relationships/image" Target="media/image1032.wmf"/><Relationship Id="rId44" Type="http://schemas.openxmlformats.org/officeDocument/2006/relationships/image" Target="media/image36.wmf"/><Relationship Id="rId554" Type="http://schemas.openxmlformats.org/officeDocument/2006/relationships/image" Target="media/image499.wmf"/><Relationship Id="rId761" Type="http://schemas.openxmlformats.org/officeDocument/2006/relationships/image" Target="media/image647.wmf"/><Relationship Id="rId859" Type="http://schemas.openxmlformats.org/officeDocument/2006/relationships/image" Target="media/image736.wmf"/><Relationship Id="rId193" Type="http://schemas.openxmlformats.org/officeDocument/2006/relationships/oleObject" Target="embeddings/oleObject11.bin"/><Relationship Id="rId207" Type="http://schemas.openxmlformats.org/officeDocument/2006/relationships/image" Target="media/image188.wmf"/><Relationship Id="rId414" Type="http://schemas.openxmlformats.org/officeDocument/2006/relationships/image" Target="media/image387.wmf"/><Relationship Id="rId498" Type="http://schemas.openxmlformats.org/officeDocument/2006/relationships/image" Target="media/image448.wmf"/><Relationship Id="rId621" Type="http://schemas.openxmlformats.org/officeDocument/2006/relationships/image" Target="media/image566.wmf"/><Relationship Id="rId1044" Type="http://schemas.openxmlformats.org/officeDocument/2006/relationships/image" Target="media/image894.wmf"/><Relationship Id="rId1251" Type="http://schemas.openxmlformats.org/officeDocument/2006/relationships/image" Target="media/image1091.wmf"/><Relationship Id="rId260" Type="http://schemas.openxmlformats.org/officeDocument/2006/relationships/image" Target="media/image238.wmf"/><Relationship Id="rId719" Type="http://schemas.openxmlformats.org/officeDocument/2006/relationships/image" Target="media/image624.wmf"/><Relationship Id="rId926" Type="http://schemas.openxmlformats.org/officeDocument/2006/relationships/image" Target="media/image778.wmf"/><Relationship Id="rId1111" Type="http://schemas.openxmlformats.org/officeDocument/2006/relationships/image" Target="media/image959.wmf"/><Relationship Id="rId55" Type="http://schemas.openxmlformats.org/officeDocument/2006/relationships/image" Target="media/image47.wmf"/><Relationship Id="rId120" Type="http://schemas.openxmlformats.org/officeDocument/2006/relationships/image" Target="media/image112.wmf"/><Relationship Id="rId358" Type="http://schemas.openxmlformats.org/officeDocument/2006/relationships/image" Target="media/image333.wmf"/><Relationship Id="rId565" Type="http://schemas.openxmlformats.org/officeDocument/2006/relationships/image" Target="media/image510.wmf"/><Relationship Id="rId772" Type="http://schemas.openxmlformats.org/officeDocument/2006/relationships/image" Target="media/image655.wmf"/><Relationship Id="rId1195" Type="http://schemas.openxmlformats.org/officeDocument/2006/relationships/image" Target="media/image1043.wmf"/><Relationship Id="rId1209" Type="http://schemas.openxmlformats.org/officeDocument/2006/relationships/image" Target="media/image1057.emf"/><Relationship Id="rId218" Type="http://schemas.openxmlformats.org/officeDocument/2006/relationships/image" Target="media/image198.wmf"/><Relationship Id="rId425" Type="http://schemas.openxmlformats.org/officeDocument/2006/relationships/image" Target="media/image394.wmf"/><Relationship Id="rId632" Type="http://schemas.openxmlformats.org/officeDocument/2006/relationships/oleObject" Target="embeddings/oleObject50.bin"/><Relationship Id="rId1055" Type="http://schemas.openxmlformats.org/officeDocument/2006/relationships/image" Target="media/image905.wmf"/><Relationship Id="rId1262" Type="http://schemas.openxmlformats.org/officeDocument/2006/relationships/image" Target="media/image1100.wmf"/><Relationship Id="rId271" Type="http://schemas.openxmlformats.org/officeDocument/2006/relationships/image" Target="media/image249.wmf"/><Relationship Id="rId937" Type="http://schemas.openxmlformats.org/officeDocument/2006/relationships/image" Target="media/image788.wmf"/><Relationship Id="rId1122" Type="http://schemas.openxmlformats.org/officeDocument/2006/relationships/image" Target="media/image970.wmf"/><Relationship Id="rId66" Type="http://schemas.openxmlformats.org/officeDocument/2006/relationships/image" Target="media/image58.wmf"/><Relationship Id="rId131" Type="http://schemas.openxmlformats.org/officeDocument/2006/relationships/image" Target="media/image123.wmf"/><Relationship Id="rId369" Type="http://schemas.openxmlformats.org/officeDocument/2006/relationships/image" Target="media/image342.wmf"/><Relationship Id="rId576" Type="http://schemas.openxmlformats.org/officeDocument/2006/relationships/image" Target="media/image521.wmf"/><Relationship Id="rId783" Type="http://schemas.openxmlformats.org/officeDocument/2006/relationships/image" Target="media/image666.wmf"/><Relationship Id="rId990" Type="http://schemas.openxmlformats.org/officeDocument/2006/relationships/image" Target="media/image840.wmf"/><Relationship Id="rId229" Type="http://schemas.openxmlformats.org/officeDocument/2006/relationships/image" Target="media/image209.wmf"/><Relationship Id="rId436" Type="http://schemas.openxmlformats.org/officeDocument/2006/relationships/oleObject" Target="embeddings/oleObject29.bin"/><Relationship Id="rId643" Type="http://schemas.openxmlformats.org/officeDocument/2006/relationships/oleObject" Target="embeddings/oleObject56.bin"/><Relationship Id="rId1066" Type="http://schemas.openxmlformats.org/officeDocument/2006/relationships/image" Target="media/image914.wmf"/><Relationship Id="rId1273" Type="http://schemas.openxmlformats.org/officeDocument/2006/relationships/image" Target="media/image1111.wmf"/><Relationship Id="rId850" Type="http://schemas.openxmlformats.org/officeDocument/2006/relationships/image" Target="media/image727.wmf"/><Relationship Id="rId948" Type="http://schemas.openxmlformats.org/officeDocument/2006/relationships/image" Target="media/image799.wmf"/><Relationship Id="rId1133" Type="http://schemas.openxmlformats.org/officeDocument/2006/relationships/image" Target="media/image981.wmf"/><Relationship Id="rId77" Type="http://schemas.openxmlformats.org/officeDocument/2006/relationships/image" Target="media/image69.wmf"/><Relationship Id="rId282" Type="http://schemas.openxmlformats.org/officeDocument/2006/relationships/image" Target="media/image260.wmf"/><Relationship Id="rId503" Type="http://schemas.openxmlformats.org/officeDocument/2006/relationships/image" Target="media/image453.wmf"/><Relationship Id="rId587" Type="http://schemas.openxmlformats.org/officeDocument/2006/relationships/image" Target="media/image532.wmf"/><Relationship Id="rId710" Type="http://schemas.openxmlformats.org/officeDocument/2006/relationships/image" Target="media/image617.wmf"/><Relationship Id="rId808" Type="http://schemas.openxmlformats.org/officeDocument/2006/relationships/image" Target="media/image686.wmf"/><Relationship Id="rId8" Type="http://schemas.openxmlformats.org/officeDocument/2006/relationships/image" Target="media/image1.emf"/><Relationship Id="rId142" Type="http://schemas.openxmlformats.org/officeDocument/2006/relationships/image" Target="media/image134.wmf"/><Relationship Id="rId447" Type="http://schemas.openxmlformats.org/officeDocument/2006/relationships/image" Target="media/image405.wmf"/><Relationship Id="rId794" Type="http://schemas.openxmlformats.org/officeDocument/2006/relationships/image" Target="media/image674.wmf"/><Relationship Id="rId1077" Type="http://schemas.openxmlformats.org/officeDocument/2006/relationships/image" Target="media/image925.wmf"/><Relationship Id="rId1200" Type="http://schemas.openxmlformats.org/officeDocument/2006/relationships/image" Target="media/image1048.emf"/><Relationship Id="rId654" Type="http://schemas.openxmlformats.org/officeDocument/2006/relationships/image" Target="media/image586.wmf"/><Relationship Id="rId861" Type="http://schemas.openxmlformats.org/officeDocument/2006/relationships/image" Target="media/image738.wmf"/><Relationship Id="rId959" Type="http://schemas.openxmlformats.org/officeDocument/2006/relationships/image" Target="media/image810.wmf"/><Relationship Id="rId293" Type="http://schemas.openxmlformats.org/officeDocument/2006/relationships/image" Target="media/image271.wmf"/><Relationship Id="rId307" Type="http://schemas.openxmlformats.org/officeDocument/2006/relationships/image" Target="media/image285.wmf"/><Relationship Id="rId514" Type="http://schemas.openxmlformats.org/officeDocument/2006/relationships/image" Target="media/image464.wmf"/><Relationship Id="rId721" Type="http://schemas.openxmlformats.org/officeDocument/2006/relationships/image" Target="media/image625.wmf"/><Relationship Id="rId1144" Type="http://schemas.openxmlformats.org/officeDocument/2006/relationships/image" Target="media/image992.wmf"/><Relationship Id="rId88" Type="http://schemas.openxmlformats.org/officeDocument/2006/relationships/image" Target="media/image80.wmf"/><Relationship Id="rId153" Type="http://schemas.openxmlformats.org/officeDocument/2006/relationships/image" Target="media/image144.wmf"/><Relationship Id="rId360" Type="http://schemas.openxmlformats.org/officeDocument/2006/relationships/image" Target="media/image335.wmf"/><Relationship Id="rId598" Type="http://schemas.openxmlformats.org/officeDocument/2006/relationships/image" Target="media/image543.wmf"/><Relationship Id="rId819" Type="http://schemas.openxmlformats.org/officeDocument/2006/relationships/image" Target="media/image697.wmf"/><Relationship Id="rId1004" Type="http://schemas.openxmlformats.org/officeDocument/2006/relationships/image" Target="media/image854.wmf"/><Relationship Id="rId1211" Type="http://schemas.openxmlformats.org/officeDocument/2006/relationships/image" Target="media/image1059.emf"/><Relationship Id="rId220" Type="http://schemas.openxmlformats.org/officeDocument/2006/relationships/image" Target="media/image200.wmf"/><Relationship Id="rId458" Type="http://schemas.openxmlformats.org/officeDocument/2006/relationships/image" Target="media/image412.wmf"/><Relationship Id="rId665" Type="http://schemas.openxmlformats.org/officeDocument/2006/relationships/oleObject" Target="embeddings/oleObject66.bin"/><Relationship Id="rId872" Type="http://schemas.openxmlformats.org/officeDocument/2006/relationships/image" Target="media/image749.wmf"/><Relationship Id="rId1088" Type="http://schemas.openxmlformats.org/officeDocument/2006/relationships/image" Target="media/image936.wmf"/><Relationship Id="rId15" Type="http://schemas.openxmlformats.org/officeDocument/2006/relationships/image" Target="media/image7.wmf"/><Relationship Id="rId318" Type="http://schemas.openxmlformats.org/officeDocument/2006/relationships/image" Target="media/image296.wmf"/><Relationship Id="rId525" Type="http://schemas.openxmlformats.org/officeDocument/2006/relationships/image" Target="media/image475.wmf"/><Relationship Id="rId732" Type="http://schemas.openxmlformats.org/officeDocument/2006/relationships/oleObject" Target="embeddings/oleObject92.bin"/><Relationship Id="rId1155" Type="http://schemas.openxmlformats.org/officeDocument/2006/relationships/image" Target="media/image1003.wmf"/><Relationship Id="rId99" Type="http://schemas.openxmlformats.org/officeDocument/2006/relationships/image" Target="media/image91.wmf"/><Relationship Id="rId164" Type="http://schemas.openxmlformats.org/officeDocument/2006/relationships/image" Target="media/image154.wmf"/><Relationship Id="rId371" Type="http://schemas.openxmlformats.org/officeDocument/2006/relationships/image" Target="media/image344.wmf"/><Relationship Id="rId1015" Type="http://schemas.openxmlformats.org/officeDocument/2006/relationships/image" Target="media/image865.wmf"/><Relationship Id="rId1222" Type="http://schemas.openxmlformats.org/officeDocument/2006/relationships/image" Target="media/image1069.wmf"/><Relationship Id="rId469" Type="http://schemas.openxmlformats.org/officeDocument/2006/relationships/image" Target="media/image419.wmf"/><Relationship Id="rId676" Type="http://schemas.openxmlformats.org/officeDocument/2006/relationships/oleObject" Target="embeddings/oleObject72.bin"/><Relationship Id="rId883" Type="http://schemas.openxmlformats.org/officeDocument/2006/relationships/oleObject" Target="embeddings/oleObject119.bin"/><Relationship Id="rId1099" Type="http://schemas.openxmlformats.org/officeDocument/2006/relationships/image" Target="media/image947.wmf"/><Relationship Id="rId26" Type="http://schemas.openxmlformats.org/officeDocument/2006/relationships/image" Target="media/image18.wmf"/><Relationship Id="rId231" Type="http://schemas.openxmlformats.org/officeDocument/2006/relationships/image" Target="media/image211.wmf"/><Relationship Id="rId329" Type="http://schemas.openxmlformats.org/officeDocument/2006/relationships/image" Target="media/image307.wmf"/><Relationship Id="rId536" Type="http://schemas.openxmlformats.org/officeDocument/2006/relationships/image" Target="media/image483.wmf"/><Relationship Id="rId1166" Type="http://schemas.openxmlformats.org/officeDocument/2006/relationships/image" Target="media/image1014.wmf"/><Relationship Id="rId175" Type="http://schemas.openxmlformats.org/officeDocument/2006/relationships/oleObject" Target="embeddings/oleObject4.bin"/><Relationship Id="rId743" Type="http://schemas.openxmlformats.org/officeDocument/2006/relationships/image" Target="media/image638.wmf"/><Relationship Id="rId950" Type="http://schemas.openxmlformats.org/officeDocument/2006/relationships/image" Target="media/image801.wmf"/><Relationship Id="rId1026" Type="http://schemas.openxmlformats.org/officeDocument/2006/relationships/image" Target="media/image876.wmf"/><Relationship Id="rId382" Type="http://schemas.openxmlformats.org/officeDocument/2006/relationships/image" Target="media/image355.wmf"/><Relationship Id="rId603" Type="http://schemas.openxmlformats.org/officeDocument/2006/relationships/image" Target="media/image548.wmf"/><Relationship Id="rId687" Type="http://schemas.openxmlformats.org/officeDocument/2006/relationships/oleObject" Target="embeddings/oleObject79.bin"/><Relationship Id="rId810" Type="http://schemas.openxmlformats.org/officeDocument/2006/relationships/image" Target="media/image688.wmf"/><Relationship Id="rId908" Type="http://schemas.openxmlformats.org/officeDocument/2006/relationships/image" Target="media/image769.wmf"/><Relationship Id="rId1233" Type="http://schemas.openxmlformats.org/officeDocument/2006/relationships/image" Target="media/image1080.wmf"/><Relationship Id="rId242" Type="http://schemas.openxmlformats.org/officeDocument/2006/relationships/image" Target="media/image222.wmf"/><Relationship Id="rId894" Type="http://schemas.openxmlformats.org/officeDocument/2006/relationships/image" Target="media/image762.wmf"/><Relationship Id="rId1177" Type="http://schemas.openxmlformats.org/officeDocument/2006/relationships/image" Target="media/image1025.wmf"/><Relationship Id="rId37" Type="http://schemas.openxmlformats.org/officeDocument/2006/relationships/image" Target="media/image29.wmf"/><Relationship Id="rId102" Type="http://schemas.openxmlformats.org/officeDocument/2006/relationships/image" Target="media/image94.wmf"/><Relationship Id="rId547" Type="http://schemas.openxmlformats.org/officeDocument/2006/relationships/image" Target="media/image492.wmf"/><Relationship Id="rId754" Type="http://schemas.openxmlformats.org/officeDocument/2006/relationships/oleObject" Target="embeddings/oleObject103.bin"/><Relationship Id="rId961" Type="http://schemas.openxmlformats.org/officeDocument/2006/relationships/image" Target="media/image812.wmf"/><Relationship Id="rId90" Type="http://schemas.openxmlformats.org/officeDocument/2006/relationships/image" Target="media/image82.wmf"/><Relationship Id="rId186" Type="http://schemas.openxmlformats.org/officeDocument/2006/relationships/image" Target="media/image171.wmf"/><Relationship Id="rId393" Type="http://schemas.openxmlformats.org/officeDocument/2006/relationships/image" Target="media/image366.wmf"/><Relationship Id="rId407" Type="http://schemas.openxmlformats.org/officeDocument/2006/relationships/image" Target="media/image380.wmf"/><Relationship Id="rId614" Type="http://schemas.openxmlformats.org/officeDocument/2006/relationships/image" Target="media/image559.wmf"/><Relationship Id="rId821" Type="http://schemas.openxmlformats.org/officeDocument/2006/relationships/image" Target="media/image699.wmf"/><Relationship Id="rId1037" Type="http://schemas.openxmlformats.org/officeDocument/2006/relationships/image" Target="media/image887.wmf"/><Relationship Id="rId1244" Type="http://schemas.openxmlformats.org/officeDocument/2006/relationships/oleObject" Target="embeddings/oleObject149.bin"/><Relationship Id="rId253" Type="http://schemas.openxmlformats.org/officeDocument/2006/relationships/image" Target="media/image231.wmf"/><Relationship Id="rId460" Type="http://schemas.openxmlformats.org/officeDocument/2006/relationships/oleObject" Target="embeddings/oleObject40.bin"/><Relationship Id="rId698" Type="http://schemas.openxmlformats.org/officeDocument/2006/relationships/image" Target="media/image607.wmf"/><Relationship Id="rId919" Type="http://schemas.openxmlformats.org/officeDocument/2006/relationships/oleObject" Target="embeddings/oleObject137.bin"/><Relationship Id="rId1090" Type="http://schemas.openxmlformats.org/officeDocument/2006/relationships/image" Target="media/image938.wmf"/><Relationship Id="rId1104" Type="http://schemas.openxmlformats.org/officeDocument/2006/relationships/image" Target="media/image952.wmf"/><Relationship Id="rId48" Type="http://schemas.openxmlformats.org/officeDocument/2006/relationships/image" Target="media/image40.wmf"/><Relationship Id="rId113" Type="http://schemas.openxmlformats.org/officeDocument/2006/relationships/image" Target="media/image105.wmf"/><Relationship Id="rId320" Type="http://schemas.openxmlformats.org/officeDocument/2006/relationships/image" Target="media/image298.wmf"/><Relationship Id="rId558" Type="http://schemas.openxmlformats.org/officeDocument/2006/relationships/image" Target="media/image503.wmf"/><Relationship Id="rId765" Type="http://schemas.openxmlformats.org/officeDocument/2006/relationships/image" Target="media/image649.wmf"/><Relationship Id="rId972" Type="http://schemas.openxmlformats.org/officeDocument/2006/relationships/image" Target="media/image823.wmf"/><Relationship Id="rId1188" Type="http://schemas.openxmlformats.org/officeDocument/2006/relationships/image" Target="media/image1036.wmf"/><Relationship Id="rId197" Type="http://schemas.openxmlformats.org/officeDocument/2006/relationships/image" Target="media/image178.wmf"/><Relationship Id="rId418" Type="http://schemas.openxmlformats.org/officeDocument/2006/relationships/image" Target="media/image389.wmf"/><Relationship Id="rId625" Type="http://schemas.openxmlformats.org/officeDocument/2006/relationships/oleObject" Target="embeddings/oleObject48.bin"/><Relationship Id="rId832" Type="http://schemas.openxmlformats.org/officeDocument/2006/relationships/image" Target="media/image710.wmf"/><Relationship Id="rId1048" Type="http://schemas.openxmlformats.org/officeDocument/2006/relationships/image" Target="media/image898.wmf"/><Relationship Id="rId1255" Type="http://schemas.openxmlformats.org/officeDocument/2006/relationships/oleObject" Target="embeddings/oleObject153.bin"/><Relationship Id="rId264" Type="http://schemas.openxmlformats.org/officeDocument/2006/relationships/image" Target="media/image242.wmf"/><Relationship Id="rId471" Type="http://schemas.openxmlformats.org/officeDocument/2006/relationships/image" Target="media/image421.wmf"/><Relationship Id="rId1115" Type="http://schemas.openxmlformats.org/officeDocument/2006/relationships/image" Target="media/image963.wmf"/><Relationship Id="rId59" Type="http://schemas.openxmlformats.org/officeDocument/2006/relationships/image" Target="media/image51.wmf"/><Relationship Id="rId124" Type="http://schemas.openxmlformats.org/officeDocument/2006/relationships/image" Target="media/image116.wmf"/><Relationship Id="rId569" Type="http://schemas.openxmlformats.org/officeDocument/2006/relationships/image" Target="media/image514.wmf"/><Relationship Id="rId776" Type="http://schemas.openxmlformats.org/officeDocument/2006/relationships/image" Target="media/image659.wmf"/><Relationship Id="rId983" Type="http://schemas.openxmlformats.org/officeDocument/2006/relationships/image" Target="media/image834.wmf"/><Relationship Id="rId1199" Type="http://schemas.openxmlformats.org/officeDocument/2006/relationships/image" Target="media/image1047.emf"/><Relationship Id="rId331" Type="http://schemas.openxmlformats.org/officeDocument/2006/relationships/image" Target="media/image309.wmf"/><Relationship Id="rId429" Type="http://schemas.openxmlformats.org/officeDocument/2006/relationships/image" Target="media/image396.wmf"/><Relationship Id="rId636" Type="http://schemas.openxmlformats.org/officeDocument/2006/relationships/image" Target="media/image576.wmf"/><Relationship Id="rId1059" Type="http://schemas.openxmlformats.org/officeDocument/2006/relationships/image" Target="media/image908.wmf"/><Relationship Id="rId1266" Type="http://schemas.openxmlformats.org/officeDocument/2006/relationships/image" Target="media/image1104.wmf"/><Relationship Id="rId843" Type="http://schemas.openxmlformats.org/officeDocument/2006/relationships/image" Target="media/image720.wmf"/><Relationship Id="rId1126" Type="http://schemas.openxmlformats.org/officeDocument/2006/relationships/image" Target="media/image974.wmf"/><Relationship Id="rId275" Type="http://schemas.openxmlformats.org/officeDocument/2006/relationships/image" Target="media/image253.wmf"/><Relationship Id="rId482" Type="http://schemas.openxmlformats.org/officeDocument/2006/relationships/image" Target="media/image432.wmf"/><Relationship Id="rId703" Type="http://schemas.openxmlformats.org/officeDocument/2006/relationships/image" Target="media/image611.wmf"/><Relationship Id="rId910" Type="http://schemas.openxmlformats.org/officeDocument/2006/relationships/image" Target="media/image770.wmf"/><Relationship Id="rId135" Type="http://schemas.openxmlformats.org/officeDocument/2006/relationships/image" Target="media/image127.wmf"/><Relationship Id="rId342" Type="http://schemas.openxmlformats.org/officeDocument/2006/relationships/oleObject" Target="embeddings/oleObject15.bin"/><Relationship Id="rId787" Type="http://schemas.openxmlformats.org/officeDocument/2006/relationships/image" Target="media/image669.wmf"/><Relationship Id="rId994" Type="http://schemas.openxmlformats.org/officeDocument/2006/relationships/image" Target="media/image844.wmf"/><Relationship Id="rId202" Type="http://schemas.openxmlformats.org/officeDocument/2006/relationships/image" Target="media/image183.wmf"/><Relationship Id="rId647" Type="http://schemas.openxmlformats.org/officeDocument/2006/relationships/oleObject" Target="embeddings/oleObject58.bin"/><Relationship Id="rId854" Type="http://schemas.openxmlformats.org/officeDocument/2006/relationships/image" Target="media/image731.wmf"/><Relationship Id="rId1277" Type="http://schemas.openxmlformats.org/officeDocument/2006/relationships/image" Target="media/image1115.wmf"/><Relationship Id="rId286" Type="http://schemas.openxmlformats.org/officeDocument/2006/relationships/image" Target="media/image264.wmf"/><Relationship Id="rId493" Type="http://schemas.openxmlformats.org/officeDocument/2006/relationships/image" Target="media/image443.wmf"/><Relationship Id="rId507" Type="http://schemas.openxmlformats.org/officeDocument/2006/relationships/image" Target="media/image457.wmf"/><Relationship Id="rId714" Type="http://schemas.openxmlformats.org/officeDocument/2006/relationships/image" Target="media/image621.wmf"/><Relationship Id="rId921" Type="http://schemas.openxmlformats.org/officeDocument/2006/relationships/oleObject" Target="embeddings/oleObject138.bin"/><Relationship Id="rId1137" Type="http://schemas.openxmlformats.org/officeDocument/2006/relationships/image" Target="media/image985.wmf"/><Relationship Id="rId50" Type="http://schemas.openxmlformats.org/officeDocument/2006/relationships/image" Target="media/image42.wmf"/><Relationship Id="rId146" Type="http://schemas.openxmlformats.org/officeDocument/2006/relationships/image" Target="media/image137.wmf"/><Relationship Id="rId353" Type="http://schemas.openxmlformats.org/officeDocument/2006/relationships/image" Target="media/image329.wmf"/><Relationship Id="rId560" Type="http://schemas.openxmlformats.org/officeDocument/2006/relationships/image" Target="media/image505.wmf"/><Relationship Id="rId798" Type="http://schemas.openxmlformats.org/officeDocument/2006/relationships/image" Target="media/image676.wmf"/><Relationship Id="rId1190" Type="http://schemas.openxmlformats.org/officeDocument/2006/relationships/image" Target="media/image1038.wmf"/><Relationship Id="rId1204" Type="http://schemas.openxmlformats.org/officeDocument/2006/relationships/image" Target="media/image1052.wmf"/><Relationship Id="rId213" Type="http://schemas.openxmlformats.org/officeDocument/2006/relationships/image" Target="media/image193.wmf"/><Relationship Id="rId420" Type="http://schemas.openxmlformats.org/officeDocument/2006/relationships/image" Target="media/image391.wmf"/><Relationship Id="rId658" Type="http://schemas.openxmlformats.org/officeDocument/2006/relationships/image" Target="media/image588.wmf"/><Relationship Id="rId865" Type="http://schemas.openxmlformats.org/officeDocument/2006/relationships/image" Target="media/image742.wmf"/><Relationship Id="rId1050" Type="http://schemas.openxmlformats.org/officeDocument/2006/relationships/image" Target="media/image900.wmf"/><Relationship Id="rId297" Type="http://schemas.openxmlformats.org/officeDocument/2006/relationships/image" Target="media/image275.wmf"/><Relationship Id="rId518" Type="http://schemas.openxmlformats.org/officeDocument/2006/relationships/image" Target="media/image468.wmf"/><Relationship Id="rId725" Type="http://schemas.openxmlformats.org/officeDocument/2006/relationships/image" Target="media/image628.wmf"/><Relationship Id="rId932" Type="http://schemas.openxmlformats.org/officeDocument/2006/relationships/image" Target="media/image783.wmf"/><Relationship Id="rId1148" Type="http://schemas.openxmlformats.org/officeDocument/2006/relationships/image" Target="media/image996.wmf"/><Relationship Id="rId157" Type="http://schemas.openxmlformats.org/officeDocument/2006/relationships/package" Target="embeddings/Microsoft_Visio_Drawing.vsdx"/><Relationship Id="rId364" Type="http://schemas.openxmlformats.org/officeDocument/2006/relationships/oleObject" Target="embeddings/oleObject19.bin"/><Relationship Id="rId1008" Type="http://schemas.openxmlformats.org/officeDocument/2006/relationships/image" Target="media/image858.wmf"/><Relationship Id="rId1215" Type="http://schemas.openxmlformats.org/officeDocument/2006/relationships/image" Target="media/image1063.emf"/><Relationship Id="rId61" Type="http://schemas.openxmlformats.org/officeDocument/2006/relationships/image" Target="media/image53.wmf"/><Relationship Id="rId571" Type="http://schemas.openxmlformats.org/officeDocument/2006/relationships/image" Target="media/image516.wmf"/><Relationship Id="rId669" Type="http://schemas.openxmlformats.org/officeDocument/2006/relationships/oleObject" Target="embeddings/oleObject68.bin"/><Relationship Id="rId876" Type="http://schemas.openxmlformats.org/officeDocument/2006/relationships/image" Target="media/image753.wmf"/><Relationship Id="rId19" Type="http://schemas.openxmlformats.org/officeDocument/2006/relationships/image" Target="media/image11.wmf"/><Relationship Id="rId224" Type="http://schemas.openxmlformats.org/officeDocument/2006/relationships/image" Target="media/image204.wmf"/><Relationship Id="rId431" Type="http://schemas.openxmlformats.org/officeDocument/2006/relationships/image" Target="media/image397.wmf"/><Relationship Id="rId529" Type="http://schemas.openxmlformats.org/officeDocument/2006/relationships/oleObject" Target="embeddings/oleObject43.bin"/><Relationship Id="rId736" Type="http://schemas.openxmlformats.org/officeDocument/2006/relationships/oleObject" Target="embeddings/oleObject94.bin"/><Relationship Id="rId1061" Type="http://schemas.openxmlformats.org/officeDocument/2006/relationships/oleObject" Target="embeddings/oleObject144.bin"/><Relationship Id="rId1159" Type="http://schemas.openxmlformats.org/officeDocument/2006/relationships/image" Target="media/image1007.wmf"/><Relationship Id="rId168" Type="http://schemas.openxmlformats.org/officeDocument/2006/relationships/image" Target="media/image158.wmf"/><Relationship Id="rId943" Type="http://schemas.openxmlformats.org/officeDocument/2006/relationships/image" Target="media/image794.wmf"/><Relationship Id="rId1019" Type="http://schemas.openxmlformats.org/officeDocument/2006/relationships/image" Target="media/image869.wmf"/><Relationship Id="rId72" Type="http://schemas.openxmlformats.org/officeDocument/2006/relationships/image" Target="media/image64.wmf"/><Relationship Id="rId375" Type="http://schemas.openxmlformats.org/officeDocument/2006/relationships/image" Target="media/image348.wmf"/><Relationship Id="rId582" Type="http://schemas.openxmlformats.org/officeDocument/2006/relationships/image" Target="media/image527.wmf"/><Relationship Id="rId803" Type="http://schemas.openxmlformats.org/officeDocument/2006/relationships/image" Target="media/image681.wmf"/><Relationship Id="rId1226" Type="http://schemas.openxmlformats.org/officeDocument/2006/relationships/image" Target="media/image1073.wmf"/><Relationship Id="rId3" Type="http://schemas.openxmlformats.org/officeDocument/2006/relationships/styles" Target="styles.xml"/><Relationship Id="rId235" Type="http://schemas.openxmlformats.org/officeDocument/2006/relationships/image" Target="media/image215.wmf"/><Relationship Id="rId442" Type="http://schemas.openxmlformats.org/officeDocument/2006/relationships/oleObject" Target="embeddings/oleObject32.bin"/><Relationship Id="rId887" Type="http://schemas.openxmlformats.org/officeDocument/2006/relationships/oleObject" Target="embeddings/oleObject121.bin"/><Relationship Id="rId1072" Type="http://schemas.openxmlformats.org/officeDocument/2006/relationships/image" Target="media/image920.wmf"/><Relationship Id="rId302" Type="http://schemas.openxmlformats.org/officeDocument/2006/relationships/image" Target="media/image280.wmf"/><Relationship Id="rId747" Type="http://schemas.openxmlformats.org/officeDocument/2006/relationships/image" Target="media/image640.wmf"/><Relationship Id="rId954" Type="http://schemas.openxmlformats.org/officeDocument/2006/relationships/image" Target="media/image805.wmf"/><Relationship Id="rId83" Type="http://schemas.openxmlformats.org/officeDocument/2006/relationships/image" Target="media/image75.wmf"/><Relationship Id="rId179" Type="http://schemas.openxmlformats.org/officeDocument/2006/relationships/image" Target="media/image167.wmf"/><Relationship Id="rId386" Type="http://schemas.openxmlformats.org/officeDocument/2006/relationships/image" Target="media/image359.wmf"/><Relationship Id="rId593" Type="http://schemas.openxmlformats.org/officeDocument/2006/relationships/image" Target="media/image538.wmf"/><Relationship Id="rId607" Type="http://schemas.openxmlformats.org/officeDocument/2006/relationships/image" Target="media/image552.wmf"/><Relationship Id="rId814" Type="http://schemas.openxmlformats.org/officeDocument/2006/relationships/image" Target="media/image692.wmf"/><Relationship Id="rId1237" Type="http://schemas.openxmlformats.org/officeDocument/2006/relationships/image" Target="media/image1082.wmf"/><Relationship Id="rId246" Type="http://schemas.openxmlformats.org/officeDocument/2006/relationships/oleObject" Target="embeddings/oleObject14.bin"/><Relationship Id="rId453" Type="http://schemas.openxmlformats.org/officeDocument/2006/relationships/image" Target="media/image410.wmf"/><Relationship Id="rId660" Type="http://schemas.openxmlformats.org/officeDocument/2006/relationships/image" Target="media/image589.wmf"/><Relationship Id="rId898" Type="http://schemas.openxmlformats.org/officeDocument/2006/relationships/image" Target="media/image764.wmf"/><Relationship Id="rId1083" Type="http://schemas.openxmlformats.org/officeDocument/2006/relationships/image" Target="media/image931.wmf"/><Relationship Id="rId106" Type="http://schemas.openxmlformats.org/officeDocument/2006/relationships/image" Target="media/image98.wmf"/><Relationship Id="rId313" Type="http://schemas.openxmlformats.org/officeDocument/2006/relationships/image" Target="media/image291.wmf"/><Relationship Id="rId758" Type="http://schemas.openxmlformats.org/officeDocument/2006/relationships/image" Target="media/image646.wmf"/><Relationship Id="rId965" Type="http://schemas.openxmlformats.org/officeDocument/2006/relationships/image" Target="media/image816.wmf"/><Relationship Id="rId1150" Type="http://schemas.openxmlformats.org/officeDocument/2006/relationships/image" Target="media/image998.wmf"/><Relationship Id="rId10" Type="http://schemas.openxmlformats.org/officeDocument/2006/relationships/image" Target="media/image2.png"/><Relationship Id="rId94" Type="http://schemas.openxmlformats.org/officeDocument/2006/relationships/image" Target="media/image86.wmf"/><Relationship Id="rId397" Type="http://schemas.openxmlformats.org/officeDocument/2006/relationships/image" Target="media/image370.wmf"/><Relationship Id="rId520" Type="http://schemas.openxmlformats.org/officeDocument/2006/relationships/image" Target="media/image470.wmf"/><Relationship Id="rId618" Type="http://schemas.openxmlformats.org/officeDocument/2006/relationships/image" Target="media/image563.wmf"/><Relationship Id="rId825" Type="http://schemas.openxmlformats.org/officeDocument/2006/relationships/image" Target="media/image703.wmf"/><Relationship Id="rId1248" Type="http://schemas.openxmlformats.org/officeDocument/2006/relationships/oleObject" Target="embeddings/oleObject151.bin"/><Relationship Id="rId257" Type="http://schemas.openxmlformats.org/officeDocument/2006/relationships/image" Target="media/image235.wmf"/><Relationship Id="rId464" Type="http://schemas.openxmlformats.org/officeDocument/2006/relationships/image" Target="media/image414.wmf"/><Relationship Id="rId1010" Type="http://schemas.openxmlformats.org/officeDocument/2006/relationships/image" Target="media/image860.emf"/><Relationship Id="rId1094" Type="http://schemas.openxmlformats.org/officeDocument/2006/relationships/image" Target="media/image942.wmf"/><Relationship Id="rId1108" Type="http://schemas.openxmlformats.org/officeDocument/2006/relationships/image" Target="media/image956.wmf"/><Relationship Id="rId117" Type="http://schemas.openxmlformats.org/officeDocument/2006/relationships/image" Target="media/image109.wmf"/><Relationship Id="rId671" Type="http://schemas.openxmlformats.org/officeDocument/2006/relationships/oleObject" Target="embeddings/oleObject69.bin"/><Relationship Id="rId769" Type="http://schemas.openxmlformats.org/officeDocument/2006/relationships/image" Target="media/image653.wmf"/><Relationship Id="rId976" Type="http://schemas.openxmlformats.org/officeDocument/2006/relationships/image" Target="media/image827.wmf"/><Relationship Id="rId324" Type="http://schemas.openxmlformats.org/officeDocument/2006/relationships/image" Target="media/image302.wmf"/><Relationship Id="rId531" Type="http://schemas.openxmlformats.org/officeDocument/2006/relationships/oleObject" Target="embeddings/oleObject44.bin"/><Relationship Id="rId629" Type="http://schemas.openxmlformats.org/officeDocument/2006/relationships/image" Target="media/image572.wmf"/><Relationship Id="rId1161" Type="http://schemas.openxmlformats.org/officeDocument/2006/relationships/image" Target="media/image1009.wmf"/><Relationship Id="rId1259" Type="http://schemas.openxmlformats.org/officeDocument/2006/relationships/image" Target="media/image1097.wmf"/><Relationship Id="rId836" Type="http://schemas.openxmlformats.org/officeDocument/2006/relationships/image" Target="media/image714.wmf"/><Relationship Id="rId1021" Type="http://schemas.openxmlformats.org/officeDocument/2006/relationships/image" Target="media/image871.wmf"/><Relationship Id="rId1119" Type="http://schemas.openxmlformats.org/officeDocument/2006/relationships/image" Target="media/image967.wmf"/><Relationship Id="rId903" Type="http://schemas.openxmlformats.org/officeDocument/2006/relationships/oleObject" Target="embeddings/oleObject129.bin"/><Relationship Id="rId32" Type="http://schemas.openxmlformats.org/officeDocument/2006/relationships/image" Target="media/image24.wmf"/><Relationship Id="rId181" Type="http://schemas.openxmlformats.org/officeDocument/2006/relationships/oleObject" Target="embeddings/oleObject5.bin"/><Relationship Id="rId279" Type="http://schemas.openxmlformats.org/officeDocument/2006/relationships/image" Target="media/image257.wmf"/><Relationship Id="rId486" Type="http://schemas.openxmlformats.org/officeDocument/2006/relationships/image" Target="media/image436.wmf"/><Relationship Id="rId693" Type="http://schemas.openxmlformats.org/officeDocument/2006/relationships/image" Target="media/image603.wmf"/><Relationship Id="rId139" Type="http://schemas.openxmlformats.org/officeDocument/2006/relationships/image" Target="media/image131.wmf"/><Relationship Id="rId346" Type="http://schemas.openxmlformats.org/officeDocument/2006/relationships/image" Target="media/image322.wmf"/><Relationship Id="rId553" Type="http://schemas.openxmlformats.org/officeDocument/2006/relationships/image" Target="media/image498.wmf"/><Relationship Id="rId760" Type="http://schemas.openxmlformats.org/officeDocument/2006/relationships/oleObject" Target="embeddings/oleObject106.bin"/><Relationship Id="rId998" Type="http://schemas.openxmlformats.org/officeDocument/2006/relationships/image" Target="media/image848.emf"/><Relationship Id="rId1183" Type="http://schemas.openxmlformats.org/officeDocument/2006/relationships/image" Target="media/image1031.wmf"/><Relationship Id="rId206" Type="http://schemas.openxmlformats.org/officeDocument/2006/relationships/image" Target="media/image187.wmf"/><Relationship Id="rId413" Type="http://schemas.openxmlformats.org/officeDocument/2006/relationships/image" Target="media/image386.wmf"/><Relationship Id="rId858" Type="http://schemas.openxmlformats.org/officeDocument/2006/relationships/image" Target="media/image735.wmf"/><Relationship Id="rId1043" Type="http://schemas.openxmlformats.org/officeDocument/2006/relationships/image" Target="media/image893.wmf"/><Relationship Id="rId620" Type="http://schemas.openxmlformats.org/officeDocument/2006/relationships/image" Target="media/image565.wmf"/><Relationship Id="rId718" Type="http://schemas.openxmlformats.org/officeDocument/2006/relationships/image" Target="media/image623.wmf"/><Relationship Id="rId925" Type="http://schemas.openxmlformats.org/officeDocument/2006/relationships/oleObject" Target="embeddings/oleObject140.bin"/><Relationship Id="rId1250" Type="http://schemas.openxmlformats.org/officeDocument/2006/relationships/oleObject" Target="embeddings/oleObject152.bin"/><Relationship Id="rId1110" Type="http://schemas.openxmlformats.org/officeDocument/2006/relationships/image" Target="media/image958.emf"/><Relationship Id="rId1208" Type="http://schemas.openxmlformats.org/officeDocument/2006/relationships/image" Target="media/image1056.emf"/><Relationship Id="rId54" Type="http://schemas.openxmlformats.org/officeDocument/2006/relationships/image" Target="media/image46.wmf"/><Relationship Id="rId270" Type="http://schemas.openxmlformats.org/officeDocument/2006/relationships/image" Target="media/image248.wmf"/><Relationship Id="rId130" Type="http://schemas.openxmlformats.org/officeDocument/2006/relationships/image" Target="media/image122.wmf"/><Relationship Id="rId368" Type="http://schemas.openxmlformats.org/officeDocument/2006/relationships/image" Target="media/image341.wmf"/><Relationship Id="rId575" Type="http://schemas.openxmlformats.org/officeDocument/2006/relationships/image" Target="media/image520.wmf"/><Relationship Id="rId782" Type="http://schemas.openxmlformats.org/officeDocument/2006/relationships/image" Target="media/image665.wmf"/><Relationship Id="rId228" Type="http://schemas.openxmlformats.org/officeDocument/2006/relationships/image" Target="media/image208.wmf"/><Relationship Id="rId435" Type="http://schemas.openxmlformats.org/officeDocument/2006/relationships/image" Target="media/image399.wmf"/><Relationship Id="rId642" Type="http://schemas.openxmlformats.org/officeDocument/2006/relationships/image" Target="media/image579.wmf"/><Relationship Id="rId1065" Type="http://schemas.openxmlformats.org/officeDocument/2006/relationships/image" Target="media/image913.wmf"/><Relationship Id="rId1272" Type="http://schemas.openxmlformats.org/officeDocument/2006/relationships/image" Target="media/image1110.wmf"/><Relationship Id="rId502" Type="http://schemas.openxmlformats.org/officeDocument/2006/relationships/image" Target="media/image452.wmf"/><Relationship Id="rId947" Type="http://schemas.openxmlformats.org/officeDocument/2006/relationships/image" Target="media/image798.wmf"/><Relationship Id="rId1132" Type="http://schemas.openxmlformats.org/officeDocument/2006/relationships/image" Target="media/image980.wmf"/><Relationship Id="rId76" Type="http://schemas.openxmlformats.org/officeDocument/2006/relationships/image" Target="media/image68.wmf"/><Relationship Id="rId807" Type="http://schemas.openxmlformats.org/officeDocument/2006/relationships/image" Target="media/image685.wmf"/><Relationship Id="rId292" Type="http://schemas.openxmlformats.org/officeDocument/2006/relationships/image" Target="media/image270.wmf"/><Relationship Id="rId597" Type="http://schemas.openxmlformats.org/officeDocument/2006/relationships/image" Target="media/image542.wmf"/><Relationship Id="rId152" Type="http://schemas.openxmlformats.org/officeDocument/2006/relationships/image" Target="media/image143.wmf"/><Relationship Id="rId457" Type="http://schemas.openxmlformats.org/officeDocument/2006/relationships/oleObject" Target="embeddings/oleObject38.bin"/><Relationship Id="rId1087" Type="http://schemas.openxmlformats.org/officeDocument/2006/relationships/image" Target="media/image935.wmf"/><Relationship Id="rId664" Type="http://schemas.openxmlformats.org/officeDocument/2006/relationships/image" Target="media/image591.wmf"/><Relationship Id="rId871" Type="http://schemas.openxmlformats.org/officeDocument/2006/relationships/image" Target="media/image748.wmf"/><Relationship Id="rId969" Type="http://schemas.openxmlformats.org/officeDocument/2006/relationships/image" Target="media/image820.wmf"/><Relationship Id="rId317" Type="http://schemas.openxmlformats.org/officeDocument/2006/relationships/image" Target="media/image295.wmf"/><Relationship Id="rId524" Type="http://schemas.openxmlformats.org/officeDocument/2006/relationships/image" Target="media/image474.wmf"/><Relationship Id="rId731" Type="http://schemas.openxmlformats.org/officeDocument/2006/relationships/image" Target="media/image632.wmf"/><Relationship Id="rId1154" Type="http://schemas.openxmlformats.org/officeDocument/2006/relationships/image" Target="media/image1002.wmf"/><Relationship Id="rId98" Type="http://schemas.openxmlformats.org/officeDocument/2006/relationships/image" Target="media/image90.wmf"/><Relationship Id="rId829" Type="http://schemas.openxmlformats.org/officeDocument/2006/relationships/image" Target="media/image707.wmf"/><Relationship Id="rId1014" Type="http://schemas.openxmlformats.org/officeDocument/2006/relationships/image" Target="media/image864.wmf"/><Relationship Id="rId1221" Type="http://schemas.openxmlformats.org/officeDocument/2006/relationships/image" Target="media/image1068.wmf"/><Relationship Id="rId25" Type="http://schemas.openxmlformats.org/officeDocument/2006/relationships/image" Target="media/image17.wmf"/><Relationship Id="rId174" Type="http://schemas.openxmlformats.org/officeDocument/2006/relationships/image" Target="media/image163.wmf"/><Relationship Id="rId381" Type="http://schemas.openxmlformats.org/officeDocument/2006/relationships/image" Target="media/image354.wmf"/><Relationship Id="rId241" Type="http://schemas.openxmlformats.org/officeDocument/2006/relationships/image" Target="media/image221.wmf"/><Relationship Id="rId479" Type="http://schemas.openxmlformats.org/officeDocument/2006/relationships/image" Target="media/image429.wmf"/><Relationship Id="rId686" Type="http://schemas.openxmlformats.org/officeDocument/2006/relationships/oleObject" Target="embeddings/oleObject78.bin"/><Relationship Id="rId893" Type="http://schemas.openxmlformats.org/officeDocument/2006/relationships/oleObject" Target="embeddings/oleObject124.bin"/><Relationship Id="rId339" Type="http://schemas.openxmlformats.org/officeDocument/2006/relationships/image" Target="media/image317.wmf"/><Relationship Id="rId546" Type="http://schemas.openxmlformats.org/officeDocument/2006/relationships/image" Target="media/image491.wmf"/><Relationship Id="rId753" Type="http://schemas.openxmlformats.org/officeDocument/2006/relationships/image" Target="media/image643.wmf"/><Relationship Id="rId1176" Type="http://schemas.openxmlformats.org/officeDocument/2006/relationships/image" Target="media/image1024.wmf"/><Relationship Id="rId101" Type="http://schemas.openxmlformats.org/officeDocument/2006/relationships/image" Target="media/image93.wmf"/><Relationship Id="rId406" Type="http://schemas.openxmlformats.org/officeDocument/2006/relationships/image" Target="media/image379.wmf"/><Relationship Id="rId960" Type="http://schemas.openxmlformats.org/officeDocument/2006/relationships/image" Target="media/image811.wmf"/><Relationship Id="rId1036" Type="http://schemas.openxmlformats.org/officeDocument/2006/relationships/image" Target="media/image886.wmf"/><Relationship Id="rId1243" Type="http://schemas.openxmlformats.org/officeDocument/2006/relationships/image" Target="media/image1087.wmf"/><Relationship Id="rId613" Type="http://schemas.openxmlformats.org/officeDocument/2006/relationships/image" Target="media/image558.wmf"/><Relationship Id="rId820" Type="http://schemas.openxmlformats.org/officeDocument/2006/relationships/image" Target="media/image698.wmf"/><Relationship Id="rId918" Type="http://schemas.openxmlformats.org/officeDocument/2006/relationships/image" Target="media/image774.wmf"/><Relationship Id="rId1103" Type="http://schemas.openxmlformats.org/officeDocument/2006/relationships/image" Target="media/image951.wmf"/><Relationship Id="rId47" Type="http://schemas.openxmlformats.org/officeDocument/2006/relationships/image" Target="media/image39.wmf"/><Relationship Id="rId196" Type="http://schemas.openxmlformats.org/officeDocument/2006/relationships/image" Target="media/image177.wmf"/><Relationship Id="rId263" Type="http://schemas.openxmlformats.org/officeDocument/2006/relationships/image" Target="media/image241.wmf"/><Relationship Id="rId470" Type="http://schemas.openxmlformats.org/officeDocument/2006/relationships/image" Target="media/image420.wmf"/><Relationship Id="rId123" Type="http://schemas.openxmlformats.org/officeDocument/2006/relationships/image" Target="media/image115.wmf"/><Relationship Id="rId330" Type="http://schemas.openxmlformats.org/officeDocument/2006/relationships/image" Target="media/image308.wmf"/><Relationship Id="rId568" Type="http://schemas.openxmlformats.org/officeDocument/2006/relationships/image" Target="media/image513.wmf"/><Relationship Id="rId775" Type="http://schemas.openxmlformats.org/officeDocument/2006/relationships/image" Target="media/image658.wmf"/><Relationship Id="rId982" Type="http://schemas.openxmlformats.org/officeDocument/2006/relationships/image" Target="media/image833.wmf"/><Relationship Id="rId1198" Type="http://schemas.openxmlformats.org/officeDocument/2006/relationships/image" Target="media/image1046.emf"/><Relationship Id="rId428" Type="http://schemas.openxmlformats.org/officeDocument/2006/relationships/oleObject" Target="embeddings/oleObject25.bin"/><Relationship Id="rId635" Type="http://schemas.openxmlformats.org/officeDocument/2006/relationships/oleObject" Target="embeddings/oleObject52.bin"/><Relationship Id="rId842" Type="http://schemas.openxmlformats.org/officeDocument/2006/relationships/image" Target="media/image719.wmf"/><Relationship Id="rId1058" Type="http://schemas.openxmlformats.org/officeDocument/2006/relationships/oleObject" Target="embeddings/oleObject143.bin"/><Relationship Id="rId1265" Type="http://schemas.openxmlformats.org/officeDocument/2006/relationships/image" Target="media/image1103.wmf"/><Relationship Id="rId702" Type="http://schemas.openxmlformats.org/officeDocument/2006/relationships/image" Target="media/image610.wmf"/><Relationship Id="rId1125" Type="http://schemas.openxmlformats.org/officeDocument/2006/relationships/image" Target="media/image973.wmf"/><Relationship Id="rId69" Type="http://schemas.openxmlformats.org/officeDocument/2006/relationships/image" Target="media/image61.wmf"/><Relationship Id="rId285" Type="http://schemas.openxmlformats.org/officeDocument/2006/relationships/image" Target="media/image263.wmf"/><Relationship Id="rId492" Type="http://schemas.openxmlformats.org/officeDocument/2006/relationships/image" Target="media/image442.wmf"/><Relationship Id="rId797" Type="http://schemas.openxmlformats.org/officeDocument/2006/relationships/oleObject" Target="embeddings/oleObject114.bin"/><Relationship Id="rId145" Type="http://schemas.openxmlformats.org/officeDocument/2006/relationships/image" Target="media/image136.wmf"/><Relationship Id="rId352" Type="http://schemas.openxmlformats.org/officeDocument/2006/relationships/image" Target="media/image328.wmf"/><Relationship Id="rId212" Type="http://schemas.openxmlformats.org/officeDocument/2006/relationships/image" Target="media/image192.wmf"/><Relationship Id="rId657" Type="http://schemas.openxmlformats.org/officeDocument/2006/relationships/oleObject" Target="embeddings/oleObject62.bin"/><Relationship Id="rId864" Type="http://schemas.openxmlformats.org/officeDocument/2006/relationships/image" Target="media/image741.wmf"/><Relationship Id="rId517" Type="http://schemas.openxmlformats.org/officeDocument/2006/relationships/image" Target="media/image467.wmf"/><Relationship Id="rId724" Type="http://schemas.openxmlformats.org/officeDocument/2006/relationships/image" Target="media/image627.wmf"/><Relationship Id="rId931" Type="http://schemas.openxmlformats.org/officeDocument/2006/relationships/image" Target="media/image782.wmf"/><Relationship Id="rId1147" Type="http://schemas.openxmlformats.org/officeDocument/2006/relationships/image" Target="media/image995.wmf"/><Relationship Id="rId60" Type="http://schemas.openxmlformats.org/officeDocument/2006/relationships/image" Target="media/image52.wmf"/><Relationship Id="rId1007" Type="http://schemas.openxmlformats.org/officeDocument/2006/relationships/image" Target="media/image857.wmf"/><Relationship Id="rId1214" Type="http://schemas.openxmlformats.org/officeDocument/2006/relationships/image" Target="media/image1062.emf"/><Relationship Id="rId18" Type="http://schemas.openxmlformats.org/officeDocument/2006/relationships/image" Target="media/image10.wmf"/><Relationship Id="rId167" Type="http://schemas.openxmlformats.org/officeDocument/2006/relationships/image" Target="media/image157.wmf"/><Relationship Id="rId374" Type="http://schemas.openxmlformats.org/officeDocument/2006/relationships/image" Target="media/image347.wmf"/><Relationship Id="rId581" Type="http://schemas.openxmlformats.org/officeDocument/2006/relationships/image" Target="media/image526.wmf"/><Relationship Id="rId234" Type="http://schemas.openxmlformats.org/officeDocument/2006/relationships/image" Target="media/image214.wmf"/><Relationship Id="rId679" Type="http://schemas.openxmlformats.org/officeDocument/2006/relationships/oleObject" Target="embeddings/oleObject74.bin"/><Relationship Id="rId886" Type="http://schemas.openxmlformats.org/officeDocument/2006/relationships/image" Target="media/image758.wmf"/><Relationship Id="rId2" Type="http://schemas.openxmlformats.org/officeDocument/2006/relationships/numbering" Target="numbering.xml"/><Relationship Id="rId441" Type="http://schemas.openxmlformats.org/officeDocument/2006/relationships/image" Target="media/image402.wmf"/><Relationship Id="rId539" Type="http://schemas.openxmlformats.org/officeDocument/2006/relationships/oleObject" Target="embeddings/oleObject46.bin"/><Relationship Id="rId746" Type="http://schemas.openxmlformats.org/officeDocument/2006/relationships/oleObject" Target="embeddings/oleObject99.bin"/><Relationship Id="rId1071" Type="http://schemas.openxmlformats.org/officeDocument/2006/relationships/image" Target="media/image919.wmf"/><Relationship Id="rId1169" Type="http://schemas.openxmlformats.org/officeDocument/2006/relationships/image" Target="media/image1017.wmf"/><Relationship Id="rId301" Type="http://schemas.openxmlformats.org/officeDocument/2006/relationships/image" Target="media/image279.wmf"/><Relationship Id="rId953" Type="http://schemas.openxmlformats.org/officeDocument/2006/relationships/image" Target="media/image804.wmf"/><Relationship Id="rId1029" Type="http://schemas.openxmlformats.org/officeDocument/2006/relationships/image" Target="media/image879.wmf"/><Relationship Id="rId1236" Type="http://schemas.openxmlformats.org/officeDocument/2006/relationships/oleObject" Target="embeddings/oleObject147.bin"/><Relationship Id="rId82" Type="http://schemas.openxmlformats.org/officeDocument/2006/relationships/image" Target="media/image74.wmf"/><Relationship Id="rId606" Type="http://schemas.openxmlformats.org/officeDocument/2006/relationships/image" Target="media/image551.wmf"/><Relationship Id="rId813" Type="http://schemas.openxmlformats.org/officeDocument/2006/relationships/image" Target="media/image691.wmf"/><Relationship Id="rId189" Type="http://schemas.openxmlformats.org/officeDocument/2006/relationships/oleObject" Target="embeddings/oleObject9.bin"/><Relationship Id="rId396" Type="http://schemas.openxmlformats.org/officeDocument/2006/relationships/image" Target="media/image369.wmf"/><Relationship Id="rId256" Type="http://schemas.openxmlformats.org/officeDocument/2006/relationships/image" Target="media/image234.wmf"/><Relationship Id="rId463" Type="http://schemas.openxmlformats.org/officeDocument/2006/relationships/oleObject" Target="embeddings/oleObject42.bin"/><Relationship Id="rId670" Type="http://schemas.openxmlformats.org/officeDocument/2006/relationships/image" Target="media/image594.wmf"/><Relationship Id="rId1093" Type="http://schemas.openxmlformats.org/officeDocument/2006/relationships/image" Target="media/image941.wmf"/><Relationship Id="rId116" Type="http://schemas.openxmlformats.org/officeDocument/2006/relationships/image" Target="media/image108.wmf"/><Relationship Id="rId323" Type="http://schemas.openxmlformats.org/officeDocument/2006/relationships/image" Target="media/image301.wmf"/><Relationship Id="rId530" Type="http://schemas.openxmlformats.org/officeDocument/2006/relationships/image" Target="media/image479.wmf"/><Relationship Id="rId768" Type="http://schemas.openxmlformats.org/officeDocument/2006/relationships/image" Target="media/image652.wmf"/><Relationship Id="rId975" Type="http://schemas.openxmlformats.org/officeDocument/2006/relationships/image" Target="media/image826.wmf"/><Relationship Id="rId1160" Type="http://schemas.openxmlformats.org/officeDocument/2006/relationships/image" Target="media/image1008.wmf"/><Relationship Id="rId628" Type="http://schemas.openxmlformats.org/officeDocument/2006/relationships/image" Target="media/image571.wmf"/><Relationship Id="rId835" Type="http://schemas.openxmlformats.org/officeDocument/2006/relationships/image" Target="media/image713.wmf"/><Relationship Id="rId1258" Type="http://schemas.openxmlformats.org/officeDocument/2006/relationships/image" Target="media/image1096.wmf"/><Relationship Id="rId1020" Type="http://schemas.openxmlformats.org/officeDocument/2006/relationships/image" Target="media/image870.wmf"/><Relationship Id="rId1118" Type="http://schemas.openxmlformats.org/officeDocument/2006/relationships/image" Target="media/image966.wmf"/><Relationship Id="rId902" Type="http://schemas.openxmlformats.org/officeDocument/2006/relationships/image" Target="media/image766.wmf"/><Relationship Id="rId31" Type="http://schemas.openxmlformats.org/officeDocument/2006/relationships/image" Target="media/image23.wmf"/><Relationship Id="rId180" Type="http://schemas.openxmlformats.org/officeDocument/2006/relationships/image" Target="media/image168.wmf"/><Relationship Id="rId278" Type="http://schemas.openxmlformats.org/officeDocument/2006/relationships/image" Target="media/image256.wmf"/><Relationship Id="rId485" Type="http://schemas.openxmlformats.org/officeDocument/2006/relationships/image" Target="media/image435.wmf"/><Relationship Id="rId692" Type="http://schemas.openxmlformats.org/officeDocument/2006/relationships/oleObject" Target="embeddings/oleObject82.bin"/></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Fer01</b:Tag>
    <b:SourceType>JournalArticle</b:SourceType>
    <b:Guid>{7FFC4530-8AE0-4BE5-9651-EFFBA365B02E}</b:Guid>
    <b:Title>Accurate estimation in the ODFT domain of the frequency, phase and magnitude of stationary sinusoids</b:Title>
    <b:Year>2001</b:Year>
    <b:Author>
      <b:Author>
        <b:NameList>
          <b:Person>
            <b:Last>Ferreira</b:Last>
            <b:First>A.J.S.</b:First>
          </b:Person>
        </b:NameList>
      </b:Author>
    </b:Author>
    <b:JournalName>2001 IEEE Workshop on Applications of Signal Processing to Audio and Acoustics</b:JournalName>
    <b:Pages>47-50</b:Pages>
    <b:RefOrder>15</b:RefOrder>
  </b:Source>
</b:Sources>
</file>

<file path=customXml/itemProps1.xml><?xml version="1.0" encoding="utf-8"?>
<ds:datastoreItem xmlns:ds="http://schemas.openxmlformats.org/officeDocument/2006/customXml" ds:itemID="{5AF64044-0E93-4CAD-85CD-0B9D7DFC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Pages>
  <Words>31686</Words>
  <Characters>167940</Characters>
  <Application>Microsoft Office Word</Application>
  <DocSecurity>0</DocSecurity>
  <Lines>1399</Lines>
  <Paragraphs>398</Paragraphs>
  <ScaleCrop>false</ScaleCrop>
  <HeadingPairs>
    <vt:vector size="10" baseType="variant">
      <vt:variant>
        <vt:lpstr>Title</vt:lpstr>
      </vt:variant>
      <vt:variant>
        <vt:i4>1</vt:i4>
      </vt:variant>
      <vt:variant>
        <vt:lpstr>Headings</vt:lpstr>
      </vt:variant>
      <vt:variant>
        <vt:i4>27</vt:i4>
      </vt:variant>
      <vt:variant>
        <vt:lpstr>Titre</vt:lpstr>
      </vt:variant>
      <vt:variant>
        <vt:i4>1</vt:i4>
      </vt:variant>
      <vt:variant>
        <vt:lpstr>Titel</vt:lpstr>
      </vt:variant>
      <vt:variant>
        <vt:i4>1</vt:i4>
      </vt:variant>
      <vt:variant>
        <vt:lpstr>タイトル</vt:lpstr>
      </vt:variant>
      <vt:variant>
        <vt:i4>1</vt:i4>
      </vt:variant>
    </vt:vector>
  </HeadingPairs>
  <TitlesOfParts>
    <vt:vector size="31" baseType="lpstr">
      <vt:lpstr>3GPP TS 26.447 v. 16.0.0</vt:lpstr>
      <vt:lpstr>Contents</vt:lpstr>
      <vt:lpstr>Foreword</vt:lpstr>
      <vt:lpstr>1	Scope</vt:lpstr>
      <vt:lpstr>2	References</vt:lpstr>
      <vt:lpstr>3	Definitions, symbols and abbreviations</vt:lpstr>
      <vt:lpstr>    3.1	Definitions</vt:lpstr>
      <vt:lpstr>    3.2	Symbols</vt:lpstr>
      <vt:lpstr>    3.3	Abbreviations</vt:lpstr>
      <vt:lpstr>4	General</vt:lpstr>
      <vt:lpstr>5	Detailed description</vt:lpstr>
      <vt:lpstr>    5.1	Concealment operation related to signal classification</vt:lpstr>
      <vt:lpstr>        5.1.1	Overview</vt:lpstr>
      <vt:lpstr>        5.1.2	Signal class estimation</vt:lpstr>
      <vt:lpstr>    5.2	Concealment operation related to spectral envelope (LPC) representation</vt:lpstr>
      <vt:lpstr>        5.2.1	Specifics to rates 9.6, 16.4 and 24.4kbps</vt:lpstr>
      <vt:lpstr>        5.2.2	Specifics to AMR-WB IO mode</vt:lpstr>
      <vt:lpstr>        5.2.3	Check for Mid LSF stability</vt:lpstr>
      <vt:lpstr>        5.2.4	Adaptive interpolation of LSFs</vt:lpstr>
      <vt:lpstr>        5.2.5	LPC gain compensation</vt:lpstr>
      <vt:lpstr>    5.3	Concealment operation related to ACELP modes</vt:lpstr>
      <vt:lpstr>        5.3.1	General</vt:lpstr>
      <vt:lpstr>        5.3.2	Concealment for bandwidth extension for ACELP modes</vt:lpstr>
      <vt:lpstr>        5.3.3	Guided concealment and recovery</vt:lpstr>
      <vt:lpstr>        5.3.4	Handling of multiple frame losses and muting</vt:lpstr>
      <vt:lpstr>    5.4	Concealment operation related to MDCT modes</vt:lpstr>
      <vt:lpstr>        5.4.1	PLC method selection</vt:lpstr>
      <vt:lpstr>        5.4.2	TCX MDCT</vt:lpstr>
      <vt:lpstr>3GPP TS ab.cde</vt:lpstr>
      <vt:lpstr>3GPP TS ab.cde</vt:lpstr>
      <vt:lpstr>3GPP TS ab.cde</vt:lpstr>
    </vt:vector>
  </TitlesOfParts>
  <Manager>Paolo Usai</Manager>
  <Company>ETSI - MCC Support</Company>
  <LinksUpToDate>false</LinksUpToDate>
  <CharactersWithSpaces>199228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26.447 v. 16.0.0</dc:title>
  <dc:subject>3GPP TS 26.447 Codec for Enhanced Voice Services (EVS); Error Concealment of Lost Packets (Release 18)</dc:subject>
  <dc:creator>3GPP TSG SA WG4 Codec;S4-200836</dc:creator>
  <cp:keywords>UMTS, LTE, EVS, telephony, codec</cp:keywords>
  <cp:lastModifiedBy>Wilhelm Meding</cp:lastModifiedBy>
  <cp:revision>3</cp:revision>
  <cp:lastPrinted>2014-07-18T07:50:00Z</cp:lastPrinted>
  <dcterms:created xsi:type="dcterms:W3CDTF">2024-07-21T15:24:00Z</dcterms:created>
  <dcterms:modified xsi:type="dcterms:W3CDTF">2024-07-21T15:24:00Z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32414592</vt:i4>
  </property>
  <property fmtid="{D5CDD505-2E9C-101B-9397-08002B2CF9AE}" pid="3" name="_new_ms_pID_72543">
    <vt:lpwstr>(3)L3hdpoafRX3Xv64LR/8netktm/DyDtursJck+XQYnE2Juf9QLJa1/L9H1rjogO4gvrWHMhpZ_x000d_
GFXOIypR4LFD4vtBuQd+ZWuMNb21zXlYPt7QekdFwpTn0NaL2T636ui5sjnEPPiPwxif2sRE_x000d_
9YKpHfq4MVEcv0PeqBXzeJPBm+Pj5oj29GAfkMfxEsYHB00X7Y2Ov19YeU+CseEasVoAQXc3_x000d_
1dBr7AmoDB8RYBTVLt</vt:lpwstr>
  </property>
  <property fmtid="{D5CDD505-2E9C-101B-9397-08002B2CF9AE}" pid="4" name="_new_ms_pID_72543_00">
    <vt:lpwstr>_new_ms_pID_72543</vt:lpwstr>
  </property>
  <property fmtid="{D5CDD505-2E9C-101B-9397-08002B2CF9AE}" pid="5" name="_new_ms_pID_725431">
    <vt:lpwstr>sWoR9E7kj57B5aXa1ebAQtkFLxDK3+Taf7M6v7GaHNaDn9oytYEjFT_x000d_
CzdmDQ3dvZJmUzK8BFa7y7goONg8A6Zxi+yntgrVWDVu4rZ2nEim0/5FmvGIxLBGdytBC5Qh_x000d_
uwwP+Lk1W2ZcZLf3tssDWcau9v7V284Ib8zDnusdZLTyE7VAQbXBfN1hEzbQKSubPfYYNbYj_x000d_
CXDTaihTF98OS4A3X+x7AA4o2oowm+HWjZfF</vt:lpwstr>
  </property>
  <property fmtid="{D5CDD505-2E9C-101B-9397-08002B2CF9AE}" pid="6" name="_new_ms_pID_725431_00">
    <vt:lpwstr>_new_ms_pID_725431</vt:lpwstr>
  </property>
  <property fmtid="{D5CDD505-2E9C-101B-9397-08002B2CF9AE}" pid="7" name="_new_ms_pID_725432">
    <vt:lpwstr>bqvRabE3s9SOlzzaqUtYSEydEi1Yg//9GsgW_x000d_
GiZaZ45yTaASphxm2NK5bHYbyaCP+a6b6OycrTYHtTCIuzq6ukH2qZuGgCq3kigZqq0SBfsj_x000d_
</vt:lpwstr>
  </property>
  <property fmtid="{D5CDD505-2E9C-101B-9397-08002B2CF9AE}" pid="8" name="_new_ms_pID_725432_00">
    <vt:lpwstr>_new_ms_pID_725432</vt:lpwstr>
  </property>
  <property fmtid="{D5CDD505-2E9C-101B-9397-08002B2CF9AE}" pid="9" name="sflag">
    <vt:lpwstr>1409058452</vt:lpwstr>
  </property>
</Properties>
</file>