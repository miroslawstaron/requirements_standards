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34EE0" w:rsidRDefault="00834EE0" w:rsidP="00834EE0">
      <w:pPr>
        <w:pStyle w:val="Heading2"/>
      </w:pPr>
      <w:bookmarkStart w:id="0" w:name="_Toc393470083"/>
      <w:bookmarkStart w:id="1" w:name="_Toc393896632"/>
      <w:bookmarkStart w:id="2" w:name="_Toc393897556"/>
      <w:bookmarkStart w:id="3" w:name="_Toc393897803"/>
      <w:bookmarkStart w:id="4" w:name="_Toc394072099"/>
      <w:bookmarkStart w:id="5" w:name="_Toc394072696"/>
      <w:bookmarkStart w:id="6" w:name="_Toc394179103"/>
      <w:bookmarkStart w:id="7" w:name="_Toc394417714"/>
      <w:r>
        <w:t>6.2</w:t>
      </w:r>
      <w:r>
        <w:tab/>
        <w:t>MDCT Coding mode decoding</w:t>
      </w:r>
      <w:bookmarkEnd w:id="0"/>
      <w:bookmarkEnd w:id="1"/>
      <w:bookmarkEnd w:id="2"/>
      <w:bookmarkEnd w:id="3"/>
      <w:bookmarkEnd w:id="4"/>
      <w:bookmarkEnd w:id="5"/>
      <w:bookmarkEnd w:id="6"/>
      <w:bookmarkEnd w:id="7"/>
    </w:p>
    <w:p w:rsidR="00834EE0" w:rsidRDefault="00834EE0" w:rsidP="00834EE0">
      <w:pPr>
        <w:pStyle w:val="Heading3"/>
        <w:overflowPunct w:val="0"/>
        <w:autoSpaceDE w:val="0"/>
        <w:autoSpaceDN w:val="0"/>
        <w:adjustRightInd w:val="0"/>
        <w:textAlignment w:val="baseline"/>
      </w:pPr>
      <w:bookmarkStart w:id="8" w:name="_Toc393470084"/>
      <w:bookmarkStart w:id="9" w:name="_Toc393896633"/>
      <w:bookmarkStart w:id="10" w:name="_Toc393897557"/>
      <w:bookmarkStart w:id="11" w:name="_Toc393897804"/>
      <w:bookmarkStart w:id="12" w:name="_Toc394072100"/>
      <w:bookmarkStart w:id="13" w:name="_Toc394072697"/>
      <w:bookmarkStart w:id="14" w:name="_Toc394179104"/>
      <w:bookmarkStart w:id="15" w:name="_Toc394417715"/>
      <w:r>
        <w:t>6.2.1</w:t>
      </w:r>
      <w:r>
        <w:tab/>
        <w:t>General MDCT decoding</w:t>
      </w:r>
      <w:bookmarkEnd w:id="8"/>
      <w:bookmarkEnd w:id="9"/>
      <w:bookmarkEnd w:id="10"/>
      <w:bookmarkEnd w:id="11"/>
      <w:bookmarkEnd w:id="12"/>
      <w:bookmarkEnd w:id="13"/>
      <w:bookmarkEnd w:id="14"/>
      <w:bookmarkEnd w:id="15"/>
    </w:p>
    <w:p w:rsidR="00834EE0" w:rsidRPr="00F66E70" w:rsidRDefault="00834EE0" w:rsidP="00834EE0">
      <w:pPr>
        <w:rPr>
          <w:lang w:val="en-US"/>
        </w:rPr>
      </w:pPr>
      <w:bookmarkStart w:id="16" w:name="_Toc393470085"/>
      <w:bookmarkStart w:id="17" w:name="_Toc393896634"/>
      <w:bookmarkStart w:id="18" w:name="_Toc393897558"/>
      <w:bookmarkStart w:id="19" w:name="_Toc393897805"/>
      <w:bookmarkStart w:id="20" w:name="_Toc394072101"/>
      <w:bookmarkStart w:id="21" w:name="_Toc394072698"/>
      <w:bookmarkStart w:id="22" w:name="_Toc394179105"/>
      <w:r w:rsidRPr="00F66E70">
        <w:rPr>
          <w:lang w:val="en-US"/>
        </w:rPr>
        <w:t xml:space="preserve">MDCT </w:t>
      </w:r>
      <w:r>
        <w:rPr>
          <w:lang w:val="en-US"/>
        </w:rPr>
        <w:t xml:space="preserve">based codec frames can be either encoded by the MDCT based TCX or the High Quality Coder. Which mode is actually used, is determined by </w:t>
      </w:r>
      <w:r w:rsidR="00025A25">
        <w:rPr>
          <w:lang w:val="en-US"/>
        </w:rPr>
        <w:t>table</w:t>
      </w:r>
      <w:r>
        <w:rPr>
          <w:lang w:val="en-US"/>
        </w:rPr>
        <w:t xml:space="preserve"> </w:t>
      </w:r>
      <w:r w:rsidR="00802FF1">
        <w:rPr>
          <w:lang w:val="en-US"/>
        </w:rPr>
        <w:t xml:space="preserve">76 </w:t>
      </w:r>
      <w:r>
        <w:rPr>
          <w:lang w:val="en-US"/>
        </w:rPr>
        <w:t xml:space="preserve">in </w:t>
      </w:r>
      <w:r w:rsidR="00415C03">
        <w:rPr>
          <w:rFonts w:hint="eastAsia"/>
          <w:lang w:val="en-US" w:eastAsia="zh-CN"/>
        </w:rPr>
        <w:t>subclause</w:t>
      </w:r>
      <w:r>
        <w:rPr>
          <w:lang w:val="en-US"/>
        </w:rPr>
        <w:t xml:space="preserve"> 5.3.1. For those configurations where both modes are switched, a signaling bit determines the MDCT mode.</w:t>
      </w:r>
      <w:r w:rsidRPr="00F66E70">
        <w:rPr>
          <w:lang w:val="en-US"/>
        </w:rPr>
        <w:t xml:space="preserve"> </w:t>
      </w:r>
    </w:p>
    <w:p w:rsidR="00834EE0" w:rsidRPr="0096117E" w:rsidRDefault="00834EE0" w:rsidP="00834EE0">
      <w:pPr>
        <w:pStyle w:val="Heading3"/>
        <w:tabs>
          <w:tab w:val="left" w:pos="284"/>
        </w:tabs>
        <w:overflowPunct w:val="0"/>
        <w:autoSpaceDE w:val="0"/>
        <w:autoSpaceDN w:val="0"/>
        <w:adjustRightInd w:val="0"/>
        <w:textAlignment w:val="baseline"/>
        <w:rPr>
          <w:lang w:val="en-US"/>
        </w:rPr>
      </w:pPr>
      <w:bookmarkStart w:id="23" w:name="_Toc394417716"/>
      <w:r>
        <w:t>6.2.2</w:t>
      </w:r>
      <w:r>
        <w:tab/>
        <w:t>MDCT based TCX</w:t>
      </w:r>
      <w:bookmarkEnd w:id="16"/>
      <w:bookmarkEnd w:id="17"/>
      <w:bookmarkEnd w:id="18"/>
      <w:bookmarkEnd w:id="19"/>
      <w:bookmarkEnd w:id="20"/>
      <w:bookmarkEnd w:id="21"/>
      <w:bookmarkEnd w:id="22"/>
      <w:bookmarkEnd w:id="23"/>
    </w:p>
    <w:p w:rsidR="00834EE0" w:rsidRPr="0028140C" w:rsidRDefault="00834EE0" w:rsidP="00834EE0">
      <w:pPr>
        <w:rPr>
          <w:lang w:val="en-US"/>
        </w:rPr>
      </w:pPr>
      <w:r w:rsidRPr="0028140C">
        <w:rPr>
          <w:lang w:val="en-US"/>
        </w:rPr>
        <w:t xml:space="preserve">A general description of the MDCT based TCX coder module can be found in </w:t>
      </w:r>
      <w:r w:rsidR="00415C03">
        <w:rPr>
          <w:rFonts w:hint="eastAsia"/>
          <w:lang w:val="en-US" w:eastAsia="zh-CN"/>
        </w:rPr>
        <w:t>subclause</w:t>
      </w:r>
      <w:r>
        <w:rPr>
          <w:lang w:val="en-US"/>
        </w:rPr>
        <w:t>5.3.3.1. In the following, the configurations are described, the initialization process from the bit stream data and the general decoding process.</w:t>
      </w:r>
    </w:p>
    <w:p w:rsidR="00834EE0" w:rsidRDefault="00834EE0" w:rsidP="00834EE0">
      <w:pPr>
        <w:pStyle w:val="Heading4"/>
      </w:pPr>
      <w:bookmarkStart w:id="24" w:name="_Toc393470086"/>
      <w:bookmarkStart w:id="25" w:name="_Toc393896635"/>
      <w:bookmarkStart w:id="26" w:name="_Toc393897559"/>
      <w:bookmarkStart w:id="27" w:name="_Toc393897806"/>
      <w:bookmarkStart w:id="28" w:name="_Toc394072102"/>
      <w:bookmarkStart w:id="29" w:name="_Toc394072699"/>
      <w:bookmarkStart w:id="30" w:name="_Toc394179106"/>
      <w:bookmarkStart w:id="31" w:name="_Toc394417717"/>
      <w:r>
        <w:t>6.2.2.1</w:t>
      </w:r>
      <w:r>
        <w:tab/>
        <w:t>Rate dependent configurations</w:t>
      </w:r>
      <w:bookmarkEnd w:id="24"/>
      <w:bookmarkEnd w:id="25"/>
      <w:bookmarkEnd w:id="26"/>
      <w:bookmarkEnd w:id="27"/>
      <w:bookmarkEnd w:id="28"/>
      <w:bookmarkEnd w:id="29"/>
      <w:bookmarkEnd w:id="30"/>
      <w:bookmarkEnd w:id="31"/>
    </w:p>
    <w:p w:rsidR="00834EE0" w:rsidRPr="0028140C" w:rsidRDefault="00834EE0" w:rsidP="00834EE0">
      <w:pPr>
        <w:rPr>
          <w:lang w:val="en-US"/>
        </w:rPr>
      </w:pPr>
      <w:r>
        <w:rPr>
          <w:lang w:val="en-US"/>
        </w:rPr>
        <w:t xml:space="preserve">The rate dependent configuration of the TCX coder is described for the encoder in </w:t>
      </w:r>
      <w:r w:rsidR="00415C03">
        <w:rPr>
          <w:rFonts w:hint="eastAsia"/>
          <w:lang w:val="en-US" w:eastAsia="zh-CN"/>
        </w:rPr>
        <w:t xml:space="preserve">subclause </w:t>
      </w:r>
      <w:r>
        <w:rPr>
          <w:lang w:val="en-US"/>
        </w:rPr>
        <w:t xml:space="preserve">5.3.3.1.2. The configurations are valid for the decoder as well. Depending on the configuration, the initialization order of the modules changes. The following </w:t>
      </w:r>
      <w:r w:rsidR="00415C03">
        <w:rPr>
          <w:rFonts w:hint="eastAsia"/>
          <w:lang w:val="en-US" w:eastAsia="zh-CN"/>
        </w:rPr>
        <w:t>subclause</w:t>
      </w:r>
      <w:r w:rsidR="00415C03">
        <w:rPr>
          <w:lang w:val="en-US"/>
        </w:rPr>
        <w:t xml:space="preserve"> </w:t>
      </w:r>
      <w:r>
        <w:rPr>
          <w:lang w:val="en-US"/>
        </w:rPr>
        <w:t>describes the module initialization therefore just on a principle level.</w:t>
      </w:r>
    </w:p>
    <w:p w:rsidR="00834EE0" w:rsidRPr="00E12811" w:rsidRDefault="00834EE0" w:rsidP="00834EE0">
      <w:pPr>
        <w:pStyle w:val="Heading4"/>
      </w:pPr>
      <w:bookmarkStart w:id="32" w:name="_Toc393470087"/>
      <w:bookmarkStart w:id="33" w:name="_Toc393896636"/>
      <w:bookmarkStart w:id="34" w:name="_Toc393897560"/>
      <w:bookmarkStart w:id="35" w:name="_Toc393897807"/>
      <w:bookmarkStart w:id="36" w:name="_Toc394072103"/>
      <w:bookmarkStart w:id="37" w:name="_Toc394072700"/>
      <w:bookmarkStart w:id="38" w:name="_Toc394179107"/>
      <w:bookmarkStart w:id="39" w:name="_Toc394417718"/>
      <w:r>
        <w:t>6.2.2.2</w:t>
      </w:r>
      <w:r>
        <w:tab/>
        <w:t>Init module parameters</w:t>
      </w:r>
      <w:bookmarkEnd w:id="32"/>
      <w:bookmarkEnd w:id="33"/>
      <w:bookmarkEnd w:id="34"/>
      <w:bookmarkEnd w:id="35"/>
      <w:bookmarkEnd w:id="36"/>
      <w:bookmarkEnd w:id="37"/>
      <w:bookmarkEnd w:id="38"/>
      <w:bookmarkEnd w:id="39"/>
    </w:p>
    <w:p w:rsidR="00834EE0" w:rsidRDefault="00834EE0" w:rsidP="00834EE0">
      <w:pPr>
        <w:pStyle w:val="Heading5"/>
      </w:pPr>
      <w:bookmarkStart w:id="40" w:name="_Toc393470088"/>
      <w:bookmarkStart w:id="41" w:name="_Toc393896637"/>
      <w:bookmarkStart w:id="42" w:name="_Toc393897561"/>
      <w:bookmarkStart w:id="43" w:name="_Toc393897808"/>
      <w:bookmarkStart w:id="44" w:name="_Toc394072104"/>
      <w:bookmarkStart w:id="45" w:name="_Toc394072701"/>
      <w:bookmarkStart w:id="46" w:name="_Toc394179108"/>
      <w:bookmarkStart w:id="47" w:name="_Toc394417719"/>
      <w:r>
        <w:t>6.2.2.2.1</w:t>
      </w:r>
      <w:r>
        <w:tab/>
        <w:t>TCX block configuration</w:t>
      </w:r>
      <w:bookmarkEnd w:id="40"/>
      <w:bookmarkEnd w:id="41"/>
      <w:bookmarkEnd w:id="42"/>
      <w:bookmarkEnd w:id="43"/>
      <w:bookmarkEnd w:id="44"/>
      <w:bookmarkEnd w:id="45"/>
      <w:bookmarkEnd w:id="46"/>
      <w:bookmarkEnd w:id="47"/>
    </w:p>
    <w:p w:rsidR="00834EE0" w:rsidRPr="00A10D67" w:rsidRDefault="00834EE0" w:rsidP="00834EE0">
      <w:bookmarkStart w:id="48" w:name="_Toc393470089"/>
      <w:r>
        <w:t xml:space="preserve">The coding modes TCX20 or TCX10 are signalled within the bit stream. Binary code for </w:t>
      </w:r>
      <w:r w:rsidR="00802FF1">
        <w:t>the overlap width as defined</w:t>
      </w:r>
      <w:r>
        <w:t xml:space="preserve"> in </w:t>
      </w:r>
      <w:r w:rsidR="00415C03">
        <w:rPr>
          <w:rFonts w:hint="eastAsia"/>
          <w:lang w:eastAsia="zh-CN"/>
        </w:rPr>
        <w:t>subclause</w:t>
      </w:r>
      <w:r>
        <w:t xml:space="preserve"> 5.3.2.3 is read from the bitstream. Overlap code for the current frame is formed from the short/long transform decision bit and from the binary code for the overlap width as defined in </w:t>
      </w:r>
      <w:r w:rsidR="00415C03">
        <w:rPr>
          <w:rFonts w:hint="eastAsia"/>
          <w:lang w:eastAsia="zh-CN"/>
        </w:rPr>
        <w:t>subclause</w:t>
      </w:r>
      <w:r>
        <w:t xml:space="preserve"> 5.3.2.3. The TCX block is then configured as described in </w:t>
      </w:r>
      <w:r w:rsidR="00415C03">
        <w:rPr>
          <w:rFonts w:hint="eastAsia"/>
          <w:lang w:eastAsia="zh-CN"/>
        </w:rPr>
        <w:t>subclause</w:t>
      </w:r>
      <w:r>
        <w:t xml:space="preserve"> 6.2.4.2.</w:t>
      </w:r>
    </w:p>
    <w:p w:rsidR="00834EE0" w:rsidRPr="00E12811" w:rsidRDefault="00834EE0" w:rsidP="00834EE0">
      <w:pPr>
        <w:pStyle w:val="Heading5"/>
      </w:pPr>
      <w:bookmarkStart w:id="49" w:name="_Toc393896638"/>
      <w:bookmarkStart w:id="50" w:name="_Toc393897562"/>
      <w:bookmarkStart w:id="51" w:name="_Toc393897809"/>
      <w:bookmarkStart w:id="52" w:name="_Toc394072105"/>
      <w:bookmarkStart w:id="53" w:name="_Toc394072702"/>
      <w:bookmarkStart w:id="54" w:name="_Toc394179109"/>
      <w:bookmarkStart w:id="55" w:name="_Toc394417720"/>
      <w:r>
        <w:t>6.2.2.2.2</w:t>
      </w:r>
      <w:r>
        <w:tab/>
        <w:t>LPC parameter</w:t>
      </w:r>
      <w:bookmarkEnd w:id="48"/>
      <w:bookmarkEnd w:id="49"/>
      <w:bookmarkEnd w:id="50"/>
      <w:bookmarkEnd w:id="51"/>
      <w:bookmarkEnd w:id="52"/>
      <w:bookmarkEnd w:id="53"/>
      <w:bookmarkEnd w:id="54"/>
      <w:bookmarkEnd w:id="55"/>
    </w:p>
    <w:p w:rsidR="00834EE0" w:rsidRDefault="00834EE0" w:rsidP="00834EE0">
      <w:pPr>
        <w:rPr>
          <w:rFonts w:hint="eastAsia"/>
          <w:lang w:eastAsia="ja-JP"/>
        </w:rPr>
      </w:pPr>
      <w:bookmarkStart w:id="56" w:name="_Toc393470090"/>
      <w:r>
        <w:t xml:space="preserve">This </w:t>
      </w:r>
      <w:r w:rsidR="00415C03">
        <w:rPr>
          <w:rFonts w:hint="eastAsia"/>
          <w:lang w:eastAsia="zh-CN"/>
        </w:rPr>
        <w:t>subclause</w:t>
      </w:r>
      <w:r>
        <w:t xml:space="preserve"> describes the inverse quantization of LPC.</w:t>
      </w:r>
    </w:p>
    <w:p w:rsidR="00834EE0" w:rsidRPr="008B1459" w:rsidRDefault="00834EE0" w:rsidP="008B1459">
      <w:pPr>
        <w:pStyle w:val="H6"/>
      </w:pPr>
      <w:bookmarkStart w:id="57" w:name="_Toc394417721"/>
      <w:r w:rsidRPr="008B1459">
        <w:t>6.2.2.2.2.1</w:t>
      </w:r>
      <w:r w:rsidRPr="008B1459">
        <w:tab/>
      </w:r>
      <w:r w:rsidRPr="008B1459">
        <w:rPr>
          <w:rFonts w:hint="eastAsia"/>
          <w:lang w:eastAsia="ja-JP"/>
        </w:rPr>
        <w:t>Low</w:t>
      </w:r>
      <w:r w:rsidRPr="008B1459">
        <w:t>-rate LPC</w:t>
      </w:r>
      <w:bookmarkEnd w:id="57"/>
    </w:p>
    <w:p w:rsidR="00834EE0" w:rsidRPr="007169A5" w:rsidRDefault="00834EE0" w:rsidP="00834EE0">
      <w:pPr>
        <w:rPr>
          <w:rFonts w:hint="eastAsia"/>
          <w:lang w:eastAsia="ja-JP"/>
        </w:rPr>
      </w:pPr>
      <w:r w:rsidRPr="007169A5">
        <w:t xml:space="preserve">MDCT based TCX relies on smoothed LPC spectral envelope. </w:t>
      </w:r>
      <w:r w:rsidRPr="007169A5">
        <w:rPr>
          <w:rFonts w:hint="eastAsia"/>
          <w:lang w:eastAsia="ja-JP"/>
        </w:rPr>
        <w:t>Decoding process of</w:t>
      </w:r>
      <w:r w:rsidRPr="007169A5">
        <w:t xml:space="preserve"> LSF is common to </w:t>
      </w:r>
      <w:r w:rsidRPr="007169A5">
        <w:rPr>
          <w:rFonts w:hint="eastAsia"/>
          <w:lang w:eastAsia="ja-JP"/>
        </w:rPr>
        <w:t xml:space="preserve">that for </w:t>
      </w:r>
      <w:r w:rsidRPr="007169A5">
        <w:t xml:space="preserve">ACELP except </w:t>
      </w:r>
      <w:r w:rsidRPr="007169A5">
        <w:rPr>
          <w:rFonts w:hint="eastAsia"/>
          <w:lang w:eastAsia="ja-JP"/>
        </w:rPr>
        <w:t>the case for</w:t>
      </w:r>
      <w:r w:rsidRPr="007169A5">
        <w:t xml:space="preserve"> 9.6 kbps (NB/WB</w:t>
      </w:r>
      <w:r>
        <w:rPr>
          <w:rFonts w:hint="eastAsia"/>
          <w:lang w:eastAsia="ja-JP"/>
        </w:rPr>
        <w:t>/SWB</w:t>
      </w:r>
      <w:r w:rsidRPr="007169A5">
        <w:t xml:space="preserve">). </w:t>
      </w:r>
      <w:r w:rsidRPr="007169A5">
        <w:rPr>
          <w:rFonts w:hint="eastAsia"/>
          <w:lang w:eastAsia="ja-JP"/>
        </w:rPr>
        <w:t xml:space="preserve">Decoding process of </w:t>
      </w:r>
      <w:r w:rsidRPr="007169A5">
        <w:t>weighted LSF and conversion of LSF used for 9.6 kbps (NB/WB</w:t>
      </w:r>
      <w:r>
        <w:rPr>
          <w:rFonts w:hint="eastAsia"/>
          <w:lang w:eastAsia="ja-JP"/>
        </w:rPr>
        <w:t>/SWB</w:t>
      </w:r>
      <w:r w:rsidRPr="007169A5">
        <w:t xml:space="preserve">) are described in </w:t>
      </w:r>
      <w:r w:rsidRPr="007169A5">
        <w:rPr>
          <w:rFonts w:hint="eastAsia"/>
          <w:lang w:eastAsia="ja-JP"/>
        </w:rPr>
        <w:t xml:space="preserve">this </w:t>
      </w:r>
      <w:r w:rsidR="00415C03">
        <w:rPr>
          <w:rFonts w:hint="eastAsia"/>
          <w:lang w:eastAsia="zh-CN"/>
        </w:rPr>
        <w:t>subclause</w:t>
      </w:r>
      <w:r w:rsidRPr="007169A5">
        <w:rPr>
          <w:rFonts w:hint="eastAsia"/>
          <w:lang w:eastAsia="ja-JP"/>
        </w:rPr>
        <w:t>.</w:t>
      </w:r>
    </w:p>
    <w:p w:rsidR="00834EE0" w:rsidRPr="007169A5" w:rsidRDefault="00834EE0" w:rsidP="00834EE0">
      <w:r w:rsidRPr="007169A5">
        <w:t xml:space="preserve">Weighted domain </w:t>
      </w:r>
      <w:r w:rsidRPr="007169A5">
        <w:rPr>
          <w:rFonts w:hint="eastAsia"/>
          <w:lang w:eastAsia="ja-JP"/>
        </w:rPr>
        <w:t xml:space="preserve">quantized </w:t>
      </w:r>
      <w:r w:rsidRPr="007169A5">
        <w:t xml:space="preserve">LSF vector </w:t>
      </w:r>
      <w:r w:rsidRPr="007169A5">
        <w:rPr>
          <w:position w:val="-12"/>
        </w:rPr>
        <w:object w:dxaOrig="27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pt;height:16.5pt" o:ole="">
            <v:imagedata r:id="rId9" o:title=""/>
          </v:shape>
          <o:OLEObject Type="Embed" ProgID="Equation.3" ShapeID="_x0000_i1025" DrawAspect="Content" ObjectID="_1783089355" r:id="rId10"/>
        </w:object>
      </w:r>
      <w:r w:rsidRPr="007169A5">
        <w:t>is reconstructed with two stage or three stage VQ</w:t>
      </w:r>
      <w:r w:rsidRPr="007169A5">
        <w:rPr>
          <w:rFonts w:hint="eastAsia"/>
          <w:lang w:eastAsia="ja-JP"/>
        </w:rPr>
        <w:t xml:space="preserve"> as described in </w:t>
      </w:r>
      <w:r w:rsidRPr="007169A5">
        <w:t>5.3.3.2.1. These VQ codebooks are used in two ways.</w:t>
      </w:r>
      <w:r w:rsidRPr="007169A5">
        <w:rPr>
          <w:rFonts w:hint="eastAsia"/>
          <w:lang w:eastAsia="ja-JP"/>
        </w:rPr>
        <w:t xml:space="preserve"> </w:t>
      </w:r>
      <w:r w:rsidRPr="007169A5">
        <w:t xml:space="preserve">In case of primary decoding, weighted LSF vector </w:t>
      </w:r>
      <w:r w:rsidRPr="007169A5">
        <w:rPr>
          <w:position w:val="-12"/>
        </w:rPr>
        <w:object w:dxaOrig="380" w:dyaOrig="320">
          <v:shape id="_x0000_i1026" type="#_x0000_t75" style="width:18.4pt;height:16.9pt" o:ole="">
            <v:imagedata r:id="rId11" o:title=""/>
          </v:shape>
          <o:OLEObject Type="Embed" ProgID="Equation.3" ShapeID="_x0000_i1026" DrawAspect="Content" ObjectID="_1783089356" r:id="rId12"/>
        </w:object>
      </w:r>
      <w:r w:rsidRPr="007169A5">
        <w:t>is re</w:t>
      </w:r>
      <w:r w:rsidRPr="007169A5">
        <w:rPr>
          <w:rFonts w:hint="eastAsia"/>
          <w:lang w:eastAsia="ja-JP"/>
        </w:rPr>
        <w:t>trieved</w:t>
      </w:r>
      <w:r w:rsidRPr="007169A5">
        <w:t xml:space="preserve"> </w:t>
      </w:r>
      <w:r w:rsidRPr="007169A5">
        <w:rPr>
          <w:rFonts w:hint="eastAsia"/>
          <w:lang w:eastAsia="ja-JP"/>
        </w:rPr>
        <w:t xml:space="preserve">from two stage VQ </w:t>
      </w:r>
      <w:r w:rsidRPr="007169A5">
        <w:t xml:space="preserve">and after adding mean vector </w:t>
      </w:r>
      <w:r w:rsidRPr="007169A5">
        <w:rPr>
          <w:position w:val="-4"/>
        </w:rPr>
        <w:object w:dxaOrig="240" w:dyaOrig="180">
          <v:shape id="_x0000_i1027" type="#_x0000_t75" style="width:11.65pt;height:9.4pt" o:ole="">
            <v:imagedata r:id="rId13" o:title=""/>
          </v:shape>
          <o:OLEObject Type="Embed" ProgID="Equation.3" ShapeID="_x0000_i1027" DrawAspect="Content" ObjectID="_1783089357" r:id="rId14"/>
        </w:object>
      </w:r>
      <w:r w:rsidRPr="007169A5">
        <w:t>and the MA predicted contribution vector</w:t>
      </w:r>
      <w:r w:rsidRPr="007169A5">
        <w:rPr>
          <w:position w:val="-10"/>
        </w:rPr>
        <w:object w:dxaOrig="400" w:dyaOrig="300">
          <v:shape id="_x0000_i1028" type="#_x0000_t75" style="width:19.5pt;height:15.75pt" o:ole="">
            <v:imagedata r:id="rId15" o:title=""/>
          </v:shape>
          <o:OLEObject Type="Embed" ProgID="Equation.3" ShapeID="_x0000_i1028" DrawAspect="Content" ObjectID="_1783089358" r:id="rId16"/>
        </w:object>
      </w:r>
      <w:r w:rsidRPr="007169A5">
        <w:t xml:space="preserve">, </w:t>
      </w:r>
      <w:r w:rsidRPr="007169A5">
        <w:rPr>
          <w:rFonts w:hint="eastAsia"/>
          <w:lang w:eastAsia="ja-JP"/>
        </w:rPr>
        <w:t>reconstructed LSF vector,</w:t>
      </w:r>
      <w:r w:rsidRPr="007169A5">
        <w:t xml:space="preserve"> </w:t>
      </w:r>
      <w:r w:rsidRPr="007169A5">
        <w:rPr>
          <w:position w:val="-12"/>
        </w:rPr>
        <w:object w:dxaOrig="1780" w:dyaOrig="360">
          <v:shape id="_x0000_i1029" type="#_x0000_t75" style="width:88.9pt;height:18pt" o:ole="">
            <v:imagedata r:id="rId17" o:title=""/>
          </v:shape>
          <o:OLEObject Type="Embed" ProgID="Equation.3" ShapeID="_x0000_i1029" DrawAspect="Content" ObjectID="_1783089359" r:id="rId18"/>
        </w:object>
      </w:r>
      <w:r w:rsidRPr="007169A5">
        <w:rPr>
          <w:rFonts w:hint="eastAsia"/>
          <w:lang w:eastAsia="ja-JP"/>
        </w:rPr>
        <w:t xml:space="preserve"> is obtained. </w:t>
      </w:r>
      <w:r w:rsidRPr="007169A5">
        <w:rPr>
          <w:position w:val="-12"/>
        </w:rPr>
        <w:object w:dxaOrig="279" w:dyaOrig="320">
          <v:shape id="_x0000_i1030" type="#_x0000_t75" style="width:13.9pt;height:16.5pt" o:ole="">
            <v:imagedata r:id="rId19" o:title=""/>
          </v:shape>
          <o:OLEObject Type="Embed" ProgID="Equation.3" ShapeID="_x0000_i1030" DrawAspect="Content" ObjectID="_1783089360" r:id="rId20"/>
        </w:object>
      </w:r>
      <w:r w:rsidRPr="007169A5">
        <w:rPr>
          <w:rFonts w:hint="eastAsia"/>
          <w:lang w:eastAsia="ja-JP"/>
        </w:rPr>
        <w:t xml:space="preserve">is corresponding to the weighted </w:t>
      </w:r>
      <w:r w:rsidRPr="007169A5">
        <w:t>envelope</w:t>
      </w:r>
      <w:r w:rsidRPr="007169A5">
        <w:rPr>
          <w:rFonts w:hint="eastAsia"/>
          <w:lang w:eastAsia="ja-JP"/>
        </w:rPr>
        <w:t xml:space="preserve"> and can be directly used for inverse shaping of MDCT coefficients.</w:t>
      </w:r>
      <w:r w:rsidRPr="007169A5">
        <w:t xml:space="preserve"> </w:t>
      </w:r>
      <w:r w:rsidRPr="007169A5">
        <w:rPr>
          <w:rFonts w:hint="eastAsia"/>
          <w:lang w:eastAsia="ja-JP"/>
        </w:rPr>
        <w:t xml:space="preserve">The </w:t>
      </w:r>
      <w:r w:rsidRPr="007169A5">
        <w:t>VQ uses 5 bits for 16 samples at the first stage, 4 bits for the lower 6 LSF parameters, and 4 bits for the higher 10 LSF parameters.</w:t>
      </w:r>
    </w:p>
    <w:p w:rsidR="00834EE0" w:rsidRPr="000C252D" w:rsidRDefault="00834EE0" w:rsidP="00834EE0">
      <w:pPr>
        <w:rPr>
          <w:rFonts w:hint="eastAsia"/>
          <w:lang w:eastAsia="ja-JP"/>
        </w:rPr>
      </w:pPr>
      <w:r w:rsidRPr="007169A5">
        <w:t>In the secondary decoding, weighted LSF vector is reconstruct</w:t>
      </w:r>
      <w:r w:rsidRPr="007169A5">
        <w:rPr>
          <w:rFonts w:hint="eastAsia"/>
          <w:lang w:eastAsia="ja-JP"/>
        </w:rPr>
        <w:t>ed</w:t>
      </w:r>
      <w:r w:rsidRPr="007169A5">
        <w:t xml:space="preserve"> without </w:t>
      </w:r>
      <w:r w:rsidRPr="007169A5">
        <w:rPr>
          <w:rFonts w:hint="eastAsia"/>
          <w:lang w:eastAsia="ja-JP"/>
        </w:rPr>
        <w:t xml:space="preserve">adding </w:t>
      </w:r>
      <w:r w:rsidRPr="007169A5">
        <w:t>MA predict</w:t>
      </w:r>
      <w:r w:rsidRPr="007169A5">
        <w:rPr>
          <w:rFonts w:hint="eastAsia"/>
          <w:lang w:eastAsia="ja-JP"/>
        </w:rPr>
        <w:t>ed contribution vector</w:t>
      </w:r>
      <w:r w:rsidRPr="007169A5">
        <w:t xml:space="preserve">. </w:t>
      </w:r>
      <w:r w:rsidRPr="007169A5">
        <w:rPr>
          <w:rFonts w:hint="eastAsia"/>
          <w:lang w:eastAsia="ja-JP"/>
        </w:rPr>
        <w:t xml:space="preserve">This can inform the shape of envelope </w:t>
      </w:r>
      <w:r w:rsidRPr="007169A5">
        <w:t xml:space="preserve">for the envelope base arithmetic coding </w:t>
      </w:r>
      <w:r w:rsidRPr="007169A5">
        <w:rPr>
          <w:rFonts w:hint="eastAsia"/>
          <w:lang w:eastAsia="ja-JP"/>
        </w:rPr>
        <w:t xml:space="preserve">even when the decoder </w:t>
      </w:r>
      <w:r w:rsidR="00326BBE" w:rsidRPr="007169A5">
        <w:rPr>
          <w:lang w:eastAsia="ja-JP"/>
        </w:rPr>
        <w:t>cannot</w:t>
      </w:r>
      <w:r w:rsidRPr="007169A5">
        <w:rPr>
          <w:rFonts w:hint="eastAsia"/>
          <w:lang w:eastAsia="ja-JP"/>
        </w:rPr>
        <w:t xml:space="preserve"> get the information from the previous frame. T</w:t>
      </w:r>
      <w:r w:rsidRPr="007169A5">
        <w:t xml:space="preserve">he conditional third stage VQ with addition of mean vector is applied to </w:t>
      </w:r>
      <w:r w:rsidRPr="007169A5">
        <w:rPr>
          <w:rFonts w:hint="eastAsia"/>
          <w:lang w:eastAsia="ja-JP"/>
        </w:rPr>
        <w:t xml:space="preserve">the </w:t>
      </w:r>
      <w:r w:rsidRPr="007169A5">
        <w:t>re</w:t>
      </w:r>
      <w:r w:rsidRPr="007169A5">
        <w:rPr>
          <w:rFonts w:hint="eastAsia"/>
          <w:lang w:eastAsia="ja-JP"/>
        </w:rPr>
        <w:t>trieved</w:t>
      </w:r>
      <w:r w:rsidRPr="007169A5">
        <w:t xml:space="preserve"> </w:t>
      </w:r>
      <w:r w:rsidRPr="007169A5">
        <w:rPr>
          <w:rFonts w:hint="eastAsia"/>
          <w:lang w:eastAsia="ja-JP"/>
        </w:rPr>
        <w:t xml:space="preserve">vector from two stage VQ to </w:t>
      </w:r>
      <w:r w:rsidRPr="007169A5">
        <w:t xml:space="preserve">get </w:t>
      </w:r>
      <w:r w:rsidRPr="007169A5">
        <w:rPr>
          <w:position w:val="-12"/>
        </w:rPr>
        <w:object w:dxaOrig="279" w:dyaOrig="320">
          <v:shape id="_x0000_i1031" type="#_x0000_t75" style="width:13.9pt;height:16.5pt" o:ole="">
            <v:imagedata r:id="rId21" o:title=""/>
          </v:shape>
          <o:OLEObject Type="Embed" ProgID="Equation.3" ShapeID="_x0000_i1031" DrawAspect="Content" ObjectID="_1783089361" r:id="rId22"/>
        </w:object>
      </w:r>
      <w:r w:rsidRPr="007169A5">
        <w:t xml:space="preserve">. </w:t>
      </w:r>
      <w:r w:rsidRPr="007169A5">
        <w:rPr>
          <w:rFonts w:hint="eastAsia"/>
          <w:lang w:eastAsia="ja-JP"/>
        </w:rPr>
        <w:t xml:space="preserve">After reconstruction of LSF vector </w:t>
      </w:r>
      <w:r w:rsidRPr="007169A5">
        <w:rPr>
          <w:position w:val="-12"/>
        </w:rPr>
        <w:object w:dxaOrig="380" w:dyaOrig="320">
          <v:shape id="_x0000_i1032" type="#_x0000_t75" style="width:18.4pt;height:16.9pt" o:ole="">
            <v:imagedata r:id="rId11" o:title=""/>
          </v:shape>
          <o:OLEObject Type="Embed" ProgID="Equation.3" ShapeID="_x0000_i1032" DrawAspect="Content" ObjectID="_1783089362" r:id="rId23"/>
        </w:object>
      </w:r>
      <w:r w:rsidRPr="007169A5">
        <w:rPr>
          <w:rFonts w:hint="eastAsia"/>
          <w:lang w:eastAsia="ja-JP"/>
        </w:rPr>
        <w:t xml:space="preserve">with two stage VQ and adding mean </w:t>
      </w:r>
      <w:r w:rsidRPr="007169A5">
        <w:rPr>
          <w:lang w:eastAsia="ja-JP"/>
        </w:rPr>
        <w:t>vector</w:t>
      </w:r>
      <w:r w:rsidRPr="007169A5">
        <w:rPr>
          <w:position w:val="-4"/>
        </w:rPr>
        <w:object w:dxaOrig="240" w:dyaOrig="180">
          <v:shape id="_x0000_i1033" type="#_x0000_t75" style="width:11.65pt;height:9.4pt" o:ole="">
            <v:imagedata r:id="rId13" o:title=""/>
          </v:shape>
          <o:OLEObject Type="Embed" ProgID="Equation.3" ShapeID="_x0000_i1033" DrawAspect="Content" ObjectID="_1783089363" r:id="rId24"/>
        </w:object>
      </w:r>
      <w:r w:rsidRPr="007169A5">
        <w:rPr>
          <w:rFonts w:hint="eastAsia"/>
          <w:lang w:eastAsia="ja-JP"/>
        </w:rPr>
        <w:t xml:space="preserve">, the </w:t>
      </w:r>
      <w:r w:rsidRPr="007169A5">
        <w:t xml:space="preserve">first and the second lower position </w:t>
      </w:r>
      <w:r w:rsidR="007D3BEB" w:rsidRPr="00077970">
        <w:rPr>
          <w:position w:val="-14"/>
        </w:rPr>
        <w:object w:dxaOrig="540" w:dyaOrig="340">
          <v:shape id="_x0000_i1034" type="#_x0000_t75" style="width:27pt;height:17.65pt" o:ole="">
            <v:imagedata r:id="rId25" o:title=""/>
          </v:shape>
          <o:OLEObject Type="Embed" ProgID="Equation.3" ShapeID="_x0000_i1034" DrawAspect="Content" ObjectID="_1783089364" r:id="rId26"/>
        </w:object>
      </w:r>
      <w:r w:rsidRPr="007169A5">
        <w:t xml:space="preserve"> and </w:t>
      </w:r>
      <w:r w:rsidR="007D3BEB" w:rsidRPr="00077970">
        <w:rPr>
          <w:position w:val="-14"/>
        </w:rPr>
        <w:object w:dxaOrig="520" w:dyaOrig="340">
          <v:shape id="_x0000_i1035" type="#_x0000_t75" style="width:26.25pt;height:17.65pt" o:ole="">
            <v:imagedata r:id="rId27" o:title=""/>
          </v:shape>
          <o:OLEObject Type="Embed" ProgID="Equation.3" ShapeID="_x0000_i1035" DrawAspect="Content" ObjectID="_1783089365" r:id="rId28"/>
        </w:object>
      </w:r>
      <w:r w:rsidRPr="007169A5">
        <w:rPr>
          <w:rFonts w:hint="eastAsia"/>
          <w:lang w:eastAsia="ja-JP"/>
        </w:rPr>
        <w:t xml:space="preserve"> of the reconstructed LSF vector </w:t>
      </w:r>
      <w:r w:rsidRPr="007169A5">
        <w:rPr>
          <w:position w:val="-12"/>
        </w:rPr>
        <w:object w:dxaOrig="1260" w:dyaOrig="320">
          <v:shape id="_x0000_i1036" type="#_x0000_t75" style="width:61.15pt;height:16.9pt" o:ole="">
            <v:imagedata r:id="rId29" o:title=""/>
          </v:shape>
          <o:OLEObject Type="Embed" ProgID="Equation.3" ShapeID="_x0000_i1036" DrawAspect="Content" ObjectID="_1783089366" r:id="rId30"/>
        </w:object>
      </w:r>
      <w:r w:rsidRPr="007169A5">
        <w:rPr>
          <w:rFonts w:hint="eastAsia"/>
          <w:lang w:eastAsia="ja-JP"/>
        </w:rPr>
        <w:t xml:space="preserve">are checked. If the </w:t>
      </w:r>
      <w:r w:rsidRPr="007169A5">
        <w:rPr>
          <w:position w:val="-12"/>
        </w:rPr>
        <w:object w:dxaOrig="279" w:dyaOrig="320">
          <v:shape id="_x0000_i1037" type="#_x0000_t75" style="width:13.5pt;height:16.9pt" o:ole="">
            <v:imagedata r:id="rId31" o:title=""/>
          </v:shape>
          <o:OLEObject Type="Embed" ProgID="Equation.3" ShapeID="_x0000_i1037" DrawAspect="Content" ObjectID="_1783089367" r:id="rId32"/>
        </w:object>
      </w:r>
      <w:r w:rsidRPr="007169A5">
        <w:rPr>
          <w:rFonts w:hint="eastAsia"/>
          <w:lang w:eastAsia="ja-JP"/>
        </w:rPr>
        <w:t xml:space="preserve">is expected to have large spectral distortion from </w:t>
      </w:r>
      <w:r w:rsidRPr="007169A5">
        <w:rPr>
          <w:position w:val="-12"/>
        </w:rPr>
        <w:object w:dxaOrig="279" w:dyaOrig="320">
          <v:shape id="_x0000_i1038" type="#_x0000_t75" style="width:13.9pt;height:16.5pt" o:ole="">
            <v:imagedata r:id="rId9" o:title=""/>
          </v:shape>
          <o:OLEObject Type="Embed" ProgID="Equation.3" ShapeID="_x0000_i1038" DrawAspect="Content" ObjectID="_1783089368" r:id="rId33"/>
        </w:object>
      </w:r>
      <w:r w:rsidRPr="007169A5">
        <w:rPr>
          <w:rFonts w:hint="eastAsia"/>
          <w:lang w:eastAsia="ja-JP"/>
        </w:rPr>
        <w:t xml:space="preserve">, the third stage VQ is applied. </w:t>
      </w:r>
      <w:r w:rsidRPr="007169A5">
        <w:t xml:space="preserve">The </w:t>
      </w:r>
      <w:r w:rsidRPr="007169A5">
        <w:rPr>
          <w:rFonts w:hint="eastAsia"/>
          <w:lang w:eastAsia="ja-JP"/>
        </w:rPr>
        <w:t xml:space="preserve">retrieved vector </w:t>
      </w:r>
      <w:r w:rsidRPr="007169A5">
        <w:rPr>
          <w:position w:val="-12"/>
        </w:rPr>
        <w:object w:dxaOrig="440" w:dyaOrig="320">
          <v:shape id="_x0000_i1039" type="#_x0000_t75" style="width:21.4pt;height:16.9pt" o:ole="">
            <v:imagedata r:id="rId34" o:title=""/>
          </v:shape>
          <o:OLEObject Type="Embed" ProgID="Equation.3" ShapeID="_x0000_i1039" DrawAspect="Content" ObjectID="_1783089369" r:id="rId35"/>
        </w:object>
      </w:r>
      <w:r w:rsidRPr="007169A5">
        <w:rPr>
          <w:rFonts w:hint="eastAsia"/>
          <w:lang w:eastAsia="ja-JP"/>
        </w:rPr>
        <w:t xml:space="preserve">at the </w:t>
      </w:r>
      <w:r w:rsidRPr="000C252D">
        <w:t>third stage VQ with 2 bits</w:t>
      </w:r>
      <w:r w:rsidRPr="000C252D">
        <w:rPr>
          <w:rFonts w:hint="eastAsia"/>
          <w:lang w:eastAsia="ja-JP"/>
        </w:rPr>
        <w:t xml:space="preserve"> is applied to</w:t>
      </w:r>
      <w:r w:rsidRPr="000C252D">
        <w:t xml:space="preserve"> </w:t>
      </w:r>
      <w:r w:rsidRPr="000C252D">
        <w:rPr>
          <w:rFonts w:hint="eastAsia"/>
          <w:lang w:eastAsia="ja-JP"/>
        </w:rPr>
        <w:t xml:space="preserve">modify </w:t>
      </w:r>
      <w:r w:rsidR="007D3BEB" w:rsidRPr="00077970">
        <w:rPr>
          <w:position w:val="-14"/>
        </w:rPr>
        <w:object w:dxaOrig="540" w:dyaOrig="340">
          <v:shape id="_x0000_i1040" type="#_x0000_t75" style="width:27pt;height:17.65pt" o:ole="">
            <v:imagedata r:id="rId25" o:title=""/>
          </v:shape>
          <o:OLEObject Type="Embed" ProgID="Equation.3" ShapeID="_x0000_i1040" DrawAspect="Content" ObjectID="_1783089370" r:id="rId36"/>
        </w:object>
      </w:r>
      <w:r w:rsidRPr="000C252D">
        <w:t xml:space="preserve">and </w:t>
      </w:r>
      <w:r w:rsidR="007D3BEB" w:rsidRPr="00077970">
        <w:rPr>
          <w:position w:val="-14"/>
        </w:rPr>
        <w:object w:dxaOrig="520" w:dyaOrig="340">
          <v:shape id="_x0000_i1041" type="#_x0000_t75" style="width:26.25pt;height:17.65pt" o:ole="">
            <v:imagedata r:id="rId27" o:title=""/>
          </v:shape>
          <o:OLEObject Type="Embed" ProgID="Equation.3" ShapeID="_x0000_i1041" DrawAspect="Content" ObjectID="_1783089371" r:id="rId37"/>
        </w:object>
      </w:r>
      <w:r w:rsidRPr="000C252D">
        <w:rPr>
          <w:rFonts w:hint="eastAsia"/>
          <w:lang w:eastAsia="ja-JP"/>
        </w:rPr>
        <w:t xml:space="preserve"> to get </w:t>
      </w:r>
      <w:r w:rsidRPr="000C252D">
        <w:rPr>
          <w:position w:val="-12"/>
        </w:rPr>
        <w:object w:dxaOrig="1880" w:dyaOrig="360">
          <v:shape id="_x0000_i1042" type="#_x0000_t75" style="width:93.75pt;height:18pt" o:ole="">
            <v:imagedata r:id="rId38" o:title=""/>
          </v:shape>
          <o:OLEObject Type="Embed" ProgID="Equation.3" ShapeID="_x0000_i1042" DrawAspect="Content" ObjectID="_1783089372" r:id="rId39"/>
        </w:object>
      </w:r>
      <w:r w:rsidRPr="000C252D">
        <w:rPr>
          <w:rFonts w:hint="eastAsia"/>
          <w:lang w:eastAsia="ja-JP"/>
        </w:rPr>
        <w:t>,</w:t>
      </w:r>
      <w:r w:rsidRPr="000C252D">
        <w:t xml:space="preserve"> only when, </w:t>
      </w:r>
      <w:r w:rsidR="007D3BEB" w:rsidRPr="00077970">
        <w:rPr>
          <w:position w:val="-14"/>
        </w:rPr>
        <w:object w:dxaOrig="540" w:dyaOrig="340">
          <v:shape id="_x0000_i1043" type="#_x0000_t75" style="width:27pt;height:17.65pt" o:ole="">
            <v:imagedata r:id="rId40" o:title=""/>
          </v:shape>
          <o:OLEObject Type="Embed" ProgID="Equation.3" ShapeID="_x0000_i1043" DrawAspect="Content" ObjectID="_1783089373" r:id="rId41"/>
        </w:object>
      </w:r>
      <w:r w:rsidRPr="000C252D">
        <w:t xml:space="preserve">or </w:t>
      </w:r>
      <w:r w:rsidR="007D3BEB" w:rsidRPr="00077970">
        <w:rPr>
          <w:position w:val="-14"/>
        </w:rPr>
        <w:object w:dxaOrig="1300" w:dyaOrig="340">
          <v:shape id="_x0000_i1044" type="#_x0000_t75" style="width:65.65pt;height:17.65pt" o:ole="">
            <v:imagedata r:id="rId42" o:title=""/>
          </v:shape>
          <o:OLEObject Type="Embed" ProgID="Equation.3" ShapeID="_x0000_i1044" DrawAspect="Content" ObjectID="_1783089374" r:id="rId43"/>
        </w:object>
      </w:r>
      <w:r w:rsidRPr="000C252D">
        <w:t>has smaller values than the threshold.</w:t>
      </w:r>
      <w:r w:rsidRPr="000C252D">
        <w:rPr>
          <w:rFonts w:hint="eastAsia"/>
          <w:lang w:eastAsia="ja-JP"/>
        </w:rPr>
        <w:t xml:space="preserve"> Otherwise, t</w:t>
      </w:r>
      <w:r w:rsidRPr="000C252D">
        <w:t xml:space="preserve">he reconstructed LSF up to the second stage </w:t>
      </w:r>
      <w:r w:rsidRPr="000C252D">
        <w:rPr>
          <w:rFonts w:hint="eastAsia"/>
          <w:lang w:eastAsia="ja-JP"/>
        </w:rPr>
        <w:t>VQ</w:t>
      </w:r>
      <w:r>
        <w:rPr>
          <w:rFonts w:hint="eastAsia"/>
          <w:lang w:eastAsia="ja-JP"/>
        </w:rPr>
        <w:t>,</w:t>
      </w:r>
      <w:r w:rsidRPr="000C252D">
        <w:rPr>
          <w:rFonts w:hint="eastAsia"/>
          <w:lang w:eastAsia="ja-JP"/>
        </w:rPr>
        <w:t xml:space="preserve"> </w:t>
      </w:r>
      <w:r w:rsidRPr="000C252D">
        <w:rPr>
          <w:position w:val="-12"/>
        </w:rPr>
        <w:object w:dxaOrig="279" w:dyaOrig="320">
          <v:shape id="_x0000_i1045" type="#_x0000_t75" style="width:13.5pt;height:16.9pt" o:ole="">
            <v:imagedata r:id="rId31" o:title=""/>
          </v:shape>
          <o:OLEObject Type="Embed" ProgID="Equation.3" ShapeID="_x0000_i1045" DrawAspect="Content" ObjectID="_1783089375" r:id="rId44"/>
        </w:object>
      </w:r>
      <w:r w:rsidRPr="000C252D">
        <w:t xml:space="preserve">is used for </w:t>
      </w:r>
      <w:r>
        <w:rPr>
          <w:rFonts w:hint="eastAsia"/>
          <w:lang w:eastAsia="ja-JP"/>
        </w:rPr>
        <w:t>the</w:t>
      </w:r>
      <w:r w:rsidRPr="000C252D">
        <w:t xml:space="preserve"> final reconstruction LSF, </w:t>
      </w:r>
      <w:r w:rsidRPr="000C252D">
        <w:rPr>
          <w:position w:val="-12"/>
        </w:rPr>
        <w:object w:dxaOrig="279" w:dyaOrig="320">
          <v:shape id="_x0000_i1046" type="#_x0000_t75" style="width:13.9pt;height:16.5pt" o:ole="">
            <v:imagedata r:id="rId45" o:title=""/>
          </v:shape>
          <o:OLEObject Type="Embed" ProgID="Equation.3" ShapeID="_x0000_i1046" DrawAspect="Content" ObjectID="_1783089376" r:id="rId46"/>
        </w:object>
      </w:r>
      <w:r w:rsidRPr="000C252D">
        <w:rPr>
          <w:rFonts w:hint="eastAsia"/>
          <w:lang w:eastAsia="ja-JP"/>
        </w:rPr>
        <w:t>.</w:t>
      </w:r>
    </w:p>
    <w:p w:rsidR="00834EE0" w:rsidRPr="001D27A0" w:rsidRDefault="007D3BEB" w:rsidP="00834EE0">
      <w:pPr>
        <w:rPr>
          <w:rFonts w:hint="eastAsia"/>
          <w:lang w:eastAsia="ja-JP"/>
        </w:rPr>
      </w:pPr>
      <w:r>
        <w:rPr>
          <w:rFonts w:eastAsia="MS Gothic"/>
          <w:color w:val="000000"/>
        </w:rPr>
        <w:t xml:space="preserve">For the interpolation of LSF between </w:t>
      </w:r>
      <w:r w:rsidRPr="00BE0ECD">
        <w:rPr>
          <w:rFonts w:eastAsia="MS Gothic"/>
          <w:color w:val="000000"/>
        </w:rPr>
        <w:t>the LSF in the possible ACELP at the next frame</w:t>
      </w:r>
      <w:r>
        <w:rPr>
          <w:rFonts w:eastAsia="MS Gothic"/>
          <w:color w:val="000000"/>
        </w:rPr>
        <w:t xml:space="preserve">, </w:t>
      </w:r>
      <w:r w:rsidRPr="000C252D">
        <w:t xml:space="preserve"> </w:t>
      </w:r>
      <w:r>
        <w:t>t</w:t>
      </w:r>
      <w:r w:rsidRPr="004B42F6">
        <w:t xml:space="preserve">he reconstructed LSF vector </w:t>
      </w:r>
      <w:r w:rsidRPr="004B42F6">
        <w:rPr>
          <w:position w:val="-14"/>
        </w:rPr>
        <w:object w:dxaOrig="300" w:dyaOrig="340">
          <v:shape id="_x0000_i1047" type="#_x0000_t75" style="width:14.65pt;height:18pt" o:ole="">
            <v:imagedata r:id="rId47" o:title=""/>
          </v:shape>
          <o:OLEObject Type="Embed" ProgID="Equation.3" ShapeID="_x0000_i1047" DrawAspect="Content" ObjectID="_1783089377" r:id="rId48"/>
        </w:object>
      </w:r>
      <w:r>
        <w:t xml:space="preserve">with MA prediction needs to be converted to unweighted domain LSF vector </w:t>
      </w:r>
      <w:r w:rsidRPr="00B34347">
        <w:rPr>
          <w:position w:val="-10"/>
        </w:rPr>
        <w:object w:dxaOrig="240" w:dyaOrig="300">
          <v:shape id="_x0000_i1048" type="#_x0000_t75" style="width:12.75pt;height:15pt" o:ole="">
            <v:imagedata r:id="rId49" o:title=""/>
          </v:shape>
          <o:OLEObject Type="Embed" ProgID="Equation.3" ShapeID="_x0000_i1048" DrawAspect="Content" ObjectID="_1783089378" r:id="rId50"/>
        </w:object>
      </w:r>
      <w:r>
        <w:t>.</w:t>
      </w:r>
      <w:r w:rsidRPr="00EA2E85">
        <w:rPr>
          <w:rFonts w:ascii="MS Mincho" w:eastAsia="MS Mincho" w:hAnsi="MS Mincho"/>
          <w:lang w:eastAsia="ja-JP"/>
        </w:rPr>
        <w:t xml:space="preserve"> </w:t>
      </w:r>
      <w:r w:rsidR="00834EE0" w:rsidRPr="000C252D">
        <w:t xml:space="preserve">In envelope based arithmetic coding, unweighted LSF vector without depending on MA prediction </w:t>
      </w:r>
      <w:r w:rsidR="00834EE0" w:rsidRPr="000C252D">
        <w:rPr>
          <w:position w:val="-10"/>
        </w:rPr>
        <w:object w:dxaOrig="240" w:dyaOrig="300">
          <v:shape id="_x0000_i1049" type="#_x0000_t75" style="width:12.4pt;height:15pt" o:ole="">
            <v:imagedata r:id="rId51" o:title=""/>
          </v:shape>
          <o:OLEObject Type="Embed" ProgID="Equation.3" ShapeID="_x0000_i1049" DrawAspect="Content" ObjectID="_1783089379" r:id="rId52"/>
        </w:object>
      </w:r>
      <w:r w:rsidR="00834EE0" w:rsidRPr="000C252D">
        <w:t>is also necessary to estimate the MDCT envelope. Th</w:t>
      </w:r>
      <w:r>
        <w:t>e</w:t>
      </w:r>
      <w:r w:rsidR="00834EE0" w:rsidRPr="000C252D">
        <w:t>s</w:t>
      </w:r>
      <w:r>
        <w:t>e</w:t>
      </w:r>
      <w:r w:rsidR="00834EE0" w:rsidRPr="000C252D">
        <w:t xml:space="preserve"> can be </w:t>
      </w:r>
      <w:r>
        <w:t xml:space="preserve">achieved </w:t>
      </w:r>
      <w:r w:rsidR="00834EE0" w:rsidRPr="000C252D">
        <w:t>by low-complex direct matrix conversion described in 5.3.3.2.1.1</w:t>
      </w:r>
    </w:p>
    <w:p w:rsidR="00834EE0" w:rsidRPr="008B1459" w:rsidRDefault="00834EE0" w:rsidP="008B1459">
      <w:pPr>
        <w:pStyle w:val="H6"/>
      </w:pPr>
      <w:bookmarkStart w:id="58" w:name="_Toc394072106"/>
      <w:bookmarkStart w:id="59" w:name="_Toc394072703"/>
      <w:bookmarkStart w:id="60" w:name="_Toc394179110"/>
      <w:bookmarkStart w:id="61" w:name="_Toc394417722"/>
      <w:r w:rsidRPr="008B1459">
        <w:t>6.2.2.2.2.</w:t>
      </w:r>
      <w:r w:rsidRPr="008B1459">
        <w:rPr>
          <w:rFonts w:hint="eastAsia"/>
          <w:lang w:eastAsia="ja-JP"/>
        </w:rPr>
        <w:t>2</w:t>
      </w:r>
      <w:r w:rsidRPr="008B1459">
        <w:tab/>
        <w:t>Mid-rate LPC</w:t>
      </w:r>
      <w:bookmarkEnd w:id="58"/>
      <w:bookmarkEnd w:id="59"/>
      <w:bookmarkEnd w:id="60"/>
      <w:bookmarkEnd w:id="61"/>
    </w:p>
    <w:p w:rsidR="00834EE0" w:rsidRPr="0076255F" w:rsidRDefault="00834EE0" w:rsidP="00834EE0">
      <w:bookmarkStart w:id="62" w:name="_Toc393896639"/>
      <w:bookmarkStart w:id="63" w:name="_Toc393897563"/>
      <w:bookmarkStart w:id="64" w:name="_Toc393897810"/>
      <w:r>
        <w:t xml:space="preserve">The inverse quantization for mid-rate bitrates (13.2 till 32 kbps) is the same as for ACELP (with the quantizer being in  AUDIO mode). </w:t>
      </w:r>
      <w:r w:rsidRPr="00C56437">
        <w:t>However there is a different interpolation</w:t>
      </w:r>
      <w:r>
        <w:t xml:space="preserve">, the same as described in </w:t>
      </w:r>
      <w:r w:rsidR="00415C03">
        <w:rPr>
          <w:rFonts w:hint="eastAsia"/>
          <w:lang w:eastAsia="zh-CN"/>
        </w:rPr>
        <w:t>subclause</w:t>
      </w:r>
      <w:r>
        <w:t xml:space="preserve"> 5.3.3.2.1.2</w:t>
      </w:r>
      <w:r w:rsidRPr="00C56437">
        <w:t>.</w:t>
      </w:r>
    </w:p>
    <w:p w:rsidR="00834EE0" w:rsidRPr="008B1459" w:rsidRDefault="00834EE0" w:rsidP="008B1459">
      <w:pPr>
        <w:pStyle w:val="H6"/>
      </w:pPr>
      <w:bookmarkStart w:id="65" w:name="_Toc394072107"/>
      <w:bookmarkStart w:id="66" w:name="_Toc394072704"/>
      <w:bookmarkStart w:id="67" w:name="_Toc394179111"/>
      <w:bookmarkStart w:id="68" w:name="_Toc394417723"/>
      <w:r w:rsidRPr="008B1459">
        <w:t>6.2.2.2.2.</w:t>
      </w:r>
      <w:r w:rsidRPr="008B1459">
        <w:rPr>
          <w:rFonts w:hint="eastAsia"/>
          <w:lang w:eastAsia="ja-JP"/>
        </w:rPr>
        <w:t>3</w:t>
      </w:r>
      <w:r w:rsidRPr="008B1459">
        <w:tab/>
        <w:t>High-rate LPC</w:t>
      </w:r>
      <w:bookmarkEnd w:id="65"/>
      <w:bookmarkEnd w:id="66"/>
      <w:bookmarkEnd w:id="67"/>
      <w:bookmarkEnd w:id="68"/>
    </w:p>
    <w:p w:rsidR="00834EE0" w:rsidRDefault="00834EE0" w:rsidP="00834EE0">
      <w:r w:rsidRPr="00432283">
        <w:t>Inverse quantization of an LPC filter is per</w:t>
      </w:r>
      <w:r>
        <w:t xml:space="preserve">formed as described in </w:t>
      </w:r>
      <w:r w:rsidR="007E0024" w:rsidRPr="00FA1EA0">
        <w:rPr>
          <w:rFonts w:eastAsia="MS Mincho" w:hint="eastAsia"/>
          <w:lang w:eastAsia="ja-JP"/>
        </w:rPr>
        <w:t xml:space="preserve">figure </w:t>
      </w:r>
      <w:r w:rsidR="007E0024" w:rsidRPr="00FA1EA0">
        <w:rPr>
          <w:rFonts w:eastAsia="MS Mincho"/>
          <w:lang w:eastAsia="ja-JP"/>
        </w:rPr>
        <w:fldChar w:fldCharType="begin"/>
      </w:r>
      <w:r w:rsidR="007E0024" w:rsidRPr="00FA1EA0">
        <w:rPr>
          <w:rFonts w:eastAsia="MS Mincho"/>
          <w:lang w:eastAsia="ja-JP"/>
        </w:rPr>
        <w:instrText xml:space="preserve"> </w:instrText>
      </w:r>
      <w:r w:rsidR="007E0024" w:rsidRPr="00FA1EA0">
        <w:rPr>
          <w:rFonts w:eastAsia="MS Mincho" w:hint="eastAsia"/>
          <w:lang w:eastAsia="ja-JP"/>
        </w:rPr>
        <w:instrText>REF fig_HR_LPC_decoding \h</w:instrText>
      </w:r>
      <w:r w:rsidR="007E0024" w:rsidRPr="00FA1EA0">
        <w:rPr>
          <w:rFonts w:eastAsia="MS Mincho"/>
          <w:lang w:eastAsia="ja-JP"/>
        </w:rPr>
        <w:instrText xml:space="preserve"> </w:instrText>
      </w:r>
      <w:r w:rsidR="007E0024" w:rsidRPr="00FA1EA0">
        <w:rPr>
          <w:rFonts w:eastAsia="MS Mincho"/>
          <w:lang w:eastAsia="ja-JP"/>
        </w:rPr>
      </w:r>
      <w:r w:rsidR="007E0024" w:rsidRPr="00FA1EA0">
        <w:rPr>
          <w:rFonts w:eastAsia="MS Mincho"/>
          <w:lang w:eastAsia="ja-JP"/>
        </w:rPr>
        <w:fldChar w:fldCharType="separate"/>
      </w:r>
      <w:r w:rsidR="00716DC0">
        <w:rPr>
          <w:noProof/>
        </w:rPr>
        <w:t>93</w:t>
      </w:r>
      <w:r w:rsidR="007E0024" w:rsidRPr="00FA1EA0">
        <w:rPr>
          <w:rFonts w:eastAsia="MS Mincho"/>
          <w:lang w:eastAsia="ja-JP"/>
        </w:rPr>
        <w:fldChar w:fldCharType="end"/>
      </w:r>
      <w:r w:rsidRPr="00432283">
        <w:t xml:space="preserve">. The LPC filters are quantized using the line spectral frequency (LSF) representation. A first-stage approximation is computed </w:t>
      </w:r>
      <w:r>
        <w:t>by inverse Vector Quantization by a simple table look-up with an 8 bit index</w:t>
      </w:r>
      <w:r w:rsidRPr="00432283">
        <w:t>.</w:t>
      </w:r>
      <w:r>
        <w:t xml:space="preserve"> </w:t>
      </w:r>
      <w:r w:rsidRPr="00432283">
        <w:t xml:space="preserve">An algebraic vector quantized (AVQ) refinement is then calculated as described in </w:t>
      </w:r>
      <w:r>
        <w:t>6.1.1.2.1.4</w:t>
      </w:r>
      <w:r w:rsidRPr="00432283">
        <w:t>. The quantized LSF vector is reconstructed by adding the first-stage approximation and the inverse-weighted AVQ contribution.</w:t>
      </w:r>
    </w:p>
    <w:p w:rsidR="00834EE0" w:rsidRDefault="00834EE0" w:rsidP="00834EE0">
      <w:r>
        <w:t xml:space="preserve">Depending on the frame being coded as a single TCX20 frame or subdivided into TCX10/TCX5 sub-frames one or two sets of LPC have to be de-quantized. In case two sets are transmitted the first set is decoded in the same way a single set would be decoded. For the second set an initial bit signals if it has to be decoded depending on the first set or not. If zero, the first stage approximation of the second set has to be decoded with another 8 bit inverse Vector Quantizer. If one, the inverse quantized first set will be used as first stage approximation. The inverse weights in </w:t>
      </w:r>
      <w:r w:rsidR="007E0024" w:rsidRPr="00FA1EA0">
        <w:rPr>
          <w:rFonts w:eastAsia="MS Mincho" w:hint="eastAsia"/>
          <w:lang w:eastAsia="ja-JP"/>
        </w:rPr>
        <w:t xml:space="preserve">figure </w:t>
      </w:r>
      <w:r w:rsidR="007E0024" w:rsidRPr="00FA1EA0">
        <w:rPr>
          <w:rFonts w:eastAsia="MS Mincho"/>
          <w:lang w:eastAsia="ja-JP"/>
        </w:rPr>
        <w:fldChar w:fldCharType="begin"/>
      </w:r>
      <w:r w:rsidR="007E0024" w:rsidRPr="00FA1EA0">
        <w:rPr>
          <w:rFonts w:eastAsia="MS Mincho"/>
          <w:lang w:eastAsia="ja-JP"/>
        </w:rPr>
        <w:instrText xml:space="preserve"> </w:instrText>
      </w:r>
      <w:r w:rsidR="007E0024" w:rsidRPr="00FA1EA0">
        <w:rPr>
          <w:rFonts w:eastAsia="MS Mincho" w:hint="eastAsia"/>
          <w:lang w:eastAsia="ja-JP"/>
        </w:rPr>
        <w:instrText>REF fig_HR_LPC_decoding \h</w:instrText>
      </w:r>
      <w:r w:rsidR="007E0024" w:rsidRPr="00FA1EA0">
        <w:rPr>
          <w:rFonts w:eastAsia="MS Mincho"/>
          <w:lang w:eastAsia="ja-JP"/>
        </w:rPr>
        <w:instrText xml:space="preserve"> </w:instrText>
      </w:r>
      <w:r w:rsidR="007E0024" w:rsidRPr="00FA1EA0">
        <w:rPr>
          <w:rFonts w:eastAsia="MS Mincho"/>
          <w:lang w:eastAsia="ja-JP"/>
        </w:rPr>
      </w:r>
      <w:r w:rsidR="007E0024" w:rsidRPr="00FA1EA0">
        <w:rPr>
          <w:rFonts w:eastAsia="MS Mincho"/>
          <w:lang w:eastAsia="ja-JP"/>
        </w:rPr>
        <w:fldChar w:fldCharType="separate"/>
      </w:r>
      <w:r w:rsidR="00716DC0">
        <w:rPr>
          <w:noProof/>
        </w:rPr>
        <w:t>93</w:t>
      </w:r>
      <w:r w:rsidR="007E0024" w:rsidRPr="00FA1EA0">
        <w:rPr>
          <w:rFonts w:eastAsia="MS Mincho"/>
          <w:lang w:eastAsia="ja-JP"/>
        </w:rPr>
        <w:fldChar w:fldCharType="end"/>
      </w:r>
      <w:r>
        <w:t xml:space="preserve"> are the </w:t>
      </w:r>
      <w:r w:rsidRPr="002E241B">
        <w:t>reciprocal</w:t>
      </w:r>
      <w:r>
        <w:t xml:space="preserve"> of the weights used in the encoder (see </w:t>
      </w:r>
      <w:r w:rsidR="00415C03">
        <w:rPr>
          <w:rFonts w:hint="eastAsia"/>
          <w:lang w:eastAsia="zh-CN"/>
        </w:rPr>
        <w:t>subclause</w:t>
      </w:r>
      <w:r>
        <w:t xml:space="preserve"> 5.3.3.2.1.3.3).</w:t>
      </w:r>
    </w:p>
    <w:p w:rsidR="00834EE0" w:rsidRDefault="00834EE0" w:rsidP="00834EE0">
      <w:r>
        <w:t xml:space="preserve">The AVQ decoder is described in </w:t>
      </w:r>
      <w:r w:rsidR="00415C03">
        <w:rPr>
          <w:rFonts w:hint="eastAsia"/>
          <w:lang w:eastAsia="zh-CN"/>
        </w:rPr>
        <w:t>subclause</w:t>
      </w:r>
      <w:r>
        <w:t xml:space="preserve"> 6.1.1.2.1.4.</w:t>
      </w:r>
    </w:p>
    <w:p w:rsidR="00834EE0" w:rsidRDefault="00834EE0" w:rsidP="00834EE0"/>
    <w:p w:rsidR="00834EE0" w:rsidRDefault="005B6522" w:rsidP="00D72F2B">
      <w:pPr>
        <w:pStyle w:val="TH"/>
      </w:pPr>
      <w:r>
        <w:rPr>
          <w:noProof/>
        </w:rPr>
        <w:drawing>
          <wp:inline distT="0" distB="0" distL="0" distR="0">
            <wp:extent cx="4157980" cy="1757680"/>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7980" cy="1757680"/>
                    </a:xfrm>
                    <a:prstGeom prst="rect">
                      <a:avLst/>
                    </a:prstGeom>
                    <a:noFill/>
                    <a:ln>
                      <a:noFill/>
                    </a:ln>
                  </pic:spPr>
                </pic:pic>
              </a:graphicData>
            </a:graphic>
          </wp:inline>
        </w:drawing>
      </w:r>
    </w:p>
    <w:p w:rsidR="00834EE0" w:rsidRDefault="00834EE0" w:rsidP="00834EE0">
      <w:pPr>
        <w:pStyle w:val="TF"/>
      </w:pPr>
      <w:r>
        <w:t xml:space="preserve">Figure </w:t>
      </w:r>
      <w:bookmarkStart w:id="69" w:name="fig_HR_LPC_decoding"/>
      <w:r>
        <w:fldChar w:fldCharType="begin"/>
      </w:r>
      <w:r>
        <w:instrText xml:space="preserve"> SEQ Figure </w:instrText>
      </w:r>
      <w:r w:rsidR="00035ABB">
        <w:instrText>\r</w:instrText>
      </w:r>
      <w:r w:rsidR="00716DC0">
        <w:instrText>93</w:instrText>
      </w:r>
      <w:r w:rsidR="00035ABB">
        <w:instrText xml:space="preserve"> </w:instrText>
      </w:r>
      <w:r>
        <w:instrText xml:space="preserve">\* ARABIC </w:instrText>
      </w:r>
      <w:r>
        <w:fldChar w:fldCharType="separate"/>
      </w:r>
      <w:r w:rsidR="00716DC0">
        <w:rPr>
          <w:noProof/>
        </w:rPr>
        <w:t>93</w:t>
      </w:r>
      <w:r>
        <w:fldChar w:fldCharType="end"/>
      </w:r>
      <w:bookmarkEnd w:id="69"/>
      <w:r>
        <w:t>: Overview high-rate LPC decoding</w:t>
      </w:r>
    </w:p>
    <w:p w:rsidR="00834EE0" w:rsidRPr="0076255F" w:rsidRDefault="00834EE0" w:rsidP="00834EE0">
      <w:r>
        <w:t>The inverse-quantized LSF vector is subsequently converted into a vector of LSF coefficients, then interpolated and converted again into LPC parameters. The interpolation is the same described in 5.3.3.2.1.2.</w:t>
      </w:r>
    </w:p>
    <w:p w:rsidR="00834EE0" w:rsidRDefault="00834EE0" w:rsidP="00834EE0">
      <w:pPr>
        <w:pStyle w:val="Heading5"/>
      </w:pPr>
      <w:bookmarkStart w:id="70" w:name="_Toc394072108"/>
      <w:bookmarkStart w:id="71" w:name="_Toc394072705"/>
      <w:bookmarkStart w:id="72" w:name="_Toc394179112"/>
      <w:bookmarkStart w:id="73" w:name="_Toc394417724"/>
      <w:r>
        <w:t>6.2.2.2.3</w:t>
      </w:r>
      <w:r>
        <w:tab/>
        <w:t>PLC Wavefrom adjustment</w:t>
      </w:r>
      <w:bookmarkEnd w:id="56"/>
      <w:bookmarkEnd w:id="62"/>
      <w:bookmarkEnd w:id="63"/>
      <w:bookmarkEnd w:id="64"/>
      <w:bookmarkEnd w:id="70"/>
      <w:bookmarkEnd w:id="71"/>
      <w:bookmarkEnd w:id="72"/>
      <w:bookmarkEnd w:id="73"/>
    </w:p>
    <w:p w:rsidR="00834EE0" w:rsidRPr="00696DF2" w:rsidRDefault="00834EE0" w:rsidP="00834EE0">
      <w:r>
        <w:t>The waveform adjustment tool reads one bit for initialization where 1 stands for harmonic and 0 for non-harmonic.</w:t>
      </w:r>
    </w:p>
    <w:p w:rsidR="00834EE0" w:rsidRDefault="00834EE0" w:rsidP="00834EE0">
      <w:pPr>
        <w:pStyle w:val="Heading5"/>
      </w:pPr>
      <w:bookmarkStart w:id="74" w:name="_Toc393470094"/>
      <w:bookmarkStart w:id="75" w:name="_Toc393896643"/>
      <w:bookmarkStart w:id="76" w:name="_Toc393897567"/>
      <w:bookmarkStart w:id="77" w:name="_Toc393897814"/>
      <w:bookmarkStart w:id="78" w:name="_Toc394072112"/>
      <w:bookmarkStart w:id="79" w:name="_Toc394072709"/>
      <w:bookmarkStart w:id="80" w:name="_Toc394179116"/>
      <w:bookmarkStart w:id="81" w:name="_Toc393470091"/>
      <w:bookmarkStart w:id="82" w:name="_Toc393896640"/>
      <w:bookmarkStart w:id="83" w:name="_Toc393897564"/>
      <w:bookmarkStart w:id="84" w:name="_Toc393897811"/>
      <w:bookmarkStart w:id="85" w:name="_Toc394072109"/>
      <w:bookmarkStart w:id="86" w:name="_Toc394072706"/>
      <w:bookmarkStart w:id="87" w:name="_Toc394179113"/>
      <w:bookmarkStart w:id="88" w:name="_Toc394417725"/>
      <w:r>
        <w:t>6.2.2.2.4</w:t>
      </w:r>
      <w:r>
        <w:tab/>
        <w:t>Global Gain</w:t>
      </w:r>
      <w:bookmarkEnd w:id="81"/>
      <w:bookmarkEnd w:id="82"/>
      <w:bookmarkEnd w:id="83"/>
      <w:bookmarkEnd w:id="84"/>
      <w:bookmarkEnd w:id="85"/>
      <w:bookmarkEnd w:id="86"/>
      <w:bookmarkEnd w:id="87"/>
      <w:bookmarkEnd w:id="88"/>
    </w:p>
    <w:p w:rsidR="00834EE0" w:rsidRPr="00A10D67" w:rsidRDefault="00834EE0" w:rsidP="00834EE0">
      <w:bookmarkStart w:id="89" w:name="_Toc393470092"/>
      <w:r>
        <w:t xml:space="preserve">The TCX global gain index </w:t>
      </w:r>
      <w:r w:rsidRPr="005E3B0D">
        <w:rPr>
          <w:position w:val="-14"/>
        </w:rPr>
        <w:object w:dxaOrig="820" w:dyaOrig="340">
          <v:shape id="_x0000_i1051" type="#_x0000_t75" style="width:40.9pt;height:16.9pt" o:ole="">
            <v:imagedata r:id="rId54" o:title=""/>
          </v:shape>
          <o:OLEObject Type="Embed" ProgID="Equation.3" ShapeID="_x0000_i1051" DrawAspect="Content" ObjectID="_1783089380" r:id="rId55"/>
        </w:object>
      </w:r>
      <w:r>
        <w:t xml:space="preserve"> is transmitted in the bitstream as a 7 bit unsigned integer.</w:t>
      </w:r>
    </w:p>
    <w:p w:rsidR="00834EE0" w:rsidRPr="0011125E" w:rsidRDefault="00834EE0" w:rsidP="00834EE0">
      <w:pPr>
        <w:pStyle w:val="Heading5"/>
      </w:pPr>
      <w:bookmarkStart w:id="90" w:name="_Toc393896641"/>
      <w:bookmarkStart w:id="91" w:name="_Toc393897565"/>
      <w:bookmarkStart w:id="92" w:name="_Toc393897812"/>
      <w:bookmarkStart w:id="93" w:name="_Toc394072110"/>
      <w:bookmarkStart w:id="94" w:name="_Toc394072707"/>
      <w:bookmarkStart w:id="95" w:name="_Toc394179114"/>
      <w:bookmarkStart w:id="96" w:name="_Toc394417726"/>
      <w:r w:rsidRPr="0011125E">
        <w:lastRenderedPageBreak/>
        <w:t>6.2.2.2.5</w:t>
      </w:r>
      <w:r w:rsidRPr="0011125E">
        <w:tab/>
        <w:t>Noise fill parameter</w:t>
      </w:r>
      <w:bookmarkEnd w:id="89"/>
      <w:bookmarkEnd w:id="90"/>
      <w:bookmarkEnd w:id="91"/>
      <w:bookmarkEnd w:id="92"/>
      <w:bookmarkEnd w:id="93"/>
      <w:bookmarkEnd w:id="94"/>
      <w:bookmarkEnd w:id="95"/>
      <w:bookmarkEnd w:id="96"/>
    </w:p>
    <w:p w:rsidR="00834EE0" w:rsidRPr="00A10D67" w:rsidRDefault="00834EE0" w:rsidP="00834EE0">
      <w:bookmarkStart w:id="97" w:name="_Toc393470093"/>
      <w:r>
        <w:t xml:space="preserve">The TCX noise factor index </w:t>
      </w:r>
      <w:r w:rsidRPr="00696DF2">
        <w:rPr>
          <w:position w:val="-10"/>
        </w:rPr>
        <w:object w:dxaOrig="400" w:dyaOrig="300">
          <v:shape id="_x0000_i1052" type="#_x0000_t75" style="width:19.9pt;height:15pt" o:ole="">
            <v:imagedata r:id="rId56" o:title=""/>
          </v:shape>
          <o:OLEObject Type="Embed" ProgID="Equation.3" ShapeID="_x0000_i1052" DrawAspect="Content" ObjectID="_1783089381" r:id="rId57"/>
        </w:object>
      </w:r>
      <w:r>
        <w:t xml:space="preserve"> is transmitted in the bitstream as a 3 bit unsigned integer.</w:t>
      </w:r>
    </w:p>
    <w:p w:rsidR="00834EE0" w:rsidRPr="006A2B1D" w:rsidRDefault="00834EE0" w:rsidP="00834EE0">
      <w:pPr>
        <w:pStyle w:val="Heading5"/>
      </w:pPr>
      <w:bookmarkStart w:id="98" w:name="_Toc393896642"/>
      <w:bookmarkStart w:id="99" w:name="_Toc393897566"/>
      <w:bookmarkStart w:id="100" w:name="_Toc393897813"/>
      <w:bookmarkStart w:id="101" w:name="_Toc394072111"/>
      <w:bookmarkStart w:id="102" w:name="_Toc394072708"/>
      <w:bookmarkStart w:id="103" w:name="_Toc394179115"/>
      <w:bookmarkStart w:id="104" w:name="_Toc394417727"/>
      <w:r>
        <w:t>6.2.2.2.6</w:t>
      </w:r>
      <w:r>
        <w:tab/>
        <w:t>LTP</w:t>
      </w:r>
      <w:bookmarkEnd w:id="97"/>
      <w:bookmarkEnd w:id="98"/>
      <w:bookmarkEnd w:id="99"/>
      <w:bookmarkEnd w:id="100"/>
      <w:bookmarkEnd w:id="101"/>
      <w:bookmarkEnd w:id="102"/>
      <w:bookmarkEnd w:id="103"/>
      <w:bookmarkEnd w:id="104"/>
    </w:p>
    <w:p w:rsidR="00834EE0" w:rsidRPr="00A10D67" w:rsidRDefault="00834EE0" w:rsidP="00834EE0">
      <w:r>
        <w:t xml:space="preserve">The LTP on/off flag </w:t>
      </w:r>
      <w:r w:rsidRPr="00696DF2">
        <w:rPr>
          <w:position w:val="-10"/>
        </w:rPr>
        <w:object w:dxaOrig="560" w:dyaOrig="300">
          <v:shape id="_x0000_i1053" type="#_x0000_t75" style="width:27.75pt;height:15pt" o:ole="">
            <v:imagedata r:id="rId58" o:title=""/>
          </v:shape>
          <o:OLEObject Type="Embed" ProgID="Equation.3" ShapeID="_x0000_i1053" DrawAspect="Content" ObjectID="_1783089382" r:id="rId59"/>
        </w:object>
      </w:r>
      <w:r>
        <w:t xml:space="preserve"> is transmitted in the bitstream as a single bit. If the LTP flag is one, the quantized pitch lag and gain are transmitted after the LTP flag. The pitch lag index </w:t>
      </w:r>
      <w:r w:rsidRPr="00D16B50">
        <w:rPr>
          <w:position w:val="-14"/>
        </w:rPr>
        <w:object w:dxaOrig="720" w:dyaOrig="340">
          <v:shape id="_x0000_i1054" type="#_x0000_t75" style="width:35.65pt;height:16.9pt" o:ole="">
            <v:imagedata r:id="rId60" o:title=""/>
          </v:shape>
          <o:OLEObject Type="Embed" ProgID="Equation.3" ShapeID="_x0000_i1054" DrawAspect="Content" ObjectID="_1783089383" r:id="rId61"/>
        </w:object>
      </w:r>
      <w:r>
        <w:t xml:space="preserve"> is transmitted as unsigned 9 bit integer. The gain index </w:t>
      </w:r>
      <w:r w:rsidRPr="00D16B50">
        <w:rPr>
          <w:position w:val="-14"/>
        </w:rPr>
        <w:object w:dxaOrig="800" w:dyaOrig="340">
          <v:shape id="_x0000_i1055" type="#_x0000_t75" style="width:40.15pt;height:16.9pt" o:ole="">
            <v:imagedata r:id="rId62" o:title=""/>
          </v:shape>
          <o:OLEObject Type="Embed" ProgID="Equation.3" ShapeID="_x0000_i1055" DrawAspect="Content" ObjectID="_1783089384" r:id="rId63"/>
        </w:object>
      </w:r>
      <w:r>
        <w:t xml:space="preserve"> is transmitted as unsigned 2 bit integer.</w:t>
      </w:r>
    </w:p>
    <w:p w:rsidR="00834EE0" w:rsidRDefault="00834EE0" w:rsidP="00834EE0">
      <w:pPr>
        <w:pStyle w:val="Heading5"/>
      </w:pPr>
      <w:bookmarkStart w:id="105" w:name="_Toc394417728"/>
      <w:r>
        <w:t>6.2.2.2.7</w:t>
      </w:r>
      <w:r>
        <w:tab/>
        <w:t>TNS parameter</w:t>
      </w:r>
      <w:bookmarkEnd w:id="74"/>
      <w:bookmarkEnd w:id="75"/>
      <w:bookmarkEnd w:id="76"/>
      <w:bookmarkEnd w:id="77"/>
      <w:bookmarkEnd w:id="78"/>
      <w:bookmarkEnd w:id="79"/>
      <w:bookmarkEnd w:id="80"/>
      <w:bookmarkEnd w:id="105"/>
    </w:p>
    <w:p w:rsidR="00834EE0" w:rsidRPr="00BD053E" w:rsidRDefault="00834EE0" w:rsidP="00834EE0">
      <w:r>
        <w:t xml:space="preserve">The TNS on/off flat is transmitted in the bitstream as a single bit. If the TNS flag is one and if the configuration (see </w:t>
      </w:r>
      <w:r w:rsidR="00415C03">
        <w:rPr>
          <w:rFonts w:hint="eastAsia"/>
          <w:lang w:eastAsia="zh-CN"/>
        </w:rPr>
        <w:t>sub</w:t>
      </w:r>
      <w:r>
        <w:t>clause 5.3.3.2.2) indicates that 2 filters are possible then an additional single bit transmitted in the bitstream indicates if the parameters for 1 or 2 filters are transmitted in the bitstream (</w:t>
      </w:r>
      <w:r w:rsidRPr="00BD053E">
        <w:t>nMaxFilters</w:t>
      </w:r>
      <w:r>
        <w:t xml:space="preserve"> = 1 or </w:t>
      </w:r>
      <w:r w:rsidRPr="00BD053E">
        <w:t>nMaxFilters</w:t>
      </w:r>
      <w:r>
        <w:t xml:space="preserve"> = 2). For each filter, order and coefficients are the parameters transmitted in the bitstream. The order and the coefficients are coded using Huffman coding. </w:t>
      </w:r>
      <w:r>
        <w:rPr>
          <w:noProof/>
          <w:lang w:val="en-US"/>
        </w:rPr>
        <w:t>Which Huffman code will be used for the filter order depends on the frame configuration (TCX20/TCX10/TCX5) and on the bandwidth (SWB,WB). Which Huffman code will be used for a parcor coefficient depends on the frame configuration (TCX20/TCX10/TCX5), on the bandwidth (SWB,WB) and on the parcor coefficent’s index. If the parameters for 1 filter are transmited in the bitstream, then the second filter is inactive. If the parameters for 2 filters are transmitted in the bitstream, then order 1 and the filter coefficient set to 0 for the first filter indicates that the first filter is disabled and that only the second filter is active.</w:t>
      </w:r>
    </w:p>
    <w:p w:rsidR="00834EE0" w:rsidRDefault="00834EE0" w:rsidP="00834EE0">
      <w:pPr>
        <w:pStyle w:val="Heading5"/>
      </w:pPr>
      <w:bookmarkStart w:id="106" w:name="_Toc393281255"/>
      <w:bookmarkStart w:id="107" w:name="_Toc393306251"/>
      <w:bookmarkStart w:id="108" w:name="_Toc393628423"/>
      <w:bookmarkStart w:id="109" w:name="_Toc393726360"/>
      <w:bookmarkStart w:id="110" w:name="_Toc394084486"/>
      <w:bookmarkStart w:id="111" w:name="_Toc394417729"/>
      <w:r>
        <w:t>6.2.2.2.8</w:t>
      </w:r>
      <w:r>
        <w:tab/>
        <w:t>Harmonic model</w:t>
      </w:r>
      <w:bookmarkEnd w:id="106"/>
      <w:bookmarkEnd w:id="107"/>
      <w:bookmarkEnd w:id="108"/>
      <w:bookmarkEnd w:id="109"/>
      <w:bookmarkEnd w:id="110"/>
      <w:bookmarkEnd w:id="111"/>
    </w:p>
    <w:p w:rsidR="00834EE0" w:rsidRPr="00E41A07" w:rsidRDefault="00834EE0" w:rsidP="00834EE0">
      <w:pPr>
        <w:spacing w:after="18"/>
      </w:pPr>
      <w:r>
        <w:t xml:space="preserve">For both context and envelope based arithmetic coding, a harmonic model is used for efficient coding of frames with harmonic content. The harmonic model </w:t>
      </w:r>
      <w:r w:rsidRPr="00E41A07">
        <w:t>is disabled if any of the following conditions apply:</w:t>
      </w:r>
    </w:p>
    <w:p w:rsidR="00834EE0" w:rsidRPr="00E41A07" w:rsidRDefault="00834EE0" w:rsidP="00834EE0">
      <w:pPr>
        <w:spacing w:after="18"/>
      </w:pPr>
      <w:r w:rsidRPr="00E41A07">
        <w:t>- The bit-rate is not one of 9.6, 13.2, 16.4, 24.4, 32, 48 kbps.</w:t>
      </w:r>
    </w:p>
    <w:p w:rsidR="00834EE0" w:rsidRPr="00E41A07" w:rsidRDefault="00834EE0" w:rsidP="00834EE0">
      <w:pPr>
        <w:spacing w:after="18"/>
      </w:pPr>
      <w:r w:rsidRPr="00E41A07">
        <w:t>- The previous frame was coded by ACELP.</w:t>
      </w:r>
    </w:p>
    <w:p w:rsidR="00834EE0" w:rsidRPr="00E41A07" w:rsidRDefault="00834EE0" w:rsidP="00834EE0">
      <w:pPr>
        <w:spacing w:after="18"/>
      </w:pPr>
      <w:r w:rsidRPr="00E41A07">
        <w:t>- Envelope based arithmetic coding is used and the coder type is neither Voiced nor Generic.</w:t>
      </w:r>
    </w:p>
    <w:p w:rsidR="00834EE0" w:rsidRDefault="00834EE0" w:rsidP="00834EE0">
      <w:pPr>
        <w:rPr>
          <w:lang w:eastAsia="ja-JP"/>
        </w:rPr>
      </w:pPr>
      <w:r>
        <w:rPr>
          <w:rFonts w:hint="eastAsia"/>
          <w:lang w:eastAsia="ja-JP"/>
        </w:rPr>
        <w:t>In the above cases, no f</w:t>
      </w:r>
      <w:r>
        <w:rPr>
          <w:lang w:eastAsia="ja-JP"/>
        </w:rPr>
        <w:t>urther signalling is used.</w:t>
      </w:r>
    </w:p>
    <w:p w:rsidR="00834EE0" w:rsidRPr="00F06C80" w:rsidRDefault="00834EE0" w:rsidP="00834EE0">
      <w:pPr>
        <w:rPr>
          <w:rFonts w:hint="eastAsia"/>
          <w:lang w:eastAsia="ja-JP"/>
        </w:rPr>
      </w:pPr>
      <w:r>
        <w:rPr>
          <w:lang w:eastAsia="ja-JP"/>
        </w:rPr>
        <w:t xml:space="preserve">Otherwise, a </w:t>
      </w:r>
      <w:r w:rsidRPr="00E41A07">
        <w:t>s</w:t>
      </w:r>
      <w:r>
        <w:t>ingle-bit harmonic model flag is read from the</w:t>
      </w:r>
      <w:r w:rsidRPr="00E41A07">
        <w:t xml:space="preserve"> bit-stream</w:t>
      </w:r>
      <w:r>
        <w:t>. When the flag is non-zero, the decoding proceeds by reading the harmonic model interval parameter as follows.</w:t>
      </w:r>
    </w:p>
    <w:p w:rsidR="00834EE0" w:rsidRPr="008B1459" w:rsidRDefault="00834EE0" w:rsidP="008B1459">
      <w:pPr>
        <w:pStyle w:val="H6"/>
      </w:pPr>
      <w:bookmarkStart w:id="112" w:name="_Toc394084487"/>
      <w:bookmarkStart w:id="113" w:name="_Toc394417730"/>
      <w:r w:rsidRPr="008B1459">
        <w:t>6.2.2.2.8.1</w:t>
      </w:r>
      <w:r w:rsidRPr="008B1459">
        <w:tab/>
        <w:t>Decoding of Interval of harmonics</w:t>
      </w:r>
      <w:bookmarkEnd w:id="112"/>
      <w:bookmarkEnd w:id="113"/>
    </w:p>
    <w:p w:rsidR="00834EE0" w:rsidRDefault="00834EE0" w:rsidP="00834EE0">
      <w:pPr>
        <w:spacing w:after="18"/>
      </w:pPr>
      <w:r>
        <w:t>When p</w:t>
      </w:r>
      <w:r w:rsidRPr="00E41A07">
        <w:t>itch lag and gain are used for the</w:t>
      </w:r>
      <w:r>
        <w:t xml:space="preserve"> LTP</w:t>
      </w:r>
      <w:r w:rsidRPr="00E41A07">
        <w:t xml:space="preserve"> post processing, the lag parameter is utilized for representing the interval of harmonics in the frequency domain. Otherwise, normal representation of interval is applied.</w:t>
      </w:r>
    </w:p>
    <w:p w:rsidR="00834EE0" w:rsidRPr="008B1459" w:rsidRDefault="00834EE0" w:rsidP="008B1459">
      <w:pPr>
        <w:pStyle w:val="H6"/>
      </w:pPr>
      <w:bookmarkStart w:id="114" w:name="_Toc394084488"/>
      <w:bookmarkStart w:id="115" w:name="_Toc394417731"/>
      <w:r w:rsidRPr="008B1459">
        <w:t>6.2.2.2.8.1.1</w:t>
      </w:r>
      <w:r w:rsidRPr="008B1459">
        <w:tab/>
        <w:t>Decoding interval depending on time domain pitch lag</w:t>
      </w:r>
      <w:bookmarkEnd w:id="114"/>
      <w:bookmarkEnd w:id="115"/>
    </w:p>
    <w:p w:rsidR="00834EE0" w:rsidRPr="00E41A07" w:rsidRDefault="00834EE0" w:rsidP="00834EE0">
      <w:pPr>
        <w:spacing w:after="18"/>
        <w:rPr>
          <w:rFonts w:eastAsia="MS Gothic"/>
        </w:rPr>
      </w:pPr>
      <w:r>
        <w:t xml:space="preserve">According to the procedure in </w:t>
      </w:r>
      <w:r w:rsidR="00415C03">
        <w:rPr>
          <w:rFonts w:hint="eastAsia"/>
          <w:lang w:eastAsia="zh-CN"/>
        </w:rPr>
        <w:t>subclause</w:t>
      </w:r>
      <w:r>
        <w:t xml:space="preserve"> </w:t>
      </w:r>
      <w:r w:rsidRPr="00175F3D">
        <w:t>5.3.3.2.8.1.8.1.1</w:t>
      </w:r>
      <w:r>
        <w:t xml:space="preserve">, </w:t>
      </w:r>
      <w:r w:rsidRPr="001747E5">
        <w:rPr>
          <w:position w:val="-10"/>
        </w:rPr>
        <w:object w:dxaOrig="540" w:dyaOrig="300">
          <v:shape id="_x0000_i1056" type="#_x0000_t75" style="width:27.4pt;height:14.25pt" o:ole="">
            <v:imagedata r:id="rId64" o:title=""/>
          </v:shape>
          <o:OLEObject Type="Embed" ProgID="Equation.3" ShapeID="_x0000_i1056" DrawAspect="Content" ObjectID="_1783089385" r:id="rId65"/>
        </w:object>
      </w:r>
      <w:r>
        <w:t xml:space="preserve">, </w:t>
      </w:r>
      <w:r w:rsidRPr="00F06C80">
        <w:rPr>
          <w:position w:val="-10"/>
        </w:rPr>
        <w:object w:dxaOrig="639" w:dyaOrig="300">
          <v:shape id="_x0000_i1057" type="#_x0000_t75" style="width:32.65pt;height:14.25pt" o:ole="">
            <v:imagedata r:id="rId66" o:title=""/>
          </v:shape>
          <o:OLEObject Type="Embed" ProgID="Equation.3" ShapeID="_x0000_i1057" DrawAspect="Content" ObjectID="_1783089386" r:id="rId67"/>
        </w:object>
      </w:r>
      <w:r>
        <w:t xml:space="preserve">, </w:t>
      </w:r>
      <w:r w:rsidRPr="00696DF2">
        <w:rPr>
          <w:position w:val="-10"/>
        </w:rPr>
        <w:object w:dxaOrig="1240" w:dyaOrig="300">
          <v:shape id="_x0000_i1058" type="#_x0000_t75" style="width:63pt;height:14.25pt" o:ole="">
            <v:imagedata r:id="rId68" o:title=""/>
          </v:shape>
          <o:OLEObject Type="Embed" ProgID="Equation.3" ShapeID="_x0000_i1058" DrawAspect="Content" ObjectID="_1783089387" r:id="rId69"/>
        </w:object>
      </w:r>
      <w:r>
        <w:t xml:space="preserve">are set up, </w:t>
      </w:r>
      <w:r w:rsidRPr="00696DF2">
        <w:rPr>
          <w:position w:val="-10"/>
        </w:rPr>
        <w:object w:dxaOrig="880" w:dyaOrig="300">
          <v:shape id="_x0000_i1059" type="#_x0000_t75" style="width:44.65pt;height:14.25pt" o:ole="">
            <v:imagedata r:id="rId70" o:title=""/>
          </v:shape>
          <o:OLEObject Type="Embed" ProgID="Equation.3" ShapeID="_x0000_i1059" DrawAspect="Content" ObjectID="_1783089388" r:id="rId71"/>
        </w:object>
      </w:r>
      <w:r>
        <w:t xml:space="preserve">is read from the bit-stream, and finally </w:t>
      </w:r>
      <w:r w:rsidRPr="00696DF2">
        <w:rPr>
          <w:position w:val="-10"/>
        </w:rPr>
        <w:object w:dxaOrig="639" w:dyaOrig="300">
          <v:shape id="_x0000_i1060" type="#_x0000_t75" style="width:32.65pt;height:14.25pt" o:ole="">
            <v:imagedata r:id="rId72" o:title=""/>
          </v:shape>
          <o:OLEObject Type="Embed" ProgID="Equation.3" ShapeID="_x0000_i1060" DrawAspect="Content" ObjectID="_1783089389" r:id="rId73"/>
        </w:object>
      </w:r>
      <w:r>
        <w:t>is calculated.</w:t>
      </w:r>
    </w:p>
    <w:p w:rsidR="00834EE0" w:rsidRPr="008B1459" w:rsidRDefault="00834EE0" w:rsidP="008B1459">
      <w:pPr>
        <w:pStyle w:val="H6"/>
      </w:pPr>
      <w:bookmarkStart w:id="116" w:name="_Toc394084489"/>
      <w:bookmarkStart w:id="117" w:name="_Toc394417732"/>
      <w:r w:rsidRPr="008B1459">
        <w:t>6.2.2.2.8.1.2</w:t>
      </w:r>
      <w:r w:rsidRPr="008B1459">
        <w:tab/>
        <w:t>Decoding interval without depending on time domain pitch lag</w:t>
      </w:r>
      <w:bookmarkEnd w:id="116"/>
      <w:bookmarkEnd w:id="117"/>
    </w:p>
    <w:p w:rsidR="00834EE0" w:rsidRPr="00E10782" w:rsidRDefault="00834EE0" w:rsidP="00834EE0">
      <w:pPr>
        <w:spacing w:after="18"/>
      </w:pPr>
      <w:r w:rsidRPr="00E41A07">
        <w:t>When pitch lag and gain in the time domain is not used or the pitch gain is less t</w:t>
      </w:r>
      <w:r>
        <w:t>han or equals to 0.46, normal de</w:t>
      </w:r>
      <w:r w:rsidRPr="00E41A07">
        <w:t>coding of the interval with un-equal resolution is used.</w:t>
      </w:r>
      <w:r>
        <w:t xml:space="preserve"> The 8-bit </w:t>
      </w:r>
      <w:r w:rsidRPr="00E10782">
        <w:rPr>
          <w:position w:val="-6"/>
        </w:rPr>
        <w:object w:dxaOrig="499" w:dyaOrig="260">
          <v:shape id="_x0000_i1061" type="#_x0000_t75" style="width:25.5pt;height:12.4pt" o:ole="">
            <v:imagedata r:id="rId74" o:title=""/>
          </v:shape>
          <o:OLEObject Type="Embed" ProgID="Equation.3" ShapeID="_x0000_i1061" DrawAspect="Content" ObjectID="_1783089390" r:id="rId75"/>
        </w:object>
      </w:r>
      <w:r>
        <w:t xml:space="preserve">is read from the bit-stream and </w:t>
      </w:r>
      <w:r w:rsidRPr="001747E5">
        <w:rPr>
          <w:position w:val="-10"/>
        </w:rPr>
        <w:object w:dxaOrig="540" w:dyaOrig="300">
          <v:shape id="_x0000_i1062" type="#_x0000_t75" style="width:27.4pt;height:14.25pt" o:ole="">
            <v:imagedata r:id="rId76" o:title=""/>
          </v:shape>
          <o:OLEObject Type="Embed" ProgID="Equation.3" ShapeID="_x0000_i1062" DrawAspect="Content" ObjectID="_1783089391" r:id="rId77"/>
        </w:object>
      </w:r>
      <w:r>
        <w:t xml:space="preserve"> and </w:t>
      </w:r>
      <w:r w:rsidRPr="001747E5">
        <w:rPr>
          <w:i/>
          <w:position w:val="-10"/>
        </w:rPr>
        <w:object w:dxaOrig="639" w:dyaOrig="300">
          <v:shape id="_x0000_i1063" type="#_x0000_t75" style="width:31.9pt;height:15pt" o:ole="">
            <v:imagedata r:id="rId78" o:title=""/>
          </v:shape>
          <o:OLEObject Type="Embed" ProgID="Equation.3" ShapeID="_x0000_i1063" DrawAspect="Content" ObjectID="_1783089392" r:id="rId79"/>
        </w:object>
      </w:r>
      <w:r w:rsidRPr="00F06C80">
        <w:t xml:space="preserve"> are calculated as in</w:t>
      </w:r>
      <w:r>
        <w:t xml:space="preserve"> </w:t>
      </w:r>
      <w:r w:rsidR="00436B33">
        <w:rPr>
          <w:rFonts w:hint="eastAsia"/>
          <w:lang w:eastAsia="zh-CN"/>
        </w:rPr>
        <w:t>subclause</w:t>
      </w:r>
      <w:r>
        <w:t xml:space="preserve"> </w:t>
      </w:r>
      <w:r w:rsidRPr="003B7375">
        <w:t>5.3.3.2.8.1.8.1.1</w:t>
      </w:r>
      <w:r>
        <w:t>.</w:t>
      </w:r>
    </w:p>
    <w:p w:rsidR="00834EE0" w:rsidRPr="008B1459" w:rsidRDefault="00834EE0" w:rsidP="008B1459">
      <w:pPr>
        <w:pStyle w:val="H6"/>
      </w:pPr>
      <w:bookmarkStart w:id="118" w:name="_Toc394084490"/>
      <w:bookmarkStart w:id="119" w:name="_Toc394417733"/>
      <w:r w:rsidRPr="008B1459">
        <w:t>6.2.2.2.8.2</w:t>
      </w:r>
      <w:r w:rsidRPr="008B1459">
        <w:tab/>
        <w:t>Decoding of gain</w:t>
      </w:r>
      <w:bookmarkEnd w:id="118"/>
      <w:bookmarkEnd w:id="119"/>
    </w:p>
    <w:p w:rsidR="00834EE0" w:rsidRPr="00F06C80" w:rsidRDefault="00834EE0" w:rsidP="00834EE0">
      <w:pPr>
        <w:rPr>
          <w:lang w:eastAsia="ja-JP"/>
        </w:rPr>
      </w:pPr>
      <w:r>
        <w:rPr>
          <w:rFonts w:hint="eastAsia"/>
          <w:lang w:eastAsia="ja-JP"/>
        </w:rPr>
        <w:t xml:space="preserve">In </w:t>
      </w:r>
      <w:r>
        <w:rPr>
          <w:lang w:eastAsia="ja-JP"/>
        </w:rPr>
        <w:t>case of envelope based arithmetic coding and Voiced coder type, a 2-bit gain index is read from the bit-stream.</w:t>
      </w:r>
    </w:p>
    <w:p w:rsidR="00834EE0" w:rsidRDefault="00834EE0" w:rsidP="00834EE0">
      <w:pPr>
        <w:pStyle w:val="Heading5"/>
      </w:pPr>
      <w:bookmarkStart w:id="120" w:name="_Toc393896645"/>
      <w:bookmarkStart w:id="121" w:name="_Toc393897569"/>
      <w:bookmarkStart w:id="122" w:name="_Toc393897816"/>
      <w:bookmarkStart w:id="123" w:name="_Toc394072114"/>
      <w:bookmarkStart w:id="124" w:name="_Toc394072711"/>
      <w:bookmarkStart w:id="125" w:name="_Toc394179118"/>
      <w:bookmarkStart w:id="126" w:name="_Toc394417734"/>
      <w:r>
        <w:t>6.2.2.2.9</w:t>
      </w:r>
      <w:r>
        <w:tab/>
        <w:t xml:space="preserve">IGF </w:t>
      </w:r>
      <w:r w:rsidRPr="00D82E63">
        <w:t>bit stream reader</w:t>
      </w:r>
      <w:bookmarkEnd w:id="120"/>
      <w:bookmarkEnd w:id="121"/>
      <w:bookmarkEnd w:id="122"/>
      <w:bookmarkEnd w:id="123"/>
      <w:bookmarkEnd w:id="124"/>
      <w:bookmarkEnd w:id="125"/>
      <w:bookmarkEnd w:id="126"/>
    </w:p>
    <w:p w:rsidR="00834EE0" w:rsidRPr="00EE535A" w:rsidRDefault="00834EE0" w:rsidP="00834EE0">
      <w:r w:rsidRPr="00EE535A">
        <w:t xml:space="preserve">On the decoder side the IGF scale factors, the IGF whitening levels and the IGF temporal flatness indicator flag are extracted from the bit stream and subsequently decoded. The decoding of the IGF scale </w:t>
      </w:r>
      <w:r>
        <w:t xml:space="preserve">factors is described in </w:t>
      </w:r>
      <w:r w:rsidR="00436B33">
        <w:rPr>
          <w:rFonts w:hint="eastAsia"/>
          <w:lang w:eastAsia="zh-CN"/>
        </w:rPr>
        <w:t>subclause</w:t>
      </w:r>
      <w:r w:rsidRPr="00FB2BAE">
        <w:t xml:space="preserve"> 6.2.2.2.9.2.</w:t>
      </w:r>
    </w:p>
    <w:p w:rsidR="00834EE0" w:rsidRPr="008B1459" w:rsidRDefault="00834EE0" w:rsidP="008B1459">
      <w:pPr>
        <w:pStyle w:val="H6"/>
      </w:pPr>
      <w:bookmarkStart w:id="127" w:name="_Toc393470097"/>
      <w:bookmarkStart w:id="128" w:name="_Toc393896646"/>
      <w:bookmarkStart w:id="129" w:name="_Toc393897570"/>
      <w:bookmarkStart w:id="130" w:name="_Toc393897817"/>
      <w:bookmarkStart w:id="131" w:name="_Toc394072115"/>
      <w:bookmarkStart w:id="132" w:name="_Toc394072712"/>
      <w:bookmarkStart w:id="133" w:name="_Toc394179119"/>
      <w:bookmarkStart w:id="134" w:name="_Toc394417735"/>
      <w:r w:rsidRPr="008B1459">
        <w:lastRenderedPageBreak/>
        <w:t>6.2.2.2.9.1</w:t>
      </w:r>
      <w:r w:rsidRPr="008B1459">
        <w:tab/>
        <w:t>IGF whitening level decoding</w:t>
      </w:r>
      <w:bookmarkEnd w:id="127"/>
      <w:bookmarkEnd w:id="128"/>
      <w:bookmarkEnd w:id="129"/>
      <w:bookmarkEnd w:id="130"/>
      <w:bookmarkEnd w:id="131"/>
      <w:bookmarkEnd w:id="132"/>
      <w:bookmarkEnd w:id="133"/>
      <w:bookmarkEnd w:id="134"/>
    </w:p>
    <w:p w:rsidR="00834EE0" w:rsidRDefault="00834EE0" w:rsidP="00834EE0">
      <w:r>
        <w:t>The IGF whitening levels are decoded according to the following pseudo code:</w:t>
      </w:r>
    </w:p>
    <w:p w:rsidR="00834EE0" w:rsidRDefault="00834EE0" w:rsidP="00834EE0">
      <w:pPr>
        <w:pStyle w:val="PL"/>
        <w:rPr>
          <w:rFonts w:cs="Courier New"/>
          <w:lang w:val="en-US" w:eastAsia="de-DE"/>
        </w:rPr>
      </w:pPr>
      <w:r w:rsidRPr="00A73B74">
        <w:rPr>
          <w:lang w:val="en-US" w:eastAsia="de-DE"/>
        </w:rPr>
        <w:t xml:space="preserve">nT    = </w:t>
      </w:r>
      <w:r w:rsidRPr="00FA1398">
        <w:rPr>
          <w:rFonts w:cs="Courier New"/>
          <w:position w:val="-6"/>
          <w:lang w:val="en-US" w:eastAsia="de-DE"/>
        </w:rPr>
        <w:object w:dxaOrig="320" w:dyaOrig="240">
          <v:shape id="_x0000_i1064" type="#_x0000_t75" style="width:15.4pt;height:12pt" o:ole="">
            <v:imagedata r:id="rId80" o:title=""/>
          </v:shape>
          <o:OLEObject Type="Embed" ProgID="Equation.3" ShapeID="_x0000_i1064" DrawAspect="Content" ObjectID="_1783089393" r:id="rId81"/>
        </w:object>
      </w:r>
      <w:r w:rsidRPr="00A73B74">
        <w:rPr>
          <w:rFonts w:cs="Courier New"/>
          <w:lang w:val="en-US" w:eastAsia="de-DE"/>
        </w:rPr>
        <w:t>;</w:t>
      </w:r>
    </w:p>
    <w:p w:rsidR="00834EE0" w:rsidRPr="00A73B74" w:rsidRDefault="00834EE0" w:rsidP="00834EE0">
      <w:pPr>
        <w:pStyle w:val="PL"/>
        <w:rPr>
          <w:rFonts w:cs="Courier New"/>
          <w:lang w:val="en-US" w:eastAsia="de-DE"/>
        </w:rPr>
      </w:pPr>
      <w:r>
        <w:rPr>
          <w:lang w:val="en-US" w:eastAsia="de-DE"/>
        </w:rPr>
        <w:t>for (k = 0; k &lt; nT; k++) {</w:t>
      </w:r>
    </w:p>
    <w:p w:rsidR="00834EE0" w:rsidRPr="00A73B74" w:rsidRDefault="00834EE0" w:rsidP="00834EE0">
      <w:pPr>
        <w:pStyle w:val="PL"/>
        <w:rPr>
          <w:rFonts w:cs="Courier New"/>
          <w:lang w:val="en-US" w:eastAsia="de-DE"/>
        </w:rPr>
      </w:pPr>
      <w:r>
        <w:rPr>
          <w:lang w:val="en-US" w:eastAsia="de-DE"/>
        </w:rPr>
        <w:t xml:space="preserve">  </w:t>
      </w:r>
      <w:r w:rsidRPr="00DD5069">
        <w:rPr>
          <w:rFonts w:cs="Courier New"/>
          <w:position w:val="-10"/>
          <w:lang w:val="en-US" w:eastAsia="de-DE"/>
        </w:rPr>
        <w:object w:dxaOrig="1260" w:dyaOrig="300">
          <v:shape id="_x0000_i1065" type="#_x0000_t75" style="width:61.5pt;height:15pt" o:ole="">
            <v:imagedata r:id="rId82" o:title=""/>
          </v:shape>
          <o:OLEObject Type="Embed" ProgID="Equation.3" ShapeID="_x0000_i1065" DrawAspect="Content" ObjectID="_1783089394" r:id="rId83"/>
        </w:object>
      </w:r>
      <w:r w:rsidRPr="00C6261F">
        <w:rPr>
          <w:rFonts w:cs="Courier New"/>
          <w:lang w:val="en-US" w:eastAsia="de-DE"/>
        </w:rPr>
        <w:t xml:space="preserve"> </w:t>
      </w:r>
      <w:r w:rsidRPr="00A73B74">
        <w:rPr>
          <w:rFonts w:cs="Courier New"/>
          <w:lang w:val="en-US" w:eastAsia="de-DE"/>
        </w:rPr>
        <w:t xml:space="preserve">= </w:t>
      </w:r>
      <w:r>
        <w:rPr>
          <w:rFonts w:cs="Courier New"/>
          <w:lang w:val="en-US" w:eastAsia="de-DE"/>
        </w:rPr>
        <w:t>0</w:t>
      </w:r>
      <w:r w:rsidRPr="00A73B74">
        <w:rPr>
          <w:rFonts w:cs="Courier New"/>
          <w:lang w:val="en-US" w:eastAsia="de-DE"/>
        </w:rPr>
        <w:t>;</w:t>
      </w:r>
    </w:p>
    <w:p w:rsidR="00834EE0" w:rsidRPr="00A73B74" w:rsidRDefault="00834EE0" w:rsidP="00834EE0">
      <w:pPr>
        <w:pStyle w:val="PL"/>
        <w:rPr>
          <w:rFonts w:cs="Courier New"/>
          <w:lang w:val="en-US" w:eastAsia="de-DE"/>
        </w:rPr>
      </w:pPr>
      <w:r w:rsidRPr="00A73B74">
        <w:rPr>
          <w:lang w:val="en-US" w:eastAsia="de-DE"/>
        </w:rPr>
        <w:t>}</w:t>
      </w:r>
    </w:p>
    <w:p w:rsidR="00834EE0" w:rsidRPr="00A73B74" w:rsidRDefault="00834EE0" w:rsidP="00834EE0">
      <w:pPr>
        <w:pStyle w:val="PL"/>
        <w:rPr>
          <w:lang w:val="en-US" w:eastAsia="de-DE"/>
        </w:rPr>
      </w:pPr>
    </w:p>
    <w:p w:rsidR="00834EE0" w:rsidRPr="00A73B74" w:rsidRDefault="00834EE0" w:rsidP="00834EE0">
      <w:pPr>
        <w:pStyle w:val="PL"/>
        <w:rPr>
          <w:rFonts w:cs="Courier New"/>
          <w:lang w:val="en-US" w:eastAsia="de-DE"/>
        </w:rPr>
      </w:pPr>
      <w:r w:rsidRPr="00A73B74">
        <w:rPr>
          <w:lang w:val="en-US" w:eastAsia="de-DE"/>
        </w:rPr>
        <w:t>tmp = -1;</w:t>
      </w:r>
    </w:p>
    <w:p w:rsidR="00834EE0" w:rsidRPr="00A73B74" w:rsidRDefault="00834EE0" w:rsidP="00834EE0">
      <w:pPr>
        <w:pStyle w:val="PL"/>
        <w:rPr>
          <w:rFonts w:cs="Courier New"/>
          <w:lang w:val="en-US" w:eastAsia="de-DE"/>
        </w:rPr>
      </w:pPr>
      <w:r>
        <w:rPr>
          <w:lang w:val="en-US" w:eastAsia="de-DE"/>
        </w:rPr>
        <w:t>if</w:t>
      </w:r>
      <w:r w:rsidRPr="00A73B74">
        <w:rPr>
          <w:rFonts w:cs="Courier New"/>
          <w:lang w:val="en-US" w:eastAsia="de-DE"/>
        </w:rPr>
        <w:t xml:space="preserve"> (</w:t>
      </w:r>
      <w:r w:rsidRPr="00FA1398">
        <w:rPr>
          <w:rFonts w:cs="Courier New"/>
          <w:position w:val="-10"/>
          <w:lang w:val="en-US" w:eastAsia="de-DE"/>
        </w:rPr>
        <w:object w:dxaOrig="660" w:dyaOrig="300">
          <v:shape id="_x0000_i1066" type="#_x0000_t75" style="width:33pt;height:15pt" o:ole="">
            <v:imagedata r:id="rId84" o:title=""/>
          </v:shape>
          <o:OLEObject Type="Embed" ProgID="Equation.3" ShapeID="_x0000_i1066" DrawAspect="Content" ObjectID="_1783089395" r:id="rId85"/>
        </w:object>
      </w:r>
      <w:r w:rsidRPr="00A73B74">
        <w:rPr>
          <w:rFonts w:cs="Courier New"/>
          <w:lang w:val="en-US" w:eastAsia="de-DE"/>
        </w:rPr>
        <w:t>) {</w:t>
      </w:r>
    </w:p>
    <w:p w:rsidR="00834EE0" w:rsidRDefault="00834EE0" w:rsidP="00834EE0">
      <w:pPr>
        <w:pStyle w:val="PL"/>
        <w:rPr>
          <w:rFonts w:cs="Courier New"/>
          <w:lang w:val="en-US" w:eastAsia="de-DE"/>
        </w:rPr>
      </w:pPr>
      <w:r>
        <w:rPr>
          <w:lang w:val="en-US" w:eastAsia="de-DE"/>
        </w:rPr>
        <w:t xml:space="preserve">  </w:t>
      </w:r>
      <w:r w:rsidRPr="00A73B74">
        <w:rPr>
          <w:rFonts w:cs="Courier New"/>
          <w:lang w:val="en-US" w:eastAsia="de-DE"/>
        </w:rPr>
        <w:t>tmp = 0;</w:t>
      </w:r>
    </w:p>
    <w:p w:rsidR="00834EE0" w:rsidRPr="00A73B74" w:rsidRDefault="00834EE0" w:rsidP="00834EE0">
      <w:pPr>
        <w:pStyle w:val="PL"/>
        <w:rPr>
          <w:rFonts w:cs="Courier New"/>
          <w:lang w:val="en-US" w:eastAsia="de-DE"/>
        </w:rPr>
      </w:pPr>
      <w:r>
        <w:rPr>
          <w:lang w:val="en-US" w:eastAsia="de-DE"/>
        </w:rPr>
        <w:t>} else {</w:t>
      </w:r>
    </w:p>
    <w:p w:rsidR="00834EE0" w:rsidRPr="00A73B74" w:rsidRDefault="00834EE0" w:rsidP="00834EE0">
      <w:pPr>
        <w:pStyle w:val="PL"/>
        <w:rPr>
          <w:rFonts w:cs="Courier New"/>
          <w:lang w:val="en-US" w:eastAsia="de-DE"/>
        </w:rPr>
      </w:pPr>
      <w:r>
        <w:rPr>
          <w:lang w:val="en-US" w:eastAsia="de-DE"/>
        </w:rPr>
        <w:t xml:space="preserve">  </w:t>
      </w:r>
      <w:r w:rsidRPr="00A73B74">
        <w:rPr>
          <w:rFonts w:cs="Courier New"/>
          <w:lang w:val="en-US" w:eastAsia="de-DE"/>
        </w:rPr>
        <w:t xml:space="preserve">tmp = </w:t>
      </w:r>
      <w:r>
        <w:rPr>
          <w:rFonts w:cs="Courier New"/>
          <w:lang w:val="en-US" w:eastAsia="de-DE"/>
        </w:rPr>
        <w:t>read_bit()</w:t>
      </w:r>
      <w:r w:rsidRPr="00A73B74">
        <w:rPr>
          <w:rFonts w:cs="Courier New"/>
          <w:lang w:val="en-US" w:eastAsia="de-DE"/>
        </w:rPr>
        <w:t>;</w:t>
      </w:r>
    </w:p>
    <w:p w:rsidR="00834EE0" w:rsidRPr="00A73B74" w:rsidRDefault="00834EE0" w:rsidP="00834EE0">
      <w:pPr>
        <w:pStyle w:val="PL"/>
        <w:rPr>
          <w:rFonts w:cs="Courier New"/>
          <w:lang w:val="en-US" w:eastAsia="de-DE"/>
        </w:rPr>
      </w:pPr>
      <w:r w:rsidRPr="00A73B74">
        <w:rPr>
          <w:lang w:val="en-US" w:eastAsia="de-DE"/>
        </w:rPr>
        <w:t>}</w:t>
      </w:r>
    </w:p>
    <w:p w:rsidR="00834EE0" w:rsidRDefault="00834EE0" w:rsidP="00834EE0">
      <w:pPr>
        <w:pStyle w:val="PL"/>
        <w:rPr>
          <w:rFonts w:cs="Courier New"/>
          <w:lang w:val="en-US" w:eastAsia="de-DE"/>
        </w:rPr>
      </w:pPr>
      <w:r>
        <w:rPr>
          <w:lang w:val="en-US" w:eastAsia="de-DE"/>
        </w:rPr>
        <w:t>if</w:t>
      </w:r>
      <w:r w:rsidRPr="00A73B74">
        <w:rPr>
          <w:rFonts w:cs="Courier New"/>
          <w:lang w:val="en-US" w:eastAsia="de-DE"/>
        </w:rPr>
        <w:t xml:space="preserve"> (tmp == 1) {</w:t>
      </w:r>
    </w:p>
    <w:p w:rsidR="00834EE0" w:rsidRPr="00A73B74" w:rsidRDefault="00834EE0" w:rsidP="00834EE0">
      <w:pPr>
        <w:pStyle w:val="PL"/>
        <w:rPr>
          <w:rFonts w:cs="Courier New"/>
          <w:lang w:val="en-US" w:eastAsia="de-DE"/>
        </w:rPr>
      </w:pPr>
      <w:r>
        <w:rPr>
          <w:lang w:val="en-US" w:eastAsia="de-DE"/>
        </w:rPr>
        <w:t xml:space="preserve">  for (k = 0; k &lt; nT; k++) {</w:t>
      </w:r>
    </w:p>
    <w:p w:rsidR="00834EE0" w:rsidRPr="00A73B74" w:rsidRDefault="00834EE0" w:rsidP="00834EE0">
      <w:pPr>
        <w:pStyle w:val="PL"/>
        <w:rPr>
          <w:rFonts w:cs="Courier New"/>
          <w:lang w:val="en-US" w:eastAsia="de-DE"/>
        </w:rPr>
      </w:pPr>
      <w:r>
        <w:rPr>
          <w:lang w:val="en-US" w:eastAsia="de-DE"/>
        </w:rPr>
        <w:t xml:space="preserve">  </w:t>
      </w:r>
      <w:r w:rsidRPr="00A73B74">
        <w:rPr>
          <w:rFonts w:cs="Courier New"/>
          <w:lang w:val="en-US" w:eastAsia="de-DE"/>
        </w:rPr>
        <w:t xml:space="preserve">  </w:t>
      </w:r>
      <w:r w:rsidRPr="00DD5069">
        <w:rPr>
          <w:rFonts w:cs="Courier New"/>
          <w:position w:val="-10"/>
          <w:lang w:val="en-US" w:eastAsia="de-DE"/>
        </w:rPr>
        <w:object w:dxaOrig="1260" w:dyaOrig="300">
          <v:shape id="_x0000_i1067" type="#_x0000_t75" style="width:61.5pt;height:15pt" o:ole="">
            <v:imagedata r:id="rId86" o:title=""/>
          </v:shape>
          <o:OLEObject Type="Embed" ProgID="Equation.3" ShapeID="_x0000_i1067" DrawAspect="Content" ObjectID="_1783089396" r:id="rId87"/>
        </w:object>
      </w:r>
      <w:r w:rsidRPr="00A73B74">
        <w:rPr>
          <w:rFonts w:cs="Courier New"/>
          <w:lang w:val="en-US" w:eastAsia="de-DE"/>
        </w:rPr>
        <w:t xml:space="preserve"> = </w:t>
      </w:r>
      <w:r w:rsidRPr="00DD5069">
        <w:rPr>
          <w:position w:val="-10"/>
          <w:lang w:val="en-US" w:eastAsia="de-DE"/>
        </w:rPr>
        <w:object w:dxaOrig="1280" w:dyaOrig="300">
          <v:shape id="_x0000_i1068" type="#_x0000_t75" style="width:63.75pt;height:15pt" o:ole="">
            <v:imagedata r:id="rId88" o:title=""/>
          </v:shape>
          <o:OLEObject Type="Embed" ProgID="Equation.3" ShapeID="_x0000_i1068" DrawAspect="Content" ObjectID="_1783089397" r:id="rId89"/>
        </w:object>
      </w:r>
      <w:r w:rsidRPr="00A73B74">
        <w:rPr>
          <w:rFonts w:cs="Courier New"/>
          <w:lang w:val="en-US" w:eastAsia="de-DE"/>
        </w:rPr>
        <w:t>;</w:t>
      </w:r>
    </w:p>
    <w:p w:rsidR="00834EE0" w:rsidRDefault="00834EE0" w:rsidP="00834EE0">
      <w:pPr>
        <w:pStyle w:val="PL"/>
        <w:rPr>
          <w:rFonts w:cs="Courier New"/>
          <w:lang w:val="en-US" w:eastAsia="de-DE"/>
        </w:rPr>
      </w:pPr>
      <w:r>
        <w:rPr>
          <w:lang w:val="en-US" w:eastAsia="de-DE"/>
        </w:rPr>
        <w:t xml:space="preserve">  </w:t>
      </w:r>
      <w:r w:rsidRPr="00A73B74">
        <w:rPr>
          <w:rFonts w:cs="Courier New"/>
          <w:lang w:val="en-US" w:eastAsia="de-DE"/>
        </w:rPr>
        <w:t>}</w:t>
      </w:r>
    </w:p>
    <w:p w:rsidR="00834EE0" w:rsidRPr="00A73B74" w:rsidRDefault="00834EE0" w:rsidP="00834EE0">
      <w:pPr>
        <w:pStyle w:val="PL"/>
        <w:rPr>
          <w:rFonts w:cs="Courier New"/>
          <w:lang w:val="en-US" w:eastAsia="de-DE"/>
        </w:rPr>
      </w:pPr>
      <w:r>
        <w:rPr>
          <w:lang w:val="en-US" w:eastAsia="de-DE"/>
        </w:rPr>
        <w:t>} else {</w:t>
      </w:r>
    </w:p>
    <w:p w:rsidR="00834EE0" w:rsidRPr="00A73B74" w:rsidRDefault="00834EE0" w:rsidP="00834EE0">
      <w:pPr>
        <w:pStyle w:val="PL"/>
        <w:rPr>
          <w:rFonts w:cs="Courier New"/>
          <w:lang w:val="en-US" w:eastAsia="de-DE"/>
        </w:rPr>
      </w:pPr>
      <w:r>
        <w:rPr>
          <w:lang w:val="en-US" w:eastAsia="de-DE"/>
        </w:rPr>
        <w:t xml:space="preserve">  k</w:t>
      </w:r>
      <w:r w:rsidRPr="00A73B74">
        <w:rPr>
          <w:rFonts w:cs="Courier New"/>
          <w:lang w:val="en-US" w:eastAsia="de-DE"/>
        </w:rPr>
        <w:t xml:space="preserve"> = 0;</w:t>
      </w:r>
    </w:p>
    <w:p w:rsidR="00834EE0" w:rsidRPr="00A73B74" w:rsidRDefault="00834EE0" w:rsidP="00834EE0">
      <w:pPr>
        <w:pStyle w:val="PL"/>
        <w:rPr>
          <w:rFonts w:cs="Courier New"/>
          <w:lang w:val="en-US" w:eastAsia="de-DE"/>
        </w:rPr>
      </w:pPr>
      <w:r w:rsidRPr="00A73B74">
        <w:rPr>
          <w:lang w:val="en-US" w:eastAsia="de-DE"/>
        </w:rPr>
        <w:t xml:space="preserve">  </w:t>
      </w:r>
      <w:r w:rsidRPr="00DD5069">
        <w:rPr>
          <w:rFonts w:cs="Courier New"/>
          <w:position w:val="-10"/>
          <w:lang w:val="en-US" w:eastAsia="de-DE"/>
        </w:rPr>
        <w:object w:dxaOrig="1260" w:dyaOrig="300">
          <v:shape id="_x0000_i1069" type="#_x0000_t75" style="width:61.5pt;height:15pt" o:ole="">
            <v:imagedata r:id="rId90" o:title=""/>
          </v:shape>
          <o:OLEObject Type="Embed" ProgID="Equation.3" ShapeID="_x0000_i1069" DrawAspect="Content" ObjectID="_1783089398" r:id="rId91"/>
        </w:object>
      </w:r>
      <w:r w:rsidRPr="00A73B74">
        <w:rPr>
          <w:rFonts w:cs="Courier New"/>
          <w:lang w:val="en-US" w:eastAsia="de-DE"/>
        </w:rPr>
        <w:t xml:space="preserve"> =</w:t>
      </w:r>
      <w:r>
        <w:rPr>
          <w:rFonts w:cs="Courier New"/>
          <w:lang w:val="en-US" w:eastAsia="de-DE"/>
        </w:rPr>
        <w:t xml:space="preserve"> </w:t>
      </w:r>
      <w:r w:rsidRPr="00A73B74">
        <w:rPr>
          <w:rFonts w:cs="Courier New"/>
          <w:lang w:val="en-US" w:eastAsia="de-DE"/>
        </w:rPr>
        <w:t>decode_whitening_level(</w:t>
      </w:r>
      <w:r>
        <w:rPr>
          <w:rFonts w:cs="Courier New"/>
          <w:lang w:val="en-US" w:eastAsia="de-DE"/>
        </w:rPr>
        <w:t>k</w:t>
      </w:r>
      <w:r w:rsidRPr="00A73B74">
        <w:rPr>
          <w:rFonts w:cs="Courier New"/>
          <w:lang w:val="en-US" w:eastAsia="de-DE"/>
        </w:rPr>
        <w:t>);</w:t>
      </w:r>
    </w:p>
    <w:p w:rsidR="00834EE0" w:rsidRDefault="00834EE0" w:rsidP="00834EE0">
      <w:pPr>
        <w:pStyle w:val="PL"/>
        <w:rPr>
          <w:rFonts w:cs="Courier New"/>
          <w:lang w:val="en-US" w:eastAsia="de-DE"/>
        </w:rPr>
      </w:pPr>
      <w:r w:rsidRPr="00A73B74">
        <w:rPr>
          <w:lang w:val="en-US" w:eastAsia="de-DE"/>
        </w:rPr>
        <w:t xml:space="preserve">  tmp = </w:t>
      </w:r>
      <w:r>
        <w:rPr>
          <w:rFonts w:cs="Courier New"/>
          <w:lang w:val="en-US" w:eastAsia="de-DE"/>
        </w:rPr>
        <w:t>read_bit()</w:t>
      </w:r>
      <w:r w:rsidRPr="00A73B74">
        <w:rPr>
          <w:rFonts w:cs="Courier New"/>
          <w:lang w:val="en-US" w:eastAsia="de-DE"/>
        </w:rPr>
        <w:t>;</w:t>
      </w:r>
    </w:p>
    <w:p w:rsidR="00834EE0" w:rsidRDefault="00834EE0" w:rsidP="00834EE0">
      <w:pPr>
        <w:pStyle w:val="PL"/>
        <w:rPr>
          <w:rFonts w:cs="Courier New"/>
          <w:lang w:val="en-US" w:eastAsia="de-DE"/>
        </w:rPr>
      </w:pPr>
      <w:r>
        <w:rPr>
          <w:lang w:val="en-US" w:eastAsia="de-DE"/>
        </w:rPr>
        <w:t xml:space="preserve">  if</w:t>
      </w:r>
      <w:r w:rsidRPr="00A73B74">
        <w:rPr>
          <w:rFonts w:cs="Courier New"/>
          <w:lang w:val="en-US" w:eastAsia="de-DE"/>
        </w:rPr>
        <w:t xml:space="preserve"> (tmp == 1) {</w:t>
      </w:r>
    </w:p>
    <w:p w:rsidR="00834EE0" w:rsidRPr="00A73B74" w:rsidRDefault="00834EE0" w:rsidP="00834EE0">
      <w:pPr>
        <w:pStyle w:val="PL"/>
        <w:rPr>
          <w:rFonts w:cs="Courier New"/>
          <w:lang w:val="en-US" w:eastAsia="de-DE"/>
        </w:rPr>
      </w:pPr>
      <w:r>
        <w:rPr>
          <w:lang w:val="en-US" w:eastAsia="de-DE"/>
        </w:rPr>
        <w:t xml:space="preserve">    for</w:t>
      </w:r>
      <w:r w:rsidRPr="00A73B74">
        <w:rPr>
          <w:rFonts w:cs="Courier New"/>
          <w:lang w:val="en-US" w:eastAsia="de-DE"/>
        </w:rPr>
        <w:t xml:space="preserve"> (</w:t>
      </w:r>
      <w:r>
        <w:rPr>
          <w:rFonts w:cs="Courier New"/>
          <w:lang w:val="en-US" w:eastAsia="de-DE"/>
        </w:rPr>
        <w:t>k</w:t>
      </w:r>
      <w:r w:rsidRPr="00A73B74">
        <w:rPr>
          <w:rFonts w:cs="Courier New"/>
          <w:lang w:val="en-US" w:eastAsia="de-DE"/>
        </w:rPr>
        <w:t xml:space="preserve"> = 1; </w:t>
      </w:r>
      <w:r>
        <w:rPr>
          <w:rFonts w:cs="Courier New"/>
          <w:lang w:val="en-US" w:eastAsia="de-DE"/>
        </w:rPr>
        <w:t>k</w:t>
      </w:r>
      <w:r w:rsidRPr="00A73B74">
        <w:rPr>
          <w:rFonts w:cs="Courier New"/>
          <w:lang w:val="en-US" w:eastAsia="de-DE"/>
        </w:rPr>
        <w:t xml:space="preserve"> &lt; nT; </w:t>
      </w:r>
      <w:r>
        <w:rPr>
          <w:rFonts w:cs="Courier New"/>
          <w:lang w:val="en-US" w:eastAsia="de-DE"/>
        </w:rPr>
        <w:t>k</w:t>
      </w:r>
      <w:r w:rsidRPr="00A73B74">
        <w:rPr>
          <w:rFonts w:cs="Courier New"/>
          <w:lang w:val="en-US" w:eastAsia="de-DE"/>
        </w:rPr>
        <w:t>++) {</w:t>
      </w:r>
    </w:p>
    <w:p w:rsidR="00834EE0" w:rsidRPr="00A73B74" w:rsidRDefault="00834EE0" w:rsidP="00834EE0">
      <w:pPr>
        <w:pStyle w:val="PL"/>
        <w:rPr>
          <w:rFonts w:cs="Courier New"/>
          <w:lang w:val="en-US" w:eastAsia="de-DE"/>
        </w:rPr>
      </w:pPr>
      <w:r w:rsidRPr="00A73B74">
        <w:rPr>
          <w:lang w:val="en-US" w:eastAsia="de-DE"/>
        </w:rPr>
        <w:t xml:space="preserve">    </w:t>
      </w:r>
      <w:r>
        <w:rPr>
          <w:rFonts w:cs="Courier New"/>
          <w:lang w:val="en-US" w:eastAsia="de-DE"/>
        </w:rPr>
        <w:t xml:space="preserve">  </w:t>
      </w:r>
      <w:r w:rsidRPr="00DD5069">
        <w:rPr>
          <w:rFonts w:cs="Courier New"/>
          <w:position w:val="-10"/>
          <w:lang w:val="en-US" w:eastAsia="de-DE"/>
        </w:rPr>
        <w:object w:dxaOrig="1260" w:dyaOrig="300">
          <v:shape id="_x0000_i1070" type="#_x0000_t75" style="width:61.5pt;height:15pt" o:ole="">
            <v:imagedata r:id="rId92" o:title=""/>
          </v:shape>
          <o:OLEObject Type="Embed" ProgID="Equation.3" ShapeID="_x0000_i1070" DrawAspect="Content" ObjectID="_1783089399" r:id="rId93"/>
        </w:object>
      </w:r>
      <w:r w:rsidRPr="00A73B74">
        <w:rPr>
          <w:rFonts w:cs="Courier New"/>
          <w:lang w:val="en-US" w:eastAsia="de-DE"/>
        </w:rPr>
        <w:t xml:space="preserve"> =</w:t>
      </w:r>
      <w:r>
        <w:rPr>
          <w:rFonts w:cs="Courier New"/>
          <w:lang w:val="en-US" w:eastAsia="de-DE"/>
        </w:rPr>
        <w:t xml:space="preserve"> </w:t>
      </w:r>
      <w:r w:rsidRPr="00A73B74">
        <w:rPr>
          <w:rFonts w:cs="Courier New"/>
          <w:lang w:val="en-US" w:eastAsia="de-DE"/>
        </w:rPr>
        <w:t>decode_whitening_level(</w:t>
      </w:r>
      <w:r>
        <w:rPr>
          <w:rFonts w:cs="Courier New"/>
          <w:lang w:val="en-US" w:eastAsia="de-DE"/>
        </w:rPr>
        <w:t>k</w:t>
      </w:r>
      <w:r w:rsidRPr="00A73B74">
        <w:rPr>
          <w:rFonts w:cs="Courier New"/>
          <w:lang w:val="en-US" w:eastAsia="de-DE"/>
        </w:rPr>
        <w:t>);</w:t>
      </w:r>
    </w:p>
    <w:p w:rsidR="00834EE0" w:rsidRDefault="00834EE0" w:rsidP="00834EE0">
      <w:pPr>
        <w:pStyle w:val="PL"/>
        <w:rPr>
          <w:rFonts w:cs="Courier New"/>
          <w:lang w:val="en-US" w:eastAsia="de-DE"/>
        </w:rPr>
      </w:pPr>
      <w:r>
        <w:rPr>
          <w:lang w:val="en-US" w:eastAsia="de-DE"/>
        </w:rPr>
        <w:t xml:space="preserve">    </w:t>
      </w:r>
      <w:r w:rsidRPr="00A73B74">
        <w:rPr>
          <w:rFonts w:cs="Courier New"/>
          <w:lang w:val="en-US" w:eastAsia="de-DE"/>
        </w:rPr>
        <w:t>}</w:t>
      </w:r>
    </w:p>
    <w:p w:rsidR="00834EE0" w:rsidRDefault="00834EE0" w:rsidP="00834EE0">
      <w:pPr>
        <w:pStyle w:val="PL"/>
        <w:rPr>
          <w:rFonts w:cs="Courier New"/>
          <w:lang w:val="en-US" w:eastAsia="de-DE"/>
        </w:rPr>
      </w:pPr>
      <w:r>
        <w:rPr>
          <w:lang w:val="en-US" w:eastAsia="de-DE"/>
        </w:rPr>
        <w:t xml:space="preserve">  } else {</w:t>
      </w:r>
    </w:p>
    <w:p w:rsidR="00834EE0" w:rsidRPr="00A73B74" w:rsidRDefault="00834EE0" w:rsidP="00834EE0">
      <w:pPr>
        <w:pStyle w:val="PL"/>
        <w:rPr>
          <w:rFonts w:cs="Courier New"/>
          <w:lang w:val="en-US" w:eastAsia="de-DE"/>
        </w:rPr>
      </w:pPr>
      <w:r>
        <w:rPr>
          <w:lang w:val="en-US" w:eastAsia="de-DE"/>
        </w:rPr>
        <w:t xml:space="preserve">    for</w:t>
      </w:r>
      <w:r w:rsidRPr="00A73B74">
        <w:rPr>
          <w:rFonts w:cs="Courier New"/>
          <w:lang w:val="en-US" w:eastAsia="de-DE"/>
        </w:rPr>
        <w:t xml:space="preserve"> (</w:t>
      </w:r>
      <w:r>
        <w:rPr>
          <w:rFonts w:cs="Courier New"/>
          <w:lang w:val="en-US" w:eastAsia="de-DE"/>
        </w:rPr>
        <w:t>k</w:t>
      </w:r>
      <w:r w:rsidRPr="00A73B74">
        <w:rPr>
          <w:rFonts w:cs="Courier New"/>
          <w:lang w:val="en-US" w:eastAsia="de-DE"/>
        </w:rPr>
        <w:t xml:space="preserve"> = 1; </w:t>
      </w:r>
      <w:r>
        <w:rPr>
          <w:rFonts w:cs="Courier New"/>
          <w:lang w:val="en-US" w:eastAsia="de-DE"/>
        </w:rPr>
        <w:t>k</w:t>
      </w:r>
      <w:r w:rsidRPr="00A73B74">
        <w:rPr>
          <w:rFonts w:cs="Courier New"/>
          <w:lang w:val="en-US" w:eastAsia="de-DE"/>
        </w:rPr>
        <w:t xml:space="preserve"> &lt; nT; </w:t>
      </w:r>
      <w:r>
        <w:rPr>
          <w:rFonts w:cs="Courier New"/>
          <w:lang w:val="en-US" w:eastAsia="de-DE"/>
        </w:rPr>
        <w:t>k</w:t>
      </w:r>
      <w:r w:rsidRPr="00A73B74">
        <w:rPr>
          <w:rFonts w:cs="Courier New"/>
          <w:lang w:val="en-US" w:eastAsia="de-DE"/>
        </w:rPr>
        <w:t>++) {</w:t>
      </w:r>
    </w:p>
    <w:p w:rsidR="00834EE0" w:rsidRPr="00A73B74" w:rsidRDefault="00834EE0" w:rsidP="00834EE0">
      <w:pPr>
        <w:pStyle w:val="PL"/>
        <w:rPr>
          <w:rFonts w:cs="Courier New"/>
          <w:lang w:val="en-US" w:eastAsia="de-DE"/>
        </w:rPr>
      </w:pPr>
      <w:r w:rsidRPr="00A73B74">
        <w:rPr>
          <w:lang w:val="en-US" w:eastAsia="de-DE"/>
        </w:rPr>
        <w:t xml:space="preserve">    </w:t>
      </w:r>
      <w:r>
        <w:rPr>
          <w:rFonts w:cs="Courier New"/>
          <w:lang w:val="en-US" w:eastAsia="de-DE"/>
        </w:rPr>
        <w:t xml:space="preserve">  </w:t>
      </w:r>
      <w:r w:rsidRPr="00DD5069">
        <w:rPr>
          <w:rFonts w:cs="Courier New"/>
          <w:position w:val="-10"/>
          <w:lang w:val="en-US" w:eastAsia="de-DE"/>
        </w:rPr>
        <w:object w:dxaOrig="1260" w:dyaOrig="300">
          <v:shape id="_x0000_i1071" type="#_x0000_t75" style="width:61.5pt;height:15pt" o:ole="">
            <v:imagedata r:id="rId94" o:title=""/>
          </v:shape>
          <o:OLEObject Type="Embed" ProgID="Equation.3" ShapeID="_x0000_i1071" DrawAspect="Content" ObjectID="_1783089400" r:id="rId95"/>
        </w:object>
      </w:r>
      <w:r w:rsidRPr="00A73B74">
        <w:rPr>
          <w:rFonts w:cs="Courier New"/>
          <w:lang w:val="en-US" w:eastAsia="de-DE"/>
        </w:rPr>
        <w:t xml:space="preserve"> = </w:t>
      </w:r>
      <w:r w:rsidRPr="00DD5069">
        <w:rPr>
          <w:rFonts w:cs="Courier New"/>
          <w:position w:val="-10"/>
          <w:lang w:val="en-US" w:eastAsia="de-DE"/>
        </w:rPr>
        <w:object w:dxaOrig="1240" w:dyaOrig="300">
          <v:shape id="_x0000_i1072" type="#_x0000_t75" style="width:61.5pt;height:15pt" o:ole="">
            <v:imagedata r:id="rId96" o:title=""/>
          </v:shape>
          <o:OLEObject Type="Embed" ProgID="Equation.3" ShapeID="_x0000_i1072" DrawAspect="Content" ObjectID="_1783089401" r:id="rId97"/>
        </w:object>
      </w:r>
      <w:r w:rsidRPr="00A73B74">
        <w:rPr>
          <w:rFonts w:cs="Courier New"/>
          <w:lang w:val="en-US" w:eastAsia="de-DE"/>
        </w:rPr>
        <w:t>;</w:t>
      </w:r>
    </w:p>
    <w:p w:rsidR="00834EE0" w:rsidRPr="00A73B74" w:rsidRDefault="00834EE0" w:rsidP="00834EE0">
      <w:pPr>
        <w:pStyle w:val="PL"/>
        <w:rPr>
          <w:rFonts w:cs="Courier New"/>
          <w:lang w:val="en-US" w:eastAsia="de-DE"/>
        </w:rPr>
      </w:pPr>
      <w:r>
        <w:rPr>
          <w:lang w:val="en-US" w:eastAsia="de-DE"/>
        </w:rPr>
        <w:t xml:space="preserve">    </w:t>
      </w:r>
      <w:r w:rsidRPr="00A73B74">
        <w:rPr>
          <w:rFonts w:cs="Courier New"/>
          <w:lang w:val="en-US" w:eastAsia="de-DE"/>
        </w:rPr>
        <w:t>}</w:t>
      </w:r>
    </w:p>
    <w:p w:rsidR="00834EE0" w:rsidRPr="00A73B74" w:rsidRDefault="00834EE0" w:rsidP="00834EE0">
      <w:pPr>
        <w:pStyle w:val="PL"/>
        <w:rPr>
          <w:rFonts w:cs="Courier New"/>
          <w:lang w:val="en-US" w:eastAsia="de-DE"/>
        </w:rPr>
      </w:pPr>
      <w:r>
        <w:rPr>
          <w:lang w:val="en-US" w:eastAsia="de-DE"/>
        </w:rPr>
        <w:t xml:space="preserve">  </w:t>
      </w:r>
      <w:r w:rsidRPr="00A73B74">
        <w:rPr>
          <w:rFonts w:cs="Courier New"/>
          <w:lang w:val="en-US" w:eastAsia="de-DE"/>
        </w:rPr>
        <w:t>}</w:t>
      </w:r>
    </w:p>
    <w:p w:rsidR="00834EE0" w:rsidRPr="00A73B74" w:rsidRDefault="00834EE0" w:rsidP="00834EE0">
      <w:pPr>
        <w:pStyle w:val="PL"/>
        <w:rPr>
          <w:rFonts w:cs="Courier New"/>
          <w:lang w:val="en-US" w:eastAsia="de-DE"/>
        </w:rPr>
      </w:pPr>
      <w:r w:rsidRPr="00A73B74">
        <w:rPr>
          <w:lang w:val="en-US" w:eastAsia="de-DE"/>
        </w:rPr>
        <w:t>}</w:t>
      </w:r>
    </w:p>
    <w:p w:rsidR="00834EE0" w:rsidRDefault="00834EE0" w:rsidP="00834EE0">
      <w:pPr>
        <w:pStyle w:val="PL"/>
        <w:rPr>
          <w:rFonts w:cs="Courier New"/>
          <w:lang w:val="en-US" w:eastAsia="de-DE"/>
        </w:rPr>
      </w:pPr>
      <w:r>
        <w:rPr>
          <w:lang w:val="en-US" w:eastAsia="de-DE"/>
        </w:rPr>
        <w:t xml:space="preserve">for (k = 0; k &lt; nT; </w:t>
      </w:r>
      <w:r>
        <w:rPr>
          <w:rFonts w:cs="Courier New"/>
          <w:lang w:val="en-US" w:eastAsia="de-DE"/>
        </w:rPr>
        <w:t>k++) {</w:t>
      </w:r>
    </w:p>
    <w:p w:rsidR="00834EE0" w:rsidRDefault="00834EE0" w:rsidP="00834EE0">
      <w:pPr>
        <w:pStyle w:val="PL"/>
        <w:rPr>
          <w:rFonts w:cs="Courier New"/>
          <w:lang w:val="en-US" w:eastAsia="de-DE"/>
        </w:rPr>
      </w:pPr>
      <w:r>
        <w:rPr>
          <w:lang w:val="en-US" w:eastAsia="de-DE"/>
        </w:rPr>
        <w:t xml:space="preserve">  </w:t>
      </w:r>
      <w:r w:rsidRPr="00DD5069">
        <w:rPr>
          <w:rFonts w:cs="Courier New"/>
          <w:position w:val="-10"/>
          <w:lang w:val="en-US" w:eastAsia="de-DE"/>
        </w:rPr>
        <w:object w:dxaOrig="1300" w:dyaOrig="300">
          <v:shape id="_x0000_i1073" type="#_x0000_t75" style="width:65.25pt;height:15pt" o:ole="">
            <v:imagedata r:id="rId98" o:title=""/>
          </v:shape>
          <o:OLEObject Type="Embed" ProgID="Equation.3" ShapeID="_x0000_i1073" DrawAspect="Content" ObjectID="_1783089402" r:id="rId99"/>
        </w:object>
      </w:r>
      <w:r>
        <w:rPr>
          <w:rFonts w:cs="Courier New"/>
        </w:rPr>
        <w:t xml:space="preserve"> = </w:t>
      </w:r>
      <w:r w:rsidRPr="00DD5069">
        <w:rPr>
          <w:rFonts w:cs="Courier New"/>
          <w:position w:val="-10"/>
        </w:rPr>
        <w:object w:dxaOrig="1260" w:dyaOrig="300">
          <v:shape id="_x0000_i1074" type="#_x0000_t75" style="width:61.5pt;height:15pt" o:ole="">
            <v:imagedata r:id="rId100" o:title=""/>
          </v:shape>
          <o:OLEObject Type="Embed" ProgID="Equation.3" ShapeID="_x0000_i1074" DrawAspect="Content" ObjectID="_1783089403" r:id="rId101"/>
        </w:object>
      </w:r>
      <w:r w:rsidRPr="00A73B74">
        <w:rPr>
          <w:rFonts w:cs="Courier New"/>
          <w:lang w:val="en-US" w:eastAsia="de-DE"/>
        </w:rPr>
        <w:t>;</w:t>
      </w:r>
    </w:p>
    <w:p w:rsidR="00834EE0" w:rsidRDefault="00834EE0" w:rsidP="00834EE0">
      <w:pPr>
        <w:pStyle w:val="PL"/>
        <w:rPr>
          <w:rFonts w:cs="Courier New"/>
          <w:lang w:val="en-US" w:eastAsia="de-DE"/>
        </w:rPr>
      </w:pPr>
      <w:r w:rsidRPr="00A73B74">
        <w:rPr>
          <w:lang w:val="en-US" w:eastAsia="de-DE"/>
        </w:rPr>
        <w:t>}</w:t>
      </w:r>
    </w:p>
    <w:p w:rsidR="00834EE0" w:rsidRDefault="00834EE0" w:rsidP="00834EE0">
      <w:pPr>
        <w:autoSpaceDE w:val="0"/>
        <w:autoSpaceDN w:val="0"/>
        <w:adjustRightInd w:val="0"/>
        <w:spacing w:after="0"/>
        <w:rPr>
          <w:rFonts w:ascii="Courier New" w:hAnsi="Courier New" w:cs="Courier New"/>
          <w:noProof/>
          <w:lang w:val="en-US" w:eastAsia="de-DE"/>
        </w:rPr>
      </w:pPr>
    </w:p>
    <w:p w:rsidR="00834EE0" w:rsidRDefault="00834EE0" w:rsidP="00834EE0">
      <w:r>
        <w:t xml:space="preserve">wherein the vector </w:t>
      </w:r>
      <w:r w:rsidRPr="00FA1398">
        <w:rPr>
          <w:position w:val="-10"/>
        </w:rPr>
        <w:object w:dxaOrig="1060" w:dyaOrig="300">
          <v:shape id="_x0000_i1075" type="#_x0000_t75" style="width:52.5pt;height:15pt" o:ole="">
            <v:imagedata r:id="rId102" o:title=""/>
          </v:shape>
          <o:OLEObject Type="Embed" ProgID="Equation.3" ShapeID="_x0000_i1075" DrawAspect="Content" ObjectID="_1783089404" r:id="rId103"/>
        </w:object>
      </w:r>
      <w:r>
        <w:t xml:space="preserve"> contains the whitening levels</w:t>
      </w:r>
      <w:r w:rsidRPr="00FA1398">
        <w:rPr>
          <w:position w:val="-6"/>
        </w:rPr>
        <w:object w:dxaOrig="100" w:dyaOrig="100">
          <v:shape id="_x0000_i1076" type="#_x0000_t75" style="width:4.5pt;height:4.5pt" o:ole="">
            <v:imagedata r:id="rId104" o:title=""/>
          </v:shape>
          <o:OLEObject Type="Embed" ProgID="Equation.3" ShapeID="_x0000_i1076" DrawAspect="Content" ObjectID="_1783089405" r:id="rId105"/>
        </w:object>
      </w:r>
      <w:r>
        <w:t xml:space="preserve">from the previous frame and the function </w:t>
      </w:r>
      <w:r>
        <w:rPr>
          <w:rFonts w:ascii="Courier New" w:hAnsi="Courier New" w:cs="Courier New"/>
          <w:noProof/>
          <w:lang w:val="en-US" w:eastAsia="de-DE"/>
        </w:rPr>
        <w:t>decode_w</w:t>
      </w:r>
      <w:r w:rsidRPr="00C6261F">
        <w:rPr>
          <w:rFonts w:ascii="Courier New" w:hAnsi="Courier New" w:cs="Courier New"/>
          <w:noProof/>
          <w:lang w:val="en-US" w:eastAsia="de-DE"/>
        </w:rPr>
        <w:t>hitening</w:t>
      </w:r>
      <w:r>
        <w:rPr>
          <w:rFonts w:ascii="Courier New" w:hAnsi="Courier New" w:cs="Courier New"/>
          <w:noProof/>
          <w:lang w:val="en-US" w:eastAsia="de-DE"/>
        </w:rPr>
        <w:t>_level</w:t>
      </w:r>
      <w:r>
        <w:t xml:space="preserve"> takes care of the decoding the actual whitening level from the bit stream. The function is implemented according to the pseudo code below:</w:t>
      </w:r>
    </w:p>
    <w:p w:rsidR="00834EE0" w:rsidRDefault="00834EE0" w:rsidP="00834EE0">
      <w:pPr>
        <w:pStyle w:val="PL"/>
        <w:rPr>
          <w:rFonts w:cs="Courier New"/>
          <w:lang w:val="en-US" w:eastAsia="de-DE"/>
        </w:rPr>
      </w:pPr>
      <w:r w:rsidRPr="003E257D">
        <w:rPr>
          <w:lang w:val="en-US" w:eastAsia="de-DE"/>
        </w:rPr>
        <w:t xml:space="preserve">tmp = </w:t>
      </w:r>
      <w:r>
        <w:rPr>
          <w:rFonts w:cs="Courier New"/>
          <w:lang w:val="en-US" w:eastAsia="de-DE"/>
        </w:rPr>
        <w:t>read_bit();</w:t>
      </w:r>
    </w:p>
    <w:p w:rsidR="00834EE0" w:rsidRPr="003E257D" w:rsidRDefault="00834EE0" w:rsidP="00834EE0">
      <w:pPr>
        <w:pStyle w:val="PL"/>
        <w:rPr>
          <w:rFonts w:cs="Courier New"/>
          <w:lang w:val="en-US" w:eastAsia="de-DE"/>
        </w:rPr>
      </w:pPr>
      <w:r>
        <w:rPr>
          <w:lang w:val="en-US" w:eastAsia="de-DE"/>
        </w:rPr>
        <w:t>if (tmp == 1) {</w:t>
      </w:r>
    </w:p>
    <w:p w:rsidR="00834EE0" w:rsidRPr="003E257D" w:rsidRDefault="00834EE0" w:rsidP="00834EE0">
      <w:pPr>
        <w:pStyle w:val="PL"/>
        <w:rPr>
          <w:rFonts w:cs="Courier New"/>
          <w:lang w:val="en-US" w:eastAsia="de-DE"/>
        </w:rPr>
      </w:pPr>
      <w:r>
        <w:rPr>
          <w:lang w:val="en-US" w:eastAsia="de-DE"/>
        </w:rPr>
        <w:t xml:space="preserve">  </w:t>
      </w:r>
      <w:r w:rsidRPr="003E257D">
        <w:rPr>
          <w:rFonts w:cs="Courier New"/>
          <w:lang w:val="en-US" w:eastAsia="de-DE"/>
        </w:rPr>
        <w:t xml:space="preserve">tmp = </w:t>
      </w:r>
      <w:r>
        <w:rPr>
          <w:rFonts w:cs="Courier New"/>
          <w:lang w:val="en-US" w:eastAsia="de-DE"/>
        </w:rPr>
        <w:t>read_bit()</w:t>
      </w:r>
      <w:r w:rsidRPr="003E257D">
        <w:rPr>
          <w:rFonts w:cs="Courier New"/>
          <w:lang w:val="en-US" w:eastAsia="de-DE"/>
        </w:rPr>
        <w:t>;</w:t>
      </w:r>
    </w:p>
    <w:p w:rsidR="00834EE0" w:rsidRPr="003E257D" w:rsidRDefault="00834EE0" w:rsidP="00834EE0">
      <w:pPr>
        <w:pStyle w:val="PL"/>
        <w:rPr>
          <w:rFonts w:cs="Courier New"/>
          <w:lang w:val="en-US" w:eastAsia="de-DE"/>
        </w:rPr>
      </w:pPr>
      <w:r w:rsidRPr="003E257D">
        <w:rPr>
          <w:lang w:val="en-US" w:eastAsia="de-DE"/>
        </w:rPr>
        <w:t xml:space="preserve">  </w:t>
      </w:r>
      <w:r>
        <w:rPr>
          <w:rFonts w:cs="Courier New"/>
          <w:lang w:val="en-US" w:eastAsia="de-DE"/>
        </w:rPr>
        <w:t>if</w:t>
      </w:r>
      <w:r w:rsidRPr="003E257D">
        <w:rPr>
          <w:rFonts w:cs="Courier New"/>
          <w:lang w:val="en-US" w:eastAsia="de-DE"/>
        </w:rPr>
        <w:t xml:space="preserve"> (tmp == 1) {</w:t>
      </w:r>
    </w:p>
    <w:p w:rsidR="00834EE0" w:rsidRPr="003E257D" w:rsidRDefault="00834EE0" w:rsidP="00834EE0">
      <w:pPr>
        <w:pStyle w:val="PL"/>
        <w:rPr>
          <w:rFonts w:cs="Courier New"/>
          <w:lang w:val="en-US" w:eastAsia="de-DE"/>
        </w:rPr>
      </w:pPr>
      <w:r w:rsidRPr="003E257D">
        <w:rPr>
          <w:lang w:val="en-US" w:eastAsia="de-DE"/>
        </w:rPr>
        <w:t xml:space="preserve">    </w:t>
      </w:r>
      <w:r>
        <w:rPr>
          <w:rFonts w:cs="Courier New"/>
          <w:lang w:val="en-US" w:eastAsia="de-DE"/>
        </w:rPr>
        <w:t>return 2</w:t>
      </w:r>
      <w:r w:rsidRPr="003E257D">
        <w:rPr>
          <w:rFonts w:cs="Courier New"/>
          <w:lang w:val="en-US" w:eastAsia="de-DE"/>
        </w:rPr>
        <w:t>;</w:t>
      </w:r>
    </w:p>
    <w:p w:rsidR="00834EE0" w:rsidRPr="003E257D" w:rsidRDefault="00834EE0" w:rsidP="00834EE0">
      <w:pPr>
        <w:pStyle w:val="PL"/>
        <w:rPr>
          <w:rFonts w:cs="Courier New"/>
          <w:lang w:val="en-US" w:eastAsia="de-DE"/>
        </w:rPr>
      </w:pPr>
      <w:r>
        <w:rPr>
          <w:lang w:val="en-US" w:eastAsia="de-DE"/>
        </w:rPr>
        <w:t xml:space="preserve">  </w:t>
      </w:r>
      <w:r w:rsidRPr="003E257D">
        <w:rPr>
          <w:rFonts w:cs="Courier New"/>
          <w:lang w:val="en-US" w:eastAsia="de-DE"/>
        </w:rPr>
        <w:t>}</w:t>
      </w:r>
      <w:r>
        <w:rPr>
          <w:rFonts w:cs="Courier New"/>
          <w:lang w:val="en-US" w:eastAsia="de-DE"/>
        </w:rPr>
        <w:t xml:space="preserve"> else</w:t>
      </w:r>
      <w:r w:rsidRPr="003E257D">
        <w:rPr>
          <w:rFonts w:cs="Courier New"/>
          <w:lang w:val="en-US" w:eastAsia="de-DE"/>
        </w:rPr>
        <w:t xml:space="preserve"> {</w:t>
      </w:r>
    </w:p>
    <w:p w:rsidR="00834EE0" w:rsidRDefault="00834EE0" w:rsidP="00834EE0">
      <w:pPr>
        <w:pStyle w:val="PL"/>
        <w:rPr>
          <w:rFonts w:cs="Courier New"/>
          <w:lang w:val="en-US" w:eastAsia="de-DE"/>
        </w:rPr>
      </w:pPr>
      <w:r w:rsidRPr="003E257D">
        <w:rPr>
          <w:lang w:val="en-US" w:eastAsia="de-DE"/>
        </w:rPr>
        <w:t xml:space="preserve">    </w:t>
      </w:r>
      <w:r>
        <w:rPr>
          <w:rFonts w:cs="Courier New"/>
          <w:lang w:val="en-US" w:eastAsia="de-DE"/>
        </w:rPr>
        <w:t>return 0;</w:t>
      </w:r>
    </w:p>
    <w:p w:rsidR="00834EE0" w:rsidRPr="003E257D" w:rsidRDefault="00834EE0" w:rsidP="00834EE0">
      <w:pPr>
        <w:pStyle w:val="PL"/>
        <w:rPr>
          <w:rFonts w:cs="Courier New"/>
          <w:lang w:val="en-US" w:eastAsia="de-DE"/>
        </w:rPr>
      </w:pPr>
      <w:r>
        <w:rPr>
          <w:lang w:val="en-US" w:eastAsia="de-DE"/>
        </w:rPr>
        <w:t xml:space="preserve">  </w:t>
      </w:r>
      <w:r w:rsidRPr="003E257D">
        <w:rPr>
          <w:rFonts w:cs="Courier New"/>
          <w:lang w:val="en-US" w:eastAsia="de-DE"/>
        </w:rPr>
        <w:t>}</w:t>
      </w:r>
    </w:p>
    <w:p w:rsidR="00834EE0" w:rsidRPr="003E257D" w:rsidRDefault="00834EE0" w:rsidP="00834EE0">
      <w:pPr>
        <w:pStyle w:val="PL"/>
        <w:rPr>
          <w:rFonts w:cs="Courier New"/>
          <w:lang w:val="en-US" w:eastAsia="de-DE"/>
        </w:rPr>
      </w:pPr>
      <w:r w:rsidRPr="003E257D">
        <w:rPr>
          <w:lang w:val="en-US" w:eastAsia="de-DE"/>
        </w:rPr>
        <w:t xml:space="preserve">} </w:t>
      </w:r>
      <w:r>
        <w:rPr>
          <w:rFonts w:cs="Courier New"/>
          <w:lang w:val="en-US" w:eastAsia="de-DE"/>
        </w:rPr>
        <w:t>else</w:t>
      </w:r>
      <w:r w:rsidRPr="003E257D">
        <w:rPr>
          <w:rFonts w:cs="Courier New"/>
          <w:lang w:val="en-US" w:eastAsia="de-DE"/>
        </w:rPr>
        <w:t xml:space="preserve"> {</w:t>
      </w:r>
    </w:p>
    <w:p w:rsidR="00834EE0" w:rsidRPr="003E257D" w:rsidRDefault="00834EE0" w:rsidP="00834EE0">
      <w:pPr>
        <w:pStyle w:val="PL"/>
        <w:rPr>
          <w:rFonts w:cs="Courier New"/>
          <w:lang w:val="en-US" w:eastAsia="de-DE"/>
        </w:rPr>
      </w:pPr>
      <w:r w:rsidRPr="003E257D">
        <w:rPr>
          <w:lang w:val="en-US" w:eastAsia="de-DE"/>
        </w:rPr>
        <w:t xml:space="preserve">  </w:t>
      </w:r>
      <w:r>
        <w:rPr>
          <w:rFonts w:cs="Courier New"/>
          <w:lang w:val="en-US" w:eastAsia="de-DE"/>
        </w:rPr>
        <w:t>return 1;</w:t>
      </w:r>
    </w:p>
    <w:p w:rsidR="00834EE0" w:rsidRDefault="00834EE0" w:rsidP="00834EE0">
      <w:pPr>
        <w:pStyle w:val="PL"/>
        <w:rPr>
          <w:rFonts w:cs="Courier New"/>
          <w:lang w:val="en-US" w:eastAsia="de-DE"/>
        </w:rPr>
      </w:pPr>
      <w:r w:rsidRPr="003E257D">
        <w:rPr>
          <w:lang w:val="en-US" w:eastAsia="de-DE"/>
        </w:rPr>
        <w:t>}</w:t>
      </w:r>
    </w:p>
    <w:p w:rsidR="00834EE0" w:rsidRDefault="00834EE0" w:rsidP="00834EE0">
      <w:r>
        <w:t>Finally the IGF temporal flatness indicator flag is extracted from the bit stream.</w:t>
      </w:r>
    </w:p>
    <w:p w:rsidR="00834EE0" w:rsidRPr="00EE535A" w:rsidRDefault="00834EE0" w:rsidP="00834EE0">
      <w:r>
        <w:t>In case of a TCX10 frame (</w:t>
      </w:r>
      <w:r w:rsidRPr="00FA1398">
        <w:rPr>
          <w:position w:val="-6"/>
        </w:rPr>
        <w:object w:dxaOrig="1320" w:dyaOrig="240">
          <v:shape id="_x0000_i1077" type="#_x0000_t75" style="width:65.25pt;height:12pt" o:ole="">
            <v:imagedata r:id="rId106" o:title=""/>
          </v:shape>
          <o:OLEObject Type="Embed" ProgID="Equation.3" ShapeID="_x0000_i1077" DrawAspect="Content" ObjectID="_1783089406" r:id="rId107"/>
        </w:object>
      </w:r>
      <w:r>
        <w:t>), the IGF sideinfo for both sub-frames is extracted from the bit stream prior to the IGF processing. Therefore, the decoded sideinfo for the individual sub-frames is stored in a temporary buffer, so that the sideinfo for the current sub-frame under IGF processing can be accessed via the temporary buffer.</w:t>
      </w:r>
    </w:p>
    <w:p w:rsidR="00834EE0" w:rsidRPr="008B1459" w:rsidRDefault="00834EE0" w:rsidP="008B1459">
      <w:pPr>
        <w:pStyle w:val="H6"/>
      </w:pPr>
      <w:bookmarkStart w:id="135" w:name="_Toc393470098"/>
      <w:bookmarkStart w:id="136" w:name="_Toc393896647"/>
      <w:bookmarkStart w:id="137" w:name="_Toc393897571"/>
      <w:bookmarkStart w:id="138" w:name="_Toc393897818"/>
      <w:bookmarkStart w:id="139" w:name="_Toc394072116"/>
      <w:bookmarkStart w:id="140" w:name="_Toc394072713"/>
      <w:bookmarkStart w:id="141" w:name="_Toc394179120"/>
      <w:bookmarkStart w:id="142" w:name="_Toc394417736"/>
      <w:r w:rsidRPr="008B1459">
        <w:t>6.2.2.2.9.2</w:t>
      </w:r>
      <w:r w:rsidRPr="008B1459">
        <w:tab/>
        <w:t>IGF noiseless decoding of scale factors</w:t>
      </w:r>
      <w:bookmarkEnd w:id="135"/>
      <w:bookmarkEnd w:id="136"/>
      <w:bookmarkEnd w:id="137"/>
      <w:bookmarkEnd w:id="138"/>
      <w:bookmarkEnd w:id="139"/>
      <w:bookmarkEnd w:id="140"/>
      <w:bookmarkEnd w:id="141"/>
      <w:bookmarkEnd w:id="142"/>
    </w:p>
    <w:p w:rsidR="00834EE0" w:rsidRDefault="00834EE0" w:rsidP="00834EE0">
      <w:r>
        <w:t xml:space="preserve">The noiseless decoding of the IGF scale factor vector </w:t>
      </w:r>
      <w:r w:rsidRPr="00FA1398">
        <w:rPr>
          <w:position w:val="-10"/>
        </w:rPr>
        <w:object w:dxaOrig="200" w:dyaOrig="240">
          <v:shape id="_x0000_i1078" type="#_x0000_t75" style="width:9.4pt;height:13.15pt" o:ole="">
            <v:imagedata r:id="rId108" o:title=""/>
          </v:shape>
          <o:OLEObject Type="Embed" ProgID="Equation.3" ShapeID="_x0000_i1078" DrawAspect="Content" ObjectID="_1783089407" r:id="rId109"/>
        </w:object>
      </w:r>
      <w:r>
        <w:t xml:space="preserve"> is very similar to the noiseless encoding part. The entire encoding and decoding procedures are highly symmetric, and therefore the decoding procedure can be uniquely and unambiguously derived from the encoding procedure.</w:t>
      </w:r>
    </w:p>
    <w:p w:rsidR="00834EE0" w:rsidRPr="00EE535A" w:rsidRDefault="00834EE0" w:rsidP="00834EE0">
      <w:r>
        <w:t xml:space="preserve">The module uses the common raw arithmetic decoder functions from the infrastructure, which are available from the core coder. The functions used are </w:t>
      </w:r>
      <w:r w:rsidRPr="00DD5069">
        <w:rPr>
          <w:position w:val="-10"/>
        </w:rPr>
        <w:object w:dxaOrig="3580" w:dyaOrig="300">
          <v:shape id="_x0000_i1079" type="#_x0000_t75" style="width:179.25pt;height:15pt" o:ole="">
            <v:imagedata r:id="rId110" o:title=""/>
          </v:shape>
          <o:OLEObject Type="Embed" ProgID="Equation.3" ShapeID="_x0000_i1079" DrawAspect="Content" ObjectID="_1783089408" r:id="rId111"/>
        </w:object>
      </w:r>
      <w:r>
        <w:t xml:space="preserve">, which decodes one bit into </w:t>
      </w:r>
      <w:r w:rsidRPr="00FA1398">
        <w:rPr>
          <w:position w:val="-6"/>
        </w:rPr>
        <w:object w:dxaOrig="1040" w:dyaOrig="260">
          <v:shape id="_x0000_i1080" type="#_x0000_t75" style="width:60pt;height:14.65pt" o:ole="">
            <v:imagedata r:id="rId112" o:title=""/>
          </v:shape>
          <o:OLEObject Type="Embed" ProgID="Equation.3" ShapeID="_x0000_i1080" DrawAspect="Content" ObjectID="_1783089409" r:id="rId113"/>
        </w:object>
      </w:r>
      <w:r>
        <w:t xml:space="preserve">, </w:t>
      </w:r>
      <w:r w:rsidRPr="00DD5069">
        <w:rPr>
          <w:position w:val="-10"/>
        </w:rPr>
        <w:object w:dxaOrig="5899" w:dyaOrig="300">
          <v:shape id="_x0000_i1081" type="#_x0000_t75" style="width:294.4pt;height:15pt" o:ole="">
            <v:imagedata r:id="rId114" o:title=""/>
          </v:shape>
          <o:OLEObject Type="Embed" ProgID="Equation.3" ShapeID="_x0000_i1081" DrawAspect="Content" ObjectID="_1783089410" r:id="rId115"/>
        </w:object>
      </w:r>
      <w:r>
        <w:t xml:space="preserve">, which decodes one value into </w:t>
      </w:r>
      <w:r w:rsidRPr="00FA1398">
        <w:rPr>
          <w:position w:val="-6"/>
        </w:rPr>
        <w:object w:dxaOrig="1040" w:dyaOrig="260">
          <v:shape id="_x0000_i1082" type="#_x0000_t75" style="width:60.75pt;height:14.65pt" o:ole="">
            <v:imagedata r:id="rId116" o:title=""/>
          </v:shape>
          <o:OLEObject Type="Embed" ProgID="Equation.3" ShapeID="_x0000_i1082" DrawAspect="Content" ObjectID="_1783089411" r:id="rId117"/>
        </w:object>
      </w:r>
      <w:r>
        <w:t xml:space="preserve"> from an alphabet of 27 symbols (</w:t>
      </w:r>
      <w:r w:rsidRPr="00FA1398">
        <w:rPr>
          <w:position w:val="-10"/>
        </w:rPr>
        <w:object w:dxaOrig="2100" w:dyaOrig="279">
          <v:shape id="_x0000_i1083" type="#_x0000_t75" style="width:105pt;height:14.25pt" o:ole="">
            <v:imagedata r:id="rId118" o:title=""/>
          </v:shape>
          <o:OLEObject Type="Embed" ProgID="Equation.3" ShapeID="_x0000_i1083" DrawAspect="Content" ObjectID="_1783089412" r:id="rId119"/>
        </w:object>
      </w:r>
      <w:r>
        <w:t xml:space="preserve">) using the cumulative frequency table </w:t>
      </w:r>
      <w:r w:rsidRPr="00FA1398">
        <w:rPr>
          <w:position w:val="-10"/>
        </w:rPr>
        <w:object w:dxaOrig="2260" w:dyaOrig="300">
          <v:shape id="_x0000_i1084" type="#_x0000_t75" style="width:113.65pt;height:15pt" o:ole="">
            <v:imagedata r:id="rId120" o:title=""/>
          </v:shape>
          <o:OLEObject Type="Embed" ProgID="Equation.3" ShapeID="_x0000_i1084" DrawAspect="Content" ObjectID="_1783089413" r:id="rId121"/>
        </w:object>
      </w:r>
      <w:r>
        <w:t xml:space="preserve">, </w:t>
      </w:r>
      <w:r w:rsidRPr="00FA1398">
        <w:rPr>
          <w:position w:val="-10"/>
        </w:rPr>
        <w:object w:dxaOrig="2560" w:dyaOrig="300">
          <v:shape id="_x0000_i1085" type="#_x0000_t75" style="width:127.5pt;height:15pt" o:ole="">
            <v:imagedata r:id="rId122" o:title=""/>
          </v:shape>
          <o:OLEObject Type="Embed" ProgID="Equation.3" ShapeID="_x0000_i1085" DrawAspect="Content" ObjectID="_1783089414" r:id="rId123"/>
        </w:object>
      </w:r>
      <w:r>
        <w:t xml:space="preserve">, which initializes the arithmetic decoder. Note that there is no </w:t>
      </w:r>
      <w:r w:rsidRPr="00FA1398">
        <w:rPr>
          <w:position w:val="-10"/>
        </w:rPr>
        <w:object w:dxaOrig="2659" w:dyaOrig="300">
          <v:shape id="_x0000_i1086" type="#_x0000_t75" style="width:132.4pt;height:15pt" o:ole="">
            <v:imagedata r:id="rId124" o:title=""/>
          </v:shape>
          <o:OLEObject Type="Embed" ProgID="Equation.3" ShapeID="_x0000_i1086" DrawAspect="Content" ObjectID="_1783089415" r:id="rId125"/>
        </w:object>
      </w:r>
      <w:r>
        <w:t xml:space="preserve"> to finalize the arithmetic decoder. Instead, the equivalent function </w:t>
      </w:r>
      <w:r w:rsidRPr="00FA1398">
        <w:rPr>
          <w:position w:val="-10"/>
        </w:rPr>
        <w:object w:dxaOrig="2120" w:dyaOrig="300">
          <v:shape id="_x0000_i1087" type="#_x0000_t75" style="width:106.5pt;height:15pt" o:ole="">
            <v:imagedata r:id="rId126" o:title=""/>
          </v:shape>
          <o:OLEObject Type="Embed" ProgID="Equation.3" ShapeID="_x0000_i1087" DrawAspect="Content" ObjectID="_1783089416" r:id="rId127"/>
        </w:object>
      </w:r>
      <w:r>
        <w:t xml:space="preserve"> was locally defined, which returns the last 14 bits read back to the bit stream reader.</w:t>
      </w:r>
    </w:p>
    <w:p w:rsidR="00834EE0" w:rsidRPr="008B1459" w:rsidRDefault="00834EE0" w:rsidP="008B1459">
      <w:pPr>
        <w:pStyle w:val="H6"/>
      </w:pPr>
      <w:bookmarkStart w:id="143" w:name="_Toc393470099"/>
      <w:bookmarkStart w:id="144" w:name="_Toc393896648"/>
      <w:bookmarkStart w:id="145" w:name="_Toc393897572"/>
      <w:bookmarkStart w:id="146" w:name="_Toc393897819"/>
      <w:bookmarkStart w:id="147" w:name="_Toc394072117"/>
      <w:bookmarkStart w:id="148" w:name="_Toc394072714"/>
      <w:bookmarkStart w:id="149" w:name="_Toc394179121"/>
      <w:bookmarkStart w:id="150" w:name="_Toc394417737"/>
      <w:r w:rsidRPr="008B1459">
        <w:t>6.2.2.2.9.2.1</w:t>
      </w:r>
      <w:r w:rsidRPr="008B1459">
        <w:tab/>
        <w:t>IGF independency flag</w:t>
      </w:r>
      <w:bookmarkEnd w:id="143"/>
      <w:bookmarkEnd w:id="144"/>
      <w:bookmarkEnd w:id="145"/>
      <w:bookmarkEnd w:id="146"/>
      <w:bookmarkEnd w:id="147"/>
      <w:bookmarkEnd w:id="148"/>
      <w:bookmarkEnd w:id="149"/>
      <w:bookmarkEnd w:id="150"/>
    </w:p>
    <w:p w:rsidR="00834EE0" w:rsidRPr="00EE535A" w:rsidRDefault="00834EE0" w:rsidP="00834EE0">
      <w:r>
        <w:t xml:space="preserve">The behaviour and processing related to the </w:t>
      </w:r>
      <w:r w:rsidRPr="00FA1398">
        <w:rPr>
          <w:position w:val="-10"/>
        </w:rPr>
        <w:object w:dxaOrig="1060" w:dyaOrig="300">
          <v:shape id="_x0000_i1088" type="#_x0000_t75" style="width:52.5pt;height:15pt" o:ole="">
            <v:imagedata r:id="rId128" o:title=""/>
          </v:shape>
          <o:OLEObject Type="Embed" ProgID="Equation.3" ShapeID="_x0000_i1088" DrawAspect="Content" ObjectID="_1783089417" r:id="rId129"/>
        </w:object>
      </w:r>
      <w:r>
        <w:t xml:space="preserve"> flag is identical to the encoder side.</w:t>
      </w:r>
    </w:p>
    <w:p w:rsidR="00834EE0" w:rsidRPr="008B1459" w:rsidRDefault="00834EE0" w:rsidP="008B1459">
      <w:pPr>
        <w:pStyle w:val="H6"/>
      </w:pPr>
      <w:bookmarkStart w:id="151" w:name="_Toc393470100"/>
      <w:bookmarkStart w:id="152" w:name="_Toc393896649"/>
      <w:bookmarkStart w:id="153" w:name="_Toc393897573"/>
      <w:bookmarkStart w:id="154" w:name="_Toc393897820"/>
      <w:bookmarkStart w:id="155" w:name="_Toc394072118"/>
      <w:bookmarkStart w:id="156" w:name="_Toc394072715"/>
      <w:bookmarkStart w:id="157" w:name="_Toc394179122"/>
      <w:bookmarkStart w:id="158" w:name="_Toc394417738"/>
      <w:r w:rsidRPr="008B1459">
        <w:t>6.2.2.2.9.2.2</w:t>
      </w:r>
      <w:r w:rsidRPr="008B1459">
        <w:tab/>
        <w:t>IGF all-Zero flag</w:t>
      </w:r>
      <w:bookmarkEnd w:id="151"/>
      <w:bookmarkEnd w:id="152"/>
      <w:bookmarkEnd w:id="153"/>
      <w:bookmarkEnd w:id="154"/>
      <w:bookmarkEnd w:id="155"/>
      <w:bookmarkEnd w:id="156"/>
      <w:bookmarkEnd w:id="157"/>
      <w:bookmarkEnd w:id="158"/>
    </w:p>
    <w:p w:rsidR="00834EE0" w:rsidRDefault="00834EE0" w:rsidP="00834EE0">
      <w:r>
        <w:t xml:space="preserve">The </w:t>
      </w:r>
      <w:r w:rsidRPr="00FA1398">
        <w:rPr>
          <w:position w:val="-6"/>
        </w:rPr>
        <w:object w:dxaOrig="780" w:dyaOrig="279">
          <v:shape id="_x0000_i1089" type="#_x0000_t75" style="width:39pt;height:14.25pt" o:ole="">
            <v:imagedata r:id="rId130" o:title=""/>
          </v:shape>
          <o:OLEObject Type="Embed" ProgID="Equation.3" ShapeID="_x0000_i1089" DrawAspect="Content" ObjectID="_1783089418" r:id="rId131"/>
        </w:object>
      </w:r>
      <w:r>
        <w:t xml:space="preserve"> flag is read from the bit stream first. In case the flag is 1, the decoder state is reset and no further data is read from the bit stream, because the decoded scale factors are all set to zero:</w:t>
      </w:r>
    </w:p>
    <w:p w:rsidR="00834EE0" w:rsidRDefault="00834EE0" w:rsidP="00834EE0">
      <w:pPr>
        <w:pStyle w:val="EQ"/>
        <w:rPr>
          <w:lang w:val="en-US"/>
        </w:rPr>
      </w:pPr>
      <w:r w:rsidRPr="00EE535A">
        <w:rPr>
          <w:lang w:val="en-US"/>
        </w:rPr>
        <w:tab/>
      </w:r>
      <w:r w:rsidRPr="00EE535A">
        <w:rPr>
          <w:position w:val="-10"/>
        </w:rPr>
        <w:object w:dxaOrig="2160" w:dyaOrig="300">
          <v:shape id="_x0000_i1090" type="#_x0000_t75" style="width:108.75pt;height:15pt" o:ole="">
            <v:imagedata r:id="rId132" o:title=""/>
          </v:shape>
          <o:OLEObject Type="Embed" ProgID="Equation.3" ShapeID="_x0000_i1090" DrawAspect="Content" ObjectID="_1783089419" r:id="rId133"/>
        </w:object>
      </w:r>
      <w:r w:rsidRPr="009B2970">
        <w:rPr>
          <w:lang w:val="en-US"/>
        </w:rPr>
        <w:tab/>
        <w:t>(</w:t>
      </w:r>
      <w:r w:rsidRPr="002333F2">
        <w:fldChar w:fldCharType="begin"/>
      </w:r>
      <w:r w:rsidRPr="009B2970">
        <w:rPr>
          <w:lang w:val="en-US"/>
        </w:rPr>
        <w:instrText xml:space="preserve"> SEQ eqn </w:instrText>
      </w:r>
      <w:r w:rsidR="00035ABB">
        <w:rPr>
          <w:lang w:val="en-US"/>
        </w:rPr>
        <w:instrText>\r1</w:instrText>
      </w:r>
      <w:r w:rsidR="00716DC0">
        <w:rPr>
          <w:lang w:val="en-US"/>
        </w:rPr>
        <w:instrText>762</w:instrText>
      </w:r>
      <w:r w:rsidR="00035ABB">
        <w:rPr>
          <w:lang w:val="en-US"/>
        </w:rPr>
        <w:instrText xml:space="preserve"> </w:instrText>
      </w:r>
      <w:r w:rsidRPr="009B2970">
        <w:rPr>
          <w:lang w:val="en-US"/>
        </w:rPr>
        <w:instrText xml:space="preserve">\* MERGEFORMAT </w:instrText>
      </w:r>
      <w:r w:rsidRPr="002333F2">
        <w:fldChar w:fldCharType="separate"/>
      </w:r>
      <w:r w:rsidR="00716DC0">
        <w:rPr>
          <w:lang w:val="en-US"/>
        </w:rPr>
        <w:t>1762</w:t>
      </w:r>
      <w:r w:rsidRPr="002333F2">
        <w:fldChar w:fldCharType="end"/>
      </w:r>
      <w:r w:rsidRPr="009B2970">
        <w:rPr>
          <w:lang w:val="en-US"/>
        </w:rPr>
        <w:t>)</w:t>
      </w:r>
    </w:p>
    <w:p w:rsidR="00834EE0" w:rsidRPr="00696DF2" w:rsidRDefault="00834EE0" w:rsidP="00834EE0">
      <w:pPr>
        <w:rPr>
          <w:lang w:val="en-US"/>
        </w:rPr>
      </w:pPr>
      <w:r>
        <w:t xml:space="preserve">Otherwise, if the flag is 0, the arithmetic coded scale factor vector </w:t>
      </w:r>
      <w:r w:rsidRPr="00FA1398">
        <w:rPr>
          <w:position w:val="-10"/>
        </w:rPr>
        <w:object w:dxaOrig="220" w:dyaOrig="260">
          <v:shape id="_x0000_i1091" type="#_x0000_t75" style="width:10.5pt;height:14.25pt" o:ole="">
            <v:imagedata r:id="rId134" o:title=""/>
          </v:shape>
          <o:OLEObject Type="Embed" ProgID="Equation.3" ShapeID="_x0000_i1091" DrawAspect="Content" ObjectID="_1783089420" r:id="rId135"/>
        </w:object>
      </w:r>
      <w:r>
        <w:t xml:space="preserve"> is decoded from the bit stream.</w:t>
      </w:r>
    </w:p>
    <w:p w:rsidR="00834EE0" w:rsidRPr="008B1459" w:rsidRDefault="00834EE0" w:rsidP="008B1459">
      <w:pPr>
        <w:pStyle w:val="H6"/>
      </w:pPr>
      <w:bookmarkStart w:id="159" w:name="_Toc393470101"/>
      <w:bookmarkStart w:id="160" w:name="_Toc393896650"/>
      <w:bookmarkStart w:id="161" w:name="_Toc393897574"/>
      <w:bookmarkStart w:id="162" w:name="_Toc393897821"/>
      <w:bookmarkStart w:id="163" w:name="_Toc394072119"/>
      <w:bookmarkStart w:id="164" w:name="_Toc394072716"/>
      <w:bookmarkStart w:id="165" w:name="_Toc394179123"/>
      <w:bookmarkStart w:id="166" w:name="_Toc394417739"/>
      <w:r w:rsidRPr="008B1459">
        <w:t>6.2.2.2.9.2.3</w:t>
      </w:r>
      <w:r w:rsidRPr="008B1459">
        <w:tab/>
        <w:t>IGF arithmetic decoding helper functions</w:t>
      </w:r>
      <w:bookmarkEnd w:id="159"/>
      <w:bookmarkEnd w:id="160"/>
      <w:bookmarkEnd w:id="161"/>
      <w:bookmarkEnd w:id="162"/>
      <w:bookmarkEnd w:id="163"/>
      <w:bookmarkEnd w:id="164"/>
      <w:bookmarkEnd w:id="165"/>
      <w:bookmarkEnd w:id="166"/>
    </w:p>
    <w:p w:rsidR="00834EE0" w:rsidRPr="008B1459" w:rsidRDefault="00834EE0" w:rsidP="008B1459">
      <w:pPr>
        <w:pStyle w:val="H6"/>
      </w:pPr>
      <w:bookmarkStart w:id="167" w:name="_Toc393470102"/>
      <w:bookmarkStart w:id="168" w:name="_Toc393896651"/>
      <w:bookmarkStart w:id="169" w:name="_Toc393897575"/>
      <w:bookmarkStart w:id="170" w:name="_Toc393897822"/>
      <w:bookmarkStart w:id="171" w:name="_Toc394072120"/>
      <w:bookmarkStart w:id="172" w:name="_Toc394072717"/>
      <w:bookmarkStart w:id="173" w:name="_Toc394179124"/>
      <w:bookmarkStart w:id="174" w:name="_Toc394417740"/>
      <w:r w:rsidRPr="008B1459">
        <w:t>6.2.2.2.9.2.3.1</w:t>
      </w:r>
      <w:r w:rsidRPr="008B1459">
        <w:tab/>
        <w:t>The reset function</w:t>
      </w:r>
      <w:bookmarkEnd w:id="167"/>
      <w:bookmarkEnd w:id="168"/>
      <w:bookmarkEnd w:id="169"/>
      <w:bookmarkEnd w:id="170"/>
      <w:bookmarkEnd w:id="171"/>
      <w:bookmarkEnd w:id="172"/>
      <w:bookmarkEnd w:id="173"/>
      <w:bookmarkEnd w:id="174"/>
    </w:p>
    <w:p w:rsidR="00834EE0" w:rsidRPr="00EE535A" w:rsidRDefault="00834EE0" w:rsidP="00834EE0">
      <w:r w:rsidRPr="00EE535A">
        <w:t>The behaviour and processing related to the reset function i</w:t>
      </w:r>
      <w:r>
        <w:t>s identical to the encoder side.</w:t>
      </w:r>
    </w:p>
    <w:p w:rsidR="00834EE0" w:rsidRPr="008B1459" w:rsidRDefault="00834EE0" w:rsidP="008B1459">
      <w:pPr>
        <w:pStyle w:val="H6"/>
      </w:pPr>
      <w:bookmarkStart w:id="175" w:name="_Toc393470103"/>
      <w:bookmarkStart w:id="176" w:name="_Toc393896652"/>
      <w:bookmarkStart w:id="177" w:name="_Toc393897576"/>
      <w:bookmarkStart w:id="178" w:name="_Toc393897823"/>
      <w:bookmarkStart w:id="179" w:name="_Toc394072121"/>
      <w:bookmarkStart w:id="180" w:name="_Toc394072718"/>
      <w:bookmarkStart w:id="181" w:name="_Toc394179125"/>
      <w:bookmarkStart w:id="182" w:name="_Toc394417741"/>
      <w:r w:rsidRPr="008B1459">
        <w:t>6.2.2.2.9.2.3.2</w:t>
      </w:r>
      <w:r w:rsidRPr="008B1459">
        <w:tab/>
        <w:t>The arith_decode_bits function</w:t>
      </w:r>
      <w:bookmarkEnd w:id="175"/>
      <w:bookmarkEnd w:id="176"/>
      <w:bookmarkEnd w:id="177"/>
      <w:bookmarkEnd w:id="178"/>
      <w:bookmarkEnd w:id="179"/>
      <w:bookmarkEnd w:id="180"/>
      <w:bookmarkEnd w:id="181"/>
      <w:bookmarkEnd w:id="182"/>
    </w:p>
    <w:p w:rsidR="00834EE0" w:rsidRDefault="00834EE0" w:rsidP="00834EE0">
      <w:r>
        <w:t xml:space="preserve">The </w:t>
      </w:r>
      <w:r w:rsidRPr="00FA1398">
        <w:rPr>
          <w:position w:val="-10"/>
        </w:rPr>
        <w:object w:dxaOrig="1660" w:dyaOrig="300">
          <v:shape id="_x0000_i1092" type="#_x0000_t75" style="width:82.5pt;height:15pt" o:ole="">
            <v:imagedata r:id="rId136" o:title=""/>
          </v:shape>
          <o:OLEObject Type="Embed" ProgID="Equation.3" ShapeID="_x0000_i1092" DrawAspect="Content" ObjectID="_1783089421" r:id="rId137"/>
        </w:object>
      </w:r>
      <w:r>
        <w:t xml:space="preserve"> function decodes an unsigned integer of length </w:t>
      </w:r>
      <w:r w:rsidRPr="00FA1398">
        <w:rPr>
          <w:position w:val="-6"/>
        </w:rPr>
        <w:object w:dxaOrig="499" w:dyaOrig="240">
          <v:shape id="_x0000_i1093" type="#_x0000_t75" style="width:25.5pt;height:12pt" o:ole="">
            <v:imagedata r:id="rId138" o:title=""/>
          </v:shape>
          <o:OLEObject Type="Embed" ProgID="Equation.3" ShapeID="_x0000_i1093" DrawAspect="Content" ObjectID="_1783089422" r:id="rId139"/>
        </w:object>
      </w:r>
      <w:r>
        <w:t xml:space="preserve"> bits, by reading one bit at a time.</w:t>
      </w:r>
    </w:p>
    <w:p w:rsidR="00834EE0" w:rsidRDefault="00834EE0" w:rsidP="00834EE0">
      <w:pPr>
        <w:pStyle w:val="PL"/>
        <w:rPr>
          <w:rFonts w:cs="Courier New"/>
          <w:sz w:val="18"/>
          <w:szCs w:val="18"/>
        </w:rPr>
      </w:pPr>
      <w:r w:rsidRPr="00627D92">
        <w:t>arith_decode_bits(nBits</w:t>
      </w:r>
      <w:r>
        <w:rPr>
          <w:rFonts w:cs="Courier New"/>
          <w:sz w:val="18"/>
          <w:szCs w:val="18"/>
        </w:rPr>
        <w:t>)</w:t>
      </w:r>
    </w:p>
    <w:p w:rsidR="00834EE0" w:rsidRPr="00627D92" w:rsidRDefault="00834EE0" w:rsidP="00834EE0">
      <w:pPr>
        <w:pStyle w:val="PL"/>
        <w:rPr>
          <w:rFonts w:cs="Courier New"/>
          <w:sz w:val="18"/>
          <w:szCs w:val="18"/>
        </w:rPr>
      </w:pPr>
      <w:r w:rsidRPr="00627D92">
        <w:t>{</w:t>
      </w:r>
    </w:p>
    <w:p w:rsidR="00834EE0" w:rsidRPr="00627D92" w:rsidRDefault="00834EE0" w:rsidP="00834EE0">
      <w:pPr>
        <w:pStyle w:val="PL"/>
        <w:rPr>
          <w:rFonts w:cs="Courier New"/>
          <w:sz w:val="18"/>
          <w:szCs w:val="18"/>
        </w:rPr>
      </w:pPr>
      <w:r w:rsidRPr="00627D92">
        <w:t xml:space="preserve">  x = 0;</w:t>
      </w:r>
    </w:p>
    <w:p w:rsidR="00834EE0" w:rsidRPr="00322E7D" w:rsidRDefault="00834EE0" w:rsidP="00834EE0">
      <w:pPr>
        <w:pStyle w:val="PL"/>
        <w:rPr>
          <w:rFonts w:cs="Courier New"/>
          <w:sz w:val="18"/>
          <w:szCs w:val="18"/>
          <w:lang w:val="sv-SE"/>
        </w:rPr>
      </w:pPr>
      <w:r w:rsidRPr="00627D92">
        <w:t xml:space="preserve">  </w:t>
      </w:r>
      <w:r w:rsidRPr="00322E7D">
        <w:rPr>
          <w:lang w:val="sv-SE"/>
        </w:rPr>
        <w:t>for (i = 0; i &lt; nBits; ++i) {</w:t>
      </w:r>
    </w:p>
    <w:p w:rsidR="00834EE0" w:rsidRPr="00322E7D" w:rsidRDefault="00834EE0" w:rsidP="00834EE0">
      <w:pPr>
        <w:pStyle w:val="PL"/>
        <w:rPr>
          <w:rFonts w:cs="Courier New"/>
          <w:sz w:val="18"/>
          <w:szCs w:val="18"/>
          <w:lang w:val="sv-SE"/>
        </w:rPr>
      </w:pPr>
      <w:r w:rsidRPr="00322E7D">
        <w:rPr>
          <w:lang w:val="sv-SE"/>
        </w:rPr>
        <w:t xml:space="preserve">    ari_decode_14bits_bit_ext(</w:t>
      </w:r>
      <w:r w:rsidRPr="00322E7D">
        <w:rPr>
          <w:rFonts w:cs="Courier New"/>
          <w:sz w:val="18"/>
          <w:szCs w:val="18"/>
          <w:lang w:val="sv-SE"/>
        </w:rPr>
        <w:t>&amp;bit);</w:t>
      </w:r>
    </w:p>
    <w:p w:rsidR="00834EE0" w:rsidRPr="00627D92" w:rsidRDefault="00834EE0" w:rsidP="00834EE0">
      <w:pPr>
        <w:pStyle w:val="PL"/>
        <w:rPr>
          <w:rFonts w:cs="Courier New"/>
          <w:sz w:val="18"/>
          <w:szCs w:val="18"/>
        </w:rPr>
      </w:pPr>
      <w:r w:rsidRPr="00322E7D">
        <w:rPr>
          <w:lang w:val="sv-SE"/>
        </w:rPr>
        <w:t xml:space="preserve">    </w:t>
      </w:r>
      <w:r w:rsidRPr="00627D92">
        <w:t>x = (x &lt;&lt; 1) | bit;</w:t>
      </w:r>
    </w:p>
    <w:p w:rsidR="00834EE0" w:rsidRPr="00627D92" w:rsidRDefault="00834EE0" w:rsidP="00834EE0">
      <w:pPr>
        <w:pStyle w:val="PL"/>
        <w:rPr>
          <w:rFonts w:cs="Courier New"/>
          <w:sz w:val="18"/>
          <w:szCs w:val="18"/>
        </w:rPr>
      </w:pPr>
      <w:r w:rsidRPr="00627D92">
        <w:t xml:space="preserve">  }</w:t>
      </w:r>
    </w:p>
    <w:p w:rsidR="00834EE0" w:rsidRPr="00627D92" w:rsidRDefault="00834EE0" w:rsidP="00834EE0">
      <w:pPr>
        <w:pStyle w:val="PL"/>
      </w:pPr>
    </w:p>
    <w:p w:rsidR="00834EE0" w:rsidRPr="00627D92" w:rsidRDefault="00834EE0" w:rsidP="00834EE0">
      <w:pPr>
        <w:pStyle w:val="PL"/>
        <w:rPr>
          <w:rFonts w:cs="Courier New"/>
          <w:sz w:val="18"/>
          <w:szCs w:val="18"/>
        </w:rPr>
      </w:pPr>
      <w:r w:rsidRPr="00627D92">
        <w:t xml:space="preserve">  return x;</w:t>
      </w:r>
    </w:p>
    <w:p w:rsidR="00834EE0" w:rsidRPr="00EE535A" w:rsidRDefault="00834EE0" w:rsidP="00834EE0">
      <w:pPr>
        <w:pStyle w:val="PL"/>
        <w:rPr>
          <w:rFonts w:cs="Courier New"/>
          <w:sz w:val="18"/>
          <w:szCs w:val="18"/>
        </w:rPr>
      </w:pPr>
      <w:r w:rsidRPr="00627D92">
        <w:t>}</w:t>
      </w:r>
    </w:p>
    <w:p w:rsidR="00834EE0" w:rsidRPr="008B1459" w:rsidRDefault="00834EE0" w:rsidP="008B1459">
      <w:pPr>
        <w:pStyle w:val="H6"/>
      </w:pPr>
      <w:bookmarkStart w:id="183" w:name="_Toc393470104"/>
      <w:bookmarkStart w:id="184" w:name="_Toc393896653"/>
      <w:bookmarkStart w:id="185" w:name="_Toc393897577"/>
      <w:bookmarkStart w:id="186" w:name="_Toc393897824"/>
      <w:bookmarkStart w:id="187" w:name="_Toc394072122"/>
      <w:bookmarkStart w:id="188" w:name="_Toc394072719"/>
      <w:bookmarkStart w:id="189" w:name="_Toc394179126"/>
      <w:bookmarkStart w:id="190" w:name="_Toc394417742"/>
      <w:r w:rsidRPr="008B1459">
        <w:t>6.2.2.2.9.2.4</w:t>
      </w:r>
      <w:r w:rsidRPr="008B1459">
        <w:tab/>
        <w:t>IGF arithmetic decoding</w:t>
      </w:r>
      <w:bookmarkEnd w:id="183"/>
      <w:bookmarkEnd w:id="184"/>
      <w:bookmarkEnd w:id="185"/>
      <w:bookmarkEnd w:id="186"/>
      <w:bookmarkEnd w:id="187"/>
      <w:bookmarkEnd w:id="188"/>
      <w:bookmarkEnd w:id="189"/>
      <w:bookmarkEnd w:id="190"/>
    </w:p>
    <w:p w:rsidR="00834EE0" w:rsidRDefault="00834EE0" w:rsidP="00834EE0">
      <w:r>
        <w:t xml:space="preserve">The </w:t>
      </w:r>
      <w:r w:rsidRPr="00FA1398">
        <w:rPr>
          <w:position w:val="-10"/>
        </w:rPr>
        <w:object w:dxaOrig="2040" w:dyaOrig="300">
          <v:shape id="_x0000_i1094" type="#_x0000_t75" style="width:102pt;height:15pt" o:ole="">
            <v:imagedata r:id="rId140" o:title=""/>
          </v:shape>
          <o:OLEObject Type="Embed" ProgID="Equation.3" ShapeID="_x0000_i1094" DrawAspect="Content" ObjectID="_1783089423" r:id="rId141"/>
        </w:object>
      </w:r>
      <w:r>
        <w:t xml:space="preserve"> function decodes an integer valued prediction residual, using the cumulative frequency table </w:t>
      </w:r>
      <w:r w:rsidRPr="00FA1398">
        <w:rPr>
          <w:position w:val="-10"/>
        </w:rPr>
        <w:object w:dxaOrig="2260" w:dyaOrig="300">
          <v:shape id="_x0000_i1095" type="#_x0000_t75" style="width:113.65pt;height:15pt" o:ole="">
            <v:imagedata r:id="rId142" o:title=""/>
          </v:shape>
          <o:OLEObject Type="Embed" ProgID="Equation.3" ShapeID="_x0000_i1095" DrawAspect="Content" ObjectID="_1783089424" r:id="rId143"/>
        </w:object>
      </w:r>
      <w:r>
        <w:t xml:space="preserve">, and the table offset </w:t>
      </w:r>
      <w:r w:rsidRPr="00FA1398">
        <w:rPr>
          <w:position w:val="-10"/>
        </w:rPr>
        <w:object w:dxaOrig="960" w:dyaOrig="300">
          <v:shape id="_x0000_i1096" type="#_x0000_t75" style="width:46.5pt;height:15pt" o:ole="">
            <v:imagedata r:id="rId144" o:title=""/>
          </v:shape>
          <o:OLEObject Type="Embed" ProgID="Equation.3" ShapeID="_x0000_i1096" DrawAspect="Content" ObjectID="_1783089425" r:id="rId145"/>
        </w:object>
      </w:r>
      <w:r>
        <w:t>.</w:t>
      </w:r>
    </w:p>
    <w:p w:rsidR="00834EE0" w:rsidRDefault="00834EE0" w:rsidP="00834EE0">
      <w:r>
        <w:t xml:space="preserve">The behaviour and processing related to the function is very similar to the corresponding </w:t>
      </w:r>
      <w:r w:rsidRPr="00FA1398">
        <w:rPr>
          <w:position w:val="-10"/>
        </w:rPr>
        <w:object w:dxaOrig="2040" w:dyaOrig="300">
          <v:shape id="_x0000_i1097" type="#_x0000_t75" style="width:102pt;height:15pt" o:ole="">
            <v:imagedata r:id="rId146" o:title=""/>
          </v:shape>
          <o:OLEObject Type="Embed" ProgID="Equation.3" ShapeID="_x0000_i1097" DrawAspect="Content" ObjectID="_1783089426" r:id="rId147"/>
        </w:object>
      </w:r>
      <w:r>
        <w:t xml:space="preserve"> function in the encoder.</w:t>
      </w:r>
    </w:p>
    <w:p w:rsidR="00834EE0" w:rsidRDefault="00834EE0" w:rsidP="00834EE0">
      <w:pPr>
        <w:pStyle w:val="PL"/>
        <w:rPr>
          <w:rFonts w:cs="Courier New"/>
          <w:sz w:val="18"/>
          <w:szCs w:val="18"/>
          <w:lang w:val="en-US"/>
        </w:rPr>
      </w:pPr>
      <w:r>
        <w:rPr>
          <w:lang w:val="en-US"/>
        </w:rPr>
        <w:t>arith_decode_residual(</w:t>
      </w:r>
      <w:r w:rsidRPr="000D42E9">
        <w:rPr>
          <w:rFonts w:cs="Courier New"/>
          <w:sz w:val="18"/>
          <w:szCs w:val="18"/>
          <w:lang w:val="en-US"/>
        </w:rPr>
        <w:t>cumulativeFrequencyTable, tableOffset)</w:t>
      </w:r>
    </w:p>
    <w:p w:rsidR="00834EE0" w:rsidRPr="000D42E9" w:rsidRDefault="00834EE0" w:rsidP="00834EE0">
      <w:pPr>
        <w:pStyle w:val="PL"/>
        <w:rPr>
          <w:rFonts w:cs="Courier New"/>
          <w:sz w:val="18"/>
          <w:szCs w:val="18"/>
          <w:lang w:val="en-US"/>
        </w:rPr>
      </w:pPr>
      <w:r w:rsidRPr="000D42E9">
        <w:rPr>
          <w:lang w:val="en-US"/>
        </w:rPr>
        <w:t>{</w:t>
      </w:r>
    </w:p>
    <w:p w:rsidR="00834EE0" w:rsidRPr="000D42E9" w:rsidRDefault="00834EE0" w:rsidP="00834EE0">
      <w:pPr>
        <w:pStyle w:val="PL"/>
        <w:rPr>
          <w:rFonts w:cs="Courier New"/>
          <w:sz w:val="18"/>
          <w:szCs w:val="18"/>
          <w:lang w:val="en-US"/>
        </w:rPr>
      </w:pPr>
      <w:r w:rsidRPr="000D42E9">
        <w:rPr>
          <w:lang w:val="en-US"/>
        </w:rPr>
        <w:t xml:space="preserve">  ari_decode_14bits_s27_ext(</w:t>
      </w:r>
      <w:r>
        <w:rPr>
          <w:rFonts w:cs="Courier New"/>
          <w:sz w:val="18"/>
          <w:szCs w:val="18"/>
          <w:lang w:val="en-US"/>
        </w:rPr>
        <w:t xml:space="preserve">&amp;val, </w:t>
      </w:r>
      <w:r w:rsidRPr="000D42E9">
        <w:rPr>
          <w:rFonts w:cs="Courier New"/>
          <w:sz w:val="18"/>
          <w:szCs w:val="18"/>
          <w:lang w:val="en-US"/>
        </w:rPr>
        <w:t>cumulativeFrequencyTable);</w:t>
      </w:r>
    </w:p>
    <w:p w:rsidR="00834EE0" w:rsidRPr="000D42E9" w:rsidRDefault="00834EE0" w:rsidP="00834EE0">
      <w:pPr>
        <w:pStyle w:val="PL"/>
        <w:rPr>
          <w:lang w:val="en-US"/>
        </w:rPr>
      </w:pPr>
    </w:p>
    <w:p w:rsidR="00834EE0" w:rsidRPr="000D42E9" w:rsidRDefault="00834EE0" w:rsidP="00834EE0">
      <w:pPr>
        <w:pStyle w:val="PL"/>
        <w:rPr>
          <w:rFonts w:cs="Courier New"/>
          <w:sz w:val="18"/>
          <w:szCs w:val="18"/>
          <w:lang w:val="en-US"/>
        </w:rPr>
      </w:pPr>
      <w:r w:rsidRPr="000D42E9">
        <w:rPr>
          <w:lang w:val="en-US"/>
        </w:rPr>
        <w:t xml:space="preserve">  if ((val != 0) &amp;&amp; (val != SYMBOLS_IN_TABLE - 1)) {</w:t>
      </w:r>
    </w:p>
    <w:p w:rsidR="00834EE0" w:rsidRPr="00322E7D" w:rsidRDefault="00834EE0" w:rsidP="00834EE0">
      <w:pPr>
        <w:pStyle w:val="PL"/>
        <w:rPr>
          <w:rFonts w:cs="Courier New"/>
          <w:sz w:val="18"/>
          <w:szCs w:val="18"/>
          <w:lang w:val="sv-SE"/>
        </w:rPr>
      </w:pPr>
      <w:r w:rsidRPr="000D42E9">
        <w:rPr>
          <w:lang w:val="en-US"/>
        </w:rPr>
        <w:t xml:space="preserve">    </w:t>
      </w:r>
      <w:r w:rsidRPr="00322E7D">
        <w:rPr>
          <w:lang w:val="sv-SE"/>
        </w:rPr>
        <w:t>x = (val - 1) + MIN_ENC_SEPARATE;</w:t>
      </w:r>
    </w:p>
    <w:p w:rsidR="00834EE0" w:rsidRPr="00322E7D" w:rsidRDefault="00834EE0" w:rsidP="00834EE0">
      <w:pPr>
        <w:pStyle w:val="PL"/>
        <w:rPr>
          <w:lang w:val="sv-SE"/>
        </w:rPr>
      </w:pPr>
    </w:p>
    <w:p w:rsidR="00834EE0" w:rsidRPr="000D42E9" w:rsidRDefault="00834EE0" w:rsidP="00834EE0">
      <w:pPr>
        <w:pStyle w:val="PL"/>
        <w:rPr>
          <w:rFonts w:cs="Courier New"/>
          <w:sz w:val="18"/>
          <w:szCs w:val="18"/>
          <w:lang w:val="en-US"/>
        </w:rPr>
      </w:pPr>
      <w:r w:rsidRPr="00322E7D">
        <w:rPr>
          <w:lang w:val="sv-SE"/>
        </w:rPr>
        <w:t xml:space="preserve">    </w:t>
      </w:r>
      <w:r w:rsidRPr="000D42E9">
        <w:rPr>
          <w:lang w:val="en-US"/>
        </w:rPr>
        <w:t>x -= tableOffset;</w:t>
      </w:r>
    </w:p>
    <w:p w:rsidR="00834EE0" w:rsidRPr="000D42E9" w:rsidRDefault="00834EE0" w:rsidP="00834EE0">
      <w:pPr>
        <w:pStyle w:val="PL"/>
        <w:rPr>
          <w:rFonts w:cs="Courier New"/>
          <w:sz w:val="18"/>
          <w:szCs w:val="18"/>
          <w:lang w:val="en-US"/>
        </w:rPr>
      </w:pPr>
      <w:r w:rsidRPr="000D42E9">
        <w:rPr>
          <w:lang w:val="en-US"/>
        </w:rPr>
        <w:t xml:space="preserve">    return x;</w:t>
      </w:r>
    </w:p>
    <w:p w:rsidR="00834EE0" w:rsidRPr="000D42E9" w:rsidRDefault="00834EE0" w:rsidP="00834EE0">
      <w:pPr>
        <w:pStyle w:val="PL"/>
        <w:rPr>
          <w:rFonts w:cs="Courier New"/>
          <w:sz w:val="18"/>
          <w:szCs w:val="18"/>
          <w:lang w:val="en-US"/>
        </w:rPr>
      </w:pPr>
      <w:r w:rsidRPr="000D42E9">
        <w:rPr>
          <w:lang w:val="en-US"/>
        </w:rPr>
        <w:t xml:space="preserve">  }</w:t>
      </w:r>
    </w:p>
    <w:p w:rsidR="00834EE0" w:rsidRPr="000D42E9" w:rsidRDefault="00834EE0" w:rsidP="00834EE0">
      <w:pPr>
        <w:pStyle w:val="PL"/>
        <w:rPr>
          <w:lang w:val="en-US"/>
        </w:rPr>
      </w:pPr>
    </w:p>
    <w:p w:rsidR="00834EE0" w:rsidRPr="000D42E9" w:rsidRDefault="00834EE0" w:rsidP="00834EE0">
      <w:pPr>
        <w:pStyle w:val="PL"/>
        <w:rPr>
          <w:rFonts w:cs="Courier New"/>
          <w:sz w:val="18"/>
          <w:szCs w:val="18"/>
          <w:lang w:val="en-US"/>
        </w:rPr>
      </w:pPr>
      <w:r w:rsidRPr="000D42E9">
        <w:rPr>
          <w:lang w:val="en-US"/>
        </w:rPr>
        <w:t xml:space="preserve">  extra = arith_decode_bits(4);</w:t>
      </w:r>
    </w:p>
    <w:p w:rsidR="00834EE0" w:rsidRPr="000D42E9" w:rsidRDefault="00834EE0" w:rsidP="00834EE0">
      <w:pPr>
        <w:pStyle w:val="PL"/>
        <w:rPr>
          <w:rFonts w:cs="Courier New"/>
          <w:sz w:val="18"/>
          <w:szCs w:val="18"/>
          <w:lang w:val="en-US"/>
        </w:rPr>
      </w:pPr>
      <w:r w:rsidRPr="000D42E9">
        <w:rPr>
          <w:lang w:val="en-US"/>
        </w:rPr>
        <w:t xml:space="preserve">  if (extra == 15) {</w:t>
      </w:r>
    </w:p>
    <w:p w:rsidR="00834EE0" w:rsidRPr="000D42E9" w:rsidRDefault="00834EE0" w:rsidP="00834EE0">
      <w:pPr>
        <w:pStyle w:val="PL"/>
        <w:rPr>
          <w:rFonts w:cs="Courier New"/>
          <w:sz w:val="18"/>
          <w:szCs w:val="18"/>
          <w:lang w:val="en-US"/>
        </w:rPr>
      </w:pPr>
      <w:r w:rsidRPr="000D42E9">
        <w:rPr>
          <w:lang w:val="en-US"/>
        </w:rPr>
        <w:t xml:space="preserve">    extra_tmp = arith_decode_bits(6);</w:t>
      </w:r>
    </w:p>
    <w:p w:rsidR="00834EE0" w:rsidRPr="000D42E9" w:rsidRDefault="00834EE0" w:rsidP="00834EE0">
      <w:pPr>
        <w:pStyle w:val="PL"/>
        <w:rPr>
          <w:rFonts w:cs="Courier New"/>
          <w:sz w:val="18"/>
          <w:szCs w:val="18"/>
          <w:lang w:val="en-US"/>
        </w:rPr>
      </w:pPr>
      <w:r w:rsidRPr="000D42E9">
        <w:rPr>
          <w:lang w:val="en-US"/>
        </w:rPr>
        <w:t xml:space="preserve">    if (extra_tmp == 63) {</w:t>
      </w:r>
    </w:p>
    <w:p w:rsidR="00834EE0" w:rsidRPr="000D42E9" w:rsidRDefault="00834EE0" w:rsidP="00834EE0">
      <w:pPr>
        <w:pStyle w:val="PL"/>
        <w:rPr>
          <w:rFonts w:cs="Courier New"/>
          <w:sz w:val="18"/>
          <w:szCs w:val="18"/>
          <w:lang w:val="en-US"/>
        </w:rPr>
      </w:pPr>
      <w:r w:rsidRPr="000D42E9">
        <w:rPr>
          <w:lang w:val="en-US"/>
        </w:rPr>
        <w:t xml:space="preserve">      extra_tmp = 63 + arith_decode_bits(7);</w:t>
      </w:r>
    </w:p>
    <w:p w:rsidR="00834EE0" w:rsidRPr="00322E7D" w:rsidRDefault="00834EE0" w:rsidP="00834EE0">
      <w:pPr>
        <w:pStyle w:val="PL"/>
        <w:rPr>
          <w:rFonts w:cs="Courier New"/>
          <w:sz w:val="18"/>
          <w:szCs w:val="18"/>
          <w:lang w:val="sv-SE"/>
        </w:rPr>
      </w:pPr>
      <w:r w:rsidRPr="000D42E9">
        <w:rPr>
          <w:lang w:val="en-US"/>
        </w:rPr>
        <w:t xml:space="preserve">    </w:t>
      </w:r>
      <w:r w:rsidRPr="00322E7D">
        <w:rPr>
          <w:lang w:val="sv-SE"/>
        </w:rPr>
        <w:t>}</w:t>
      </w:r>
    </w:p>
    <w:p w:rsidR="00834EE0" w:rsidRPr="00322E7D" w:rsidRDefault="00834EE0" w:rsidP="00834EE0">
      <w:pPr>
        <w:pStyle w:val="PL"/>
        <w:rPr>
          <w:rFonts w:cs="Courier New"/>
          <w:sz w:val="18"/>
          <w:szCs w:val="18"/>
          <w:lang w:val="sv-SE"/>
        </w:rPr>
      </w:pPr>
      <w:r w:rsidRPr="00322E7D">
        <w:rPr>
          <w:lang w:val="sv-SE"/>
        </w:rPr>
        <w:t xml:space="preserve">    extra = 15 + extra_tmp;</w:t>
      </w:r>
    </w:p>
    <w:p w:rsidR="00834EE0" w:rsidRPr="00322E7D" w:rsidRDefault="00834EE0" w:rsidP="00834EE0">
      <w:pPr>
        <w:pStyle w:val="PL"/>
        <w:rPr>
          <w:rFonts w:cs="Courier New"/>
          <w:sz w:val="18"/>
          <w:szCs w:val="18"/>
          <w:lang w:val="sv-SE"/>
        </w:rPr>
      </w:pPr>
      <w:r w:rsidRPr="00322E7D">
        <w:rPr>
          <w:lang w:val="sv-SE"/>
        </w:rPr>
        <w:t xml:space="preserve">  }</w:t>
      </w:r>
    </w:p>
    <w:p w:rsidR="00834EE0" w:rsidRPr="00322E7D" w:rsidRDefault="00834EE0" w:rsidP="00834EE0">
      <w:pPr>
        <w:pStyle w:val="PL"/>
        <w:rPr>
          <w:lang w:val="sv-SE"/>
        </w:rPr>
      </w:pPr>
    </w:p>
    <w:p w:rsidR="00834EE0" w:rsidRPr="00322E7D" w:rsidRDefault="00834EE0" w:rsidP="00834EE0">
      <w:pPr>
        <w:pStyle w:val="PL"/>
        <w:rPr>
          <w:rFonts w:cs="Courier New"/>
          <w:sz w:val="18"/>
          <w:szCs w:val="18"/>
          <w:lang w:val="sv-SE"/>
        </w:rPr>
      </w:pPr>
      <w:r w:rsidRPr="00322E7D">
        <w:rPr>
          <w:lang w:val="sv-SE"/>
        </w:rPr>
        <w:t xml:space="preserve">  if (val == 0) {</w:t>
      </w:r>
    </w:p>
    <w:p w:rsidR="00834EE0" w:rsidRPr="000D42E9" w:rsidRDefault="00834EE0" w:rsidP="00834EE0">
      <w:pPr>
        <w:pStyle w:val="PL"/>
        <w:rPr>
          <w:rFonts w:cs="Courier New"/>
          <w:sz w:val="18"/>
          <w:szCs w:val="18"/>
          <w:lang w:val="en-US"/>
        </w:rPr>
      </w:pPr>
      <w:r w:rsidRPr="00322E7D">
        <w:rPr>
          <w:lang w:val="sv-SE"/>
        </w:rPr>
        <w:t xml:space="preserve">    </w:t>
      </w:r>
      <w:r w:rsidRPr="000D42E9">
        <w:rPr>
          <w:lang w:val="en-US"/>
        </w:rPr>
        <w:t>x = (MIN_ENC_SEPARATE - 1) - extra;</w:t>
      </w:r>
    </w:p>
    <w:p w:rsidR="00834EE0" w:rsidRPr="000D42E9" w:rsidRDefault="00834EE0" w:rsidP="00834EE0">
      <w:pPr>
        <w:pStyle w:val="PL"/>
        <w:rPr>
          <w:rFonts w:cs="Courier New"/>
          <w:sz w:val="18"/>
          <w:szCs w:val="18"/>
          <w:lang w:val="en-US"/>
        </w:rPr>
      </w:pPr>
      <w:r w:rsidRPr="000D42E9">
        <w:rPr>
          <w:lang w:val="en-US"/>
        </w:rPr>
        <w:t xml:space="preserve">  } else { /*</w:t>
      </w:r>
      <w:r>
        <w:rPr>
          <w:rFonts w:cs="Courier New"/>
          <w:sz w:val="18"/>
          <w:szCs w:val="18"/>
          <w:lang w:val="en-US"/>
        </w:rPr>
        <w:t xml:space="preserve"> val == SYMBOLS_IN_TABLE - 1 */</w:t>
      </w:r>
    </w:p>
    <w:p w:rsidR="00834EE0" w:rsidRPr="000D42E9" w:rsidRDefault="00834EE0" w:rsidP="00834EE0">
      <w:pPr>
        <w:pStyle w:val="PL"/>
        <w:rPr>
          <w:rFonts w:cs="Courier New"/>
          <w:sz w:val="18"/>
          <w:szCs w:val="18"/>
          <w:lang w:val="en-US"/>
        </w:rPr>
      </w:pPr>
      <w:r w:rsidRPr="000D42E9">
        <w:rPr>
          <w:lang w:val="en-US"/>
        </w:rPr>
        <w:t xml:space="preserve">    x = (MAX_ENC_SEPARATE + 1) + extra;</w:t>
      </w:r>
    </w:p>
    <w:p w:rsidR="00834EE0" w:rsidRPr="000D42E9" w:rsidRDefault="00834EE0" w:rsidP="00834EE0">
      <w:pPr>
        <w:pStyle w:val="PL"/>
        <w:rPr>
          <w:rFonts w:cs="Courier New"/>
          <w:sz w:val="18"/>
          <w:szCs w:val="18"/>
          <w:lang w:val="en-US"/>
        </w:rPr>
      </w:pPr>
      <w:r w:rsidRPr="000D42E9">
        <w:rPr>
          <w:lang w:val="en-US"/>
        </w:rPr>
        <w:t xml:space="preserve">  }</w:t>
      </w:r>
    </w:p>
    <w:p w:rsidR="00834EE0" w:rsidRPr="000D42E9" w:rsidRDefault="00834EE0" w:rsidP="00834EE0">
      <w:pPr>
        <w:pStyle w:val="PL"/>
        <w:rPr>
          <w:lang w:val="en-US"/>
        </w:rPr>
      </w:pPr>
    </w:p>
    <w:p w:rsidR="00834EE0" w:rsidRPr="000D42E9" w:rsidRDefault="00834EE0" w:rsidP="00834EE0">
      <w:pPr>
        <w:pStyle w:val="PL"/>
        <w:rPr>
          <w:rFonts w:cs="Courier New"/>
          <w:sz w:val="18"/>
          <w:szCs w:val="18"/>
          <w:lang w:val="en-US"/>
        </w:rPr>
      </w:pPr>
      <w:r>
        <w:rPr>
          <w:lang w:val="en-US"/>
        </w:rPr>
        <w:t xml:space="preserve">  x -= tableOffset;</w:t>
      </w:r>
    </w:p>
    <w:p w:rsidR="00834EE0" w:rsidRPr="000D42E9" w:rsidRDefault="00834EE0" w:rsidP="00834EE0">
      <w:pPr>
        <w:pStyle w:val="PL"/>
        <w:rPr>
          <w:rFonts w:cs="Courier New"/>
          <w:sz w:val="18"/>
          <w:szCs w:val="18"/>
          <w:lang w:val="en-US"/>
        </w:rPr>
      </w:pPr>
      <w:r w:rsidRPr="000D42E9">
        <w:rPr>
          <w:lang w:val="en-US"/>
        </w:rPr>
        <w:t xml:space="preserve">  return x;</w:t>
      </w:r>
    </w:p>
    <w:p w:rsidR="00834EE0" w:rsidRDefault="00834EE0" w:rsidP="00834EE0">
      <w:pPr>
        <w:pStyle w:val="Default"/>
        <w:rPr>
          <w:rFonts w:ascii="Courier New" w:hAnsi="Courier New" w:cs="Courier New"/>
          <w:noProof/>
          <w:color w:val="auto"/>
          <w:sz w:val="18"/>
          <w:szCs w:val="18"/>
          <w:lang w:val="en-US"/>
        </w:rPr>
      </w:pPr>
      <w:r w:rsidRPr="000D42E9">
        <w:rPr>
          <w:rFonts w:ascii="Courier New" w:hAnsi="Courier New" w:cs="Courier New"/>
          <w:noProof/>
          <w:color w:val="auto"/>
          <w:sz w:val="18"/>
          <w:szCs w:val="18"/>
          <w:lang w:val="en-US"/>
        </w:rPr>
        <w:t>}</w:t>
      </w:r>
    </w:p>
    <w:p w:rsidR="00834EE0" w:rsidRDefault="00834EE0" w:rsidP="00834EE0">
      <w:pPr>
        <w:pStyle w:val="Default"/>
        <w:rPr>
          <w:rFonts w:ascii="Courier New" w:hAnsi="Courier New" w:cs="Courier New"/>
          <w:noProof/>
          <w:color w:val="auto"/>
          <w:sz w:val="18"/>
          <w:szCs w:val="18"/>
          <w:lang w:val="en-US"/>
        </w:rPr>
      </w:pPr>
    </w:p>
    <w:p w:rsidR="00834EE0" w:rsidRDefault="00834EE0" w:rsidP="00834EE0">
      <w:r>
        <w:t xml:space="preserve">The function </w:t>
      </w:r>
      <w:r w:rsidRPr="00FA1398">
        <w:rPr>
          <w:position w:val="-10"/>
        </w:rPr>
        <w:object w:dxaOrig="1719" w:dyaOrig="300">
          <v:shape id="_x0000_i1098" type="#_x0000_t75" style="width:85.9pt;height:15pt" o:ole="">
            <v:imagedata r:id="rId148" o:title=""/>
          </v:shape>
          <o:OLEObject Type="Embed" ProgID="Equation.3" ShapeID="_x0000_i1098" DrawAspect="Content" ObjectID="_1783089427" r:id="rId149"/>
        </w:object>
      </w:r>
      <w:r>
        <w:t xml:space="preserve"> decodes the scale factor vector </w:t>
      </w:r>
      <w:r w:rsidRPr="00FA1398">
        <w:rPr>
          <w:position w:val="-10"/>
        </w:rPr>
        <w:object w:dxaOrig="200" w:dyaOrig="240">
          <v:shape id="_x0000_i1099" type="#_x0000_t75" style="width:10.5pt;height:12pt" o:ole="">
            <v:imagedata r:id="rId150" o:title=""/>
          </v:shape>
          <o:OLEObject Type="Embed" ProgID="Equation.3" ShapeID="_x0000_i1099" DrawAspect="Content" ObjectID="_1783089428" r:id="rId151"/>
        </w:object>
      </w:r>
      <w:r>
        <w:t xml:space="preserve">, which consists of </w:t>
      </w:r>
      <w:r w:rsidRPr="00FA1398">
        <w:rPr>
          <w:position w:val="-6"/>
        </w:rPr>
        <w:object w:dxaOrig="300" w:dyaOrig="240">
          <v:shape id="_x0000_i1100" type="#_x0000_t75" style="width:15pt;height:12pt" o:ole="">
            <v:imagedata r:id="rId152" o:title=""/>
          </v:shape>
          <o:OLEObject Type="Embed" ProgID="Equation.3" ShapeID="_x0000_i1100" DrawAspect="Content" ObjectID="_1783089429" r:id="rId153"/>
        </w:object>
      </w:r>
      <w:r>
        <w:t xml:space="preserve"> integer values. The value </w:t>
      </w:r>
      <w:r w:rsidRPr="00FA1398">
        <w:rPr>
          <w:position w:val="-6"/>
        </w:rPr>
        <w:object w:dxaOrig="139" w:dyaOrig="240">
          <v:shape id="_x0000_i1101" type="#_x0000_t75" style="width:6.75pt;height:12pt" o:ole="">
            <v:imagedata r:id="rId154" o:title=""/>
          </v:shape>
          <o:OLEObject Type="Embed" ProgID="Equation.3" ShapeID="_x0000_i1101" DrawAspect="Content" ObjectID="_1783089430" r:id="rId155"/>
        </w:object>
      </w:r>
      <w:r>
        <w:t xml:space="preserve"> and the </w:t>
      </w:r>
      <w:r w:rsidRPr="00FA1398">
        <w:rPr>
          <w:position w:val="-10"/>
        </w:rPr>
        <w:object w:dxaOrig="460" w:dyaOrig="240">
          <v:shape id="_x0000_i1102" type="#_x0000_t75" style="width:22.9pt;height:12pt" o:ole="">
            <v:imagedata r:id="rId156" o:title=""/>
          </v:shape>
          <o:OLEObject Type="Embed" ProgID="Equation.3" ShapeID="_x0000_i1102" DrawAspect="Content" ObjectID="_1783089431" r:id="rId157"/>
        </w:object>
      </w:r>
      <w:r>
        <w:t xml:space="preserve"> vector, which constitute the decoder state, are used as additional parameters for the function. Note that the top level function </w:t>
      </w:r>
      <w:r w:rsidR="00FD7FC8" w:rsidRPr="00FA1398">
        <w:rPr>
          <w:position w:val="-6"/>
        </w:rPr>
        <w:object w:dxaOrig="2240" w:dyaOrig="260">
          <v:shape id="_x0000_i1103" type="#_x0000_t75" style="width:128.65pt;height:14.65pt" o:ole="">
            <v:imagedata r:id="rId158" o:title=""/>
          </v:shape>
          <o:OLEObject Type="Embed" ProgID="Equation.3" ShapeID="_x0000_i1103" DrawAspect="Content" ObjectID="_1783089432" r:id="rId159"/>
        </w:object>
      </w:r>
      <w:r>
        <w:t xml:space="preserve"> must call the common arithmetic decoder initialization function</w:t>
      </w:r>
      <w:r w:rsidRPr="00D60E10">
        <w:t xml:space="preserve"> </w:t>
      </w:r>
      <w:r w:rsidRPr="00FA1398">
        <w:rPr>
          <w:position w:val="-10"/>
        </w:rPr>
        <w:object w:dxaOrig="2420" w:dyaOrig="300">
          <v:shape id="_x0000_i1104" type="#_x0000_t75" style="width:121.15pt;height:15pt" o:ole="">
            <v:imagedata r:id="rId160" o:title=""/>
          </v:shape>
          <o:OLEObject Type="Embed" ProgID="Equation.3" ShapeID="_x0000_i1104" DrawAspect="Content" ObjectID="_1783089433" r:id="rId161"/>
        </w:object>
      </w:r>
      <w:r>
        <w:t xml:space="preserve"> before calling the function </w:t>
      </w:r>
      <w:r w:rsidRPr="00FA1398">
        <w:rPr>
          <w:position w:val="-10"/>
        </w:rPr>
        <w:object w:dxaOrig="1719" w:dyaOrig="300">
          <v:shape id="_x0000_i1105" type="#_x0000_t75" style="width:85.9pt;height:15pt" o:ole="">
            <v:imagedata r:id="rId162" o:title=""/>
          </v:shape>
          <o:OLEObject Type="Embed" ProgID="Equation.3" ShapeID="_x0000_i1105" DrawAspect="Content" ObjectID="_1783089434" r:id="rId163"/>
        </w:object>
      </w:r>
      <w:r>
        <w:t xml:space="preserve">, and also call the locally defined arithmetic decoder finalization function </w:t>
      </w:r>
      <w:r w:rsidRPr="00FA1398">
        <w:rPr>
          <w:position w:val="-10"/>
        </w:rPr>
        <w:object w:dxaOrig="1740" w:dyaOrig="300">
          <v:shape id="_x0000_i1106" type="#_x0000_t75" style="width:87pt;height:15pt" o:ole="">
            <v:imagedata r:id="rId164" o:title=""/>
          </v:shape>
          <o:OLEObject Type="Embed" ProgID="Equation.3" ShapeID="_x0000_i1106" DrawAspect="Content" ObjectID="_1783089435" r:id="rId165"/>
        </w:object>
      </w:r>
      <w:r>
        <w:t xml:space="preserve"> afterwards.</w:t>
      </w:r>
    </w:p>
    <w:p w:rsidR="00834EE0" w:rsidRPr="00FA0B60" w:rsidRDefault="00834EE0" w:rsidP="00834EE0">
      <w:pPr>
        <w:pStyle w:val="PL"/>
      </w:pPr>
      <w:r w:rsidRPr="00FA0B60">
        <w:t>decode_sfe_vector(t, prev, g, nB)</w:t>
      </w:r>
    </w:p>
    <w:p w:rsidR="00834EE0" w:rsidRPr="00FA0B60" w:rsidRDefault="00834EE0" w:rsidP="00834EE0">
      <w:pPr>
        <w:pStyle w:val="PL"/>
      </w:pPr>
      <w:r w:rsidRPr="00FA0B60">
        <w:t>{</w:t>
      </w:r>
    </w:p>
    <w:p w:rsidR="00834EE0" w:rsidRPr="00FA0B60" w:rsidRDefault="00834EE0" w:rsidP="00834EE0">
      <w:pPr>
        <w:pStyle w:val="PL"/>
      </w:pPr>
      <w:r w:rsidRPr="00FA0B60">
        <w:t xml:space="preserve">  for (f = 0; f &lt; nB; f++) {</w:t>
      </w:r>
    </w:p>
    <w:p w:rsidR="00834EE0" w:rsidRPr="00FA0B60" w:rsidRDefault="00834EE0" w:rsidP="00834EE0">
      <w:pPr>
        <w:pStyle w:val="PL"/>
      </w:pPr>
      <w:r w:rsidRPr="00FA0B60">
        <w:t xml:space="preserve">    if (t == 0) {</w:t>
      </w:r>
    </w:p>
    <w:p w:rsidR="00834EE0" w:rsidRPr="00FA0B60" w:rsidRDefault="00834EE0" w:rsidP="00834EE0">
      <w:pPr>
        <w:pStyle w:val="PL"/>
      </w:pPr>
      <w:r w:rsidRPr="00FA0B60">
        <w:t xml:space="preserve">      if (f == 0) {</w:t>
      </w:r>
    </w:p>
    <w:p w:rsidR="00834EE0" w:rsidRPr="00FA0B60" w:rsidRDefault="00834EE0" w:rsidP="00834EE0">
      <w:pPr>
        <w:pStyle w:val="PL"/>
      </w:pPr>
      <w:r w:rsidRPr="00FA0B60">
        <w:t xml:space="preserve">        ari_decode_14bits_s27_ext(&amp;pred, cf_se00);</w:t>
      </w:r>
    </w:p>
    <w:p w:rsidR="00834EE0" w:rsidRPr="00FA0B60" w:rsidRDefault="00834EE0" w:rsidP="00834EE0">
      <w:pPr>
        <w:pStyle w:val="PL"/>
      </w:pPr>
      <w:r w:rsidRPr="00FA0B60">
        <w:t xml:space="preserve">        g[f] = pred &lt;&lt; 2;</w:t>
      </w:r>
    </w:p>
    <w:p w:rsidR="00834EE0" w:rsidRPr="00FA0B60" w:rsidRDefault="00834EE0" w:rsidP="00834EE0">
      <w:pPr>
        <w:pStyle w:val="PL"/>
      </w:pPr>
      <w:r w:rsidRPr="00FA0B60">
        <w:t xml:space="preserve">        g[f] += arith_decode_bits(2); /* LSBs as 2 bit raw */</w:t>
      </w:r>
    </w:p>
    <w:p w:rsidR="00834EE0" w:rsidRPr="00FA0B60" w:rsidRDefault="00834EE0" w:rsidP="00834EE0">
      <w:pPr>
        <w:pStyle w:val="PL"/>
      </w:pPr>
      <w:r w:rsidRPr="00FA0B60">
        <w:t xml:space="preserve">      }</w:t>
      </w:r>
    </w:p>
    <w:p w:rsidR="00834EE0" w:rsidRPr="00FA0B60" w:rsidRDefault="00834EE0" w:rsidP="00834EE0">
      <w:pPr>
        <w:pStyle w:val="PL"/>
      </w:pPr>
      <w:r w:rsidRPr="00FA0B60">
        <w:t xml:space="preserve">      else if (f == 1) {</w:t>
      </w:r>
    </w:p>
    <w:p w:rsidR="00834EE0" w:rsidRPr="00FA0B60" w:rsidRDefault="00834EE0" w:rsidP="00834EE0">
      <w:pPr>
        <w:pStyle w:val="PL"/>
      </w:pPr>
      <w:r w:rsidRPr="00FA0B60">
        <w:t xml:space="preserve">        pred = g[f - 1]; /* pred = b */</w:t>
      </w:r>
    </w:p>
    <w:p w:rsidR="00834EE0" w:rsidRPr="00FA0B60" w:rsidRDefault="00834EE0" w:rsidP="00834EE0">
      <w:pPr>
        <w:pStyle w:val="PL"/>
      </w:pPr>
      <w:r w:rsidRPr="00FA0B60">
        <w:t xml:space="preserve">        g[f] = pred + arith_decode_residual(cf_se01, cf_off_se01);</w:t>
      </w:r>
    </w:p>
    <w:p w:rsidR="00834EE0" w:rsidRPr="00FA0B60" w:rsidRDefault="00834EE0" w:rsidP="00834EE0">
      <w:pPr>
        <w:pStyle w:val="PL"/>
      </w:pPr>
      <w:r w:rsidRPr="00FA0B60">
        <w:t xml:space="preserve">      } else { /* f &gt;= 2 */</w:t>
      </w:r>
    </w:p>
    <w:p w:rsidR="00834EE0" w:rsidRPr="00FA0B60" w:rsidRDefault="00834EE0" w:rsidP="00834EE0">
      <w:pPr>
        <w:pStyle w:val="PL"/>
      </w:pPr>
      <w:r w:rsidRPr="00FA0B60">
        <w:t xml:space="preserve">        pred = g[f - 1]; /* pred = b */</w:t>
      </w:r>
    </w:p>
    <w:p w:rsidR="00834EE0" w:rsidRPr="00342378" w:rsidRDefault="00834EE0" w:rsidP="00834EE0">
      <w:pPr>
        <w:pStyle w:val="PL"/>
        <w:rPr>
          <w:lang w:val="fr-FR"/>
        </w:rPr>
      </w:pPr>
      <w:r w:rsidRPr="00FA0B60">
        <w:t xml:space="preserve">        </w:t>
      </w:r>
      <w:r w:rsidRPr="00342378">
        <w:rPr>
          <w:lang w:val="fr-FR"/>
        </w:rPr>
        <w:t>ctx = quant_ctx(g[f - 1] - g[f - 2]); /* Q(b - e) */</w:t>
      </w:r>
    </w:p>
    <w:p w:rsidR="00834EE0" w:rsidRPr="00FA0B60" w:rsidRDefault="00834EE0" w:rsidP="00834EE0">
      <w:pPr>
        <w:pStyle w:val="PL"/>
      </w:pPr>
      <w:r w:rsidRPr="00342378">
        <w:rPr>
          <w:lang w:val="fr-FR"/>
        </w:rPr>
        <w:t xml:space="preserve">        </w:t>
      </w:r>
      <w:r w:rsidRPr="00FA0B60">
        <w:t>g[f] = pred + arith_decode_residual(cf_se02[CTX_OFFSET + ctx],</w:t>
      </w:r>
    </w:p>
    <w:p w:rsidR="00834EE0" w:rsidRPr="00FA0B60" w:rsidRDefault="00834EE0" w:rsidP="00834EE0">
      <w:pPr>
        <w:pStyle w:val="PL"/>
      </w:pPr>
      <w:r w:rsidRPr="00FA0B60">
        <w:t xml:space="preserve">            cf_off_se02[CTX_OFFSET + ctx]);</w:t>
      </w:r>
    </w:p>
    <w:p w:rsidR="00834EE0" w:rsidRPr="00FA0B60" w:rsidRDefault="00834EE0" w:rsidP="00834EE0">
      <w:pPr>
        <w:pStyle w:val="PL"/>
      </w:pPr>
      <w:r w:rsidRPr="00FA0B60">
        <w:t xml:space="preserve">      }</w:t>
      </w:r>
    </w:p>
    <w:p w:rsidR="00834EE0" w:rsidRPr="00FA0B60" w:rsidRDefault="00834EE0" w:rsidP="00834EE0">
      <w:pPr>
        <w:pStyle w:val="PL"/>
      </w:pPr>
      <w:r w:rsidRPr="00FA0B60">
        <w:t xml:space="preserve">    }</w:t>
      </w:r>
    </w:p>
    <w:p w:rsidR="00834EE0" w:rsidRPr="00FA0B60" w:rsidRDefault="00834EE0" w:rsidP="00834EE0">
      <w:pPr>
        <w:pStyle w:val="PL"/>
      </w:pPr>
      <w:r w:rsidRPr="00FA0B60">
        <w:t xml:space="preserve">    else { /* t == 1 */</w:t>
      </w:r>
    </w:p>
    <w:p w:rsidR="00834EE0" w:rsidRPr="00FA0B60" w:rsidRDefault="00834EE0" w:rsidP="00834EE0">
      <w:pPr>
        <w:pStyle w:val="PL"/>
      </w:pPr>
      <w:r w:rsidRPr="00FA0B60">
        <w:t xml:space="preserve">      if (f == 0) {</w:t>
      </w:r>
    </w:p>
    <w:p w:rsidR="00834EE0" w:rsidRPr="00FA0B60" w:rsidRDefault="00834EE0" w:rsidP="00834EE0">
      <w:pPr>
        <w:pStyle w:val="PL"/>
      </w:pPr>
      <w:r w:rsidRPr="00FA0B60">
        <w:t xml:space="preserve">        pred = prev[f]; /* pred = a */</w:t>
      </w:r>
    </w:p>
    <w:p w:rsidR="00834EE0" w:rsidRPr="00FA0B60" w:rsidRDefault="00834EE0" w:rsidP="00834EE0">
      <w:pPr>
        <w:pStyle w:val="PL"/>
      </w:pPr>
      <w:r w:rsidRPr="00FA0B60">
        <w:t xml:space="preserve">        g[f] = pred + arith_decode_residual(cf_se10, cf_off_se10);</w:t>
      </w:r>
    </w:p>
    <w:p w:rsidR="00834EE0" w:rsidRPr="00FA0B60" w:rsidRDefault="00834EE0" w:rsidP="00834EE0">
      <w:pPr>
        <w:pStyle w:val="PL"/>
      </w:pPr>
      <w:r w:rsidRPr="00FA0B60">
        <w:t xml:space="preserve">      } else { /* (t == 1) &amp;&amp; (f &gt;= 1) */</w:t>
      </w:r>
    </w:p>
    <w:p w:rsidR="00834EE0" w:rsidRPr="00FA0B60" w:rsidRDefault="00834EE0" w:rsidP="00834EE0">
      <w:pPr>
        <w:pStyle w:val="PL"/>
      </w:pPr>
      <w:r w:rsidRPr="00FA0B60">
        <w:t xml:space="preserve">        pred = prev[f] + g[f - 1] - prev[f - 1]; /* pred = a + b - c */</w:t>
      </w:r>
    </w:p>
    <w:p w:rsidR="00834EE0" w:rsidRPr="00342378" w:rsidRDefault="00834EE0" w:rsidP="00834EE0">
      <w:pPr>
        <w:pStyle w:val="PL"/>
        <w:rPr>
          <w:lang w:val="fr-FR"/>
        </w:rPr>
      </w:pPr>
      <w:r w:rsidRPr="00FA0B60">
        <w:t xml:space="preserve">        </w:t>
      </w:r>
      <w:r w:rsidRPr="00342378">
        <w:rPr>
          <w:lang w:val="fr-FR"/>
        </w:rPr>
        <w:t>ctx_f = quant_ctx(prev[f] - prev[f - 1]); /* Q(a - c) */</w:t>
      </w:r>
    </w:p>
    <w:p w:rsidR="00834EE0" w:rsidRPr="00342378" w:rsidRDefault="00834EE0" w:rsidP="00834EE0">
      <w:pPr>
        <w:pStyle w:val="PL"/>
        <w:rPr>
          <w:lang w:val="fr-FR"/>
        </w:rPr>
      </w:pPr>
      <w:r w:rsidRPr="00342378">
        <w:rPr>
          <w:lang w:val="fr-FR"/>
        </w:rPr>
        <w:t xml:space="preserve">        ctx_t = quant_ctx(x[f - 1] - prev[f - 1]); /* Q(b - c) */</w:t>
      </w:r>
    </w:p>
    <w:p w:rsidR="00834EE0" w:rsidRPr="00FA0B60" w:rsidRDefault="00834EE0" w:rsidP="00834EE0">
      <w:pPr>
        <w:pStyle w:val="PL"/>
      </w:pPr>
      <w:r w:rsidRPr="00342378">
        <w:rPr>
          <w:lang w:val="fr-FR"/>
        </w:rPr>
        <w:t xml:space="preserve">        </w:t>
      </w:r>
      <w:r w:rsidRPr="00FA0B60">
        <w:t>g[f] = pred + arith_decode_residual(</w:t>
      </w:r>
    </w:p>
    <w:p w:rsidR="00834EE0" w:rsidRPr="00342378" w:rsidRDefault="00834EE0" w:rsidP="00834EE0">
      <w:pPr>
        <w:pStyle w:val="PL"/>
        <w:rPr>
          <w:lang w:val="fr-FR"/>
        </w:rPr>
      </w:pPr>
      <w:r w:rsidRPr="00FA0B60">
        <w:t xml:space="preserve">            </w:t>
      </w:r>
      <w:r w:rsidRPr="00342378">
        <w:rPr>
          <w:lang w:val="fr-FR"/>
        </w:rPr>
        <w:t>cf_se11[CTX_OFFSET + ctx_t][CTX_OFFSET + ctx_f],</w:t>
      </w:r>
    </w:p>
    <w:p w:rsidR="00834EE0" w:rsidRPr="00342378" w:rsidRDefault="00834EE0" w:rsidP="00834EE0">
      <w:pPr>
        <w:pStyle w:val="PL"/>
        <w:rPr>
          <w:lang w:val="fr-FR"/>
        </w:rPr>
      </w:pPr>
      <w:r w:rsidRPr="00342378">
        <w:rPr>
          <w:lang w:val="fr-FR"/>
        </w:rPr>
        <w:t xml:space="preserve">            cf_off_se11[CTX_OFFSET + ctx_t][CTX_OFFSET + ctx_f]);</w:t>
      </w:r>
    </w:p>
    <w:p w:rsidR="00834EE0" w:rsidRPr="00342378" w:rsidRDefault="00834EE0" w:rsidP="00834EE0">
      <w:pPr>
        <w:pStyle w:val="PL"/>
        <w:rPr>
          <w:lang w:val="fr-FR"/>
        </w:rPr>
      </w:pPr>
      <w:r w:rsidRPr="00342378">
        <w:rPr>
          <w:lang w:val="fr-FR"/>
        </w:rPr>
        <w:t xml:space="preserve">      }</w:t>
      </w:r>
    </w:p>
    <w:p w:rsidR="00834EE0" w:rsidRPr="00342378" w:rsidRDefault="00834EE0" w:rsidP="00834EE0">
      <w:pPr>
        <w:pStyle w:val="PL"/>
        <w:rPr>
          <w:lang w:val="fr-FR"/>
        </w:rPr>
      </w:pPr>
      <w:r w:rsidRPr="00342378">
        <w:rPr>
          <w:lang w:val="fr-FR"/>
        </w:rPr>
        <w:t xml:space="preserve">    }</w:t>
      </w:r>
    </w:p>
    <w:p w:rsidR="00834EE0" w:rsidRPr="00FA0B60" w:rsidRDefault="00834EE0" w:rsidP="00834EE0">
      <w:pPr>
        <w:pStyle w:val="PL"/>
      </w:pPr>
      <w:r w:rsidRPr="00342378">
        <w:rPr>
          <w:lang w:val="fr-FR"/>
        </w:rPr>
        <w:t xml:space="preserve">  </w:t>
      </w:r>
      <w:r w:rsidRPr="00FA0B60">
        <w:t>}</w:t>
      </w:r>
    </w:p>
    <w:p w:rsidR="00834EE0" w:rsidRPr="00FA0B60" w:rsidRDefault="00834EE0" w:rsidP="00834EE0">
      <w:pPr>
        <w:pStyle w:val="PL"/>
      </w:pPr>
      <w:r w:rsidRPr="00FA0B60">
        <w:t>}</w:t>
      </w:r>
    </w:p>
    <w:p w:rsidR="00834EE0" w:rsidRDefault="00834EE0" w:rsidP="00834EE0">
      <w:pPr>
        <w:pStyle w:val="Default"/>
        <w:rPr>
          <w:rFonts w:ascii="Courier New" w:hAnsi="Courier New" w:cs="Courier New"/>
          <w:noProof/>
          <w:color w:val="auto"/>
          <w:sz w:val="18"/>
          <w:szCs w:val="18"/>
          <w:lang w:val="en-US"/>
        </w:rPr>
      </w:pPr>
    </w:p>
    <w:p w:rsidR="00834EE0" w:rsidRPr="00EE535A" w:rsidRDefault="00834EE0" w:rsidP="00834EE0">
      <w:r>
        <w:t>The cumulative frequency tables and the corresponding table offsets are initialized identically to the encoder side.</w:t>
      </w:r>
    </w:p>
    <w:p w:rsidR="00834EE0" w:rsidRDefault="00834EE0" w:rsidP="00834EE0">
      <w:pPr>
        <w:pStyle w:val="Heading5"/>
      </w:pPr>
      <w:bookmarkStart w:id="191" w:name="_Toc393281257"/>
      <w:bookmarkStart w:id="192" w:name="_Toc393306253"/>
      <w:bookmarkStart w:id="193" w:name="_Toc393628425"/>
      <w:bookmarkStart w:id="194" w:name="_Toc393726362"/>
      <w:bookmarkStart w:id="195" w:name="_Toc394084492"/>
      <w:bookmarkStart w:id="196" w:name="_Toc394417743"/>
      <w:r>
        <w:t>6.2.2.2.10</w:t>
      </w:r>
      <w:r>
        <w:tab/>
        <w:t>Spectral data</w:t>
      </w:r>
      <w:bookmarkEnd w:id="191"/>
      <w:bookmarkEnd w:id="192"/>
      <w:bookmarkEnd w:id="193"/>
      <w:bookmarkEnd w:id="194"/>
      <w:bookmarkEnd w:id="195"/>
      <w:bookmarkEnd w:id="196"/>
    </w:p>
    <w:p w:rsidR="00834EE0" w:rsidRPr="00F06C80" w:rsidRDefault="00834EE0" w:rsidP="00834EE0">
      <w:pPr>
        <w:rPr>
          <w:rFonts w:hint="eastAsia"/>
          <w:lang w:eastAsia="ja-JP"/>
        </w:rPr>
      </w:pPr>
      <w:r>
        <w:rPr>
          <w:lang w:eastAsia="ja-JP"/>
        </w:rPr>
        <w:t>The quantized spectral coefficients are read from the bit-stream by the means of arithmetic decoding.</w:t>
      </w:r>
    </w:p>
    <w:p w:rsidR="00834EE0" w:rsidRDefault="00834EE0" w:rsidP="00834EE0">
      <w:pPr>
        <w:pStyle w:val="Heading5"/>
      </w:pPr>
      <w:bookmarkStart w:id="197" w:name="_Toc393281258"/>
      <w:bookmarkStart w:id="198" w:name="_Toc393306254"/>
      <w:bookmarkStart w:id="199" w:name="_Toc393628426"/>
      <w:bookmarkStart w:id="200" w:name="_Toc393726363"/>
      <w:bookmarkStart w:id="201" w:name="_Toc394084493"/>
      <w:bookmarkStart w:id="202" w:name="_Toc394417744"/>
      <w:r>
        <w:t>6.2.2.2.11</w:t>
      </w:r>
      <w:r>
        <w:tab/>
        <w:t>Residual bits</w:t>
      </w:r>
      <w:bookmarkEnd w:id="197"/>
      <w:bookmarkEnd w:id="198"/>
      <w:bookmarkEnd w:id="199"/>
      <w:bookmarkEnd w:id="200"/>
      <w:bookmarkEnd w:id="201"/>
      <w:bookmarkEnd w:id="202"/>
    </w:p>
    <w:p w:rsidR="00834EE0" w:rsidRPr="00F06C80" w:rsidRDefault="00834EE0" w:rsidP="00834EE0">
      <w:pPr>
        <w:rPr>
          <w:rFonts w:hint="eastAsia"/>
          <w:lang w:eastAsia="ja-JP"/>
        </w:rPr>
      </w:pPr>
      <w:r>
        <w:rPr>
          <w:lang w:eastAsia="ja-JP"/>
        </w:rPr>
        <w:t>The left-over bits (to the target bit budget) after arithmetic decoding are read by the residual decoding module.</w:t>
      </w:r>
    </w:p>
    <w:p w:rsidR="00834EE0" w:rsidRDefault="00834EE0" w:rsidP="00834EE0">
      <w:pPr>
        <w:pStyle w:val="Heading4"/>
      </w:pPr>
      <w:bookmarkStart w:id="203" w:name="_Toc393281259"/>
      <w:bookmarkStart w:id="204" w:name="_Toc393306255"/>
      <w:bookmarkStart w:id="205" w:name="_Toc393628427"/>
      <w:bookmarkStart w:id="206" w:name="_Toc393726364"/>
      <w:bookmarkStart w:id="207" w:name="_Toc394084494"/>
      <w:bookmarkStart w:id="208" w:name="_Toc394417745"/>
      <w:r>
        <w:t>6.2.2.3</w:t>
      </w:r>
      <w:r>
        <w:tab/>
        <w:t>Decoding process</w:t>
      </w:r>
      <w:bookmarkEnd w:id="203"/>
      <w:bookmarkEnd w:id="204"/>
      <w:bookmarkEnd w:id="205"/>
      <w:bookmarkEnd w:id="206"/>
      <w:bookmarkEnd w:id="207"/>
      <w:bookmarkEnd w:id="208"/>
    </w:p>
    <w:p w:rsidR="00834EE0" w:rsidRDefault="00834EE0" w:rsidP="00834EE0">
      <w:pPr>
        <w:pStyle w:val="Heading5"/>
      </w:pPr>
      <w:bookmarkStart w:id="209" w:name="_Toc393281260"/>
      <w:bookmarkStart w:id="210" w:name="_Toc393306256"/>
      <w:bookmarkStart w:id="211" w:name="_Toc393628428"/>
      <w:bookmarkStart w:id="212" w:name="_Toc393726365"/>
      <w:bookmarkStart w:id="213" w:name="_Toc394084495"/>
      <w:bookmarkStart w:id="214" w:name="_Toc394417746"/>
      <w:r>
        <w:t>6.2.2.3.1</w:t>
      </w:r>
      <w:r>
        <w:tab/>
        <w:t>Arithmetic decoder</w:t>
      </w:r>
      <w:bookmarkEnd w:id="209"/>
      <w:bookmarkEnd w:id="210"/>
      <w:bookmarkEnd w:id="211"/>
      <w:bookmarkEnd w:id="212"/>
      <w:bookmarkEnd w:id="213"/>
      <w:bookmarkEnd w:id="214"/>
    </w:p>
    <w:p w:rsidR="00834EE0" w:rsidRPr="00031984" w:rsidRDefault="00834EE0" w:rsidP="00834EE0">
      <w:r>
        <w:t xml:space="preserve">The arithmetic decoder is described by the following pseudo-code. It takes as input arguments the cumulative frequency table </w:t>
      </w:r>
      <w:r w:rsidRPr="00FF3B15">
        <w:rPr>
          <w:i/>
        </w:rPr>
        <w:t>cum_freq[]</w:t>
      </w:r>
      <w:r>
        <w:t xml:space="preserve"> and the size of the alphabet </w:t>
      </w:r>
      <w:r w:rsidRPr="00FF3B15">
        <w:rPr>
          <w:i/>
        </w:rPr>
        <w:t>cfl</w:t>
      </w:r>
      <w:r>
        <w:t>.</w:t>
      </w:r>
    </w:p>
    <w:p w:rsidR="00834EE0" w:rsidRPr="00841D9A" w:rsidRDefault="00834EE0" w:rsidP="00834EE0">
      <w:pPr>
        <w:pStyle w:val="PL"/>
      </w:pPr>
      <w:r w:rsidRPr="00841D9A">
        <w:t>symbol = ari_decode(cum_freq[], cfl) {</w:t>
      </w:r>
    </w:p>
    <w:p w:rsidR="00834EE0" w:rsidRPr="00841D9A" w:rsidRDefault="00834EE0" w:rsidP="00834EE0">
      <w:pPr>
        <w:pStyle w:val="PL"/>
      </w:pPr>
      <w:r w:rsidRPr="00841D9A">
        <w:tab/>
        <w:t>if (arith_first_symbol()) {</w:t>
      </w:r>
    </w:p>
    <w:p w:rsidR="00834EE0" w:rsidRPr="00841D9A" w:rsidRDefault="008B1459" w:rsidP="00834EE0">
      <w:pPr>
        <w:pStyle w:val="PL"/>
      </w:pPr>
      <w:r>
        <w:tab/>
      </w:r>
      <w:r w:rsidR="00834EE0" w:rsidRPr="00841D9A">
        <w:t>value = 0;</w:t>
      </w:r>
    </w:p>
    <w:p w:rsidR="00834EE0" w:rsidRPr="00841D9A" w:rsidRDefault="008B1459" w:rsidP="00834EE0">
      <w:pPr>
        <w:pStyle w:val="PL"/>
      </w:pPr>
      <w:r>
        <w:tab/>
      </w:r>
      <w:r w:rsidR="00834EE0" w:rsidRPr="00841D9A">
        <w:t>for (i=1; i&lt;=16; i++) {</w:t>
      </w:r>
    </w:p>
    <w:p w:rsidR="00834EE0" w:rsidRPr="00841D9A" w:rsidRDefault="008B1459" w:rsidP="00834EE0">
      <w:pPr>
        <w:pStyle w:val="PL"/>
      </w:pPr>
      <w:r>
        <w:tab/>
      </w:r>
      <w:r w:rsidR="00834EE0" w:rsidRPr="00841D9A">
        <w:t>value = (val&lt;&lt;1) | arith_get_next_bit();</w:t>
      </w:r>
    </w:p>
    <w:p w:rsidR="00834EE0" w:rsidRPr="00841D9A" w:rsidRDefault="008B1459" w:rsidP="00834EE0">
      <w:pPr>
        <w:pStyle w:val="PL"/>
      </w:pPr>
      <w:r>
        <w:tab/>
      </w:r>
      <w:r w:rsidR="00834EE0" w:rsidRPr="00841D9A">
        <w:t>}</w:t>
      </w:r>
    </w:p>
    <w:p w:rsidR="00834EE0" w:rsidRPr="00841D9A" w:rsidRDefault="008B1459" w:rsidP="00834EE0">
      <w:pPr>
        <w:pStyle w:val="PL"/>
      </w:pPr>
      <w:r>
        <w:tab/>
      </w:r>
      <w:r w:rsidR="00834EE0" w:rsidRPr="00841D9A">
        <w:t>low   = 0;</w:t>
      </w:r>
    </w:p>
    <w:p w:rsidR="00834EE0" w:rsidRPr="00841D9A" w:rsidRDefault="008B1459" w:rsidP="00834EE0">
      <w:pPr>
        <w:pStyle w:val="PL"/>
      </w:pPr>
      <w:r>
        <w:tab/>
      </w:r>
      <w:r w:rsidR="00834EE0" w:rsidRPr="00841D9A">
        <w:t>high  = 65535;</w:t>
      </w:r>
    </w:p>
    <w:p w:rsidR="00834EE0" w:rsidRPr="00841D9A" w:rsidRDefault="00834EE0" w:rsidP="00834EE0">
      <w:pPr>
        <w:pStyle w:val="PL"/>
      </w:pPr>
      <w:r w:rsidRPr="00841D9A">
        <w:tab/>
        <w:t>}</w:t>
      </w:r>
    </w:p>
    <w:p w:rsidR="00834EE0" w:rsidRPr="00841D9A" w:rsidRDefault="00834EE0" w:rsidP="00834EE0">
      <w:pPr>
        <w:pStyle w:val="PL"/>
      </w:pPr>
    </w:p>
    <w:p w:rsidR="00834EE0" w:rsidRPr="00841D9A" w:rsidRDefault="00834EE0" w:rsidP="00834EE0">
      <w:pPr>
        <w:pStyle w:val="PL"/>
      </w:pPr>
      <w:r w:rsidRPr="00841D9A">
        <w:tab/>
        <w:t>range = high-low+1;</w:t>
      </w:r>
    </w:p>
    <w:p w:rsidR="00834EE0" w:rsidRPr="00841D9A" w:rsidRDefault="00834EE0" w:rsidP="00834EE0">
      <w:pPr>
        <w:pStyle w:val="PL"/>
      </w:pPr>
      <w:r w:rsidRPr="00841D9A">
        <w:tab/>
        <w:t>cum =((((int) (value-low+1))&lt;&lt;14)-((int) 1))/range;</w:t>
      </w:r>
    </w:p>
    <w:p w:rsidR="00834EE0" w:rsidRPr="00841D9A" w:rsidRDefault="00834EE0" w:rsidP="00834EE0">
      <w:pPr>
        <w:pStyle w:val="PL"/>
      </w:pPr>
      <w:r w:rsidRPr="00841D9A">
        <w:tab/>
        <w:t>p = cum_freq-1;</w:t>
      </w:r>
    </w:p>
    <w:p w:rsidR="00834EE0" w:rsidRPr="00841D9A" w:rsidRDefault="00834EE0" w:rsidP="00834EE0">
      <w:pPr>
        <w:pStyle w:val="PL"/>
      </w:pPr>
    </w:p>
    <w:p w:rsidR="00834EE0" w:rsidRPr="00841D9A" w:rsidRDefault="00834EE0" w:rsidP="00834EE0">
      <w:pPr>
        <w:pStyle w:val="PL"/>
      </w:pPr>
      <w:r w:rsidRPr="00841D9A">
        <w:tab/>
        <w:t>do {</w:t>
      </w:r>
    </w:p>
    <w:p w:rsidR="00834EE0" w:rsidRPr="00841D9A" w:rsidRDefault="008B1459" w:rsidP="00834EE0">
      <w:pPr>
        <w:pStyle w:val="PL"/>
      </w:pPr>
      <w:r>
        <w:tab/>
      </w:r>
      <w:r w:rsidR="00834EE0" w:rsidRPr="00841D9A">
        <w:t>q = p + (cfl&gt;&gt;1);</w:t>
      </w:r>
    </w:p>
    <w:p w:rsidR="00834EE0" w:rsidRPr="00841D9A" w:rsidRDefault="008B1459" w:rsidP="00834EE0">
      <w:pPr>
        <w:pStyle w:val="PL"/>
      </w:pPr>
      <w:r>
        <w:tab/>
      </w:r>
      <w:r w:rsidR="00834EE0" w:rsidRPr="00841D9A">
        <w:t>if ( *q &gt; cum ) { p=q; cfl++; }</w:t>
      </w:r>
    </w:p>
    <w:p w:rsidR="00834EE0" w:rsidRPr="00841D9A" w:rsidRDefault="008B1459" w:rsidP="00834EE0">
      <w:pPr>
        <w:pStyle w:val="PL"/>
      </w:pPr>
      <w:r>
        <w:tab/>
      </w:r>
      <w:r w:rsidR="00834EE0" w:rsidRPr="00841D9A">
        <w:t>cfl&gt;&gt;=1;</w:t>
      </w:r>
    </w:p>
    <w:p w:rsidR="00834EE0" w:rsidRPr="00841D9A" w:rsidRDefault="00834EE0" w:rsidP="00834EE0">
      <w:pPr>
        <w:pStyle w:val="PL"/>
      </w:pPr>
      <w:r w:rsidRPr="00841D9A">
        <w:tab/>
        <w:t>}</w:t>
      </w:r>
    </w:p>
    <w:p w:rsidR="00834EE0" w:rsidRPr="00841D9A" w:rsidRDefault="00834EE0" w:rsidP="00834EE0">
      <w:pPr>
        <w:pStyle w:val="PL"/>
      </w:pPr>
      <w:r w:rsidRPr="00841D9A">
        <w:tab/>
        <w:t>while ( cfl&gt;1 );</w:t>
      </w:r>
    </w:p>
    <w:p w:rsidR="00834EE0" w:rsidRPr="00841D9A" w:rsidRDefault="00834EE0" w:rsidP="00834EE0">
      <w:pPr>
        <w:pStyle w:val="PL"/>
      </w:pPr>
    </w:p>
    <w:p w:rsidR="00834EE0" w:rsidRPr="00841D9A" w:rsidRDefault="00834EE0" w:rsidP="00834EE0">
      <w:pPr>
        <w:pStyle w:val="PL"/>
      </w:pPr>
      <w:r w:rsidRPr="00841D9A">
        <w:tab/>
        <w:t>symbol = p-cum_freq+1;</w:t>
      </w:r>
    </w:p>
    <w:p w:rsidR="00834EE0" w:rsidRPr="00841D9A" w:rsidRDefault="00834EE0" w:rsidP="00834EE0">
      <w:pPr>
        <w:pStyle w:val="PL"/>
      </w:pPr>
      <w:r w:rsidRPr="00841D9A">
        <w:tab/>
        <w:t>if (symbol)</w:t>
      </w:r>
    </w:p>
    <w:p w:rsidR="00834EE0" w:rsidRPr="00841D9A" w:rsidRDefault="008B1459" w:rsidP="00834EE0">
      <w:pPr>
        <w:pStyle w:val="PL"/>
      </w:pPr>
      <w:r>
        <w:tab/>
      </w:r>
      <w:r w:rsidR="00834EE0" w:rsidRPr="00841D9A">
        <w:t xml:space="preserve">high = low + </w:t>
      </w:r>
      <w:r w:rsidR="00834EE0">
        <w:t>(</w:t>
      </w:r>
      <w:r w:rsidR="00834EE0" w:rsidRPr="00841D9A">
        <w:t>(range*cum_freq[symbol-1])&gt;&gt;14</w:t>
      </w:r>
      <w:r w:rsidR="00834EE0">
        <w:t>)</w:t>
      </w:r>
      <w:r w:rsidR="00834EE0" w:rsidRPr="00841D9A">
        <w:t xml:space="preserve"> - 1;</w:t>
      </w:r>
    </w:p>
    <w:p w:rsidR="00834EE0" w:rsidRPr="00841D9A" w:rsidRDefault="00834EE0" w:rsidP="00834EE0">
      <w:pPr>
        <w:pStyle w:val="PL"/>
      </w:pPr>
    </w:p>
    <w:p w:rsidR="00834EE0" w:rsidRPr="00841D9A" w:rsidRDefault="00834EE0" w:rsidP="00834EE0">
      <w:pPr>
        <w:pStyle w:val="PL"/>
      </w:pPr>
      <w:r w:rsidRPr="00841D9A">
        <w:tab/>
        <w:t xml:space="preserve">low += (range * </w:t>
      </w:r>
      <w:r>
        <w:t>(</w:t>
      </w:r>
      <w:r w:rsidRPr="00841D9A">
        <w:t>cum_freq[symbol])&gt;&gt;14</w:t>
      </w:r>
      <w:r>
        <w:t>)</w:t>
      </w:r>
      <w:r w:rsidRPr="00841D9A">
        <w:t>;</w:t>
      </w:r>
    </w:p>
    <w:p w:rsidR="00834EE0" w:rsidRPr="00841D9A" w:rsidRDefault="00834EE0" w:rsidP="00834EE0">
      <w:pPr>
        <w:pStyle w:val="PL"/>
      </w:pPr>
    </w:p>
    <w:p w:rsidR="00834EE0" w:rsidRPr="00841D9A" w:rsidRDefault="00834EE0" w:rsidP="00834EE0">
      <w:pPr>
        <w:pStyle w:val="PL"/>
      </w:pPr>
      <w:r w:rsidRPr="00841D9A">
        <w:tab/>
        <w:t>for (;;) {</w:t>
      </w:r>
    </w:p>
    <w:p w:rsidR="00834EE0" w:rsidRPr="00841D9A" w:rsidRDefault="008B1459" w:rsidP="00834EE0">
      <w:pPr>
        <w:pStyle w:val="PL"/>
      </w:pPr>
      <w:r>
        <w:tab/>
      </w:r>
      <w:r w:rsidR="00834EE0" w:rsidRPr="00841D9A">
        <w:t>if (high&lt;32768) { }</w:t>
      </w:r>
    </w:p>
    <w:p w:rsidR="00834EE0" w:rsidRPr="00841D9A" w:rsidRDefault="008B1459" w:rsidP="00834EE0">
      <w:pPr>
        <w:pStyle w:val="PL"/>
      </w:pPr>
      <w:r>
        <w:tab/>
      </w:r>
      <w:r w:rsidR="00834EE0" w:rsidRPr="00841D9A">
        <w:t>else if (low&gt;=32768) {</w:t>
      </w:r>
    </w:p>
    <w:p w:rsidR="00834EE0" w:rsidRPr="00841D9A" w:rsidRDefault="008B1459" w:rsidP="00834EE0">
      <w:pPr>
        <w:pStyle w:val="PL"/>
      </w:pPr>
      <w:r>
        <w:tab/>
      </w:r>
      <w:r w:rsidR="00834EE0" w:rsidRPr="00841D9A">
        <w:t>value -= 32768;</w:t>
      </w:r>
    </w:p>
    <w:p w:rsidR="00834EE0" w:rsidRPr="00841D9A" w:rsidRDefault="008B1459" w:rsidP="00834EE0">
      <w:pPr>
        <w:pStyle w:val="PL"/>
      </w:pPr>
      <w:r>
        <w:tab/>
      </w:r>
      <w:r w:rsidR="00834EE0" w:rsidRPr="00841D9A">
        <w:t>low   -= 32768;</w:t>
      </w:r>
    </w:p>
    <w:p w:rsidR="00834EE0" w:rsidRPr="00841D9A" w:rsidRDefault="008B1459" w:rsidP="00834EE0">
      <w:pPr>
        <w:pStyle w:val="PL"/>
      </w:pPr>
      <w:r>
        <w:tab/>
      </w:r>
      <w:r w:rsidR="00834EE0" w:rsidRPr="00841D9A">
        <w:t>high  -= 32768;</w:t>
      </w:r>
    </w:p>
    <w:p w:rsidR="00834EE0" w:rsidRPr="00841D9A" w:rsidRDefault="008B1459" w:rsidP="00834EE0">
      <w:pPr>
        <w:pStyle w:val="PL"/>
      </w:pPr>
      <w:r>
        <w:tab/>
      </w:r>
      <w:r w:rsidR="00834EE0" w:rsidRPr="00841D9A">
        <w:t>}</w:t>
      </w:r>
    </w:p>
    <w:p w:rsidR="00834EE0" w:rsidRPr="00841D9A" w:rsidRDefault="008B1459" w:rsidP="00834EE0">
      <w:pPr>
        <w:pStyle w:val="PL"/>
      </w:pPr>
      <w:r>
        <w:tab/>
      </w:r>
      <w:r w:rsidR="00834EE0" w:rsidRPr="00841D9A">
        <w:t>else if (low&gt;=16384 &amp;&amp; high&lt;49152) {</w:t>
      </w:r>
    </w:p>
    <w:p w:rsidR="00834EE0" w:rsidRPr="00841D9A" w:rsidRDefault="008B1459" w:rsidP="00834EE0">
      <w:pPr>
        <w:pStyle w:val="PL"/>
      </w:pPr>
      <w:r>
        <w:tab/>
      </w:r>
      <w:r w:rsidR="00834EE0" w:rsidRPr="00841D9A">
        <w:t>value -= 16384;</w:t>
      </w:r>
    </w:p>
    <w:p w:rsidR="00834EE0" w:rsidRPr="00841D9A" w:rsidRDefault="008B1459" w:rsidP="00834EE0">
      <w:pPr>
        <w:pStyle w:val="PL"/>
      </w:pPr>
      <w:r>
        <w:tab/>
      </w:r>
      <w:r w:rsidR="00834EE0" w:rsidRPr="00841D9A">
        <w:t>low   -= 16384;</w:t>
      </w:r>
    </w:p>
    <w:p w:rsidR="00834EE0" w:rsidRPr="00841D9A" w:rsidRDefault="008B1459" w:rsidP="00834EE0">
      <w:pPr>
        <w:pStyle w:val="PL"/>
      </w:pPr>
      <w:r>
        <w:tab/>
      </w:r>
      <w:r w:rsidR="00834EE0" w:rsidRPr="00841D9A">
        <w:t>high  -= 16384;</w:t>
      </w:r>
    </w:p>
    <w:p w:rsidR="00834EE0" w:rsidRPr="00841D9A" w:rsidRDefault="008B1459" w:rsidP="00834EE0">
      <w:pPr>
        <w:pStyle w:val="PL"/>
      </w:pPr>
      <w:r>
        <w:tab/>
      </w:r>
      <w:r w:rsidR="00834EE0" w:rsidRPr="00841D9A">
        <w:t>}</w:t>
      </w:r>
    </w:p>
    <w:p w:rsidR="00834EE0" w:rsidRPr="00841D9A" w:rsidRDefault="008B1459" w:rsidP="00834EE0">
      <w:pPr>
        <w:pStyle w:val="PL"/>
      </w:pPr>
      <w:r>
        <w:tab/>
      </w:r>
      <w:r w:rsidR="00834EE0" w:rsidRPr="00841D9A">
        <w:t>else break;</w:t>
      </w:r>
    </w:p>
    <w:p w:rsidR="00834EE0" w:rsidRPr="00841D9A" w:rsidRDefault="00834EE0" w:rsidP="00834EE0">
      <w:pPr>
        <w:pStyle w:val="PL"/>
      </w:pPr>
    </w:p>
    <w:p w:rsidR="00834EE0" w:rsidRPr="00841D9A" w:rsidRDefault="008B1459" w:rsidP="00834EE0">
      <w:pPr>
        <w:pStyle w:val="PL"/>
      </w:pPr>
      <w:r>
        <w:tab/>
      </w:r>
      <w:r w:rsidR="00834EE0" w:rsidRPr="00841D9A">
        <w:t>low += low;</w:t>
      </w:r>
    </w:p>
    <w:p w:rsidR="00834EE0" w:rsidRPr="00841D9A" w:rsidRDefault="008B1459" w:rsidP="00834EE0">
      <w:pPr>
        <w:pStyle w:val="PL"/>
      </w:pPr>
      <w:r>
        <w:tab/>
      </w:r>
      <w:r w:rsidR="00834EE0" w:rsidRPr="00841D9A">
        <w:t>high += high+1;</w:t>
      </w:r>
    </w:p>
    <w:p w:rsidR="00834EE0" w:rsidRPr="00841D9A" w:rsidRDefault="008B1459" w:rsidP="00834EE0">
      <w:pPr>
        <w:pStyle w:val="PL"/>
      </w:pPr>
      <w:r>
        <w:tab/>
      </w:r>
      <w:r w:rsidR="00834EE0" w:rsidRPr="00841D9A">
        <w:t>value = (value&lt;&lt;1) | arith_get_next_bit();</w:t>
      </w:r>
    </w:p>
    <w:p w:rsidR="00834EE0" w:rsidRPr="00841D9A" w:rsidRDefault="00834EE0" w:rsidP="00834EE0">
      <w:pPr>
        <w:pStyle w:val="PL"/>
      </w:pPr>
      <w:r w:rsidRPr="00841D9A">
        <w:tab/>
        <w:t>}</w:t>
      </w:r>
    </w:p>
    <w:p w:rsidR="00834EE0" w:rsidRPr="00841D9A" w:rsidRDefault="00834EE0" w:rsidP="00834EE0">
      <w:pPr>
        <w:pStyle w:val="PL"/>
      </w:pPr>
      <w:r w:rsidRPr="00841D9A">
        <w:tab/>
        <w:t>return symbol;</w:t>
      </w:r>
    </w:p>
    <w:p w:rsidR="00834EE0" w:rsidRPr="00841D9A" w:rsidRDefault="00834EE0" w:rsidP="00834EE0">
      <w:pPr>
        <w:pStyle w:val="PL"/>
      </w:pPr>
      <w:r w:rsidRPr="00841D9A">
        <w:t>}</w:t>
      </w:r>
    </w:p>
    <w:p w:rsidR="00834EE0" w:rsidRPr="008B1459" w:rsidRDefault="00834EE0" w:rsidP="008B1459">
      <w:pPr>
        <w:pStyle w:val="H6"/>
      </w:pPr>
      <w:bookmarkStart w:id="215" w:name="_Toc394084496"/>
      <w:bookmarkStart w:id="216" w:name="_Toc394417747"/>
      <w:r w:rsidRPr="008B1459">
        <w:t>6.2.2.3.1.1</w:t>
      </w:r>
      <w:r w:rsidR="008B1459" w:rsidRPr="008B1459">
        <w:tab/>
      </w:r>
      <w:r w:rsidRPr="008B1459">
        <w:t>Context-based arithmetic decoder</w:t>
      </w:r>
      <w:bookmarkEnd w:id="215"/>
      <w:bookmarkEnd w:id="216"/>
    </w:p>
    <w:p w:rsidR="00834EE0" w:rsidRDefault="00834EE0" w:rsidP="00834EE0">
      <w:r>
        <w:t>The context-based arithmetic decoder reads the following data in the following order:</w:t>
      </w:r>
    </w:p>
    <w:p w:rsidR="00834EE0" w:rsidRDefault="00834EE0" w:rsidP="00834EE0">
      <w:pPr>
        <w:numPr>
          <w:ilvl w:val="0"/>
          <w:numId w:val="25"/>
        </w:numPr>
      </w:pPr>
      <w:r w:rsidRPr="00CD7B96">
        <w:rPr>
          <w:position w:val="-26"/>
        </w:rPr>
        <w:object w:dxaOrig="920" w:dyaOrig="620">
          <v:shape id="_x0000_i1107" type="#_x0000_t75" style="width:46.15pt;height:31.15pt" o:ole="">
            <v:imagedata r:id="rId166" o:title=""/>
          </v:shape>
          <o:OLEObject Type="Embed" ProgID="Equation.3" ShapeID="_x0000_i1107" DrawAspect="Content" ObjectID="_1783089436" r:id="rId167"/>
        </w:object>
      </w:r>
      <w:r>
        <w:t xml:space="preserve"> bits for decoding </w:t>
      </w:r>
      <w:r w:rsidRPr="00666D8C">
        <w:rPr>
          <w:i/>
        </w:rPr>
        <w:t>lastnz/2-1</w:t>
      </w:r>
      <w:r>
        <w:t>.</w:t>
      </w:r>
    </w:p>
    <w:p w:rsidR="00834EE0" w:rsidRDefault="00834EE0" w:rsidP="00834EE0">
      <w:pPr>
        <w:numPr>
          <w:ilvl w:val="0"/>
          <w:numId w:val="25"/>
        </w:numPr>
      </w:pPr>
      <w:r>
        <w:t>The entropy-coded MSBs bits</w:t>
      </w:r>
    </w:p>
    <w:p w:rsidR="00834EE0" w:rsidRDefault="00834EE0" w:rsidP="00834EE0">
      <w:pPr>
        <w:numPr>
          <w:ilvl w:val="0"/>
          <w:numId w:val="25"/>
        </w:numPr>
      </w:pPr>
      <w:r>
        <w:t>The sign bits</w:t>
      </w:r>
    </w:p>
    <w:p w:rsidR="00834EE0" w:rsidRDefault="00834EE0" w:rsidP="00834EE0">
      <w:pPr>
        <w:numPr>
          <w:ilvl w:val="0"/>
          <w:numId w:val="25"/>
        </w:numPr>
      </w:pPr>
      <w:r>
        <w:t>The residual quantization bits</w:t>
      </w:r>
    </w:p>
    <w:p w:rsidR="00834EE0" w:rsidRDefault="00834EE0" w:rsidP="00834EE0">
      <w:pPr>
        <w:numPr>
          <w:ilvl w:val="0"/>
          <w:numId w:val="25"/>
        </w:numPr>
      </w:pPr>
      <w:r>
        <w:t>The LSBs bits are read backwardly from the end of the bitstream buffer.</w:t>
      </w:r>
    </w:p>
    <w:p w:rsidR="00834EE0" w:rsidRDefault="00834EE0" w:rsidP="00834EE0">
      <w:r>
        <w:t xml:space="preserve">The following pseudo-code shows how the spectral coefficients </w:t>
      </w:r>
      <w:r w:rsidRPr="00C366E8">
        <w:rPr>
          <w:i/>
        </w:rPr>
        <w:t>X[]</w:t>
      </w:r>
      <w:r>
        <w:t xml:space="preserve"> or </w:t>
      </w:r>
      <w:r w:rsidRPr="00301678">
        <w:rPr>
          <w:position w:val="-10"/>
        </w:rPr>
        <w:object w:dxaOrig="400" w:dyaOrig="340">
          <v:shape id="_x0000_i1108" type="#_x0000_t75" style="width:20.25pt;height:17.25pt" o:ole="">
            <v:imagedata r:id="rId168" o:title=""/>
          </v:shape>
          <o:OLEObject Type="Embed" ProgID="Equation.3" ShapeID="_x0000_i1108" DrawAspect="Content" ObjectID="_1783089437" r:id="rId169"/>
        </w:object>
      </w:r>
      <w:r>
        <w:t xml:space="preserve">are decoded. It takes as input argument the allocated bit budget </w:t>
      </w:r>
      <w:r w:rsidRPr="002469E2">
        <w:rPr>
          <w:i/>
        </w:rPr>
        <w:t>target_bits</w:t>
      </w:r>
      <w:r>
        <w:t xml:space="preserve"> and the number of coded samples </w:t>
      </w:r>
      <w:r w:rsidRPr="002469E2">
        <w:rPr>
          <w:i/>
        </w:rPr>
        <w:t>lastnz</w:t>
      </w:r>
      <w:r>
        <w:t xml:space="preserve">. The helper functions are given in encoder </w:t>
      </w:r>
      <w:r w:rsidR="00436B33">
        <w:rPr>
          <w:rFonts w:hint="eastAsia"/>
          <w:lang w:eastAsia="zh-CN"/>
        </w:rPr>
        <w:t>subsection</w:t>
      </w:r>
      <w:r>
        <w:t xml:space="preserve"> from 5.3.3.2.8.1.2 to 5.3.3.2.8.1.2.</w:t>
      </w:r>
    </w:p>
    <w:p w:rsidR="00834EE0" w:rsidRPr="00841D9A" w:rsidRDefault="00834EE0" w:rsidP="00834EE0">
      <w:pPr>
        <w:pStyle w:val="PL"/>
      </w:pPr>
      <w:r w:rsidRPr="00841D9A">
        <w:t>X=ari_context_decode(target_bits,</w:t>
      </w:r>
      <w:r>
        <w:t>pi,hi</w:t>
      </w:r>
      <w:r w:rsidRPr="00841D9A">
        <w:t>,last_nz) {</w:t>
      </w:r>
    </w:p>
    <w:p w:rsidR="00834EE0" w:rsidRPr="00841D9A" w:rsidRDefault="00834EE0" w:rsidP="00834EE0">
      <w:pPr>
        <w:pStyle w:val="PL"/>
      </w:pPr>
      <w:r w:rsidRPr="00841D9A">
        <w:tab/>
        <w:t>c[0]=c[1]=p1=p2=0;</w:t>
      </w:r>
    </w:p>
    <w:p w:rsidR="00834EE0" w:rsidRPr="00841D9A" w:rsidRDefault="00834EE0" w:rsidP="00834EE0">
      <w:pPr>
        <w:pStyle w:val="PL"/>
      </w:pPr>
      <w:r w:rsidRPr="00841D9A">
        <w:tab/>
        <w:t>for (k=0; k&lt;L; k++) {</w:t>
      </w:r>
    </w:p>
    <w:p w:rsidR="00834EE0" w:rsidRPr="00841D9A" w:rsidRDefault="008B1459" w:rsidP="00834EE0">
      <w:pPr>
        <w:pStyle w:val="PL"/>
      </w:pPr>
      <w:r>
        <w:tab/>
      </w:r>
      <w:r w:rsidR="00834EE0" w:rsidRPr="00841D9A">
        <w:t>X[k]=0;</w:t>
      </w:r>
    </w:p>
    <w:p w:rsidR="00834EE0" w:rsidRPr="00841D9A" w:rsidRDefault="00834EE0" w:rsidP="00834EE0">
      <w:pPr>
        <w:pStyle w:val="PL"/>
      </w:pPr>
    </w:p>
    <w:p w:rsidR="00834EE0" w:rsidRPr="00841D9A" w:rsidRDefault="00834EE0" w:rsidP="00834EE0">
      <w:pPr>
        <w:pStyle w:val="PL"/>
      </w:pPr>
      <w:r w:rsidRPr="00841D9A">
        <w:tab/>
        <w:t>for (k=0; k&lt;lastnz; k+=2) {</w:t>
      </w:r>
    </w:p>
    <w:p w:rsidR="00834EE0" w:rsidRPr="00841D9A" w:rsidRDefault="00834EE0" w:rsidP="00834EE0">
      <w:pPr>
        <w:pStyle w:val="PL"/>
        <w:rPr>
          <w:sz w:val="18"/>
          <w:szCs w:val="18"/>
        </w:rPr>
      </w:pPr>
      <w:r>
        <w:rPr>
          <w:sz w:val="18"/>
          <w:szCs w:val="18"/>
        </w:rPr>
        <w:t xml:space="preserve">     </w:t>
      </w:r>
      <w:r w:rsidRPr="00841D9A">
        <w:rPr>
          <w:sz w:val="18"/>
          <w:szCs w:val="18"/>
        </w:rPr>
        <w:t>a=b=0;</w:t>
      </w:r>
    </w:p>
    <w:p w:rsidR="00834EE0" w:rsidRPr="00841D9A" w:rsidRDefault="00834EE0" w:rsidP="00834EE0">
      <w:pPr>
        <w:pStyle w:val="PL"/>
        <w:rPr>
          <w:sz w:val="18"/>
          <w:szCs w:val="18"/>
        </w:rPr>
      </w:pPr>
    </w:p>
    <w:p w:rsidR="00834EE0" w:rsidRPr="00841D9A" w:rsidRDefault="008B1459" w:rsidP="00834EE0">
      <w:pPr>
        <w:pStyle w:val="PL"/>
        <w:rPr>
          <w:lang w:val="en-US"/>
        </w:rPr>
      </w:pPr>
      <w:r>
        <w:rPr>
          <w:lang w:val="en-US"/>
        </w:rPr>
        <w:tab/>
      </w:r>
      <w:r w:rsidR="00834EE0" w:rsidRPr="00841D9A">
        <w:rPr>
          <w:lang w:val="en-US"/>
        </w:rPr>
        <w:t>(a1_i,p1,idx1) = get_next_coeff(</w:t>
      </w:r>
      <w:r w:rsidR="00834EE0">
        <w:rPr>
          <w:lang w:val="en-US"/>
        </w:rPr>
        <w:t>pi,hi,lastnz</w:t>
      </w:r>
      <w:r w:rsidR="00834EE0" w:rsidRPr="00841D9A">
        <w:rPr>
          <w:lang w:val="en-US"/>
        </w:rPr>
        <w:t>);</w:t>
      </w:r>
    </w:p>
    <w:p w:rsidR="00834EE0" w:rsidRPr="00841D9A" w:rsidRDefault="008B1459" w:rsidP="00834EE0">
      <w:pPr>
        <w:pStyle w:val="PL"/>
      </w:pPr>
      <w:r>
        <w:rPr>
          <w:lang w:val="en-US"/>
        </w:rPr>
        <w:tab/>
      </w:r>
      <w:r w:rsidR="00834EE0" w:rsidRPr="00841D9A">
        <w:rPr>
          <w:lang w:val="en-US"/>
        </w:rPr>
        <w:t>(b1_i,p2,idx2) = get_next_coeff(</w:t>
      </w:r>
      <w:r w:rsidR="00834EE0">
        <w:rPr>
          <w:lang w:val="en-US"/>
        </w:rPr>
        <w:t>pi,hi,lastnz</w:t>
      </w:r>
      <w:r w:rsidR="00834EE0" w:rsidRPr="00841D9A">
        <w:rPr>
          <w:lang w:val="en-US"/>
        </w:rPr>
        <w:t>);</w:t>
      </w:r>
    </w:p>
    <w:p w:rsidR="00834EE0" w:rsidRPr="00841D9A" w:rsidRDefault="00834EE0" w:rsidP="00834EE0">
      <w:pPr>
        <w:pStyle w:val="PL"/>
      </w:pPr>
      <w:r w:rsidRPr="00841D9A">
        <w:tab/>
      </w:r>
    </w:p>
    <w:p w:rsidR="00834EE0" w:rsidRPr="00841D9A" w:rsidRDefault="008B1459" w:rsidP="00834EE0">
      <w:pPr>
        <w:pStyle w:val="PL"/>
      </w:pPr>
      <w:r>
        <w:tab/>
      </w:r>
      <w:r w:rsidR="00834EE0" w:rsidRPr="00841D9A">
        <w:t>t=get_context(idx1,idx2,c,p1,p2);</w:t>
      </w:r>
    </w:p>
    <w:p w:rsidR="00834EE0" w:rsidRPr="00841D9A" w:rsidRDefault="00834EE0" w:rsidP="00834EE0">
      <w:pPr>
        <w:pStyle w:val="PL"/>
        <w:rPr>
          <w:sz w:val="18"/>
          <w:szCs w:val="18"/>
        </w:rPr>
      </w:pPr>
    </w:p>
    <w:p w:rsidR="00834EE0" w:rsidRPr="00301678" w:rsidRDefault="00834EE0" w:rsidP="00834EE0">
      <w:pPr>
        <w:pStyle w:val="PL"/>
      </w:pPr>
      <w:r w:rsidRPr="00301678">
        <w:t xml:space="preserve">    /* MSBs decoding */</w:t>
      </w:r>
    </w:p>
    <w:p w:rsidR="00834EE0" w:rsidRPr="00301678" w:rsidRDefault="00834EE0" w:rsidP="00834EE0">
      <w:pPr>
        <w:pStyle w:val="PL"/>
      </w:pPr>
      <w:r w:rsidRPr="00301678">
        <w:t xml:space="preserve">    for (lev=esc_nb=0;;){</w:t>
      </w:r>
    </w:p>
    <w:p w:rsidR="00834EE0" w:rsidRPr="00301678" w:rsidRDefault="00834EE0" w:rsidP="00834EE0">
      <w:pPr>
        <w:pStyle w:val="PL"/>
      </w:pPr>
      <w:r w:rsidRPr="00301678">
        <w:t xml:space="preserve">      pki = ari_context_lookup [t + 1024*esc_nb ];</w:t>
      </w:r>
    </w:p>
    <w:p w:rsidR="00834EE0" w:rsidRPr="00322E7D" w:rsidRDefault="00834EE0" w:rsidP="00834EE0">
      <w:pPr>
        <w:pStyle w:val="PL"/>
        <w:rPr>
          <w:lang w:val="sv-SE"/>
        </w:rPr>
      </w:pPr>
      <w:r w:rsidRPr="00301678">
        <w:t xml:space="preserve">      </w:t>
      </w:r>
      <w:r w:rsidRPr="00322E7D">
        <w:rPr>
          <w:lang w:val="sv-SE"/>
        </w:rPr>
        <w:t>ari_decode(ari_cf_m [pki],17);</w:t>
      </w:r>
    </w:p>
    <w:p w:rsidR="00834EE0" w:rsidRPr="00322E7D" w:rsidRDefault="00834EE0" w:rsidP="00834EE0">
      <w:pPr>
        <w:pStyle w:val="PL"/>
        <w:rPr>
          <w:lang w:val="sv-SE"/>
        </w:rPr>
      </w:pPr>
      <w:r w:rsidRPr="00322E7D">
        <w:rPr>
          <w:lang w:val="sv-SE"/>
        </w:rPr>
        <w:t xml:space="preserve">                                                                               </w:t>
      </w:r>
    </w:p>
    <w:p w:rsidR="00834EE0" w:rsidRPr="00301678" w:rsidRDefault="00834EE0" w:rsidP="00834EE0">
      <w:pPr>
        <w:pStyle w:val="PL"/>
      </w:pPr>
      <w:r w:rsidRPr="00322E7D">
        <w:rPr>
          <w:lang w:val="sv-SE"/>
        </w:rPr>
        <w:t xml:space="preserve">      </w:t>
      </w:r>
      <w:r w:rsidRPr="00301678">
        <w:t>if(r&lt;16) break;</w:t>
      </w:r>
    </w:p>
    <w:p w:rsidR="00834EE0" w:rsidRPr="00301678" w:rsidRDefault="00834EE0" w:rsidP="00834EE0">
      <w:pPr>
        <w:pStyle w:val="PL"/>
      </w:pPr>
      <w:r w:rsidRPr="00301678">
        <w:t xml:space="preserve">     </w:t>
      </w:r>
    </w:p>
    <w:p w:rsidR="00834EE0" w:rsidRPr="00301678" w:rsidRDefault="00834EE0" w:rsidP="00834EE0">
      <w:pPr>
        <w:pStyle w:val="PL"/>
      </w:pPr>
      <w:r w:rsidRPr="00301678">
        <w:t xml:space="preserve">      /*LSBs decoding*/</w:t>
      </w:r>
    </w:p>
    <w:p w:rsidR="00834EE0" w:rsidRPr="00301678" w:rsidRDefault="00834EE0" w:rsidP="00834EE0">
      <w:pPr>
        <w:pStyle w:val="PL"/>
      </w:pPr>
      <w:r w:rsidRPr="00301678">
        <w:t xml:space="preserve">      a=(a)+read_bit_end() &lt;&lt;(lev));</w:t>
      </w:r>
    </w:p>
    <w:p w:rsidR="00834EE0" w:rsidRPr="00301678" w:rsidRDefault="00834EE0" w:rsidP="00834EE0">
      <w:pPr>
        <w:pStyle w:val="PL"/>
      </w:pPr>
      <w:r w:rsidRPr="00301678">
        <w:t xml:space="preserve">      b=(b)+ read_bit_end() &lt;&lt;(lev));</w:t>
      </w:r>
    </w:p>
    <w:p w:rsidR="00834EE0" w:rsidRPr="00322E7D" w:rsidRDefault="00834EE0" w:rsidP="00834EE0">
      <w:pPr>
        <w:pStyle w:val="PL"/>
        <w:rPr>
          <w:lang w:val="sv-SE"/>
        </w:rPr>
      </w:pPr>
      <w:r w:rsidRPr="00301678">
        <w:t xml:space="preserve">      </w:t>
      </w:r>
      <w:r w:rsidRPr="00322E7D">
        <w:rPr>
          <w:lang w:val="sv-SE"/>
        </w:rPr>
        <w:t>lev++;</w:t>
      </w:r>
    </w:p>
    <w:p w:rsidR="00834EE0" w:rsidRPr="00322E7D" w:rsidRDefault="008B1459" w:rsidP="00834EE0">
      <w:pPr>
        <w:pStyle w:val="PL"/>
        <w:rPr>
          <w:lang w:val="sv-SE"/>
        </w:rPr>
      </w:pPr>
      <w:r>
        <w:rPr>
          <w:lang w:val="sv-SE"/>
        </w:rPr>
        <w:tab/>
      </w:r>
      <w:r w:rsidR="00834EE0" w:rsidRPr="00322E7D">
        <w:rPr>
          <w:lang w:val="sv-SE"/>
        </w:rPr>
        <w:t>esc_nb=min(lev,3);</w:t>
      </w:r>
    </w:p>
    <w:p w:rsidR="00834EE0" w:rsidRPr="00301678" w:rsidRDefault="00834EE0" w:rsidP="00834EE0">
      <w:pPr>
        <w:pStyle w:val="PL"/>
      </w:pPr>
      <w:r w:rsidRPr="00322E7D">
        <w:rPr>
          <w:lang w:val="sv-SE"/>
        </w:rPr>
        <w:t xml:space="preserve">    </w:t>
      </w:r>
      <w:r w:rsidRPr="00301678">
        <w:t>}</w:t>
      </w:r>
    </w:p>
    <w:p w:rsidR="00834EE0" w:rsidRPr="00301678" w:rsidRDefault="00834EE0" w:rsidP="00834EE0">
      <w:pPr>
        <w:pStyle w:val="PL"/>
      </w:pPr>
    </w:p>
    <w:p w:rsidR="00834EE0" w:rsidRPr="00301678" w:rsidRDefault="00834EE0" w:rsidP="00834EE0">
      <w:pPr>
        <w:pStyle w:val="PL"/>
      </w:pPr>
      <w:r w:rsidRPr="00301678">
        <w:t xml:space="preserve">    /*MSBs contributions*/</w:t>
      </w:r>
    </w:p>
    <w:p w:rsidR="00834EE0" w:rsidRPr="00301678" w:rsidRDefault="00834EE0" w:rsidP="00834EE0">
      <w:pPr>
        <w:pStyle w:val="PL"/>
      </w:pPr>
      <w:r w:rsidRPr="00301678">
        <w:t xml:space="preserve">    b1= r&gt;&gt;2;</w:t>
      </w:r>
    </w:p>
    <w:p w:rsidR="00834EE0" w:rsidRPr="00301678" w:rsidRDefault="00834EE0" w:rsidP="00834EE0">
      <w:pPr>
        <w:pStyle w:val="PL"/>
      </w:pPr>
      <w:r w:rsidRPr="00301678">
        <w:t xml:space="preserve">    a1= r&amp;0x3;</w:t>
      </w:r>
    </w:p>
    <w:p w:rsidR="00834EE0" w:rsidRPr="00301678" w:rsidRDefault="00834EE0" w:rsidP="00834EE0">
      <w:pPr>
        <w:pStyle w:val="PL"/>
      </w:pPr>
      <w:r w:rsidRPr="00301678">
        <w:t xml:space="preserve">    a += (a1)&lt;&lt;lev;</w:t>
      </w:r>
    </w:p>
    <w:p w:rsidR="00834EE0" w:rsidRPr="00301678" w:rsidRDefault="00834EE0" w:rsidP="00834EE0">
      <w:pPr>
        <w:pStyle w:val="PL"/>
      </w:pPr>
      <w:r w:rsidRPr="00301678">
        <w:t xml:space="preserve">    b += (b1)&lt;&lt;lev;</w:t>
      </w:r>
    </w:p>
    <w:p w:rsidR="00834EE0" w:rsidRPr="00301678" w:rsidRDefault="00834EE0" w:rsidP="00834EE0">
      <w:pPr>
        <w:pStyle w:val="PL"/>
      </w:pPr>
    </w:p>
    <w:p w:rsidR="00834EE0" w:rsidRPr="00301678" w:rsidRDefault="00834EE0" w:rsidP="00834EE0">
      <w:pPr>
        <w:pStyle w:val="PL"/>
      </w:pPr>
      <w:r w:rsidRPr="00301678">
        <w:t xml:space="preserve">    /*Dectect overflow*/</w:t>
      </w:r>
    </w:p>
    <w:p w:rsidR="00834EE0" w:rsidRPr="00301678" w:rsidRDefault="00834EE0" w:rsidP="00834EE0">
      <w:pPr>
        <w:pStyle w:val="PL"/>
      </w:pPr>
      <w:r w:rsidRPr="00301678">
        <w:t xml:space="preserve">    if(nbbits&gt;target_bits){</w:t>
      </w:r>
    </w:p>
    <w:p w:rsidR="00834EE0" w:rsidRPr="00301678" w:rsidRDefault="00834EE0" w:rsidP="00834EE0">
      <w:pPr>
        <w:pStyle w:val="PL"/>
      </w:pPr>
      <w:r w:rsidRPr="00301678">
        <w:t xml:space="preserve">      break;</w:t>
      </w:r>
    </w:p>
    <w:p w:rsidR="00834EE0" w:rsidRPr="00301678" w:rsidRDefault="00834EE0" w:rsidP="00834EE0">
      <w:pPr>
        <w:pStyle w:val="PL"/>
      </w:pPr>
      <w:r w:rsidRPr="00301678">
        <w:t xml:space="preserve">    }</w:t>
      </w:r>
    </w:p>
    <w:p w:rsidR="00834EE0" w:rsidRPr="00841D9A" w:rsidRDefault="00834EE0" w:rsidP="00834EE0">
      <w:pPr>
        <w:pStyle w:val="PL"/>
        <w:rPr>
          <w:sz w:val="18"/>
          <w:szCs w:val="18"/>
        </w:rPr>
      </w:pPr>
      <w:r w:rsidRPr="00841D9A">
        <w:rPr>
          <w:sz w:val="18"/>
          <w:szCs w:val="18"/>
        </w:rPr>
        <w:t xml:space="preserve">   </w:t>
      </w:r>
    </w:p>
    <w:p w:rsidR="00834EE0" w:rsidRPr="00301678" w:rsidRDefault="00834EE0" w:rsidP="00834EE0">
      <w:pPr>
        <w:pStyle w:val="PL"/>
      </w:pPr>
      <w:r w:rsidRPr="00301678">
        <w:t xml:space="preserve">    c=update_context(a,b,a1,b1,c,p1,p2);</w:t>
      </w:r>
    </w:p>
    <w:p w:rsidR="00834EE0" w:rsidRPr="00301678" w:rsidRDefault="00834EE0" w:rsidP="00834EE0">
      <w:pPr>
        <w:pStyle w:val="PL"/>
      </w:pPr>
    </w:p>
    <w:p w:rsidR="00834EE0" w:rsidRPr="00301678" w:rsidRDefault="00834EE0" w:rsidP="00834EE0">
      <w:pPr>
        <w:pStyle w:val="PL"/>
      </w:pPr>
      <w:r w:rsidRPr="00301678">
        <w:t xml:space="preserve">    /* Store decoded data */</w:t>
      </w:r>
    </w:p>
    <w:p w:rsidR="00834EE0" w:rsidRPr="00301678" w:rsidRDefault="00834EE0" w:rsidP="00834EE0">
      <w:pPr>
        <w:pStyle w:val="PL"/>
      </w:pPr>
      <w:r w:rsidRPr="00301678">
        <w:t xml:space="preserve">     X[a1_i] = a;</w:t>
      </w:r>
    </w:p>
    <w:p w:rsidR="00834EE0" w:rsidRPr="00301678" w:rsidRDefault="00834EE0" w:rsidP="00834EE0">
      <w:pPr>
        <w:pStyle w:val="PL"/>
      </w:pPr>
      <w:r w:rsidRPr="00301678">
        <w:t xml:space="preserve">     X[b1_i] = b;</w:t>
      </w:r>
    </w:p>
    <w:p w:rsidR="00834EE0" w:rsidRPr="00301678" w:rsidRDefault="00834EE0" w:rsidP="00834EE0">
      <w:pPr>
        <w:pStyle w:val="PL"/>
      </w:pPr>
      <w:r w:rsidRPr="00301678">
        <w:t xml:space="preserve">  }</w:t>
      </w:r>
    </w:p>
    <w:p w:rsidR="00834EE0" w:rsidRPr="00301678" w:rsidRDefault="00834EE0" w:rsidP="00834EE0">
      <w:pPr>
        <w:pStyle w:val="PL"/>
      </w:pPr>
      <w:r w:rsidRPr="00301678">
        <w:tab/>
        <w:t>/*decode signs*/</w:t>
      </w:r>
    </w:p>
    <w:p w:rsidR="00834EE0" w:rsidRPr="00301678" w:rsidRDefault="00834EE0" w:rsidP="00834EE0">
      <w:pPr>
        <w:pStyle w:val="PL"/>
      </w:pPr>
      <w:r w:rsidRPr="00301678">
        <w:t>for (i=0; i&lt;L; i++){</w:t>
      </w:r>
    </w:p>
    <w:p w:rsidR="00834EE0" w:rsidRPr="00301678" w:rsidRDefault="00834EE0" w:rsidP="00834EE0">
      <w:pPr>
        <w:pStyle w:val="PL"/>
      </w:pPr>
      <w:r w:rsidRPr="00301678">
        <w:t xml:space="preserve">    if(X[i]&gt;0){</w:t>
      </w:r>
    </w:p>
    <w:p w:rsidR="00834EE0" w:rsidRPr="00301678" w:rsidRDefault="00834EE0" w:rsidP="00834EE0">
      <w:pPr>
        <w:pStyle w:val="PL"/>
      </w:pPr>
      <w:r w:rsidRPr="00301678">
        <w:t xml:space="preserve">      if ( read_bit()==1 ){</w:t>
      </w:r>
    </w:p>
    <w:p w:rsidR="00834EE0" w:rsidRPr="00301678" w:rsidRDefault="00834EE0" w:rsidP="00834EE0">
      <w:pPr>
        <w:pStyle w:val="PL"/>
      </w:pPr>
      <w:r w:rsidRPr="00301678">
        <w:t xml:space="preserve">           X[i] = -X[i];</w:t>
      </w:r>
    </w:p>
    <w:p w:rsidR="00834EE0" w:rsidRPr="00301678" w:rsidRDefault="00834EE0" w:rsidP="00834EE0">
      <w:pPr>
        <w:pStyle w:val="PL"/>
      </w:pPr>
      <w:r w:rsidRPr="00301678">
        <w:t xml:space="preserve">      }</w:t>
      </w:r>
    </w:p>
    <w:p w:rsidR="00834EE0" w:rsidRPr="00301678" w:rsidRDefault="00834EE0" w:rsidP="00834EE0">
      <w:pPr>
        <w:pStyle w:val="PL"/>
      </w:pPr>
      <w:r w:rsidRPr="00301678">
        <w:t xml:space="preserve">    }</w:t>
      </w:r>
    </w:p>
    <w:p w:rsidR="00834EE0" w:rsidRPr="00301678" w:rsidRDefault="00834EE0" w:rsidP="00834EE0">
      <w:pPr>
        <w:pStyle w:val="PL"/>
      </w:pPr>
      <w:r w:rsidRPr="00301678">
        <w:t xml:space="preserve">  }</w:t>
      </w:r>
    </w:p>
    <w:p w:rsidR="00834EE0" w:rsidRPr="00301678" w:rsidRDefault="00834EE0" w:rsidP="00834EE0">
      <w:pPr>
        <w:pStyle w:val="PL"/>
      </w:pPr>
      <w:r w:rsidRPr="00301678">
        <w:t>}</w:t>
      </w:r>
    </w:p>
    <w:p w:rsidR="00834EE0" w:rsidRPr="00E257E8" w:rsidRDefault="00834EE0" w:rsidP="00834EE0">
      <w:pPr>
        <w:spacing w:after="0"/>
        <w:rPr>
          <w:rFonts w:ascii="Courier" w:hAnsi="Courier"/>
          <w:sz w:val="18"/>
          <w:szCs w:val="18"/>
        </w:rPr>
      </w:pPr>
    </w:p>
    <w:p w:rsidR="00834EE0" w:rsidRPr="008B1459" w:rsidRDefault="00834EE0" w:rsidP="008B1459">
      <w:pPr>
        <w:pStyle w:val="H6"/>
      </w:pPr>
      <w:bookmarkStart w:id="217" w:name="_Toc394084497"/>
      <w:bookmarkStart w:id="218" w:name="_Toc394417748"/>
      <w:r w:rsidRPr="008B1459">
        <w:t>6.2.2.3.1.2</w:t>
      </w:r>
      <w:r w:rsidR="008B1459" w:rsidRPr="008B1459">
        <w:tab/>
      </w:r>
      <w:r w:rsidRPr="008B1459">
        <w:t>Envelope-based arithmetic decoder</w:t>
      </w:r>
      <w:bookmarkEnd w:id="217"/>
      <w:bookmarkEnd w:id="218"/>
    </w:p>
    <w:p w:rsidR="00834EE0" w:rsidRDefault="00834EE0" w:rsidP="00834EE0">
      <w:r>
        <w:t xml:space="preserve">The probability model is computed as described in the encoder </w:t>
      </w:r>
      <w:r w:rsidR="00436B33">
        <w:rPr>
          <w:rFonts w:hint="eastAsia"/>
          <w:lang w:eastAsia="zh-CN"/>
        </w:rPr>
        <w:t>subclause</w:t>
      </w:r>
      <w:r>
        <w:t xml:space="preserve"> 5.3.3.2.8.1.2.3.</w:t>
      </w:r>
    </w:p>
    <w:p w:rsidR="00834EE0" w:rsidRDefault="00834EE0" w:rsidP="00834EE0">
      <w:pPr>
        <w:pStyle w:val="Heading5"/>
      </w:pPr>
      <w:bookmarkStart w:id="219" w:name="_Toc393470111"/>
      <w:bookmarkStart w:id="220" w:name="_Toc393896658"/>
      <w:bookmarkStart w:id="221" w:name="_Toc393897582"/>
      <w:bookmarkStart w:id="222" w:name="_Toc393897829"/>
      <w:bookmarkStart w:id="223" w:name="_Toc394072127"/>
      <w:bookmarkStart w:id="224" w:name="_Toc394072724"/>
      <w:bookmarkStart w:id="225" w:name="_Toc394179131"/>
      <w:bookmarkStart w:id="226" w:name="_Toc394417749"/>
      <w:r>
        <w:t>6.2.2.3.2</w:t>
      </w:r>
      <w:r>
        <w:tab/>
        <w:t xml:space="preserve">Adaptive low frequency </w:t>
      </w:r>
      <w:bookmarkEnd w:id="219"/>
      <w:r>
        <w:t>de-emphasis</w:t>
      </w:r>
      <w:bookmarkEnd w:id="220"/>
      <w:bookmarkEnd w:id="221"/>
      <w:bookmarkEnd w:id="222"/>
      <w:bookmarkEnd w:id="223"/>
      <w:bookmarkEnd w:id="224"/>
      <w:bookmarkEnd w:id="225"/>
      <w:bookmarkEnd w:id="226"/>
    </w:p>
    <w:p w:rsidR="00834EE0" w:rsidRPr="00D56930" w:rsidRDefault="00834EE0" w:rsidP="00834EE0">
      <w:r>
        <w:t xml:space="preserve">A general description of ALFE can be found in </w:t>
      </w:r>
      <w:r w:rsidR="00436B33">
        <w:rPr>
          <w:rFonts w:hint="eastAsia"/>
          <w:lang w:eastAsia="zh-CN"/>
        </w:rPr>
        <w:t>subclause</w:t>
      </w:r>
      <w:r>
        <w:t xml:space="preserve"> 5.3.3.2.4.1.</w:t>
      </w:r>
    </w:p>
    <w:p w:rsidR="00834EE0" w:rsidRPr="008B1459" w:rsidRDefault="00834EE0" w:rsidP="008B1459">
      <w:pPr>
        <w:pStyle w:val="H6"/>
      </w:pPr>
      <w:bookmarkStart w:id="227" w:name="_Toc393896659"/>
      <w:bookmarkStart w:id="228" w:name="_Toc393897583"/>
      <w:bookmarkStart w:id="229" w:name="_Toc393897830"/>
      <w:bookmarkStart w:id="230" w:name="_Toc394072128"/>
      <w:bookmarkStart w:id="231" w:name="_Toc394072725"/>
      <w:bookmarkStart w:id="232" w:name="_Toc394179132"/>
      <w:bookmarkStart w:id="233" w:name="_Toc393470112"/>
      <w:bookmarkStart w:id="234" w:name="_Toc394417750"/>
      <w:r w:rsidRPr="008B1459">
        <w:t>6.2.2.3.2.1</w:t>
      </w:r>
      <w:r w:rsidRPr="008B1459">
        <w:tab/>
        <w:t>Adaptive de-emphasis algorithm 1</w:t>
      </w:r>
      <w:bookmarkEnd w:id="227"/>
      <w:bookmarkEnd w:id="228"/>
      <w:bookmarkEnd w:id="229"/>
      <w:bookmarkEnd w:id="230"/>
      <w:bookmarkEnd w:id="231"/>
      <w:bookmarkEnd w:id="232"/>
      <w:bookmarkEnd w:id="234"/>
    </w:p>
    <w:p w:rsidR="00834EE0" w:rsidRPr="0038745B" w:rsidRDefault="00834EE0" w:rsidP="00834EE0">
      <w:pPr>
        <w:jc w:val="both"/>
        <w:rPr>
          <w:lang w:val="en-US"/>
        </w:rPr>
      </w:pPr>
      <w:r>
        <w:rPr>
          <w:lang w:val="en-US"/>
        </w:rPr>
        <w:t xml:space="preserve">ALFE algorithm 1 reverses the encoder-side LF emphasis 1 (see </w:t>
      </w:r>
      <w:r w:rsidR="00802FF1">
        <w:rPr>
          <w:lang w:val="en-US"/>
        </w:rPr>
        <w:t xml:space="preserve">subclause </w:t>
      </w:r>
      <w:r>
        <w:t>5.3.3.2.4.2</w:t>
      </w:r>
      <w:r>
        <w:rPr>
          <w:lang w:val="en-US"/>
        </w:rPr>
        <w:t>). First, as was done in the encoder, the minimum and maximum of the first nine gains are found using comparison operations executed within a loop over the gain indices 0 to 8.</w:t>
      </w:r>
    </w:p>
    <w:p w:rsidR="00834EE0" w:rsidRDefault="00834EE0" w:rsidP="00834EE0">
      <w:pPr>
        <w:jc w:val="both"/>
        <w:rPr>
          <w:lang w:val="en-US"/>
        </w:rPr>
      </w:pPr>
      <w:r>
        <w:rPr>
          <w:lang w:val="en-US"/>
        </w:rPr>
        <w:t xml:space="preserve">Then, if the ratio between the minimum and maximum exceeds a threshold of 1/32, a gradual lowering of the lowest lines in </w:t>
      </w:r>
      <w:r w:rsidRPr="00683015">
        <w:rPr>
          <w:rFonts w:ascii="Courier New" w:hAnsi="Courier New" w:cs="Courier New"/>
          <w:noProof/>
          <w:sz w:val="18"/>
          <w:szCs w:val="18"/>
          <w:lang w:val="en-US"/>
        </w:rPr>
        <w:t>x</w:t>
      </w:r>
      <w:r>
        <w:rPr>
          <w:lang w:val="en-US"/>
        </w:rPr>
        <w:t xml:space="preserve"> is performed such that the first line is attenuated by (</w:t>
      </w:r>
      <w:r w:rsidRPr="004C7F45">
        <w:rPr>
          <w:rFonts w:ascii="Courier New" w:hAnsi="Courier New" w:cs="Courier New"/>
          <w:noProof/>
          <w:sz w:val="18"/>
          <w:szCs w:val="18"/>
          <w:lang w:val="en-US"/>
        </w:rPr>
        <w:t>m</w:t>
      </w:r>
      <w:r>
        <w:rPr>
          <w:rFonts w:ascii="Courier New" w:hAnsi="Courier New" w:cs="Courier New"/>
          <w:noProof/>
          <w:sz w:val="18"/>
          <w:szCs w:val="18"/>
          <w:lang w:val="en-US"/>
        </w:rPr>
        <w:t>ax</w:t>
      </w:r>
      <w:r w:rsidRPr="004C7F45">
        <w:rPr>
          <w:rFonts w:ascii="Courier New" w:hAnsi="Courier New" w:cs="Courier New"/>
          <w:noProof/>
          <w:sz w:val="18"/>
          <w:szCs w:val="18"/>
          <w:lang w:val="en-US"/>
        </w:rPr>
        <w:t>/</w:t>
      </w:r>
      <w:r w:rsidRPr="004E5337">
        <w:rPr>
          <w:lang w:val="en-US"/>
        </w:rPr>
        <w:t>(</w:t>
      </w:r>
      <w:r>
        <w:rPr>
          <w:lang w:val="en-US"/>
        </w:rPr>
        <w:t xml:space="preserve">32 </w:t>
      </w:r>
      <w:r w:rsidRPr="004C7F45">
        <w:rPr>
          <w:rFonts w:ascii="Courier New" w:hAnsi="Courier New" w:cs="Courier New"/>
          <w:noProof/>
          <w:sz w:val="18"/>
          <w:szCs w:val="18"/>
          <w:lang w:val="en-US"/>
        </w:rPr>
        <w:t>m</w:t>
      </w:r>
      <w:r>
        <w:rPr>
          <w:rFonts w:ascii="Courier New" w:hAnsi="Courier New" w:cs="Courier New"/>
          <w:noProof/>
          <w:sz w:val="18"/>
          <w:szCs w:val="18"/>
          <w:lang w:val="en-US"/>
        </w:rPr>
        <w:t>in</w:t>
      </w:r>
      <w:r w:rsidRPr="004E5337">
        <w:rPr>
          <w:lang w:val="en-US"/>
        </w:rPr>
        <w:t>)</w:t>
      </w:r>
      <w:r>
        <w:rPr>
          <w:lang w:val="en-US"/>
        </w:rPr>
        <w:t>)</w:t>
      </w:r>
      <w:r w:rsidRPr="002239E5">
        <w:rPr>
          <w:vertAlign w:val="superscript"/>
          <w:lang w:val="en-US"/>
        </w:rPr>
        <w:t>0.25</w:t>
      </w:r>
      <w:r>
        <w:rPr>
          <w:lang w:val="en-US"/>
        </w:rPr>
        <w:t xml:space="preserve"> and the 33</w:t>
      </w:r>
      <w:r w:rsidRPr="004C7F45">
        <w:rPr>
          <w:vertAlign w:val="superscript"/>
          <w:lang w:val="en-US"/>
        </w:rPr>
        <w:t>rd</w:t>
      </w:r>
      <w:r>
        <w:rPr>
          <w:lang w:val="en-US"/>
        </w:rPr>
        <w:t xml:space="preserve"> line is not attenuated:</w:t>
      </w:r>
    </w:p>
    <w:p w:rsidR="00834EE0" w:rsidRPr="00301678" w:rsidRDefault="00834EE0" w:rsidP="00834EE0">
      <w:pPr>
        <w:pStyle w:val="PL"/>
      </w:pPr>
      <w:r w:rsidRPr="00301678">
        <w:t xml:space="preserve">  tmp = 32 * min;</w:t>
      </w:r>
    </w:p>
    <w:p w:rsidR="00834EE0" w:rsidRPr="00301678" w:rsidRDefault="00834EE0" w:rsidP="00834EE0">
      <w:pPr>
        <w:pStyle w:val="PL"/>
      </w:pPr>
      <w:r w:rsidRPr="00301678">
        <w:t xml:space="preserve">  if ((max &lt; tmp) &amp;&amp; (tmp &gt; 0)) {</w:t>
      </w:r>
    </w:p>
    <w:p w:rsidR="00834EE0" w:rsidRPr="00301678" w:rsidRDefault="00834EE0" w:rsidP="00834EE0">
      <w:pPr>
        <w:pStyle w:val="PL"/>
      </w:pPr>
      <w:r w:rsidRPr="00301678">
        <w:t xml:space="preserve">    fac = tmp = pow(max / tmp, 1/128);</w:t>
      </w:r>
    </w:p>
    <w:p w:rsidR="00834EE0" w:rsidRPr="00301678" w:rsidRDefault="00834EE0" w:rsidP="00834EE0">
      <w:pPr>
        <w:pStyle w:val="PL"/>
      </w:pPr>
      <w:r w:rsidRPr="00301678">
        <w:t xml:space="preserve">    for (i = 31; i &gt;= 0; i--) {    /* gradual lowering of lowest 32 lines */</w:t>
      </w:r>
    </w:p>
    <w:p w:rsidR="00834EE0" w:rsidRPr="00301678" w:rsidRDefault="00834EE0" w:rsidP="00834EE0">
      <w:pPr>
        <w:pStyle w:val="PL"/>
      </w:pPr>
      <w:r w:rsidRPr="00301678">
        <w:t xml:space="preserve">      X[i] *= fac;</w:t>
      </w:r>
    </w:p>
    <w:p w:rsidR="00834EE0" w:rsidRPr="00301678" w:rsidRDefault="00834EE0" w:rsidP="00834EE0">
      <w:pPr>
        <w:pStyle w:val="PL"/>
      </w:pPr>
      <w:r w:rsidRPr="00301678">
        <w:t xml:space="preserve">      fac  *= tmp;</w:t>
      </w:r>
    </w:p>
    <w:p w:rsidR="00834EE0" w:rsidRPr="00301678" w:rsidRDefault="00834EE0" w:rsidP="00834EE0">
      <w:pPr>
        <w:pStyle w:val="PL"/>
      </w:pPr>
      <w:r w:rsidRPr="00301678">
        <w:t xml:space="preserve">    }</w:t>
      </w:r>
    </w:p>
    <w:p w:rsidR="00834EE0" w:rsidRPr="00301678" w:rsidRDefault="00834EE0" w:rsidP="00834EE0">
      <w:pPr>
        <w:pStyle w:val="PL"/>
      </w:pPr>
      <w:r w:rsidRPr="00301678">
        <w:t xml:space="preserve">  }</w:t>
      </w:r>
    </w:p>
    <w:p w:rsidR="00834EE0" w:rsidRPr="008B1459" w:rsidRDefault="00834EE0" w:rsidP="008B1459">
      <w:pPr>
        <w:pStyle w:val="H6"/>
      </w:pPr>
      <w:bookmarkStart w:id="235" w:name="_Toc393896660"/>
      <w:bookmarkStart w:id="236" w:name="_Toc393897584"/>
      <w:bookmarkStart w:id="237" w:name="_Toc393897831"/>
      <w:bookmarkStart w:id="238" w:name="_Toc394072129"/>
      <w:bookmarkStart w:id="239" w:name="_Toc394072726"/>
      <w:bookmarkStart w:id="240" w:name="_Toc394179133"/>
      <w:bookmarkStart w:id="241" w:name="_Toc394417751"/>
      <w:r w:rsidRPr="008B1459">
        <w:t>Adaptive de-emphasis algorithm 2</w:t>
      </w:r>
      <w:bookmarkEnd w:id="235"/>
      <w:bookmarkEnd w:id="236"/>
      <w:bookmarkEnd w:id="237"/>
      <w:bookmarkEnd w:id="238"/>
      <w:bookmarkEnd w:id="239"/>
      <w:bookmarkEnd w:id="240"/>
      <w:bookmarkEnd w:id="241"/>
    </w:p>
    <w:p w:rsidR="00834EE0" w:rsidRDefault="00834EE0" w:rsidP="00757A76">
      <w:pPr>
        <w:rPr>
          <w:lang w:val="en-US"/>
        </w:rPr>
      </w:pPr>
      <w:r w:rsidRPr="00A73113">
        <w:rPr>
          <w:lang w:val="en-US"/>
        </w:rPr>
        <w:t>ALFE algorithm 2 reverses the encoder-side LF emphasis 2 (see</w:t>
      </w:r>
      <w:r w:rsidR="00802FF1">
        <w:rPr>
          <w:lang w:val="en-US"/>
        </w:rPr>
        <w:t xml:space="preserve"> subclause</w:t>
      </w:r>
      <w:r w:rsidRPr="00A73113">
        <w:rPr>
          <w:lang w:val="en-US"/>
        </w:rPr>
        <w:t xml:space="preserve"> </w:t>
      </w:r>
      <w:r>
        <w:t>5.3.3.2.4.3</w:t>
      </w:r>
      <w:r w:rsidRPr="00A73113">
        <w:rPr>
          <w:lang w:val="en-US"/>
        </w:rPr>
        <w:t>) by checking for modifications to the quantized LF MDCT lines and undoing them. As was done in the encoder, the procedure is split into five steps:</w:t>
      </w:r>
    </w:p>
    <w:p w:rsidR="00834EE0" w:rsidRPr="0096117E" w:rsidRDefault="00834EE0" w:rsidP="00834EE0">
      <w:pPr>
        <w:numPr>
          <w:ilvl w:val="0"/>
          <w:numId w:val="26"/>
        </w:numPr>
        <w:ind w:left="714" w:hanging="357"/>
        <w:jc w:val="both"/>
        <w:rPr>
          <w:lang w:val="en-US"/>
        </w:rPr>
      </w:pPr>
      <w:r w:rsidRPr="0096117E">
        <w:rPr>
          <w:lang w:val="en-US"/>
        </w:rPr>
        <w:t xml:space="preserve">Step 1: first find first magnitude maximum at index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sidRPr="0096117E">
        <w:rPr>
          <w:lang w:val="en-US"/>
        </w:rPr>
        <w:t xml:space="preserve"> in lower spectral quarter (</w:t>
      </w:r>
      <w:r w:rsidRPr="0096117E">
        <w:rPr>
          <w:i/>
          <w:lang w:val="en-US"/>
        </w:rPr>
        <w:t>k</w:t>
      </w:r>
      <w:r w:rsidRPr="0096117E">
        <w:rPr>
          <w:lang w:val="en-US"/>
        </w:rPr>
        <w:t xml:space="preserve"> = 0 … </w:t>
      </w:r>
      <w:r w:rsidRPr="00CA1B62">
        <w:rPr>
          <w:position w:val="-12"/>
        </w:rPr>
        <w:object w:dxaOrig="499" w:dyaOrig="380">
          <v:shape id="_x0000_i1109" type="#_x0000_t75" style="width:25.5pt;height:19.15pt" o:ole="">
            <v:imagedata r:id="rId170" o:title=""/>
          </v:shape>
          <o:OLEObject Type="Embed" ProgID="Equation.3" ShapeID="_x0000_i1109" DrawAspect="Content" ObjectID="_1783089438" r:id="rId171"/>
        </w:object>
      </w:r>
      <w:r w:rsidRPr="0096117E">
        <w:rPr>
          <w:lang w:val="en-US"/>
        </w:rPr>
        <w:t xml:space="preserve"> / 4) for which |</w:t>
      </w:r>
      <w:r>
        <w:rPr>
          <w:rFonts w:ascii="Courier New" w:hAnsi="Courier New" w:cs="Courier New"/>
          <w:noProof/>
          <w:sz w:val="18"/>
          <w:szCs w:val="18"/>
          <w:lang w:val="en-US"/>
        </w:rPr>
        <w:t>X</w:t>
      </w:r>
      <w:r w:rsidRPr="0088763C">
        <w:rPr>
          <w:rFonts w:ascii="Courier New" w:hAnsi="Courier New" w:cs="Courier New"/>
          <w:noProof/>
          <w:sz w:val="18"/>
          <w:szCs w:val="18"/>
          <w:lang w:val="en-US"/>
        </w:rPr>
        <w:t>q[</w:t>
      </w:r>
      <w:r w:rsidRPr="0096117E">
        <w:rPr>
          <w:i/>
          <w:lang w:val="en-US"/>
        </w:rPr>
        <w:t>k</w:t>
      </w:r>
      <w:r>
        <w:rPr>
          <w:rFonts w:ascii="Courier New" w:hAnsi="Courier New" w:cs="Courier New"/>
          <w:noProof/>
          <w:sz w:val="18"/>
          <w:szCs w:val="18"/>
          <w:lang w:val="en-US"/>
        </w:rPr>
        <w:t>]</w:t>
      </w:r>
      <w:r w:rsidRPr="0096117E">
        <w:rPr>
          <w:lang w:val="en-US"/>
        </w:rPr>
        <w:t xml:space="preserve">| ≥ 4 and </w:t>
      </w:r>
      <w:r>
        <w:rPr>
          <w:lang w:val="en-US"/>
        </w:rPr>
        <w:t>modify</w:t>
      </w:r>
      <w:r w:rsidRPr="0096117E">
        <w:rPr>
          <w:lang w:val="en-US"/>
        </w:rPr>
        <w:t xml:space="preserve"> the maximum</w:t>
      </w:r>
      <w:r>
        <w:rPr>
          <w:lang w:val="en-US"/>
        </w:rPr>
        <w:t xml:space="preserve"> as follows</w:t>
      </w:r>
      <w:r w:rsidRPr="0096117E">
        <w:rPr>
          <w:lang w:val="en-US"/>
        </w:rPr>
        <w:t xml:space="preserve">: </w:t>
      </w:r>
      <w:r>
        <w:rPr>
          <w:rFonts w:ascii="Courier New" w:hAnsi="Courier New" w:cs="Courier New"/>
          <w:noProof/>
          <w:sz w:val="18"/>
          <w:szCs w:val="18"/>
          <w:lang w:val="en-US"/>
        </w:rPr>
        <w:t>X</w:t>
      </w:r>
      <w:r w:rsidRPr="0088763C">
        <w:rPr>
          <w:rFonts w:ascii="Courier New" w:hAnsi="Courier New" w:cs="Courier New"/>
          <w:noProof/>
          <w:sz w:val="18"/>
          <w:szCs w:val="18"/>
          <w:lang w:val="en-US"/>
        </w:rPr>
        <w:t>q[</w:t>
      </w:r>
      <w:r>
        <w:rPr>
          <w:rFonts w:ascii="Courier New" w:hAnsi="Courier New" w:cs="Courier New"/>
          <w:noProof/>
          <w:sz w:val="18"/>
          <w:szCs w:val="18"/>
          <w:lang w:val="en-US"/>
        </w:rPr>
        <w:t>i_max] += (X</w:t>
      </w:r>
      <w:r w:rsidRPr="0088763C">
        <w:rPr>
          <w:rFonts w:ascii="Courier New" w:hAnsi="Courier New" w:cs="Courier New"/>
          <w:noProof/>
          <w:sz w:val="18"/>
          <w:szCs w:val="18"/>
          <w:lang w:val="en-US"/>
        </w:rPr>
        <w:t>q[i</w:t>
      </w:r>
      <w:r>
        <w:rPr>
          <w:rFonts w:ascii="Courier New" w:hAnsi="Courier New" w:cs="Courier New"/>
          <w:noProof/>
          <w:sz w:val="18"/>
          <w:szCs w:val="18"/>
          <w:lang w:val="en-US"/>
        </w:rPr>
        <w:t>_max</w:t>
      </w:r>
      <w:r w:rsidRPr="0088763C">
        <w:rPr>
          <w:rFonts w:ascii="Courier New" w:hAnsi="Courier New" w:cs="Courier New"/>
          <w:noProof/>
          <w:sz w:val="18"/>
          <w:szCs w:val="18"/>
          <w:lang w:val="en-US"/>
        </w:rPr>
        <w:t>] &lt; 0) ? 2 : -2</w:t>
      </w:r>
    </w:p>
    <w:p w:rsidR="00834EE0" w:rsidRDefault="00834EE0" w:rsidP="00834EE0">
      <w:pPr>
        <w:pStyle w:val="ListParagraph"/>
        <w:numPr>
          <w:ilvl w:val="0"/>
          <w:numId w:val="26"/>
        </w:numPr>
        <w:spacing w:after="180" w:line="240" w:lineRule="auto"/>
        <w:ind w:left="714" w:hanging="357"/>
        <w:contextualSpacing w:val="0"/>
        <w:jc w:val="both"/>
        <w:rPr>
          <w:rFonts w:ascii="Times New Roman" w:hAnsi="Times New Roman"/>
          <w:sz w:val="20"/>
          <w:szCs w:val="20"/>
          <w:lang w:val="en-US"/>
        </w:rPr>
      </w:pPr>
      <w:r>
        <w:rPr>
          <w:rFonts w:ascii="Times New Roman" w:hAnsi="Times New Roman"/>
          <w:sz w:val="20"/>
          <w:szCs w:val="20"/>
          <w:lang w:val="en-US"/>
        </w:rPr>
        <w:t xml:space="preserve">Step 2: then </w:t>
      </w:r>
      <w:r w:rsidRPr="003D2C31">
        <w:rPr>
          <w:rFonts w:ascii="Times New Roman" w:hAnsi="Times New Roman"/>
          <w:sz w:val="20"/>
          <w:szCs w:val="20"/>
          <w:lang w:val="en-US"/>
        </w:rPr>
        <w:t xml:space="preserve">expand value range of all </w:t>
      </w:r>
      <w:r>
        <w:rPr>
          <w:rFonts w:ascii="Courier New" w:hAnsi="Courier New" w:cs="Courier New"/>
          <w:noProof/>
          <w:sz w:val="18"/>
          <w:szCs w:val="18"/>
          <w:lang w:val="en-US"/>
        </w:rPr>
        <w:t>X</w:t>
      </w:r>
      <w:r w:rsidRPr="003D2C31">
        <w:rPr>
          <w:rFonts w:ascii="Courier New" w:hAnsi="Courier New" w:cs="Courier New"/>
          <w:noProof/>
          <w:sz w:val="18"/>
          <w:szCs w:val="18"/>
          <w:lang w:val="en-US"/>
        </w:rPr>
        <w:t>[</w:t>
      </w:r>
      <w:r w:rsidRPr="004632A3">
        <w:rPr>
          <w:rFonts w:ascii="Times New Roman" w:hAnsi="Times New Roman"/>
          <w:i/>
          <w:sz w:val="20"/>
          <w:szCs w:val="20"/>
          <w:lang w:val="en-US"/>
        </w:rPr>
        <w:t>k</w:t>
      </w:r>
      <w:r w:rsidRPr="003D2C31">
        <w:rPr>
          <w:rFonts w:ascii="Courier New" w:hAnsi="Courier New" w:cs="Courier New"/>
          <w:noProof/>
          <w:sz w:val="18"/>
          <w:szCs w:val="18"/>
          <w:lang w:val="en-US"/>
        </w:rPr>
        <w:t>]</w:t>
      </w:r>
      <w:r>
        <w:rPr>
          <w:rFonts w:ascii="Times New Roman" w:hAnsi="Times New Roman"/>
          <w:sz w:val="20"/>
          <w:szCs w:val="20"/>
          <w:lang w:val="en-US"/>
        </w:rPr>
        <w:t xml:space="preserve"> up to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sidRPr="003D2C31">
        <w:rPr>
          <w:rFonts w:ascii="Times New Roman" w:hAnsi="Times New Roman"/>
          <w:sz w:val="20"/>
          <w:szCs w:val="20"/>
          <w:lang w:val="en-US"/>
        </w:rPr>
        <w:t xml:space="preserve"> </w:t>
      </w:r>
      <w:r>
        <w:rPr>
          <w:rFonts w:ascii="Times New Roman" w:hAnsi="Times New Roman"/>
          <w:sz w:val="20"/>
          <w:szCs w:val="20"/>
          <w:lang w:val="en-US"/>
        </w:rPr>
        <w:t xml:space="preserve">by multiplying all lines at </w:t>
      </w:r>
      <w:r w:rsidRPr="004F63FA">
        <w:rPr>
          <w:rFonts w:ascii="Times New Roman" w:hAnsi="Times New Roman"/>
          <w:i/>
          <w:sz w:val="20"/>
          <w:szCs w:val="20"/>
          <w:lang w:val="en-US"/>
        </w:rPr>
        <w:t>k</w:t>
      </w:r>
      <w:r>
        <w:rPr>
          <w:rFonts w:ascii="Times New Roman" w:hAnsi="Times New Roman"/>
          <w:sz w:val="20"/>
          <w:szCs w:val="20"/>
          <w:lang w:val="en-US"/>
        </w:rPr>
        <w:t xml:space="preserve"> = 0…</w:t>
      </w:r>
      <w:r>
        <w:rPr>
          <w:rFonts w:ascii="Courier New" w:hAnsi="Courier New" w:cs="Courier New"/>
          <w:noProof/>
          <w:sz w:val="18"/>
          <w:szCs w:val="18"/>
          <w:lang w:val="en-US"/>
        </w:rPr>
        <w:t>i_max</w:t>
      </w:r>
      <w:r>
        <w:rPr>
          <w:rFonts w:ascii="Times New Roman" w:hAnsi="Times New Roman"/>
          <w:sz w:val="20"/>
          <w:szCs w:val="20"/>
          <w:lang w:val="en-US"/>
        </w:rPr>
        <w:t>–1 with 0.5</w:t>
      </w:r>
    </w:p>
    <w:p w:rsidR="00834EE0" w:rsidRDefault="00834EE0" w:rsidP="00834EE0">
      <w:pPr>
        <w:pStyle w:val="ListParagraph"/>
        <w:numPr>
          <w:ilvl w:val="0"/>
          <w:numId w:val="26"/>
        </w:numPr>
        <w:spacing w:after="180" w:line="240" w:lineRule="auto"/>
        <w:ind w:left="714" w:hanging="357"/>
        <w:contextualSpacing w:val="0"/>
        <w:jc w:val="both"/>
        <w:rPr>
          <w:rFonts w:ascii="Times New Roman" w:hAnsi="Times New Roman"/>
          <w:sz w:val="20"/>
          <w:szCs w:val="20"/>
          <w:lang w:val="en-US"/>
        </w:rPr>
      </w:pPr>
      <w:r>
        <w:rPr>
          <w:rFonts w:ascii="Times New Roman" w:hAnsi="Times New Roman"/>
          <w:sz w:val="20"/>
          <w:szCs w:val="20"/>
          <w:lang w:val="en-US"/>
        </w:rPr>
        <w:t xml:space="preserve">Step 3: again </w:t>
      </w:r>
      <w:r w:rsidRPr="003D2C31">
        <w:rPr>
          <w:rFonts w:ascii="Times New Roman" w:hAnsi="Times New Roman"/>
          <w:sz w:val="20"/>
          <w:szCs w:val="20"/>
          <w:lang w:val="en-US"/>
        </w:rPr>
        <w:t>find first magnitude maximum in lower quarter of spectrum</w:t>
      </w:r>
      <w:r>
        <w:rPr>
          <w:rFonts w:ascii="Times New Roman" w:hAnsi="Times New Roman"/>
          <w:sz w:val="20"/>
          <w:szCs w:val="20"/>
          <w:lang w:val="en-US"/>
        </w:rPr>
        <w:t xml:space="preserve"> if the </w:t>
      </w:r>
      <w:r w:rsidRPr="0088763C">
        <w:rPr>
          <w:rFonts w:ascii="Courier New" w:hAnsi="Courier New" w:cs="Courier New"/>
          <w:noProof/>
          <w:sz w:val="18"/>
          <w:szCs w:val="18"/>
          <w:lang w:val="en-US"/>
        </w:rPr>
        <w:t>i</w:t>
      </w:r>
      <w:r>
        <w:rPr>
          <w:rFonts w:ascii="Courier New" w:hAnsi="Courier New" w:cs="Courier New"/>
          <w:noProof/>
          <w:sz w:val="18"/>
          <w:szCs w:val="18"/>
          <w:lang w:val="en-US"/>
        </w:rPr>
        <w:t>_max</w:t>
      </w:r>
      <w:r>
        <w:rPr>
          <w:rFonts w:ascii="Times New Roman" w:hAnsi="Times New Roman"/>
          <w:sz w:val="20"/>
          <w:szCs w:val="20"/>
          <w:lang w:val="en-US"/>
        </w:rPr>
        <w:t xml:space="preserve"> found in step 1 is &gt; -1</w:t>
      </w:r>
    </w:p>
    <w:p w:rsidR="00834EE0" w:rsidRDefault="00834EE0" w:rsidP="00834EE0">
      <w:pPr>
        <w:pStyle w:val="ListParagraph"/>
        <w:numPr>
          <w:ilvl w:val="0"/>
          <w:numId w:val="26"/>
        </w:numPr>
        <w:spacing w:after="180" w:line="240" w:lineRule="auto"/>
        <w:ind w:left="714" w:hanging="357"/>
        <w:contextualSpacing w:val="0"/>
        <w:jc w:val="both"/>
        <w:rPr>
          <w:rFonts w:ascii="Times New Roman" w:hAnsi="Times New Roman"/>
          <w:sz w:val="20"/>
          <w:szCs w:val="20"/>
          <w:lang w:val="en-US"/>
        </w:rPr>
      </w:pPr>
      <w:r>
        <w:rPr>
          <w:rFonts w:ascii="Times New Roman" w:hAnsi="Times New Roman"/>
          <w:sz w:val="20"/>
          <w:szCs w:val="20"/>
          <w:lang w:val="en-US"/>
        </w:rPr>
        <w:t xml:space="preserve">Step 4: again </w:t>
      </w:r>
      <w:r w:rsidRPr="003D2C31">
        <w:rPr>
          <w:rFonts w:ascii="Times New Roman" w:hAnsi="Times New Roman"/>
          <w:sz w:val="20"/>
          <w:szCs w:val="20"/>
          <w:lang w:val="en-US"/>
        </w:rPr>
        <w:t xml:space="preserve">expand value range of all </w:t>
      </w:r>
      <w:r>
        <w:rPr>
          <w:rFonts w:ascii="Courier New" w:hAnsi="Courier New" w:cs="Courier New"/>
          <w:noProof/>
          <w:sz w:val="18"/>
          <w:szCs w:val="18"/>
          <w:lang w:val="en-US"/>
        </w:rPr>
        <w:t>X[</w:t>
      </w:r>
      <w:r w:rsidRPr="003D2C31">
        <w:rPr>
          <w:rFonts w:ascii="Times New Roman" w:hAnsi="Times New Roman"/>
          <w:sz w:val="20"/>
          <w:szCs w:val="20"/>
          <w:lang w:val="en-US"/>
        </w:rPr>
        <w:t>i</w:t>
      </w:r>
      <w:r w:rsidRPr="003D2C31">
        <w:rPr>
          <w:rFonts w:ascii="Courier New" w:hAnsi="Courier New" w:cs="Courier New"/>
          <w:noProof/>
          <w:sz w:val="18"/>
          <w:szCs w:val="18"/>
          <w:lang w:val="en-US"/>
        </w:rPr>
        <w:t>]</w:t>
      </w:r>
      <w:r w:rsidRPr="003D2C31">
        <w:rPr>
          <w:rFonts w:ascii="Times New Roman" w:hAnsi="Times New Roman"/>
          <w:sz w:val="20"/>
          <w:szCs w:val="20"/>
          <w:lang w:val="en-US"/>
        </w:rPr>
        <w:t xml:space="preserve"> up to </w:t>
      </w:r>
      <w:r w:rsidRPr="003D2C31">
        <w:rPr>
          <w:rFonts w:ascii="Courier New" w:hAnsi="Courier New" w:cs="Courier New"/>
          <w:noProof/>
          <w:sz w:val="18"/>
          <w:szCs w:val="18"/>
          <w:lang w:val="en-US"/>
        </w:rPr>
        <w:t>i_ma</w:t>
      </w:r>
      <w:r>
        <w:rPr>
          <w:rFonts w:ascii="Courier New" w:hAnsi="Courier New" w:cs="Courier New"/>
          <w:noProof/>
          <w:sz w:val="18"/>
          <w:szCs w:val="18"/>
          <w:lang w:val="en-US"/>
        </w:rPr>
        <w:t>x</w:t>
      </w:r>
      <w:r>
        <w:rPr>
          <w:rFonts w:ascii="Times New Roman" w:hAnsi="Times New Roman"/>
          <w:sz w:val="20"/>
          <w:szCs w:val="20"/>
          <w:lang w:val="en-US"/>
        </w:rPr>
        <w:t xml:space="preserve"> as in step 2, but using the </w:t>
      </w:r>
      <w:r>
        <w:rPr>
          <w:rFonts w:ascii="Courier New" w:hAnsi="Courier New" w:cs="Courier New"/>
          <w:noProof/>
          <w:sz w:val="18"/>
          <w:szCs w:val="18"/>
          <w:lang w:val="en-US"/>
        </w:rPr>
        <w:t>i_max</w:t>
      </w:r>
      <w:r>
        <w:rPr>
          <w:rFonts w:ascii="Times New Roman" w:hAnsi="Times New Roman"/>
          <w:sz w:val="20"/>
          <w:szCs w:val="20"/>
          <w:lang w:val="en-US"/>
        </w:rPr>
        <w:t xml:space="preserve"> found in step 3</w:t>
      </w:r>
    </w:p>
    <w:p w:rsidR="00834EE0" w:rsidRPr="00A73113" w:rsidRDefault="00834EE0" w:rsidP="00834EE0">
      <w:pPr>
        <w:numPr>
          <w:ilvl w:val="0"/>
          <w:numId w:val="26"/>
        </w:numPr>
        <w:ind w:left="714" w:hanging="357"/>
        <w:jc w:val="both"/>
        <w:rPr>
          <w:lang w:val="en-US"/>
        </w:rPr>
      </w:pPr>
      <w:r>
        <w:rPr>
          <w:lang w:val="en-US"/>
        </w:rPr>
        <w:t xml:space="preserve">Step 5: finish and </w:t>
      </w:r>
      <w:r w:rsidRPr="003D2C31">
        <w:rPr>
          <w:lang w:val="en-US"/>
        </w:rPr>
        <w:t>always expand two lines</w:t>
      </w:r>
      <w:r w:rsidRPr="007B2364">
        <w:rPr>
          <w:lang w:val="en-US"/>
        </w:rPr>
        <w:t xml:space="preserve"> </w:t>
      </w:r>
      <w:r>
        <w:rPr>
          <w:lang w:val="en-US"/>
        </w:rPr>
        <w:t xml:space="preserve">at the latest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sidRPr="003D2C31">
        <w:rPr>
          <w:lang w:val="en-US"/>
        </w:rPr>
        <w:t xml:space="preserve"> </w:t>
      </w:r>
      <w:r>
        <w:rPr>
          <w:lang w:val="en-US"/>
        </w:rPr>
        <w:t xml:space="preserve">found, i.e. at </w:t>
      </w:r>
      <w:r w:rsidRPr="007D7662">
        <w:rPr>
          <w:i/>
          <w:lang w:val="en-US"/>
        </w:rPr>
        <w:t>k</w:t>
      </w:r>
      <w:r>
        <w:rPr>
          <w:lang w:val="en-US"/>
        </w:rPr>
        <w:t xml:space="preserve"> =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Pr>
          <w:lang w:val="en-US"/>
        </w:rPr>
        <w:t xml:space="preserve">+1,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Pr>
          <w:lang w:val="en-US"/>
        </w:rPr>
        <w:t xml:space="preserve">+2. If the line magnitude at </w:t>
      </w:r>
      <w:r w:rsidRPr="00B1657F">
        <w:rPr>
          <w:i/>
          <w:lang w:val="en-US"/>
        </w:rPr>
        <w:t>k</w:t>
      </w:r>
      <w:r>
        <w:rPr>
          <w:lang w:val="en-US"/>
        </w:rPr>
        <w:t xml:space="preserve"> is greater than or equal to 4, move it toward zero by two, otherwise multiply it by 0.5. As in the encoder all </w:t>
      </w:r>
      <w:r>
        <w:rPr>
          <w:rFonts w:ascii="Courier New" w:hAnsi="Courier New" w:cs="Courier New"/>
          <w:noProof/>
          <w:sz w:val="18"/>
          <w:szCs w:val="18"/>
          <w:lang w:val="en-US"/>
        </w:rPr>
        <w:t>i_</w:t>
      </w:r>
      <w:r w:rsidRPr="003D2C31">
        <w:rPr>
          <w:rFonts w:ascii="Courier New" w:hAnsi="Courier New" w:cs="Courier New"/>
          <w:noProof/>
          <w:sz w:val="18"/>
          <w:szCs w:val="18"/>
          <w:lang w:val="en-US"/>
        </w:rPr>
        <w:t>max</w:t>
      </w:r>
      <w:r w:rsidRPr="003D2C31">
        <w:rPr>
          <w:lang w:val="en-US"/>
        </w:rPr>
        <w:t xml:space="preserve"> </w:t>
      </w:r>
      <w:r>
        <w:rPr>
          <w:lang w:val="en-US"/>
        </w:rPr>
        <w:t xml:space="preserve">are initialized to –1. For details please see </w:t>
      </w:r>
      <w:r w:rsidRPr="007D7662">
        <w:rPr>
          <w:rFonts w:ascii="Courier New" w:hAnsi="Courier New" w:cs="Courier New"/>
          <w:noProof/>
          <w:sz w:val="18"/>
          <w:szCs w:val="18"/>
          <w:lang w:val="en-US"/>
        </w:rPr>
        <w:t>AdaptLowFreq</w:t>
      </w:r>
      <w:r>
        <w:rPr>
          <w:rFonts w:ascii="Courier New" w:hAnsi="Courier New" w:cs="Courier New"/>
          <w:noProof/>
          <w:sz w:val="18"/>
          <w:szCs w:val="18"/>
          <w:lang w:val="en-US"/>
        </w:rPr>
        <w:t>Dee</w:t>
      </w:r>
      <w:r w:rsidRPr="007D7662">
        <w:rPr>
          <w:rFonts w:ascii="Courier New" w:hAnsi="Courier New" w:cs="Courier New"/>
          <w:noProof/>
          <w:sz w:val="18"/>
          <w:szCs w:val="18"/>
          <w:lang w:val="en-US"/>
        </w:rPr>
        <w:t>mph()</w:t>
      </w:r>
      <w:r>
        <w:rPr>
          <w:lang w:val="en-US"/>
        </w:rPr>
        <w:t xml:space="preserve"> in tcx_utils.c.</w:t>
      </w:r>
    </w:p>
    <w:p w:rsidR="00834EE0" w:rsidRDefault="00834EE0" w:rsidP="00834EE0">
      <w:pPr>
        <w:pStyle w:val="Heading5"/>
      </w:pPr>
      <w:bookmarkStart w:id="242" w:name="_Toc393896661"/>
      <w:bookmarkStart w:id="243" w:name="_Toc393897585"/>
      <w:bookmarkStart w:id="244" w:name="_Toc393897832"/>
      <w:bookmarkStart w:id="245" w:name="_Toc394072130"/>
      <w:bookmarkStart w:id="246" w:name="_Toc394072727"/>
      <w:bookmarkStart w:id="247" w:name="_Toc394179134"/>
      <w:bookmarkStart w:id="248" w:name="_Toc394417752"/>
      <w:r>
        <w:t>6.2.2.3.3</w:t>
      </w:r>
      <w:r>
        <w:tab/>
        <w:t>Global gain decoding</w:t>
      </w:r>
      <w:bookmarkEnd w:id="233"/>
      <w:bookmarkEnd w:id="242"/>
      <w:bookmarkEnd w:id="243"/>
      <w:bookmarkEnd w:id="244"/>
      <w:bookmarkEnd w:id="245"/>
      <w:bookmarkEnd w:id="246"/>
      <w:bookmarkEnd w:id="247"/>
      <w:bookmarkEnd w:id="248"/>
    </w:p>
    <w:p w:rsidR="00834EE0" w:rsidRDefault="00834EE0" w:rsidP="00834EE0">
      <w:r>
        <w:t xml:space="preserve">The global gain </w:t>
      </w:r>
      <w:r w:rsidRPr="00D56930">
        <w:rPr>
          <w:position w:val="-10"/>
        </w:rPr>
        <w:object w:dxaOrig="520" w:dyaOrig="300">
          <v:shape id="_x0000_i1110" type="#_x0000_t75" style="width:25.5pt;height:15pt" o:ole="">
            <v:imagedata r:id="rId172" o:title=""/>
          </v:shape>
          <o:OLEObject Type="Embed" ProgID="Equation.3" ShapeID="_x0000_i1110" DrawAspect="Content" ObjectID="_1783089439" r:id="rId173"/>
        </w:object>
      </w:r>
      <w:r>
        <w:t xml:space="preserve"> is decoded from the index </w:t>
      </w:r>
      <w:r w:rsidRPr="00231EAA">
        <w:rPr>
          <w:position w:val="-14"/>
        </w:rPr>
        <w:object w:dxaOrig="760" w:dyaOrig="380">
          <v:shape id="_x0000_i1111" type="#_x0000_t75" style="width:37.9pt;height:18.4pt" o:ole="">
            <v:imagedata r:id="rId174" o:title=""/>
          </v:shape>
          <o:OLEObject Type="Embed" ProgID="Equation.DSMT4" ShapeID="_x0000_i1111" DrawAspect="Content" ObjectID="_1783089440" r:id="rId175"/>
        </w:object>
      </w:r>
      <w:r>
        <w:t xml:space="preserve"> transmitted in the bit</w:t>
      </w:r>
      <w:r>
        <w:tab/>
        <w:t>stream as follows:</w:t>
      </w:r>
    </w:p>
    <w:p w:rsidR="00834EE0" w:rsidRPr="00867620" w:rsidRDefault="00834EE0" w:rsidP="00834EE0">
      <w:pPr>
        <w:pStyle w:val="EQ"/>
        <w:rPr>
          <w:lang w:val="en-US"/>
        </w:rPr>
      </w:pPr>
      <w:r w:rsidRPr="009F57B5">
        <w:rPr>
          <w:lang w:val="en-US"/>
        </w:rPr>
        <w:tab/>
      </w:r>
      <w:r w:rsidRPr="002C7D60">
        <w:rPr>
          <w:position w:val="-34"/>
        </w:rPr>
        <w:object w:dxaOrig="2140" w:dyaOrig="780">
          <v:shape id="_x0000_i1112" type="#_x0000_t75" style="width:106.5pt;height:39.75pt" o:ole="">
            <v:imagedata r:id="rId176" o:title=""/>
          </v:shape>
          <o:OLEObject Type="Embed" ProgID="Equation.DSMT4" ShapeID="_x0000_i1112" DrawAspect="Content" ObjectID="_1783089441" r:id="rId177"/>
        </w:object>
      </w:r>
      <w:r w:rsidRPr="00867620">
        <w:rPr>
          <w:lang w:val="en-US"/>
        </w:rPr>
        <w:tab/>
      </w:r>
      <w:r w:rsidRPr="00506682">
        <w:rPr>
          <w:lang w:val="en-US"/>
        </w:rPr>
        <w:t>(</w:t>
      </w:r>
      <w:r w:rsidRPr="00506682">
        <w:fldChar w:fldCharType="begin"/>
      </w:r>
      <w:r w:rsidRPr="00506682">
        <w:rPr>
          <w:lang w:val="en-US"/>
        </w:rPr>
        <w:instrText xml:space="preserve"> SEQ eqn \* MERGEFORMAT </w:instrText>
      </w:r>
      <w:r w:rsidRPr="00506682">
        <w:fldChar w:fldCharType="separate"/>
      </w:r>
      <w:r w:rsidR="00716DC0">
        <w:rPr>
          <w:lang w:val="en-US"/>
        </w:rPr>
        <w:t>1763</w:t>
      </w:r>
      <w:r w:rsidRPr="00506682">
        <w:fldChar w:fldCharType="end"/>
      </w:r>
      <w:r w:rsidRPr="00506682">
        <w:rPr>
          <w:lang w:val="en-US"/>
        </w:rPr>
        <w:t>)</w:t>
      </w:r>
    </w:p>
    <w:p w:rsidR="00834EE0" w:rsidRDefault="00834EE0" w:rsidP="00834EE0">
      <w:pPr>
        <w:pStyle w:val="Heading5"/>
      </w:pPr>
      <w:bookmarkStart w:id="249" w:name="_Toc394072131"/>
      <w:bookmarkStart w:id="250" w:name="_Toc394072728"/>
      <w:bookmarkStart w:id="251" w:name="_Toc394179135"/>
      <w:bookmarkStart w:id="252" w:name="_Toc394417753"/>
      <w:r>
        <w:t>6.2.2.3.4</w:t>
      </w:r>
      <w:r>
        <w:tab/>
        <w:t>Residual bits decoding</w:t>
      </w:r>
      <w:bookmarkEnd w:id="249"/>
      <w:bookmarkEnd w:id="250"/>
      <w:bookmarkEnd w:id="251"/>
      <w:bookmarkEnd w:id="252"/>
    </w:p>
    <w:p w:rsidR="00834EE0" w:rsidRPr="00F24460" w:rsidRDefault="00834EE0" w:rsidP="00834EE0">
      <w:r>
        <w:t xml:space="preserve">At 13.2 kbps and above the 3 first bits are used for refining the global gain. The variable </w:t>
      </w:r>
      <w:r w:rsidRPr="00F17BD0">
        <w:rPr>
          <w:i/>
        </w:rPr>
        <w:t>n</w:t>
      </w:r>
      <w:r>
        <w:t xml:space="preserve"> is initialized to </w:t>
      </w:r>
      <w:r w:rsidRPr="00F24460">
        <w:rPr>
          <w:i/>
        </w:rPr>
        <w:t>0</w:t>
      </w:r>
      <w:r>
        <w:t>:</w:t>
      </w:r>
    </w:p>
    <w:p w:rsidR="00834EE0" w:rsidRDefault="00834EE0" w:rsidP="00834EE0">
      <w:r w:rsidRPr="00D56930">
        <w:rPr>
          <w:position w:val="-76"/>
        </w:rPr>
        <w:object w:dxaOrig="2340" w:dyaOrig="1660">
          <v:shape id="_x0000_i1113" type="#_x0000_t75" style="width:117pt;height:82.5pt" o:ole="">
            <v:imagedata r:id="rId178" o:title=""/>
          </v:shape>
          <o:OLEObject Type="Embed" ProgID="Equation.3" ShapeID="_x0000_i1113" DrawAspect="Content" ObjectID="_1783089442" r:id="rId179"/>
        </w:object>
      </w:r>
    </w:p>
    <w:p w:rsidR="00834EE0" w:rsidRDefault="00834EE0" w:rsidP="00834EE0">
      <w:r>
        <w:t>The following bits refine the non-zeroed decoded lines. 1 bit per non-zeroed spectral value is read. The rounding offset used in the first quantization stage with dead-zone is taking into account for computing the reconstructed points:</w:t>
      </w:r>
    </w:p>
    <w:p w:rsidR="00834EE0" w:rsidRDefault="00834EE0" w:rsidP="00834EE0">
      <w:r w:rsidRPr="00D56930">
        <w:rPr>
          <w:position w:val="-122"/>
        </w:rPr>
        <w:object w:dxaOrig="2860" w:dyaOrig="2540">
          <v:shape id="_x0000_i1114" type="#_x0000_t75" style="width:143.25pt;height:126.75pt" o:ole="">
            <v:imagedata r:id="rId180" o:title=""/>
          </v:shape>
          <o:OLEObject Type="Embed" ProgID="Equation.3" ShapeID="_x0000_i1114" DrawAspect="Content" ObjectID="_1783089443" r:id="rId181"/>
        </w:object>
      </w:r>
    </w:p>
    <w:p w:rsidR="00834EE0" w:rsidRDefault="00834EE0" w:rsidP="00834EE0">
      <w:r>
        <w:t>If at least 2 bits are left to read, a zeroed value is refined as:</w:t>
      </w:r>
    </w:p>
    <w:p w:rsidR="00834EE0" w:rsidRPr="005304A7" w:rsidRDefault="00834EE0" w:rsidP="00834EE0">
      <w:r w:rsidRPr="00D56930">
        <w:rPr>
          <w:position w:val="-122"/>
        </w:rPr>
        <w:object w:dxaOrig="2180" w:dyaOrig="2540">
          <v:shape id="_x0000_i1115" type="#_x0000_t75" style="width:108.75pt;height:126.75pt" o:ole="">
            <v:imagedata r:id="rId182" o:title=""/>
          </v:shape>
          <o:OLEObject Type="Embed" ProgID="Equation.3" ShapeID="_x0000_i1115" DrawAspect="Content" ObjectID="_1783089444" r:id="rId183"/>
        </w:object>
      </w:r>
    </w:p>
    <w:p w:rsidR="00834EE0" w:rsidRDefault="00834EE0" w:rsidP="00834EE0">
      <w:pPr>
        <w:pStyle w:val="Heading5"/>
      </w:pPr>
      <w:bookmarkStart w:id="253" w:name="_Toc393470115"/>
      <w:bookmarkStart w:id="254" w:name="_Toc393896663"/>
      <w:bookmarkStart w:id="255" w:name="_Toc393897587"/>
      <w:bookmarkStart w:id="256" w:name="_Toc393897834"/>
      <w:bookmarkStart w:id="257" w:name="_Toc394072132"/>
      <w:bookmarkStart w:id="258" w:name="_Toc394072729"/>
      <w:bookmarkStart w:id="259" w:name="_Toc394179136"/>
      <w:bookmarkStart w:id="260" w:name="_Toc394417754"/>
      <w:r>
        <w:t>6.2.2.3.5</w:t>
      </w:r>
      <w:r>
        <w:tab/>
        <w:t>TCX formant enhancement</w:t>
      </w:r>
      <w:bookmarkEnd w:id="253"/>
      <w:bookmarkEnd w:id="254"/>
      <w:bookmarkEnd w:id="255"/>
      <w:bookmarkEnd w:id="256"/>
      <w:bookmarkEnd w:id="257"/>
      <w:bookmarkEnd w:id="258"/>
      <w:bookmarkEnd w:id="259"/>
      <w:bookmarkEnd w:id="260"/>
    </w:p>
    <w:p w:rsidR="00834EE0" w:rsidRDefault="00834EE0" w:rsidP="00757A76">
      <w:pPr>
        <w:rPr>
          <w:lang w:val="en-US"/>
        </w:rPr>
      </w:pPr>
      <w:r>
        <w:rPr>
          <w:lang w:val="en-US"/>
        </w:rPr>
        <w:t xml:space="preserve">The TCX formant enhancement intends to replicate a behavior similar to that of the ACELP formant enhancement. It operates based on the LPC frequency-band gains, </w:t>
      </w:r>
      <w:r w:rsidRPr="00EF656D">
        <w:rPr>
          <w:rFonts w:ascii="Courier New" w:hAnsi="Courier New" w:cs="Courier New"/>
          <w:noProof/>
          <w:sz w:val="18"/>
          <w:szCs w:val="18"/>
          <w:lang w:val="en-US"/>
        </w:rPr>
        <w:t>lpcGains</w:t>
      </w:r>
      <w:r w:rsidRPr="000E47B7">
        <w:rPr>
          <w:lang w:val="en-US"/>
        </w:rPr>
        <w:t>[]</w:t>
      </w:r>
      <w:r>
        <w:rPr>
          <w:lang w:val="en-US"/>
        </w:rPr>
        <w:t>. First, the square-root of each gain is computed. Then,</w:t>
      </w:r>
    </w:p>
    <w:p w:rsidR="00834EE0" w:rsidRDefault="00834EE0" w:rsidP="00834EE0">
      <w:pPr>
        <w:pStyle w:val="PL"/>
        <w:rPr>
          <w:lang w:val="en-US"/>
        </w:rPr>
      </w:pPr>
      <w:r w:rsidRPr="00D56930">
        <w:rPr>
          <w:lang w:val="en-US"/>
        </w:rPr>
        <w:t xml:space="preserve">  fac = 1</w:t>
      </w:r>
      <w:r w:rsidRPr="00B1657F">
        <w:rPr>
          <w:lang w:val="en-US"/>
        </w:rPr>
        <w:t xml:space="preserve"> / min(</w:t>
      </w:r>
      <w:r>
        <w:rPr>
          <w:lang w:val="en-US"/>
        </w:rPr>
        <w:t>sqrtGains</w:t>
      </w:r>
      <w:r w:rsidRPr="00B1657F">
        <w:rPr>
          <w:lang w:val="en-US"/>
        </w:rPr>
        <w:t xml:space="preserve">[0], </w:t>
      </w:r>
      <w:r>
        <w:rPr>
          <w:lang w:val="en-US"/>
        </w:rPr>
        <w:t>sqrtGains</w:t>
      </w:r>
      <w:r w:rsidRPr="00B1657F">
        <w:rPr>
          <w:lang w:val="en-US"/>
        </w:rPr>
        <w:t>[1]);</w:t>
      </w:r>
    </w:p>
    <w:p w:rsidR="00834EE0" w:rsidRPr="00B1657F" w:rsidRDefault="00834EE0" w:rsidP="00834EE0">
      <w:pPr>
        <w:pStyle w:val="PL"/>
        <w:rPr>
          <w:lang w:val="en-US"/>
        </w:rPr>
      </w:pPr>
      <w:r w:rsidRPr="00D56930">
        <w:rPr>
          <w:lang w:val="en-US"/>
        </w:rPr>
        <w:t xml:space="preserve">  k = 0;</w:t>
      </w:r>
    </w:p>
    <w:p w:rsidR="00834EE0" w:rsidRPr="00B1657F" w:rsidRDefault="00834EE0" w:rsidP="00834EE0">
      <w:pPr>
        <w:pStyle w:val="PL"/>
        <w:rPr>
          <w:lang w:val="en-US"/>
        </w:rPr>
      </w:pPr>
      <w:r w:rsidRPr="00D56930">
        <w:rPr>
          <w:lang w:val="en-US"/>
        </w:rPr>
        <w:t xml:space="preserve">  for</w:t>
      </w:r>
      <w:r w:rsidRPr="00B1657F">
        <w:rPr>
          <w:lang w:val="en-US"/>
        </w:rPr>
        <w:t xml:space="preserve"> (i = 1; i &lt; </w:t>
      </w:r>
      <w:r>
        <w:rPr>
          <w:lang w:val="en-US"/>
        </w:rPr>
        <w:t>numGains</w:t>
      </w:r>
      <w:r w:rsidRPr="00B1657F">
        <w:rPr>
          <w:lang w:val="en-US"/>
        </w:rPr>
        <w:t xml:space="preserve"> - 1; i++) {</w:t>
      </w:r>
    </w:p>
    <w:p w:rsidR="00834EE0" w:rsidRPr="00B1657F" w:rsidRDefault="00834EE0" w:rsidP="00834EE0">
      <w:pPr>
        <w:pStyle w:val="PL"/>
        <w:rPr>
          <w:lang w:val="en-US"/>
        </w:rPr>
      </w:pPr>
      <w:r w:rsidRPr="00D56930">
        <w:rPr>
          <w:lang w:val="en-US"/>
        </w:rPr>
        <w:t xml:space="preserve">    if</w:t>
      </w:r>
      <w:r w:rsidRPr="00B1657F">
        <w:rPr>
          <w:lang w:val="en-US"/>
        </w:rPr>
        <w:t xml:space="preserve"> ((</w:t>
      </w:r>
      <w:r>
        <w:rPr>
          <w:lang w:val="en-US"/>
        </w:rPr>
        <w:t>sqrtGains</w:t>
      </w:r>
      <w:r w:rsidRPr="00B1657F">
        <w:rPr>
          <w:lang w:val="en-US"/>
        </w:rPr>
        <w:t xml:space="preserve">[i-1] &lt;= </w:t>
      </w:r>
      <w:r>
        <w:rPr>
          <w:lang w:val="en-US"/>
        </w:rPr>
        <w:t>sqrtGains</w:t>
      </w:r>
      <w:r w:rsidRPr="00B1657F">
        <w:rPr>
          <w:lang w:val="en-US"/>
        </w:rPr>
        <w:t>[i]) &amp;&amp; (</w:t>
      </w:r>
      <w:r>
        <w:rPr>
          <w:lang w:val="en-US"/>
        </w:rPr>
        <w:t>sqrtGains</w:t>
      </w:r>
      <w:r w:rsidRPr="00B1657F">
        <w:rPr>
          <w:lang w:val="en-US"/>
        </w:rPr>
        <w:t xml:space="preserve">[i+1] &lt;= </w:t>
      </w:r>
      <w:r>
        <w:rPr>
          <w:lang w:val="en-US"/>
        </w:rPr>
        <w:t>sqrtGains</w:t>
      </w:r>
      <w:r w:rsidRPr="00B1657F">
        <w:rPr>
          <w:lang w:val="en-US"/>
        </w:rPr>
        <w:t>[i])) {</w:t>
      </w:r>
    </w:p>
    <w:p w:rsidR="00834EE0" w:rsidRPr="00B1657F" w:rsidRDefault="00834EE0" w:rsidP="00834EE0">
      <w:pPr>
        <w:pStyle w:val="PL"/>
        <w:rPr>
          <w:lang w:val="en-US"/>
        </w:rPr>
      </w:pPr>
      <w:r w:rsidRPr="00D56930">
        <w:rPr>
          <w:lang w:val="en-US"/>
        </w:rPr>
        <w:t xml:space="preserve">      step = max(</w:t>
      </w:r>
      <w:r>
        <w:rPr>
          <w:lang w:val="en-US"/>
        </w:rPr>
        <w:t>sqrtGains</w:t>
      </w:r>
      <w:r w:rsidRPr="00B1657F">
        <w:rPr>
          <w:lang w:val="en-US"/>
        </w:rPr>
        <w:t xml:space="preserve">[i-1], </w:t>
      </w:r>
      <w:r>
        <w:rPr>
          <w:lang w:val="en-US"/>
        </w:rPr>
        <w:t>sqrtGains</w:t>
      </w:r>
      <w:r w:rsidRPr="00B1657F">
        <w:rPr>
          <w:lang w:val="en-US"/>
        </w:rPr>
        <w:t>[i+1]);</w:t>
      </w:r>
    </w:p>
    <w:p w:rsidR="00834EE0" w:rsidRPr="00B1657F" w:rsidRDefault="00834EE0" w:rsidP="00834EE0">
      <w:pPr>
        <w:pStyle w:val="PL"/>
        <w:rPr>
          <w:lang w:val="en-US"/>
        </w:rPr>
      </w:pPr>
      <w:r w:rsidRPr="00D56930">
        <w:rPr>
          <w:lang w:val="en-US"/>
        </w:rPr>
        <w:t xml:space="preserve">      step = (1</w:t>
      </w:r>
      <w:r w:rsidRPr="00B1657F">
        <w:rPr>
          <w:lang w:val="en-US"/>
        </w:rPr>
        <w:t xml:space="preserve"> / step - fac) / (i - </w:t>
      </w:r>
      <w:r>
        <w:rPr>
          <w:lang w:val="en-US"/>
        </w:rPr>
        <w:t>k</w:t>
      </w:r>
      <w:r w:rsidRPr="00B1657F">
        <w:rPr>
          <w:lang w:val="en-US"/>
        </w:rPr>
        <w:t>);</w:t>
      </w:r>
    </w:p>
    <w:p w:rsidR="00834EE0" w:rsidRPr="00B1657F" w:rsidRDefault="00834EE0" w:rsidP="00834EE0">
      <w:pPr>
        <w:pStyle w:val="PL"/>
        <w:rPr>
          <w:lang w:val="en-US"/>
        </w:rPr>
      </w:pPr>
      <w:r w:rsidRPr="00D56930">
        <w:rPr>
          <w:lang w:val="en-US"/>
        </w:rPr>
        <w:t xml:space="preserve">      </w:t>
      </w:r>
      <w:r>
        <w:rPr>
          <w:lang w:val="en-US"/>
        </w:rPr>
        <w:t>sqrtGains</w:t>
      </w:r>
      <w:r w:rsidRPr="00B1657F">
        <w:rPr>
          <w:lang w:val="en-US"/>
        </w:rPr>
        <w:t>[</w:t>
      </w:r>
      <w:r>
        <w:rPr>
          <w:lang w:val="en-US"/>
        </w:rPr>
        <w:t>k</w:t>
      </w:r>
      <w:r w:rsidRPr="00B1657F">
        <w:rPr>
          <w:lang w:val="en-US"/>
        </w:rPr>
        <w:t>] = 1;</w:t>
      </w:r>
    </w:p>
    <w:p w:rsidR="00834EE0" w:rsidRPr="00B1657F" w:rsidRDefault="00834EE0" w:rsidP="00834EE0">
      <w:pPr>
        <w:pStyle w:val="PL"/>
        <w:rPr>
          <w:lang w:val="en-US"/>
        </w:rPr>
      </w:pPr>
      <w:r w:rsidRPr="00D56930">
        <w:rPr>
          <w:lang w:val="en-US"/>
        </w:rPr>
        <w:t xml:space="preserve">      fac += step;</w:t>
      </w:r>
    </w:p>
    <w:p w:rsidR="00834EE0" w:rsidRPr="00B1657F" w:rsidRDefault="00834EE0" w:rsidP="00834EE0">
      <w:pPr>
        <w:pStyle w:val="PL"/>
        <w:rPr>
          <w:lang w:val="en-US"/>
        </w:rPr>
      </w:pPr>
      <w:r w:rsidRPr="00D56930">
        <w:rPr>
          <w:lang w:val="en-US"/>
        </w:rPr>
        <w:t xml:space="preserve">      for</w:t>
      </w:r>
      <w:r w:rsidRPr="00B1657F">
        <w:rPr>
          <w:lang w:val="en-US"/>
        </w:rPr>
        <w:t xml:space="preserve"> (j = </w:t>
      </w:r>
      <w:r>
        <w:rPr>
          <w:lang w:val="en-US"/>
        </w:rPr>
        <w:t>k</w:t>
      </w:r>
      <w:r w:rsidRPr="00B1657F">
        <w:rPr>
          <w:lang w:val="en-US"/>
        </w:rPr>
        <w:t xml:space="preserve"> + 1; j &lt; i; j++) {</w:t>
      </w:r>
    </w:p>
    <w:p w:rsidR="00834EE0" w:rsidRPr="00B1657F" w:rsidRDefault="00834EE0" w:rsidP="00834EE0">
      <w:pPr>
        <w:pStyle w:val="PL"/>
        <w:rPr>
          <w:lang w:val="en-US"/>
        </w:rPr>
      </w:pPr>
      <w:r w:rsidRPr="00D56930">
        <w:rPr>
          <w:lang w:val="en-US"/>
        </w:rPr>
        <w:t xml:space="preserve">        sqrtGains[j] = min(1</w:t>
      </w:r>
      <w:r w:rsidRPr="00B1657F">
        <w:rPr>
          <w:lang w:val="en-US"/>
        </w:rPr>
        <w:t xml:space="preserve">, </w:t>
      </w:r>
      <w:r>
        <w:rPr>
          <w:lang w:val="en-US"/>
        </w:rPr>
        <w:t>sqrtGains</w:t>
      </w:r>
      <w:r w:rsidRPr="00B1657F">
        <w:rPr>
          <w:lang w:val="en-US"/>
        </w:rPr>
        <w:t>[j] * fac);</w:t>
      </w:r>
    </w:p>
    <w:p w:rsidR="00834EE0" w:rsidRPr="00B1657F" w:rsidRDefault="00834EE0" w:rsidP="00834EE0">
      <w:pPr>
        <w:pStyle w:val="PL"/>
        <w:rPr>
          <w:lang w:val="en-US"/>
        </w:rPr>
      </w:pPr>
      <w:r w:rsidRPr="00D56930">
        <w:rPr>
          <w:lang w:val="en-US"/>
        </w:rPr>
        <w:t xml:space="preserve">        fac += step;</w:t>
      </w:r>
    </w:p>
    <w:p w:rsidR="00834EE0" w:rsidRPr="00B1657F" w:rsidRDefault="00834EE0" w:rsidP="00834EE0">
      <w:pPr>
        <w:pStyle w:val="PL"/>
        <w:rPr>
          <w:lang w:val="en-US"/>
        </w:rPr>
      </w:pPr>
      <w:r w:rsidRPr="00D56930">
        <w:rPr>
          <w:lang w:val="en-US"/>
        </w:rPr>
        <w:t xml:space="preserve">      }</w:t>
      </w:r>
    </w:p>
    <w:p w:rsidR="00834EE0" w:rsidRPr="00B1657F" w:rsidRDefault="00834EE0" w:rsidP="00834EE0">
      <w:pPr>
        <w:pStyle w:val="PL"/>
        <w:rPr>
          <w:lang w:val="en-US"/>
        </w:rPr>
      </w:pPr>
      <w:r w:rsidRPr="00D56930">
        <w:rPr>
          <w:lang w:val="en-US"/>
        </w:rPr>
        <w:t xml:space="preserve">      </w:t>
      </w:r>
      <w:r>
        <w:rPr>
          <w:lang w:val="en-US"/>
        </w:rPr>
        <w:t>k</w:t>
      </w:r>
      <w:r w:rsidRPr="00B1657F">
        <w:rPr>
          <w:lang w:val="en-US"/>
        </w:rPr>
        <w:t xml:space="preserve"> = i;</w:t>
      </w:r>
    </w:p>
    <w:p w:rsidR="00834EE0" w:rsidRPr="00483348" w:rsidRDefault="00834EE0" w:rsidP="00834EE0">
      <w:pPr>
        <w:pStyle w:val="PL"/>
        <w:rPr>
          <w:lang w:val="en-US"/>
        </w:rPr>
      </w:pPr>
      <w:r w:rsidRPr="00D56930">
        <w:rPr>
          <w:lang w:val="en-US"/>
        </w:rPr>
        <w:t xml:space="preserve">    </w:t>
      </w:r>
      <w:r w:rsidRPr="00483348">
        <w:rPr>
          <w:lang w:val="en-US"/>
        </w:rPr>
        <w:t>}</w:t>
      </w:r>
    </w:p>
    <w:p w:rsidR="00834EE0" w:rsidRPr="000E47B7" w:rsidRDefault="00834EE0" w:rsidP="00834EE0">
      <w:pPr>
        <w:pStyle w:val="PL"/>
        <w:rPr>
          <w:lang w:val="en-US"/>
        </w:rPr>
      </w:pPr>
      <w:r w:rsidRPr="00D56930">
        <w:rPr>
          <w:lang w:val="en-US"/>
        </w:rPr>
        <w:t xml:space="preserve">  }</w:t>
      </w:r>
    </w:p>
    <w:p w:rsidR="00834EE0" w:rsidRPr="000E47B7" w:rsidRDefault="00834EE0" w:rsidP="00834EE0">
      <w:pPr>
        <w:pStyle w:val="PL"/>
        <w:rPr>
          <w:lang w:val="en-US"/>
        </w:rPr>
      </w:pPr>
    </w:p>
    <w:p w:rsidR="00834EE0" w:rsidRDefault="00834EE0" w:rsidP="00757A76">
      <w:pPr>
        <w:rPr>
          <w:lang w:val="en-US"/>
        </w:rPr>
      </w:pPr>
      <w:r>
        <w:rPr>
          <w:lang w:val="en-US"/>
        </w:rPr>
        <w:t xml:space="preserve">where </w:t>
      </w:r>
      <w:r w:rsidRPr="000E47B7">
        <w:rPr>
          <w:rFonts w:ascii="Courier New" w:hAnsi="Courier New" w:cs="Courier New"/>
          <w:noProof/>
          <w:sz w:val="18"/>
          <w:szCs w:val="18"/>
          <w:lang w:val="en-US"/>
        </w:rPr>
        <w:t>sqrtGains</w:t>
      </w:r>
      <w:r w:rsidRPr="000E47B7">
        <w:rPr>
          <w:lang w:val="en-US"/>
        </w:rPr>
        <w:t>[]</w:t>
      </w:r>
      <w:r>
        <w:rPr>
          <w:lang w:val="en-US"/>
        </w:rPr>
        <w:t xml:space="preserve"> contains the square-roots of the </w:t>
      </w:r>
      <w:r>
        <w:rPr>
          <w:rFonts w:ascii="Courier New" w:hAnsi="Courier New" w:cs="Courier New"/>
          <w:noProof/>
          <w:sz w:val="18"/>
          <w:szCs w:val="18"/>
          <w:lang w:val="en-US"/>
        </w:rPr>
        <w:t>lp</w:t>
      </w:r>
      <w:r w:rsidRPr="000E47B7">
        <w:rPr>
          <w:rFonts w:ascii="Courier New" w:hAnsi="Courier New" w:cs="Courier New"/>
          <w:noProof/>
          <w:sz w:val="18"/>
          <w:szCs w:val="18"/>
          <w:lang w:val="en-US"/>
        </w:rPr>
        <w:t>cGains</w:t>
      </w:r>
      <w:r w:rsidRPr="000E47B7">
        <w:rPr>
          <w:lang w:val="en-US"/>
        </w:rPr>
        <w:t>[]</w:t>
      </w:r>
      <w:r>
        <w:rPr>
          <w:lang w:val="en-US"/>
        </w:rPr>
        <w:t xml:space="preserve">, and </w:t>
      </w:r>
      <w:r w:rsidRPr="000E47B7">
        <w:rPr>
          <w:rFonts w:ascii="Courier New" w:hAnsi="Courier New" w:cs="Courier New"/>
          <w:noProof/>
          <w:sz w:val="18"/>
          <w:szCs w:val="18"/>
          <w:lang w:val="en-US"/>
        </w:rPr>
        <w:t>numGains</w:t>
      </w:r>
      <w:r>
        <w:rPr>
          <w:lang w:val="en-US"/>
        </w:rPr>
        <w:t xml:space="preserve"> denotes the number of LPC gains. In order to complete the above algorithm for the last gain at </w:t>
      </w:r>
      <w:r>
        <w:rPr>
          <w:i/>
          <w:lang w:val="en-US"/>
        </w:rPr>
        <w:t>i</w:t>
      </w:r>
      <w:r>
        <w:rPr>
          <w:lang w:val="en-US"/>
        </w:rPr>
        <w:t xml:space="preserve"> = </w:t>
      </w:r>
      <w:r>
        <w:rPr>
          <w:rFonts w:ascii="Courier New" w:hAnsi="Courier New" w:cs="Courier New"/>
          <w:noProof/>
          <w:sz w:val="18"/>
          <w:szCs w:val="18"/>
          <w:lang w:val="en-US"/>
        </w:rPr>
        <w:t>numGains</w:t>
      </w:r>
      <w:r w:rsidRPr="004534BD">
        <w:rPr>
          <w:lang w:val="en-US"/>
        </w:rPr>
        <w:t xml:space="preserve"> – 1,</w:t>
      </w:r>
      <w:r>
        <w:rPr>
          <w:lang w:val="en-US"/>
        </w:rPr>
        <w:t xml:space="preserve"> the following operation is executed,</w:t>
      </w:r>
    </w:p>
    <w:p w:rsidR="00834EE0" w:rsidRPr="004534BD" w:rsidRDefault="00834EE0" w:rsidP="00834EE0">
      <w:pPr>
        <w:pStyle w:val="PL"/>
        <w:rPr>
          <w:rFonts w:cs="Courier New"/>
          <w:sz w:val="18"/>
          <w:szCs w:val="18"/>
          <w:lang w:val="en-US"/>
        </w:rPr>
      </w:pPr>
      <w:r>
        <w:rPr>
          <w:lang w:val="en-US"/>
        </w:rPr>
        <w:t xml:space="preserve">      </w:t>
      </w:r>
      <w:r w:rsidRPr="004534BD">
        <w:rPr>
          <w:rFonts w:cs="Courier New"/>
          <w:sz w:val="18"/>
          <w:szCs w:val="18"/>
          <w:lang w:val="en-US"/>
        </w:rPr>
        <w:t>step = min(</w:t>
      </w:r>
      <w:r>
        <w:rPr>
          <w:rFonts w:cs="Courier New"/>
          <w:sz w:val="18"/>
          <w:szCs w:val="18"/>
          <w:lang w:val="en-US"/>
        </w:rPr>
        <w:t>sqrtGains</w:t>
      </w:r>
      <w:r w:rsidRPr="004534BD">
        <w:rPr>
          <w:rFonts w:cs="Courier New"/>
          <w:sz w:val="18"/>
          <w:szCs w:val="18"/>
          <w:lang w:val="en-US"/>
        </w:rPr>
        <w:t xml:space="preserve">[i-1], </w:t>
      </w:r>
      <w:r>
        <w:rPr>
          <w:rFonts w:cs="Courier New"/>
          <w:sz w:val="18"/>
          <w:szCs w:val="18"/>
          <w:lang w:val="en-US"/>
        </w:rPr>
        <w:t>sqrtGains</w:t>
      </w:r>
      <w:r w:rsidRPr="004534BD">
        <w:rPr>
          <w:rFonts w:cs="Courier New"/>
          <w:sz w:val="18"/>
          <w:szCs w:val="18"/>
          <w:lang w:val="en-US"/>
        </w:rPr>
        <w:t>[i])</w:t>
      </w:r>
      <w:r>
        <w:rPr>
          <w:rFonts w:cs="Courier New"/>
          <w:sz w:val="18"/>
          <w:szCs w:val="18"/>
          <w:lang w:val="en-US"/>
        </w:rPr>
        <w:t>,</w:t>
      </w:r>
    </w:p>
    <w:p w:rsidR="00834EE0" w:rsidRPr="004534BD" w:rsidRDefault="00834EE0" w:rsidP="00834EE0">
      <w:pPr>
        <w:pStyle w:val="PL"/>
        <w:rPr>
          <w:lang w:val="en-US"/>
        </w:rPr>
      </w:pPr>
    </w:p>
    <w:p w:rsidR="00834EE0" w:rsidRDefault="00834EE0" w:rsidP="00757A76">
      <w:pPr>
        <w:rPr>
          <w:lang w:val="en-US"/>
        </w:rPr>
      </w:pPr>
      <w:r>
        <w:rPr>
          <w:lang w:val="en-US"/>
        </w:rPr>
        <w:t xml:space="preserve">and the above steps inside the </w:t>
      </w:r>
      <w:r w:rsidRPr="00D56930">
        <w:rPr>
          <w:rFonts w:ascii="Courier New" w:hAnsi="Courier New"/>
          <w:sz w:val="18"/>
          <w:lang w:val="en-US"/>
        </w:rPr>
        <w:t>if</w:t>
      </w:r>
      <w:r>
        <w:rPr>
          <w:lang w:val="en-US"/>
        </w:rPr>
        <w:t>-condition, starting with “</w:t>
      </w:r>
      <w:r>
        <w:rPr>
          <w:rFonts w:ascii="Courier New" w:hAnsi="Courier New" w:cs="Courier New"/>
          <w:noProof/>
          <w:sz w:val="18"/>
          <w:szCs w:val="18"/>
          <w:lang w:val="en-US"/>
        </w:rPr>
        <w:t>step = (1</w:t>
      </w:r>
      <w:r w:rsidRPr="001848F9">
        <w:rPr>
          <w:rFonts w:ascii="Courier New" w:hAnsi="Courier New" w:cs="Courier New"/>
          <w:noProof/>
          <w:sz w:val="16"/>
          <w:szCs w:val="16"/>
          <w:lang w:val="en-US"/>
        </w:rPr>
        <w:t xml:space="preserve"> </w:t>
      </w:r>
      <w:r w:rsidRPr="00B1657F">
        <w:rPr>
          <w:rFonts w:ascii="Courier New" w:hAnsi="Courier New" w:cs="Courier New"/>
          <w:noProof/>
          <w:sz w:val="18"/>
          <w:szCs w:val="18"/>
          <w:lang w:val="en-US"/>
        </w:rPr>
        <w:t xml:space="preserve">/ step </w:t>
      </w:r>
      <w:r>
        <w:rPr>
          <w:rFonts w:ascii="Courier New" w:hAnsi="Courier New" w:cs="Courier New"/>
          <w:noProof/>
          <w:sz w:val="18"/>
          <w:szCs w:val="18"/>
          <w:lang w:val="en-US"/>
        </w:rPr>
        <w:t>– fac) / (i</w:t>
      </w:r>
      <w:r w:rsidRPr="001848F9">
        <w:rPr>
          <w:rFonts w:ascii="Courier New" w:hAnsi="Courier New" w:cs="Courier New"/>
          <w:noProof/>
          <w:sz w:val="16"/>
          <w:szCs w:val="16"/>
          <w:lang w:val="en-US"/>
        </w:rPr>
        <w:t xml:space="preserve"> </w:t>
      </w:r>
      <w:r>
        <w:rPr>
          <w:rFonts w:ascii="Courier New" w:hAnsi="Courier New" w:cs="Courier New"/>
          <w:noProof/>
          <w:sz w:val="18"/>
          <w:szCs w:val="18"/>
          <w:lang w:val="en-US"/>
        </w:rPr>
        <w:t>– k)</w:t>
      </w:r>
      <w:r>
        <w:rPr>
          <w:lang w:val="en-US"/>
        </w:rPr>
        <w:t xml:space="preserve">”, are repeated. Finally, we set </w:t>
      </w:r>
      <w:r w:rsidRPr="00F65842">
        <w:rPr>
          <w:rFonts w:ascii="Courier New" w:hAnsi="Courier New" w:cs="Courier New"/>
          <w:noProof/>
          <w:sz w:val="18"/>
          <w:szCs w:val="18"/>
          <w:lang w:val="en-US"/>
        </w:rPr>
        <w:t>sqrtGains</w:t>
      </w:r>
      <w:r>
        <w:rPr>
          <w:lang w:val="en-US"/>
        </w:rPr>
        <w:t>[</w:t>
      </w:r>
      <w:r>
        <w:rPr>
          <w:rFonts w:ascii="Courier New" w:hAnsi="Courier New" w:cs="Courier New"/>
          <w:noProof/>
          <w:sz w:val="18"/>
          <w:szCs w:val="18"/>
          <w:lang w:val="en-US"/>
        </w:rPr>
        <w:t>numGains</w:t>
      </w:r>
      <w:r w:rsidRPr="00F65842">
        <w:rPr>
          <w:vertAlign w:val="subscript"/>
          <w:lang w:val="en-US"/>
        </w:rPr>
        <w:t xml:space="preserve"> </w:t>
      </w:r>
      <w:r w:rsidRPr="004534BD">
        <w:rPr>
          <w:lang w:val="en-US"/>
        </w:rPr>
        <w:t>–</w:t>
      </w:r>
      <w:r w:rsidRPr="00F65842">
        <w:rPr>
          <w:vertAlign w:val="subscript"/>
          <w:lang w:val="en-US"/>
        </w:rPr>
        <w:t xml:space="preserve"> </w:t>
      </w:r>
      <w:r w:rsidRPr="004534BD">
        <w:rPr>
          <w:lang w:val="en-US"/>
        </w:rPr>
        <w:t>1</w:t>
      </w:r>
      <w:r>
        <w:rPr>
          <w:lang w:val="en-US"/>
        </w:rPr>
        <w:t xml:space="preserve">] = 1 and multiply the modified set of gains onto the </w:t>
      </w:r>
      <w:r w:rsidRPr="00976C03">
        <w:rPr>
          <w:lang w:val="en-US"/>
        </w:rPr>
        <w:t>dec</w:t>
      </w:r>
      <w:r>
        <w:rPr>
          <w:lang w:val="en-US"/>
        </w:rPr>
        <w:t>oded spectrum:</w:t>
      </w:r>
    </w:p>
    <w:p w:rsidR="00834EE0" w:rsidRPr="00301678" w:rsidRDefault="00834EE0" w:rsidP="00834EE0">
      <w:pPr>
        <w:pStyle w:val="PL"/>
      </w:pPr>
      <w:r w:rsidRPr="00301678">
        <w:t xml:space="preserve">  for (i = j = 0; i &lt; </w:t>
      </w:r>
      <w:r w:rsidRPr="00301678">
        <w:rPr>
          <w:position w:val="-12"/>
        </w:rPr>
        <w:object w:dxaOrig="499" w:dyaOrig="380">
          <v:shape id="_x0000_i1116" type="#_x0000_t75" style="width:24.75pt;height:19.15pt" o:ole="">
            <v:imagedata r:id="rId184" o:title=""/>
          </v:shape>
          <o:OLEObject Type="Embed" ProgID="Equation.3" ShapeID="_x0000_i1116" DrawAspect="Content" ObjectID="_1783089445" r:id="rId185"/>
        </w:object>
      </w:r>
      <w:r w:rsidRPr="00301678">
        <w:t xml:space="preserve"> j++) {</w:t>
      </w:r>
    </w:p>
    <w:p w:rsidR="00834EE0" w:rsidRPr="00301678" w:rsidRDefault="00834EE0" w:rsidP="00834EE0">
      <w:pPr>
        <w:pStyle w:val="PL"/>
      </w:pPr>
      <w:r w:rsidRPr="00301678">
        <w:t xml:space="preserve">    for (k = 0; k &lt; </w:t>
      </w:r>
      <w:r w:rsidRPr="00301678">
        <w:rPr>
          <w:position w:val="-12"/>
        </w:rPr>
        <w:object w:dxaOrig="499" w:dyaOrig="380">
          <v:shape id="_x0000_i1117" type="#_x0000_t75" style="width:24.75pt;height:19.15pt" o:ole="">
            <v:imagedata r:id="rId186" o:title=""/>
          </v:shape>
          <o:OLEObject Type="Embed" ProgID="Equation.3" ShapeID="_x0000_i1117" DrawAspect="Content" ObjectID="_1783089446" r:id="rId187"/>
        </w:object>
      </w:r>
      <w:r w:rsidRPr="00301678">
        <w:t>/ numGains; i++, k++) {</w:t>
      </w:r>
    </w:p>
    <w:p w:rsidR="00834EE0" w:rsidRPr="00301678" w:rsidRDefault="00834EE0" w:rsidP="00834EE0">
      <w:pPr>
        <w:pStyle w:val="PL"/>
      </w:pPr>
      <w:r w:rsidRPr="00301678">
        <w:t xml:space="preserve">      </w:t>
      </w:r>
      <w:r w:rsidRPr="00301678">
        <w:rPr>
          <w:position w:val="-10"/>
        </w:rPr>
        <w:object w:dxaOrig="400" w:dyaOrig="340">
          <v:shape id="_x0000_i1118" type="#_x0000_t75" style="width:20.25pt;height:17.25pt" o:ole="">
            <v:imagedata r:id="rId188" o:title=""/>
          </v:shape>
          <o:OLEObject Type="Embed" ProgID="Equation.3" ShapeID="_x0000_i1118" DrawAspect="Content" ObjectID="_1783089447" r:id="rId189"/>
        </w:object>
      </w:r>
      <w:r w:rsidRPr="00301678">
        <w:t>[i] *= sqrtGains[j];</w:t>
      </w:r>
    </w:p>
    <w:p w:rsidR="00834EE0" w:rsidRPr="00301678" w:rsidRDefault="00834EE0" w:rsidP="00834EE0">
      <w:pPr>
        <w:pStyle w:val="PL"/>
      </w:pPr>
      <w:r w:rsidRPr="00301678">
        <w:t xml:space="preserve">    }</w:t>
      </w:r>
    </w:p>
    <w:p w:rsidR="00834EE0" w:rsidRPr="00301678" w:rsidRDefault="00834EE0" w:rsidP="00834EE0">
      <w:pPr>
        <w:pStyle w:val="PL"/>
      </w:pPr>
      <w:r w:rsidRPr="00301678">
        <w:t xml:space="preserve">  }</w:t>
      </w:r>
    </w:p>
    <w:p w:rsidR="00834EE0" w:rsidRPr="00F65842" w:rsidRDefault="00834EE0" w:rsidP="00834EE0">
      <w:pPr>
        <w:autoSpaceDE w:val="0"/>
        <w:autoSpaceDN w:val="0"/>
        <w:adjustRightInd w:val="0"/>
        <w:spacing w:after="0"/>
        <w:rPr>
          <w:rFonts w:ascii="Courier New" w:hAnsi="Courier New" w:cs="Courier New"/>
          <w:noProof/>
          <w:sz w:val="18"/>
          <w:szCs w:val="18"/>
          <w:lang w:val="en-US"/>
        </w:rPr>
      </w:pPr>
    </w:p>
    <w:p w:rsidR="00834EE0" w:rsidRPr="005E21FD" w:rsidRDefault="00834EE0" w:rsidP="00834EE0">
      <w:r>
        <w:rPr>
          <w:lang w:val="en-US"/>
        </w:rPr>
        <w:t xml:space="preserve">with </w:t>
      </w:r>
      <w:r w:rsidRPr="00301678">
        <w:rPr>
          <w:position w:val="-10"/>
        </w:rPr>
        <w:object w:dxaOrig="400" w:dyaOrig="340">
          <v:shape id="_x0000_i1119" type="#_x0000_t75" style="width:20.25pt;height:17.25pt" o:ole="">
            <v:imagedata r:id="rId168" o:title=""/>
          </v:shape>
          <o:OLEObject Type="Embed" ProgID="Equation.3" ShapeID="_x0000_i1119" DrawAspect="Content" ObjectID="_1783089448" r:id="rId190"/>
        </w:object>
      </w:r>
      <w:r>
        <w:rPr>
          <w:lang w:val="en-US"/>
        </w:rPr>
        <w:t xml:space="preserve"> being the decoded spectrum. </w:t>
      </w:r>
      <w:r w:rsidRPr="009F57B5">
        <w:t>Like</w:t>
      </w:r>
      <w:r>
        <w:rPr>
          <w:lang w:val="en-US"/>
        </w:rPr>
        <w:t xml:space="preserve"> its ACELP counterpart, TCX formant enhancement is only used at 9.6 kbps.</w:t>
      </w:r>
    </w:p>
    <w:p w:rsidR="00834EE0" w:rsidRDefault="00834EE0" w:rsidP="00834EE0">
      <w:pPr>
        <w:pStyle w:val="Heading5"/>
      </w:pPr>
      <w:bookmarkStart w:id="261" w:name="_Toc393470116"/>
      <w:bookmarkStart w:id="262" w:name="_Toc393896664"/>
      <w:bookmarkStart w:id="263" w:name="_Toc393897588"/>
      <w:bookmarkStart w:id="264" w:name="_Toc393897835"/>
      <w:bookmarkStart w:id="265" w:name="_Toc394072133"/>
      <w:bookmarkStart w:id="266" w:name="_Toc394072730"/>
      <w:bookmarkStart w:id="267" w:name="_Toc394179137"/>
      <w:bookmarkStart w:id="268" w:name="_Toc394417755"/>
      <w:r>
        <w:t>6.2.2.3.6</w:t>
      </w:r>
      <w:r>
        <w:tab/>
        <w:t>Noise Filling</w:t>
      </w:r>
      <w:bookmarkEnd w:id="261"/>
      <w:bookmarkEnd w:id="262"/>
      <w:bookmarkEnd w:id="263"/>
      <w:bookmarkEnd w:id="264"/>
      <w:bookmarkEnd w:id="265"/>
      <w:bookmarkEnd w:id="266"/>
      <w:bookmarkEnd w:id="267"/>
      <w:bookmarkEnd w:id="268"/>
    </w:p>
    <w:p w:rsidR="00834EE0" w:rsidRDefault="00834EE0" w:rsidP="00834EE0">
      <w:r>
        <w:t xml:space="preserve">Noise filling is applied to fill gaps in the MDCT spectrum where coefficients have been quantized to zero. Pseudo-random noise is inserted into the gaps, starting at bin </w:t>
      </w:r>
      <w:r w:rsidRPr="009F57B5">
        <w:rPr>
          <w:position w:val="-10"/>
        </w:rPr>
        <w:object w:dxaOrig="700" w:dyaOrig="300">
          <v:shape id="_x0000_i1120" type="#_x0000_t75" style="width:35.25pt;height:15pt" o:ole="">
            <v:imagedata r:id="rId191" o:title=""/>
          </v:shape>
          <o:OLEObject Type="Embed" ProgID="Equation.3" ShapeID="_x0000_i1120" DrawAspect="Content" ObjectID="_1783089449" r:id="rId192"/>
        </w:object>
      </w:r>
      <w:r>
        <w:t xml:space="preserve"> up to bin </w:t>
      </w:r>
      <w:r w:rsidRPr="006F139D">
        <w:rPr>
          <w:position w:val="-14"/>
        </w:rPr>
        <w:object w:dxaOrig="920" w:dyaOrig="340">
          <v:shape id="_x0000_i1121" type="#_x0000_t75" style="width:46.5pt;height:16.9pt" o:ole="">
            <v:imagedata r:id="rId193" o:title=""/>
          </v:shape>
          <o:OLEObject Type="Embed" ProgID="Equation.3" ShapeID="_x0000_i1121" DrawAspect="Content" ObjectID="_1783089450" r:id="rId194"/>
        </w:object>
      </w:r>
      <w:r>
        <w:t xml:space="preserve">. The amount of noise inserted is controlled by a noise factor transmitted in the bit stream. To compensate for LPC tilt, a tilt compensation factor is computed. At each side of a noise filling segment a fadeout over </w:t>
      </w:r>
      <w:r w:rsidRPr="009F57B5">
        <w:rPr>
          <w:position w:val="-10"/>
        </w:rPr>
        <w:object w:dxaOrig="360" w:dyaOrig="300">
          <v:shape id="_x0000_i1122" type="#_x0000_t75" style="width:18pt;height:15pt" o:ole="">
            <v:imagedata r:id="rId195" o:title=""/>
          </v:shape>
          <o:OLEObject Type="Embed" ProgID="Equation.3" ShapeID="_x0000_i1122" DrawAspect="Content" ObjectID="_1783089451" r:id="rId196"/>
        </w:object>
      </w:r>
      <w:r>
        <w:t xml:space="preserve"> bins is applied to the inserted noise to smooth the transition.</w:t>
      </w:r>
    </w:p>
    <w:p w:rsidR="00834EE0" w:rsidRDefault="00834EE0" w:rsidP="00834EE0">
      <w:r>
        <w:t xml:space="preserve">The start and stop bins </w:t>
      </w:r>
      <w:r w:rsidRPr="009F57B5">
        <w:rPr>
          <w:position w:val="-10"/>
        </w:rPr>
        <w:object w:dxaOrig="700" w:dyaOrig="300">
          <v:shape id="_x0000_i1123" type="#_x0000_t75" style="width:35.25pt;height:15pt" o:ole="">
            <v:imagedata r:id="rId197" o:title=""/>
          </v:shape>
          <o:OLEObject Type="Embed" ProgID="Equation.3" ShapeID="_x0000_i1123" DrawAspect="Content" ObjectID="_1783089452" r:id="rId198"/>
        </w:object>
      </w:r>
      <w:r>
        <w:t xml:space="preserve"> and </w:t>
      </w:r>
      <w:r w:rsidRPr="006F139D">
        <w:rPr>
          <w:position w:val="-14"/>
        </w:rPr>
        <w:object w:dxaOrig="660" w:dyaOrig="340">
          <v:shape id="_x0000_i1124" type="#_x0000_t75" style="width:33pt;height:16.9pt" o:ole="">
            <v:imagedata r:id="rId199" o:title=""/>
          </v:shape>
          <o:OLEObject Type="Embed" ProgID="Equation.3" ShapeID="_x0000_i1124" DrawAspect="Content" ObjectID="_1783089453" r:id="rId200"/>
        </w:object>
      </w:r>
      <w:r>
        <w:t xml:space="preserve"> are determined as described in </w:t>
      </w:r>
      <w:r w:rsidR="00436B33">
        <w:rPr>
          <w:rFonts w:hint="eastAsia"/>
          <w:lang w:eastAsia="zh-CN"/>
        </w:rPr>
        <w:t>subclause</w:t>
      </w:r>
      <w:r>
        <w:t xml:space="preserve"> </w:t>
      </w:r>
      <w:r w:rsidRPr="005E21FD">
        <w:t>5.3.</w:t>
      </w:r>
      <w:r>
        <w:t xml:space="preserve">3.2.10.2 . </w:t>
      </w:r>
      <w:r w:rsidRPr="006F139D">
        <w:rPr>
          <w:position w:val="-14"/>
        </w:rPr>
        <w:object w:dxaOrig="900" w:dyaOrig="340">
          <v:shape id="_x0000_i1125" type="#_x0000_t75" style="width:45pt;height:16.9pt" o:ole="">
            <v:imagedata r:id="rId201" o:title=""/>
          </v:shape>
          <o:OLEObject Type="Embed" ProgID="Equation.3" ShapeID="_x0000_i1125" DrawAspect="Content" ObjectID="_1783089454" r:id="rId202"/>
        </w:object>
      </w:r>
      <w:r>
        <w:t xml:space="preserve"> is set to the same value as </w:t>
      </w:r>
      <w:r w:rsidRPr="006F139D">
        <w:rPr>
          <w:position w:val="-14"/>
        </w:rPr>
        <w:object w:dxaOrig="660" w:dyaOrig="340">
          <v:shape id="_x0000_i1126" type="#_x0000_t75" style="width:33pt;height:16.9pt" o:ole="">
            <v:imagedata r:id="rId203" o:title=""/>
          </v:shape>
          <o:OLEObject Type="Embed" ProgID="Equation.3" ShapeID="_x0000_i1126" DrawAspect="Content" ObjectID="_1783089455" r:id="rId204"/>
        </w:object>
      </w:r>
      <w:r>
        <w:t>:</w:t>
      </w:r>
    </w:p>
    <w:p w:rsidR="00834EE0" w:rsidRPr="00867620" w:rsidRDefault="00834EE0" w:rsidP="00834EE0">
      <w:pPr>
        <w:pStyle w:val="EQ"/>
        <w:rPr>
          <w:lang w:val="en-US"/>
        </w:rPr>
      </w:pPr>
      <w:r w:rsidRPr="009F57B5">
        <w:rPr>
          <w:lang w:val="en-US"/>
        </w:rPr>
        <w:tab/>
      </w:r>
      <w:r w:rsidRPr="006F139D">
        <w:rPr>
          <w:position w:val="-14"/>
        </w:rPr>
        <w:object w:dxaOrig="1719" w:dyaOrig="340">
          <v:shape id="_x0000_i1127" type="#_x0000_t75" style="width:86.25pt;height:16.9pt" o:ole="">
            <v:imagedata r:id="rId205" o:title=""/>
          </v:shape>
          <o:OLEObject Type="Embed" ProgID="Equation.3" ShapeID="_x0000_i1127" DrawAspect="Content" ObjectID="_1783089456" r:id="rId206"/>
        </w:object>
      </w:r>
      <w:r w:rsidRPr="00867620">
        <w:rPr>
          <w:lang w:val="en-US"/>
        </w:rPr>
        <w:tab/>
      </w:r>
      <w:r w:rsidRPr="00506682">
        <w:rPr>
          <w:lang w:val="en-US"/>
        </w:rPr>
        <w:t>(</w:t>
      </w:r>
      <w:r w:rsidRPr="00506682">
        <w:fldChar w:fldCharType="begin"/>
      </w:r>
      <w:r w:rsidRPr="00506682">
        <w:rPr>
          <w:lang w:val="en-US"/>
        </w:rPr>
        <w:instrText xml:space="preserve"> SEQ eqn \* MERGEFORMAT </w:instrText>
      </w:r>
      <w:r w:rsidRPr="00506682">
        <w:fldChar w:fldCharType="separate"/>
      </w:r>
      <w:r w:rsidR="00716DC0">
        <w:rPr>
          <w:lang w:val="en-US"/>
        </w:rPr>
        <w:t>1764</w:t>
      </w:r>
      <w:r w:rsidRPr="00506682">
        <w:fldChar w:fldCharType="end"/>
      </w:r>
      <w:r w:rsidRPr="00506682">
        <w:rPr>
          <w:lang w:val="en-US"/>
        </w:rPr>
        <w:t>)</w:t>
      </w:r>
    </w:p>
    <w:p w:rsidR="00834EE0" w:rsidRDefault="00834EE0" w:rsidP="00834EE0">
      <w:r>
        <w:t xml:space="preserve">Computation of the tilt compensation factor </w:t>
      </w:r>
      <w:r w:rsidRPr="009F57B5">
        <w:rPr>
          <w:position w:val="-10"/>
        </w:rPr>
        <w:object w:dxaOrig="360" w:dyaOrig="300">
          <v:shape id="_x0000_i1128" type="#_x0000_t75" style="width:18pt;height:15pt" o:ole="">
            <v:imagedata r:id="rId207" o:title=""/>
          </v:shape>
          <o:OLEObject Type="Embed" ProgID="Equation.3" ShapeID="_x0000_i1128" DrawAspect="Content" ObjectID="_1783089457" r:id="rId208"/>
        </w:object>
      </w:r>
      <w:r>
        <w:t xml:space="preserve"> is described in </w:t>
      </w:r>
      <w:r w:rsidR="00436B33">
        <w:rPr>
          <w:rFonts w:hint="eastAsia"/>
          <w:lang w:eastAsia="zh-CN"/>
        </w:rPr>
        <w:t>subclause</w:t>
      </w:r>
      <w:r>
        <w:t xml:space="preserve"> 5.3.3.2.10.1. The transition width </w:t>
      </w:r>
      <w:r w:rsidRPr="00E42E2A">
        <w:rPr>
          <w:position w:val="-12"/>
        </w:rPr>
        <w:object w:dxaOrig="440" w:dyaOrig="360">
          <v:shape id="_x0000_i1129" type="#_x0000_t75" style="width:21.75pt;height:18pt" o:ole="">
            <v:imagedata r:id="rId209" o:title=""/>
          </v:shape>
          <o:OLEObject Type="Embed" ProgID="Equation.3" ShapeID="_x0000_i1129" DrawAspect="Content" ObjectID="_1783089458" r:id="rId210"/>
        </w:object>
      </w:r>
      <w:r>
        <w:t xml:space="preserve"> is computed as described in 5.3.3.2.10.3.</w:t>
      </w:r>
    </w:p>
    <w:p w:rsidR="00834EE0" w:rsidRPr="008B1459" w:rsidRDefault="00834EE0" w:rsidP="008B1459">
      <w:pPr>
        <w:pStyle w:val="H6"/>
      </w:pPr>
      <w:bookmarkStart w:id="269" w:name="_Toc393470117"/>
      <w:bookmarkStart w:id="270" w:name="_Toc393896665"/>
      <w:bookmarkStart w:id="271" w:name="_Toc393897589"/>
      <w:bookmarkStart w:id="272" w:name="_Toc393897836"/>
      <w:bookmarkStart w:id="273" w:name="_Toc394072134"/>
      <w:bookmarkStart w:id="274" w:name="_Toc394072731"/>
      <w:bookmarkStart w:id="275" w:name="_Toc394179138"/>
      <w:bookmarkStart w:id="276" w:name="_Toc394417756"/>
      <w:r w:rsidRPr="008B1459">
        <w:t>6.2.2.3.6.1</w:t>
      </w:r>
      <w:r w:rsidRPr="008B1459">
        <w:tab/>
        <w:t>Decoding of Noise Factor</w:t>
      </w:r>
      <w:bookmarkEnd w:id="269"/>
      <w:bookmarkEnd w:id="270"/>
      <w:bookmarkEnd w:id="271"/>
      <w:bookmarkEnd w:id="272"/>
      <w:bookmarkEnd w:id="273"/>
      <w:bookmarkEnd w:id="274"/>
      <w:bookmarkEnd w:id="275"/>
      <w:bookmarkEnd w:id="276"/>
    </w:p>
    <w:p w:rsidR="00834EE0" w:rsidRDefault="00834EE0" w:rsidP="00834EE0">
      <w:bookmarkStart w:id="277" w:name="_Toc394072135"/>
      <w:bookmarkStart w:id="278" w:name="_Toc394072732"/>
      <w:bookmarkStart w:id="279" w:name="_Toc394179139"/>
      <w:r>
        <w:t xml:space="preserve">The dequantized noise factor </w:t>
      </w:r>
      <w:r w:rsidRPr="0048192C">
        <w:rPr>
          <w:position w:val="-10"/>
        </w:rPr>
        <w:object w:dxaOrig="420" w:dyaOrig="360">
          <v:shape id="_x0000_i1130" type="#_x0000_t75" style="width:20.65pt;height:17.65pt" o:ole="">
            <v:imagedata r:id="rId211" o:title=""/>
          </v:shape>
          <o:OLEObject Type="Embed" ProgID="Equation.3" ShapeID="_x0000_i1130" DrawAspect="Content" ObjectID="_1783089459" r:id="rId212"/>
        </w:object>
      </w:r>
      <w:r>
        <w:t xml:space="preserve"> is obtained from the transmitted index </w:t>
      </w:r>
      <w:r w:rsidRPr="00FD72CF">
        <w:rPr>
          <w:position w:val="-10"/>
        </w:rPr>
        <w:object w:dxaOrig="400" w:dyaOrig="300">
          <v:shape id="_x0000_i1131" type="#_x0000_t75" style="width:19.9pt;height:15pt" o:ole="">
            <v:imagedata r:id="rId213" o:title=""/>
          </v:shape>
          <o:OLEObject Type="Embed" ProgID="Equation.3" ShapeID="_x0000_i1131" DrawAspect="Content" ObjectID="_1783089460" r:id="rId214"/>
        </w:object>
      </w:r>
      <w:r>
        <w:t xml:space="preserve"> as follows:</w:t>
      </w:r>
    </w:p>
    <w:p w:rsidR="00834EE0" w:rsidRPr="00867620" w:rsidRDefault="00834EE0" w:rsidP="00834EE0">
      <w:pPr>
        <w:pStyle w:val="EQ"/>
        <w:rPr>
          <w:lang w:val="en-US"/>
        </w:rPr>
      </w:pPr>
      <w:r w:rsidRPr="00867620">
        <w:rPr>
          <w:lang w:val="en-US"/>
        </w:rPr>
        <w:tab/>
      </w:r>
      <w:r w:rsidRPr="00FD72CF">
        <w:rPr>
          <w:position w:val="-10"/>
        </w:rPr>
        <w:object w:dxaOrig="1719" w:dyaOrig="360">
          <v:shape id="_x0000_i1132" type="#_x0000_t75" style="width:85.15pt;height:18pt" o:ole="">
            <v:imagedata r:id="rId215" o:title=""/>
          </v:shape>
          <o:OLEObject Type="Embed" ProgID="Equation.3" ShapeID="_x0000_i1132" DrawAspect="Content" ObjectID="_1783089461" r:id="rId216"/>
        </w:object>
      </w:r>
      <w:r w:rsidRPr="00867620">
        <w:rPr>
          <w:lang w:val="en-US"/>
        </w:rPr>
        <w:tab/>
      </w:r>
      <w:r w:rsidRPr="00506682">
        <w:rPr>
          <w:lang w:val="en-US"/>
        </w:rPr>
        <w:t>(</w:t>
      </w:r>
      <w:r w:rsidRPr="00506682">
        <w:rPr>
          <w:lang w:val="en-US"/>
        </w:rPr>
        <w:fldChar w:fldCharType="begin"/>
      </w:r>
      <w:r w:rsidRPr="00506682">
        <w:rPr>
          <w:lang w:val="en-US"/>
        </w:rPr>
        <w:instrText xml:space="preserve"> SEQ eqn \* MERGEFORMAT </w:instrText>
      </w:r>
      <w:r w:rsidRPr="00506682">
        <w:rPr>
          <w:lang w:val="en-US"/>
        </w:rPr>
        <w:fldChar w:fldCharType="separate"/>
      </w:r>
      <w:r w:rsidR="00716DC0">
        <w:rPr>
          <w:lang w:val="en-US"/>
        </w:rPr>
        <w:t>1765</w:t>
      </w:r>
      <w:r w:rsidRPr="00506682">
        <w:rPr>
          <w:lang w:val="en-US"/>
        </w:rPr>
        <w:fldChar w:fldCharType="end"/>
      </w:r>
      <w:r w:rsidRPr="00506682">
        <w:rPr>
          <w:lang w:val="en-US"/>
        </w:rPr>
        <w:t>)</w:t>
      </w:r>
    </w:p>
    <w:p w:rsidR="00834EE0" w:rsidRPr="008B1459" w:rsidRDefault="00834EE0" w:rsidP="008B1459">
      <w:pPr>
        <w:pStyle w:val="H6"/>
      </w:pPr>
      <w:bookmarkStart w:id="280" w:name="_Toc394417757"/>
      <w:r w:rsidRPr="008B1459">
        <w:t>6.2.2.3.6.2</w:t>
      </w:r>
      <w:r w:rsidRPr="008B1459">
        <w:tab/>
        <w:t>Noise Filling Seed</w:t>
      </w:r>
      <w:bookmarkEnd w:id="277"/>
      <w:bookmarkEnd w:id="278"/>
      <w:bookmarkEnd w:id="279"/>
      <w:bookmarkEnd w:id="280"/>
    </w:p>
    <w:p w:rsidR="00834EE0" w:rsidRDefault="00834EE0" w:rsidP="00834EE0">
      <w:r>
        <w:t xml:space="preserve">The inserted noise is generated as a sequence of pseudo-random numbers, which is computed in a recursive way starting with a seed </w:t>
      </w:r>
      <w:r w:rsidRPr="0048192C">
        <w:rPr>
          <w:position w:val="-10"/>
        </w:rPr>
        <w:object w:dxaOrig="400" w:dyaOrig="300">
          <v:shape id="_x0000_i1133" type="#_x0000_t75" style="width:19.5pt;height:15pt" o:ole="">
            <v:imagedata r:id="rId217" o:title=""/>
          </v:shape>
          <o:OLEObject Type="Embed" ProgID="Equation.3" ShapeID="_x0000_i1133" DrawAspect="Content" ObjectID="_1783089462" r:id="rId218"/>
        </w:object>
      </w:r>
      <w:r>
        <w:t xml:space="preserve"> computed from the quantized MDCT coefficients </w:t>
      </w:r>
      <w:r w:rsidRPr="0048192C">
        <w:rPr>
          <w:position w:val="-10"/>
        </w:rPr>
        <w:object w:dxaOrig="400" w:dyaOrig="340">
          <v:shape id="_x0000_i1134" type="#_x0000_t75" style="width:20.25pt;height:17.25pt" o:ole="">
            <v:imagedata r:id="rId219" o:title=""/>
          </v:shape>
          <o:OLEObject Type="Embed" ProgID="Equation.3" ShapeID="_x0000_i1134" DrawAspect="Content" ObjectID="_1783089463" r:id="rId220"/>
        </w:object>
      </w:r>
      <w:r>
        <w:t>:</w:t>
      </w:r>
    </w:p>
    <w:p w:rsidR="00834EE0" w:rsidRPr="00867620" w:rsidRDefault="00834EE0" w:rsidP="00834EE0">
      <w:pPr>
        <w:pStyle w:val="EQ"/>
        <w:rPr>
          <w:lang w:val="en-US"/>
        </w:rPr>
      </w:pPr>
      <w:r w:rsidRPr="00867620">
        <w:rPr>
          <w:lang w:val="en-US"/>
        </w:rPr>
        <w:tab/>
      </w:r>
      <w:r w:rsidRPr="0048192C">
        <w:rPr>
          <w:position w:val="-40"/>
        </w:rPr>
        <w:object w:dxaOrig="4700" w:dyaOrig="900">
          <v:shape id="_x0000_i1135" type="#_x0000_t75" style="width:232.15pt;height:45pt" o:ole="">
            <v:imagedata r:id="rId221" o:title=""/>
          </v:shape>
          <o:OLEObject Type="Embed" ProgID="Equation.3" ShapeID="_x0000_i1135" DrawAspect="Content" ObjectID="_1783089464" r:id="rId222"/>
        </w:object>
      </w:r>
      <w:r w:rsidRPr="00867620">
        <w:rPr>
          <w:lang w:val="en-US"/>
        </w:rPr>
        <w:tab/>
      </w:r>
      <w:r w:rsidRPr="00506682">
        <w:rPr>
          <w:lang w:val="en-US"/>
        </w:rPr>
        <w:t>(</w:t>
      </w:r>
      <w:r w:rsidRPr="00506682">
        <w:fldChar w:fldCharType="begin"/>
      </w:r>
      <w:r w:rsidRPr="00506682">
        <w:rPr>
          <w:lang w:val="en-US"/>
        </w:rPr>
        <w:instrText xml:space="preserve"> SEQ eqn \* MERGEFORMAT </w:instrText>
      </w:r>
      <w:r w:rsidRPr="00506682">
        <w:fldChar w:fldCharType="separate"/>
      </w:r>
      <w:r w:rsidR="00716DC0">
        <w:rPr>
          <w:lang w:val="en-US"/>
        </w:rPr>
        <w:t>1766</w:t>
      </w:r>
      <w:r w:rsidRPr="00506682">
        <w:fldChar w:fldCharType="end"/>
      </w:r>
      <w:r w:rsidRPr="00506682">
        <w:rPr>
          <w:lang w:val="en-US"/>
        </w:rPr>
        <w:t>)</w:t>
      </w:r>
    </w:p>
    <w:p w:rsidR="00834EE0" w:rsidRPr="008B1459" w:rsidRDefault="00834EE0" w:rsidP="008B1459">
      <w:pPr>
        <w:pStyle w:val="H6"/>
      </w:pPr>
      <w:bookmarkStart w:id="281" w:name="_Toc393470119"/>
      <w:bookmarkStart w:id="282" w:name="_Ref393883376"/>
      <w:bookmarkStart w:id="283" w:name="_Toc393896667"/>
      <w:bookmarkStart w:id="284" w:name="_Toc393897591"/>
      <w:bookmarkStart w:id="285" w:name="_Toc393897838"/>
      <w:bookmarkStart w:id="286" w:name="_Toc394072136"/>
      <w:bookmarkStart w:id="287" w:name="_Toc394072733"/>
      <w:bookmarkStart w:id="288" w:name="_Toc394179140"/>
      <w:bookmarkStart w:id="289" w:name="_Toc394417758"/>
      <w:r w:rsidRPr="008B1459">
        <w:t>6.2.2.3.6.3</w:t>
      </w:r>
      <w:r w:rsidRPr="008B1459">
        <w:tab/>
        <w:t>Filling Noise Segments</w:t>
      </w:r>
      <w:bookmarkEnd w:id="281"/>
      <w:bookmarkEnd w:id="282"/>
      <w:bookmarkEnd w:id="283"/>
      <w:bookmarkEnd w:id="284"/>
      <w:bookmarkEnd w:id="285"/>
      <w:bookmarkEnd w:id="286"/>
      <w:bookmarkEnd w:id="287"/>
      <w:bookmarkEnd w:id="288"/>
      <w:bookmarkEnd w:id="289"/>
    </w:p>
    <w:p w:rsidR="00834EE0" w:rsidRDefault="00834EE0" w:rsidP="00834EE0">
      <w:r>
        <w:t xml:space="preserve">Determining the number and start/stop bins of noise filling segments is described in </w:t>
      </w:r>
      <w:r w:rsidRPr="005E21FD">
        <w:t>5.3.</w:t>
      </w:r>
      <w:r>
        <w:t>3.2.10.2 and 5.3.3.2.10.4.</w:t>
      </w:r>
    </w:p>
    <w:p w:rsidR="00834EE0" w:rsidRDefault="00834EE0" w:rsidP="00834EE0">
      <w:r>
        <w:t xml:space="preserve">For each segment pseudo-random noise is generated and normalized, so that it has an RMS of one. Then tilt compensation, noise factor and transition fadeouts are applied. The resulting coefficients are inserted to the quantized MDCT spectrum </w:t>
      </w:r>
      <w:r w:rsidRPr="00230903">
        <w:rPr>
          <w:position w:val="-10"/>
        </w:rPr>
        <w:object w:dxaOrig="420" w:dyaOrig="400">
          <v:shape id="_x0000_i1136" type="#_x0000_t75" style="width:20.65pt;height:20.25pt" o:ole="">
            <v:imagedata r:id="rId223" o:title=""/>
          </v:shape>
          <o:OLEObject Type="Embed" ProgID="Equation.3" ShapeID="_x0000_i1136" DrawAspect="Content" ObjectID="_1783089465" r:id="rId224"/>
        </w:object>
      </w:r>
      <w:r>
        <w:t xml:space="preserve"> and replace the zeroes in the noise filling segments. The following pseudo-code defines the exact procedure:</w:t>
      </w:r>
    </w:p>
    <w:p w:rsidR="00834EE0" w:rsidRPr="001A391C" w:rsidRDefault="00834EE0" w:rsidP="00834EE0">
      <w:r w:rsidRPr="0048192C">
        <w:rPr>
          <w:position w:val="-242"/>
        </w:rPr>
        <w:object w:dxaOrig="6600" w:dyaOrig="4940">
          <v:shape id="_x0000_i1137" type="#_x0000_t75" style="width:330pt;height:247.9pt" o:ole="">
            <v:imagedata r:id="rId225" o:title=""/>
          </v:shape>
          <o:OLEObject Type="Embed" ProgID="Equation.3" ShapeID="_x0000_i1137" DrawAspect="Content" ObjectID="_1783089466" r:id="rId226"/>
        </w:object>
      </w:r>
    </w:p>
    <w:p w:rsidR="00834EE0" w:rsidRDefault="00834EE0" w:rsidP="00834EE0">
      <w:pPr>
        <w:pStyle w:val="Heading5"/>
      </w:pPr>
      <w:bookmarkStart w:id="290" w:name="_Toc393470120"/>
      <w:bookmarkStart w:id="291" w:name="_Toc393896668"/>
      <w:bookmarkStart w:id="292" w:name="_Toc393897592"/>
      <w:bookmarkStart w:id="293" w:name="_Toc393897839"/>
      <w:bookmarkStart w:id="294" w:name="_Toc394072137"/>
      <w:bookmarkStart w:id="295" w:name="_Toc394072734"/>
      <w:bookmarkStart w:id="296" w:name="_Toc394179141"/>
      <w:bookmarkStart w:id="297" w:name="_Toc394417759"/>
      <w:r>
        <w:t>6.2.2.3.7</w:t>
      </w:r>
      <w:r>
        <w:tab/>
        <w:t>Apply global gain and LPC shaping in MDCT domain</w:t>
      </w:r>
      <w:bookmarkEnd w:id="290"/>
      <w:bookmarkEnd w:id="291"/>
      <w:bookmarkEnd w:id="292"/>
      <w:bookmarkEnd w:id="293"/>
      <w:bookmarkEnd w:id="294"/>
      <w:bookmarkEnd w:id="295"/>
      <w:bookmarkEnd w:id="296"/>
      <w:bookmarkEnd w:id="297"/>
    </w:p>
    <w:p w:rsidR="00834EE0" w:rsidRDefault="00834EE0" w:rsidP="00834EE0">
      <w:r>
        <w:t xml:space="preserve">The decoded global gain factor </w:t>
      </w:r>
      <w:r w:rsidRPr="00225D5B">
        <w:rPr>
          <w:position w:val="-10"/>
        </w:rPr>
        <w:object w:dxaOrig="520" w:dyaOrig="300">
          <v:shape id="_x0000_i1138" type="#_x0000_t75" style="width:25.5pt;height:15pt" o:ole="">
            <v:imagedata r:id="rId227" o:title=""/>
          </v:shape>
          <o:OLEObject Type="Embed" ProgID="Equation.3" ShapeID="_x0000_i1138" DrawAspect="Content" ObjectID="_1783089467" r:id="rId228"/>
        </w:object>
      </w:r>
      <w:r>
        <w:t xml:space="preserve"> is applied to all MDCT coefficients. The LPC shaping of the MDCT spectrum applied on encoder side is inverted by multiplying the spectral coefficients by the LPC shaping gains</w:t>
      </w:r>
      <w:r w:rsidRPr="00225D5B">
        <w:rPr>
          <w:position w:val="-10"/>
        </w:rPr>
        <w:object w:dxaOrig="520" w:dyaOrig="300">
          <v:shape id="_x0000_i1139" type="#_x0000_t75" style="width:27pt;height:15pt" o:ole="">
            <v:imagedata r:id="rId229" o:title=""/>
          </v:shape>
          <o:OLEObject Type="Embed" ProgID="Equation.3" ShapeID="_x0000_i1139" DrawAspect="Content" ObjectID="_1783089468" r:id="rId230"/>
        </w:object>
      </w:r>
      <w:r>
        <w:t>.</w:t>
      </w:r>
    </w:p>
    <w:p w:rsidR="00834EE0" w:rsidRDefault="00834EE0" w:rsidP="00834EE0">
      <w:r>
        <w:t xml:space="preserve">The computation of the shaping gains is performed in the same way as on encoder side, see </w:t>
      </w:r>
      <w:r w:rsidR="00436B33">
        <w:rPr>
          <w:rFonts w:hint="eastAsia"/>
          <w:lang w:eastAsia="zh-CN"/>
        </w:rPr>
        <w:t>subclause</w:t>
      </w:r>
      <w:r>
        <w:t xml:space="preserve"> 5.3.3.2.3.2.</w:t>
      </w:r>
    </w:p>
    <w:p w:rsidR="00834EE0" w:rsidRDefault="00834EE0" w:rsidP="00834EE0">
      <w:r>
        <w:t>The following pseudo-code defines how global gain and LPC shaping are applied to the MDCT bins corresponding to the CELP frequency range:</w:t>
      </w:r>
    </w:p>
    <w:p w:rsidR="00834EE0" w:rsidRDefault="00834EE0" w:rsidP="00834EE0">
      <w:r w:rsidRPr="00225D5B">
        <w:rPr>
          <w:position w:val="-68"/>
        </w:rPr>
        <w:object w:dxaOrig="3220" w:dyaOrig="7100">
          <v:shape id="_x0000_i1140" type="#_x0000_t75" style="width:159.4pt;height:351.75pt" o:ole="">
            <v:imagedata r:id="rId231" o:title=""/>
          </v:shape>
          <o:OLEObject Type="Embed" ProgID="Equation.3" ShapeID="_x0000_i1140" DrawAspect="Content" ObjectID="_1783089469" r:id="rId232"/>
        </w:object>
      </w:r>
    </w:p>
    <w:p w:rsidR="00834EE0" w:rsidRDefault="00834EE0" w:rsidP="00834EE0">
      <w:r>
        <w:t>For the remaining MDCT coefficients above the CELP frequency range (if any) the last LPC shaping gain is used:</w:t>
      </w:r>
    </w:p>
    <w:p w:rsidR="00834EE0" w:rsidRPr="00867620" w:rsidRDefault="00834EE0" w:rsidP="00834EE0">
      <w:pPr>
        <w:pStyle w:val="EQ"/>
        <w:rPr>
          <w:lang w:val="en-US"/>
        </w:rPr>
      </w:pPr>
      <w:r w:rsidRPr="00867620">
        <w:rPr>
          <w:lang w:val="en-US"/>
        </w:rPr>
        <w:tab/>
      </w:r>
      <w:r w:rsidRPr="00225D5B">
        <w:rPr>
          <w:position w:val="-12"/>
        </w:rPr>
        <w:object w:dxaOrig="4780" w:dyaOrig="380">
          <v:shape id="_x0000_i1141" type="#_x0000_t75" style="width:236.25pt;height:19.5pt" o:ole="">
            <v:imagedata r:id="rId233" o:title=""/>
          </v:shape>
          <o:OLEObject Type="Embed" ProgID="Equation.3" ShapeID="_x0000_i1141" DrawAspect="Content" ObjectID="_1783089470" r:id="rId234"/>
        </w:object>
      </w:r>
      <w:r w:rsidRPr="00867620">
        <w:rPr>
          <w:lang w:val="en-US"/>
        </w:rPr>
        <w:tab/>
      </w:r>
      <w:r w:rsidRPr="00506682">
        <w:rPr>
          <w:lang w:val="en-US"/>
        </w:rPr>
        <w:t>(</w:t>
      </w:r>
      <w:r w:rsidRPr="00506682">
        <w:fldChar w:fldCharType="begin"/>
      </w:r>
      <w:r w:rsidRPr="00506682">
        <w:rPr>
          <w:lang w:val="en-US"/>
        </w:rPr>
        <w:instrText xml:space="preserve"> SEQ eqn \* MERGEFORMAT </w:instrText>
      </w:r>
      <w:r w:rsidRPr="00506682">
        <w:fldChar w:fldCharType="separate"/>
      </w:r>
      <w:r w:rsidR="00716DC0">
        <w:rPr>
          <w:lang w:val="en-US"/>
        </w:rPr>
        <w:t>1767</w:t>
      </w:r>
      <w:r w:rsidRPr="00506682">
        <w:fldChar w:fldCharType="end"/>
      </w:r>
      <w:r w:rsidRPr="00506682">
        <w:rPr>
          <w:lang w:val="en-US"/>
        </w:rPr>
        <w:t>)</w:t>
      </w:r>
    </w:p>
    <w:p w:rsidR="00834EE0" w:rsidRDefault="00834EE0" w:rsidP="00834EE0">
      <w:pPr>
        <w:pStyle w:val="Heading5"/>
      </w:pPr>
      <w:bookmarkStart w:id="298" w:name="_Toc393470121"/>
      <w:bookmarkStart w:id="299" w:name="_Toc393896669"/>
      <w:bookmarkStart w:id="300" w:name="_Toc393897593"/>
      <w:bookmarkStart w:id="301" w:name="_Toc393897840"/>
      <w:bookmarkStart w:id="302" w:name="_Toc394072138"/>
      <w:bookmarkStart w:id="303" w:name="_Toc394072735"/>
      <w:bookmarkStart w:id="304" w:name="_Toc394179142"/>
      <w:bookmarkStart w:id="305" w:name="_Toc394417760"/>
      <w:r>
        <w:t>6.2.2.3.8</w:t>
      </w:r>
      <w:r>
        <w:tab/>
      </w:r>
      <w:r w:rsidRPr="00B53307">
        <w:t>IGF apply</w:t>
      </w:r>
      <w:bookmarkEnd w:id="298"/>
      <w:bookmarkEnd w:id="299"/>
      <w:bookmarkEnd w:id="300"/>
      <w:bookmarkEnd w:id="301"/>
      <w:bookmarkEnd w:id="302"/>
      <w:bookmarkEnd w:id="303"/>
      <w:bookmarkEnd w:id="304"/>
      <w:bookmarkEnd w:id="305"/>
    </w:p>
    <w:p w:rsidR="00834EE0" w:rsidRPr="008B1459" w:rsidRDefault="00834EE0" w:rsidP="008B1459">
      <w:pPr>
        <w:pStyle w:val="H6"/>
      </w:pPr>
      <w:bookmarkStart w:id="306" w:name="_Toc393195153"/>
      <w:bookmarkStart w:id="307" w:name="_Toc393470122"/>
      <w:bookmarkStart w:id="308" w:name="_Toc393896670"/>
      <w:bookmarkStart w:id="309" w:name="_Toc393897594"/>
      <w:bookmarkStart w:id="310" w:name="_Toc393897841"/>
      <w:bookmarkStart w:id="311" w:name="_Toc394072139"/>
      <w:bookmarkStart w:id="312" w:name="_Toc394072736"/>
      <w:bookmarkStart w:id="313" w:name="_Toc394179143"/>
      <w:bookmarkStart w:id="314" w:name="_Toc394417761"/>
      <w:r w:rsidRPr="008B1459">
        <w:t>6.2.2.3.8.1</w:t>
      </w:r>
      <w:r w:rsidR="008B1459" w:rsidRPr="008B1459">
        <w:tab/>
      </w:r>
      <w:r w:rsidRPr="008B1459">
        <w:t>IGF independent noise filling</w:t>
      </w:r>
      <w:bookmarkEnd w:id="306"/>
      <w:bookmarkEnd w:id="307"/>
      <w:bookmarkEnd w:id="308"/>
      <w:bookmarkEnd w:id="309"/>
      <w:bookmarkEnd w:id="310"/>
      <w:bookmarkEnd w:id="311"/>
      <w:bookmarkEnd w:id="312"/>
      <w:bookmarkEnd w:id="313"/>
      <w:bookmarkEnd w:id="314"/>
    </w:p>
    <w:p w:rsidR="00834EE0" w:rsidRDefault="00834EE0" w:rsidP="00834EE0">
      <w:r w:rsidRPr="00B53307">
        <w:t xml:space="preserve">IGF uses independent noise filling in </w:t>
      </w:r>
      <w:r>
        <w:t xml:space="preserve">the </w:t>
      </w:r>
      <w:r w:rsidRPr="00B53307">
        <w:t xml:space="preserve">IGF range. </w:t>
      </w:r>
      <w:r>
        <w:t xml:space="preserve">Through </w:t>
      </w:r>
      <w:r w:rsidRPr="00B53307">
        <w:t>independent noise filling</w:t>
      </w:r>
      <w:r>
        <w:t>,</w:t>
      </w:r>
      <w:r w:rsidRPr="00B53307">
        <w:t xml:space="preserve"> core coder noise filling </w:t>
      </w:r>
      <w:r>
        <w:t xml:space="preserve">is replaced </w:t>
      </w:r>
      <w:r w:rsidRPr="00B53307">
        <w:t xml:space="preserve">by random noise which is de-correlated from the core coder noise filling. Therefore a vector </w:t>
      </w:r>
      <w:r w:rsidRPr="001A2322">
        <w:rPr>
          <w:position w:val="-10"/>
        </w:rPr>
        <w:object w:dxaOrig="200" w:dyaOrig="240">
          <v:shape id="_x0000_i1142" type="#_x0000_t75" style="width:10.5pt;height:11.65pt" o:ole="">
            <v:imagedata r:id="rId235" o:title=""/>
          </v:shape>
          <o:OLEObject Type="Embed" ProgID="Equation.3" ShapeID="_x0000_i1142" DrawAspect="Content" ObjectID="_1783089471" r:id="rId236"/>
        </w:object>
      </w:r>
      <w:r w:rsidRPr="00B53307">
        <w:t xml:space="preserve"> is filled with </w:t>
      </w:r>
      <w:r>
        <w:t xml:space="preserve">either </w:t>
      </w:r>
      <w:r w:rsidRPr="00B53307">
        <w:t xml:space="preserve">0 or 1 by </w:t>
      </w:r>
      <w:r>
        <w:t xml:space="preserve">evaluating </w:t>
      </w:r>
      <w:r w:rsidRPr="00B53307">
        <w:t xml:space="preserve">the TCX noise-filling routine </w:t>
      </w:r>
      <w:r>
        <w:t xml:space="preserve">from </w:t>
      </w:r>
      <w:r w:rsidR="00436B33">
        <w:rPr>
          <w:rFonts w:hint="eastAsia"/>
          <w:lang w:eastAsia="zh-CN"/>
        </w:rPr>
        <w:t>subclause</w:t>
      </w:r>
      <w:r>
        <w:t xml:space="preserve"> 6.2.2.3.6.3 such</w:t>
      </w:r>
      <w:r w:rsidRPr="00B53307">
        <w:t xml:space="preserve"> that every subband</w:t>
      </w:r>
      <w:r>
        <w:t>,</w:t>
      </w:r>
      <w:r w:rsidRPr="00B53307">
        <w:t xml:space="preserve"> which is noise-filled by TCX noise-filling</w:t>
      </w:r>
      <w:r>
        <w:t>,</w:t>
      </w:r>
      <w:r w:rsidRPr="00B53307">
        <w:t xml:space="preserve"> represents a 1 in </w:t>
      </w:r>
      <w:r w:rsidRPr="00B53307">
        <w:rPr>
          <w:position w:val="-10"/>
        </w:rPr>
        <w:object w:dxaOrig="200" w:dyaOrig="240">
          <v:shape id="_x0000_i1143" type="#_x0000_t75" style="width:10.5pt;height:11.65pt" o:ole="">
            <v:imagedata r:id="rId237" o:title=""/>
          </v:shape>
          <o:OLEObject Type="Embed" ProgID="Equation.3" ShapeID="_x0000_i1143" DrawAspect="Content" ObjectID="_1783089472" r:id="rId238"/>
        </w:object>
      </w:r>
      <w:r w:rsidRPr="00B53307">
        <w:t xml:space="preserve">, all other entries are set to 0 in </w:t>
      </w:r>
      <w:r w:rsidRPr="001A2322">
        <w:rPr>
          <w:position w:val="-10"/>
        </w:rPr>
        <w:object w:dxaOrig="200" w:dyaOrig="240">
          <v:shape id="_x0000_i1144" type="#_x0000_t75" style="width:10.5pt;height:11.65pt" o:ole="">
            <v:imagedata r:id="rId239" o:title=""/>
          </v:shape>
          <o:OLEObject Type="Embed" ProgID="Equation.3" ShapeID="_x0000_i1144" DrawAspect="Content" ObjectID="_1783089473" r:id="rId240"/>
        </w:object>
      </w:r>
      <w:r w:rsidRPr="00B53307">
        <w:t>.</w:t>
      </w:r>
    </w:p>
    <w:p w:rsidR="00834EE0" w:rsidRDefault="00834EE0" w:rsidP="00834EE0">
      <w:r w:rsidRPr="00B53307">
        <w:t xml:space="preserve">First, the total noise energy </w:t>
      </w:r>
      <w:r w:rsidRPr="001A2322">
        <w:rPr>
          <w:position w:val="-4"/>
        </w:rPr>
        <w:object w:dxaOrig="220" w:dyaOrig="220">
          <v:shape id="_x0000_i1145" type="#_x0000_t75" style="width:10.9pt;height:10.9pt" o:ole="">
            <v:imagedata r:id="rId241" o:title=""/>
          </v:shape>
          <o:OLEObject Type="Embed" ProgID="Equation.3" ShapeID="_x0000_i1145" DrawAspect="Content" ObjectID="_1783089474" r:id="rId242"/>
        </w:object>
      </w:r>
      <w:r w:rsidRPr="00B53307">
        <w:t xml:space="preserve"> in the IGF source range in the decoded MDCT spectrum </w:t>
      </w:r>
      <w:r w:rsidRPr="001A2322">
        <w:rPr>
          <w:position w:val="-4"/>
        </w:rPr>
        <w:object w:dxaOrig="240" w:dyaOrig="220">
          <v:shape id="_x0000_i1146" type="#_x0000_t75" style="width:11.65pt;height:10.9pt" o:ole="">
            <v:imagedata r:id="rId243" o:title=""/>
          </v:shape>
          <o:OLEObject Type="Embed" ProgID="Equation.3" ShapeID="_x0000_i1146" DrawAspect="Content" ObjectID="_1783089475" r:id="rId244"/>
        </w:object>
      </w:r>
      <w:r w:rsidRPr="00B53307">
        <w:rPr>
          <w:lang w:val="en-US"/>
        </w:rPr>
        <w:t xml:space="preserve"> is calculated</w:t>
      </w:r>
      <w:r w:rsidRPr="00B53307">
        <w:t>:</w:t>
      </w:r>
    </w:p>
    <w:p w:rsidR="00834EE0" w:rsidRPr="002333F2" w:rsidRDefault="00834EE0" w:rsidP="00834EE0">
      <w:pPr>
        <w:pStyle w:val="Formula"/>
        <w:rPr>
          <w:lang w:val="en-GB"/>
        </w:rPr>
      </w:pPr>
      <w:r>
        <w:rPr>
          <w:lang w:val="en-GB"/>
        </w:rPr>
        <w:tab/>
      </w:r>
      <w:r w:rsidRPr="008869A3">
        <w:rPr>
          <w:position w:val="-28"/>
        </w:rPr>
        <w:object w:dxaOrig="2820" w:dyaOrig="700">
          <v:shape id="_x0000_i1147" type="#_x0000_t75" style="width:130.9pt;height:32.25pt" o:ole="">
            <v:imagedata r:id="rId245" o:title=""/>
          </v:shape>
          <o:OLEObject Type="Embed" ProgID="Equation.3" ShapeID="_x0000_i1147" DrawAspect="Content" ObjectID="_1783089476" r:id="rId246"/>
        </w:object>
      </w:r>
      <w:r w:rsidRPr="00447D64">
        <w:rPr>
          <w:lang w:val="en-US"/>
        </w:rPr>
        <w:t>,</w:t>
      </w:r>
      <w:r w:rsidRPr="009B2970">
        <w:rPr>
          <w:lang w:val="en-US"/>
        </w:rPr>
        <w:tab/>
      </w:r>
      <w:r w:rsidRPr="00BB0535">
        <w:rPr>
          <w:rFonts w:ascii="Times New Roman" w:hAnsi="Times New Roman"/>
          <w:sz w:val="20"/>
          <w:lang w:val="en-US"/>
        </w:rPr>
        <w:t>(</w:t>
      </w:r>
      <w:r w:rsidRPr="002333F2">
        <w:rPr>
          <w:rFonts w:ascii="Times New Roman" w:hAnsi="Times New Roman"/>
          <w:sz w:val="20"/>
        </w:rPr>
        <w:fldChar w:fldCharType="begin"/>
      </w:r>
      <w:r w:rsidRPr="00BB0535">
        <w:rPr>
          <w:rFonts w:ascii="Times New Roman" w:hAnsi="Times New Roman"/>
          <w:sz w:val="20"/>
          <w:lang w:val="en-US"/>
        </w:rPr>
        <w:instrText xml:space="preserve"> SEQ eqn \* MERGEFORMAT </w:instrText>
      </w:r>
      <w:r w:rsidRPr="002333F2">
        <w:rPr>
          <w:rFonts w:ascii="Times New Roman" w:hAnsi="Times New Roman"/>
          <w:sz w:val="20"/>
        </w:rPr>
        <w:fldChar w:fldCharType="separate"/>
      </w:r>
      <w:r w:rsidR="00716DC0">
        <w:rPr>
          <w:rFonts w:ascii="Times New Roman" w:hAnsi="Times New Roman"/>
          <w:noProof/>
          <w:sz w:val="20"/>
          <w:lang w:val="en-US"/>
        </w:rPr>
        <w:t>1768</w:t>
      </w:r>
      <w:r w:rsidRPr="002333F2">
        <w:rPr>
          <w:rFonts w:ascii="Times New Roman" w:hAnsi="Times New Roman"/>
          <w:sz w:val="20"/>
        </w:rPr>
        <w:fldChar w:fldCharType="end"/>
      </w:r>
      <w:r w:rsidRPr="00BB0535">
        <w:rPr>
          <w:rFonts w:ascii="Times New Roman" w:hAnsi="Times New Roman"/>
          <w:sz w:val="20"/>
          <w:lang w:val="en-US"/>
        </w:rPr>
        <w:t>)</w:t>
      </w:r>
      <w:r w:rsidRPr="00BB0535">
        <w:rPr>
          <w:rFonts w:ascii="Times New Roman" w:hAnsi="Times New Roman"/>
          <w:sz w:val="20"/>
          <w:lang w:val="en-US"/>
        </w:rPr>
        <w:tab/>
      </w:r>
    </w:p>
    <w:p w:rsidR="00834EE0" w:rsidRPr="00B53307" w:rsidRDefault="00834EE0" w:rsidP="00834EE0">
      <w:r>
        <w:t>where</w:t>
      </w:r>
      <w:r w:rsidRPr="00B53307">
        <w:t xml:space="preserve"> </w:t>
      </w:r>
      <w:r w:rsidRPr="00F01BE3">
        <w:rPr>
          <w:position w:val="-6"/>
        </w:rPr>
        <w:object w:dxaOrig="2180" w:dyaOrig="320">
          <v:shape id="_x0000_i1148" type="#_x0000_t75" style="width:90pt;height:13.15pt" o:ole="">
            <v:imagedata r:id="rId247" o:title=""/>
          </v:shape>
          <o:OLEObject Type="Embed" ProgID="Equation.3" ShapeID="_x0000_i1148" DrawAspect="Content" ObjectID="_1783089477" r:id="rId248"/>
        </w:object>
      </w:r>
      <w:r>
        <w:t>.</w:t>
      </w:r>
      <w:r w:rsidRPr="00B53307" w:rsidDel="008869A3">
        <w:t xml:space="preserve"> </w:t>
      </w:r>
      <w:r>
        <w:t>T</w:t>
      </w:r>
      <w:r w:rsidRPr="00B53307">
        <w:t xml:space="preserve">he noise indicated by </w:t>
      </w:r>
      <w:r w:rsidRPr="007C5BC9">
        <w:rPr>
          <w:position w:val="-10"/>
        </w:rPr>
        <w:object w:dxaOrig="200" w:dyaOrig="240">
          <v:shape id="_x0000_i1149" type="#_x0000_t75" style="width:10.5pt;height:11.65pt" o:ole="">
            <v:imagedata r:id="rId249" o:title=""/>
          </v:shape>
          <o:OLEObject Type="Embed" ProgID="Equation.3" ShapeID="_x0000_i1149" DrawAspect="Content" ObjectID="_1783089478" r:id="rId250"/>
        </w:object>
      </w:r>
      <w:r w:rsidRPr="00B53307">
        <w:t xml:space="preserve"> is replaced according to the following formula:</w:t>
      </w:r>
    </w:p>
    <w:p w:rsidR="00834EE0" w:rsidRPr="002333F2" w:rsidRDefault="00834EE0" w:rsidP="00834EE0">
      <w:pPr>
        <w:pStyle w:val="Formula"/>
        <w:rPr>
          <w:lang w:val="en-GB"/>
        </w:rPr>
      </w:pPr>
      <w:r>
        <w:rPr>
          <w:lang w:val="en-GB"/>
        </w:rPr>
        <w:tab/>
      </w:r>
      <w:r w:rsidRPr="00F71A4A">
        <w:rPr>
          <w:position w:val="-26"/>
        </w:rPr>
        <w:object w:dxaOrig="6920" w:dyaOrig="620">
          <v:shape id="_x0000_i1150" type="#_x0000_t75" style="width:346.9pt;height:31.15pt" o:ole="">
            <v:imagedata r:id="rId251" o:title=""/>
          </v:shape>
          <o:OLEObject Type="Embed" ProgID="Equation.3" ShapeID="_x0000_i1150" DrawAspect="Content" ObjectID="_1783089479" r:id="rId252"/>
        </w:object>
      </w:r>
      <w:r w:rsidRPr="002333F2">
        <w:rPr>
          <w:lang w:val="en-US"/>
        </w:rPr>
        <w:tab/>
      </w:r>
      <w:r w:rsidRPr="002333F2">
        <w:rPr>
          <w:rFonts w:ascii="Times New Roman" w:hAnsi="Times New Roman"/>
          <w:sz w:val="20"/>
          <w:szCs w:val="20"/>
          <w:lang w:val="en-US"/>
        </w:rPr>
        <w:t>(</w:t>
      </w:r>
      <w:r w:rsidRPr="002333F2">
        <w:rPr>
          <w:rFonts w:ascii="Times New Roman" w:hAnsi="Times New Roman"/>
          <w:sz w:val="20"/>
          <w:szCs w:val="20"/>
        </w:rPr>
        <w:fldChar w:fldCharType="begin"/>
      </w:r>
      <w:r w:rsidRPr="002333F2">
        <w:rPr>
          <w:rFonts w:ascii="Times New Roman" w:hAnsi="Times New Roman"/>
          <w:sz w:val="20"/>
          <w:szCs w:val="20"/>
          <w:lang w:val="en-US"/>
        </w:rPr>
        <w:instrText xml:space="preserve"> SEQ eqn \* MERGEFORMAT </w:instrText>
      </w:r>
      <w:r w:rsidRPr="002333F2">
        <w:rPr>
          <w:rFonts w:ascii="Times New Roman" w:hAnsi="Times New Roman"/>
          <w:sz w:val="20"/>
          <w:szCs w:val="20"/>
        </w:rPr>
        <w:fldChar w:fldCharType="separate"/>
      </w:r>
      <w:r w:rsidR="00716DC0">
        <w:rPr>
          <w:rFonts w:ascii="Times New Roman" w:hAnsi="Times New Roman"/>
          <w:noProof/>
          <w:sz w:val="20"/>
          <w:szCs w:val="20"/>
          <w:lang w:val="en-US"/>
        </w:rPr>
        <w:t>1769</w:t>
      </w:r>
      <w:r w:rsidRPr="002333F2">
        <w:rPr>
          <w:rFonts w:ascii="Times New Roman" w:hAnsi="Times New Roman"/>
          <w:sz w:val="20"/>
          <w:szCs w:val="20"/>
        </w:rPr>
        <w:fldChar w:fldCharType="end"/>
      </w:r>
      <w:r w:rsidRPr="002333F2">
        <w:rPr>
          <w:rFonts w:ascii="Times New Roman" w:hAnsi="Times New Roman"/>
          <w:sz w:val="20"/>
          <w:szCs w:val="20"/>
          <w:lang w:val="en-US"/>
        </w:rPr>
        <w:t>)</w:t>
      </w:r>
      <w:r w:rsidRPr="002333F2">
        <w:rPr>
          <w:rFonts w:ascii="Times New Roman" w:hAnsi="Times New Roman"/>
          <w:sz w:val="20"/>
          <w:szCs w:val="20"/>
          <w:lang w:val="en-US"/>
        </w:rPr>
        <w:tab/>
      </w:r>
    </w:p>
    <w:p w:rsidR="00834EE0" w:rsidRDefault="00834EE0" w:rsidP="00834EE0">
      <w:r w:rsidRPr="00B53307">
        <w:t xml:space="preserve">where </w:t>
      </w:r>
      <w:r w:rsidRPr="00F71A4A">
        <w:rPr>
          <w:position w:val="-10"/>
        </w:rPr>
        <w:object w:dxaOrig="320" w:dyaOrig="300">
          <v:shape id="_x0000_i1151" type="#_x0000_t75" style="width:16.15pt;height:15pt" o:ole="">
            <v:imagedata r:id="rId253" o:title=""/>
          </v:shape>
          <o:OLEObject Type="Embed" ProgID="Equation.3" ShapeID="_x0000_i1151" DrawAspect="Content" ObjectID="_1783089480" r:id="rId254"/>
        </w:object>
      </w:r>
      <w:r w:rsidRPr="00B53307">
        <w:t xml:space="preserve"> contains </w:t>
      </w:r>
      <w:r w:rsidRPr="007C5BC9">
        <w:rPr>
          <w:position w:val="-6"/>
        </w:rPr>
        <w:object w:dxaOrig="320" w:dyaOrig="240">
          <v:shape id="_x0000_i1152" type="#_x0000_t75" style="width:16.15pt;height:11.65pt" o:ole="">
            <v:imagedata r:id="rId255" o:title=""/>
          </v:shape>
          <o:OLEObject Type="Embed" ProgID="Equation.3" ShapeID="_x0000_i1152" DrawAspect="Content" ObjectID="_1783089481" r:id="rId256"/>
        </w:object>
      </w:r>
      <w:r w:rsidRPr="00B53307">
        <w:t xml:space="preserve"> copies of the spectrum with independent noise per copy, i.e. per IGF tile.</w:t>
      </w:r>
      <w:r>
        <w:t xml:space="preserve"> For creating pseudo random numbers r(i), the random generator described </w:t>
      </w:r>
      <w:r w:rsidRPr="001652DF">
        <w:t xml:space="preserve">in </w:t>
      </w:r>
      <w:r w:rsidR="00436B33">
        <w:rPr>
          <w:rFonts w:hint="eastAsia"/>
          <w:lang w:eastAsia="zh-CN"/>
        </w:rPr>
        <w:t>subclause</w:t>
      </w:r>
      <w:r>
        <w:t xml:space="preserve"> </w:t>
      </w:r>
      <w:r w:rsidRPr="001652DF">
        <w:t>6.2.2.3.6.3 is</w:t>
      </w:r>
      <w:r>
        <w:t xml:space="preserve"> used.</w:t>
      </w:r>
    </w:p>
    <w:p w:rsidR="00834EE0" w:rsidRPr="00B53307" w:rsidRDefault="00834EE0" w:rsidP="00834EE0">
      <w:r>
        <w:t xml:space="preserve">The </w:t>
      </w:r>
      <w:r w:rsidRPr="00B53307">
        <w:t xml:space="preserve">energy </w:t>
      </w:r>
      <w:r w:rsidRPr="00F71A4A">
        <w:rPr>
          <w:position w:val="-10"/>
        </w:rPr>
        <w:object w:dxaOrig="499" w:dyaOrig="300">
          <v:shape id="_x0000_i1153" type="#_x0000_t75" style="width:25.5pt;height:15pt" o:ole="">
            <v:imagedata r:id="rId257" o:title=""/>
          </v:shape>
          <o:OLEObject Type="Embed" ProgID="Equation.3" ShapeID="_x0000_i1153" DrawAspect="Content" ObjectID="_1783089482" r:id="rId258"/>
        </w:object>
      </w:r>
      <w:r w:rsidRPr="00B53307">
        <w:t xml:space="preserve"> of the inserted </w:t>
      </w:r>
      <w:r>
        <w:t xml:space="preserve">pseudo </w:t>
      </w:r>
      <w:r w:rsidRPr="00B53307">
        <w:t>random numbers is measured</w:t>
      </w:r>
      <w:r>
        <w:t xml:space="preserve"> with</w:t>
      </w:r>
    </w:p>
    <w:p w:rsidR="00834EE0" w:rsidRPr="002333F2" w:rsidRDefault="00834EE0" w:rsidP="00834EE0">
      <w:pPr>
        <w:pStyle w:val="Formula"/>
        <w:rPr>
          <w:lang w:val="en-US"/>
        </w:rPr>
      </w:pPr>
      <w:r w:rsidRPr="00BB0535">
        <w:rPr>
          <w:lang w:val="en-US"/>
        </w:rPr>
        <w:tab/>
      </w:r>
      <w:r w:rsidRPr="00F71A4A">
        <w:rPr>
          <w:position w:val="-34"/>
        </w:rPr>
        <w:object w:dxaOrig="4120" w:dyaOrig="780">
          <v:shape id="_x0000_i1154" type="#_x0000_t75" style="width:205.5pt;height:39pt" o:ole="">
            <v:imagedata r:id="rId259" o:title=""/>
          </v:shape>
          <o:OLEObject Type="Embed" ProgID="Equation.3" ShapeID="_x0000_i1154" DrawAspect="Content" ObjectID="_1783089483" r:id="rId260"/>
        </w:object>
      </w:r>
      <w:r w:rsidRPr="00447D64">
        <w:rPr>
          <w:lang w:val="en-US"/>
        </w:rPr>
        <w:t>.</w:t>
      </w:r>
      <w:r w:rsidRPr="002333F2">
        <w:rPr>
          <w:lang w:val="en-US"/>
        </w:rPr>
        <w:tab/>
      </w:r>
      <w:r w:rsidRPr="002333F2">
        <w:rPr>
          <w:rFonts w:ascii="Times New Roman" w:hAnsi="Times New Roman"/>
          <w:sz w:val="20"/>
          <w:szCs w:val="20"/>
          <w:lang w:val="en-US"/>
        </w:rPr>
        <w:t>(</w:t>
      </w:r>
      <w:r w:rsidRPr="002333F2">
        <w:rPr>
          <w:rFonts w:ascii="Times New Roman" w:hAnsi="Times New Roman"/>
          <w:sz w:val="20"/>
          <w:szCs w:val="20"/>
        </w:rPr>
        <w:fldChar w:fldCharType="begin"/>
      </w:r>
      <w:r w:rsidRPr="002333F2">
        <w:rPr>
          <w:rFonts w:ascii="Times New Roman" w:hAnsi="Times New Roman"/>
          <w:sz w:val="20"/>
          <w:szCs w:val="20"/>
          <w:lang w:val="en-US"/>
        </w:rPr>
        <w:instrText xml:space="preserve"> SEQ eqn \* MERGEFORMAT </w:instrText>
      </w:r>
      <w:r w:rsidRPr="002333F2">
        <w:rPr>
          <w:rFonts w:ascii="Times New Roman" w:hAnsi="Times New Roman"/>
          <w:sz w:val="20"/>
          <w:szCs w:val="20"/>
        </w:rPr>
        <w:fldChar w:fldCharType="separate"/>
      </w:r>
      <w:r w:rsidR="00716DC0">
        <w:rPr>
          <w:rFonts w:ascii="Times New Roman" w:hAnsi="Times New Roman"/>
          <w:noProof/>
          <w:sz w:val="20"/>
          <w:szCs w:val="20"/>
          <w:lang w:val="en-US"/>
        </w:rPr>
        <w:t>1770</w:t>
      </w:r>
      <w:r w:rsidRPr="002333F2">
        <w:rPr>
          <w:rFonts w:ascii="Times New Roman" w:hAnsi="Times New Roman"/>
          <w:sz w:val="20"/>
          <w:szCs w:val="20"/>
        </w:rPr>
        <w:fldChar w:fldCharType="end"/>
      </w:r>
      <w:r w:rsidRPr="002333F2">
        <w:rPr>
          <w:rFonts w:ascii="Times New Roman" w:hAnsi="Times New Roman"/>
          <w:sz w:val="20"/>
          <w:szCs w:val="20"/>
          <w:lang w:val="en-US"/>
        </w:rPr>
        <w:t>)</w:t>
      </w:r>
    </w:p>
    <w:p w:rsidR="00834EE0" w:rsidRPr="00B53307" w:rsidRDefault="00834EE0" w:rsidP="00834EE0">
      <w:r>
        <w:t>Now t</w:t>
      </w:r>
      <w:r w:rsidRPr="00B53307">
        <w:t xml:space="preserve">he inserted noise </w:t>
      </w:r>
      <w:r>
        <w:t xml:space="preserve">is </w:t>
      </w:r>
      <w:r w:rsidRPr="00B53307">
        <w:t xml:space="preserve">adjusted </w:t>
      </w:r>
      <w:r>
        <w:t xml:space="preserve">to </w:t>
      </w:r>
      <w:r w:rsidRPr="00B53307">
        <w:t>the sa</w:t>
      </w:r>
      <w:r>
        <w:t xml:space="preserve">me energy level as the original noise. </w:t>
      </w:r>
      <w:r w:rsidRPr="00B53307">
        <w:t xml:space="preserve">Therefore the correction factor </w:t>
      </w:r>
      <w:r w:rsidRPr="007C5BC9">
        <w:rPr>
          <w:position w:val="-10"/>
        </w:rPr>
        <w:object w:dxaOrig="200" w:dyaOrig="240">
          <v:shape id="_x0000_i1155" type="#_x0000_t75" style="width:10.5pt;height:11.65pt" o:ole="">
            <v:imagedata r:id="rId261" o:title=""/>
          </v:shape>
          <o:OLEObject Type="Embed" ProgID="Equation.3" ShapeID="_x0000_i1155" DrawAspect="Content" ObjectID="_1783089484" r:id="rId262"/>
        </w:object>
      </w:r>
      <w:r w:rsidRPr="00B53307">
        <w:t xml:space="preserve"> is calculated:</w:t>
      </w:r>
    </w:p>
    <w:p w:rsidR="00834EE0" w:rsidRPr="002333F2" w:rsidRDefault="00834EE0" w:rsidP="00834EE0">
      <w:pPr>
        <w:pStyle w:val="Formula"/>
        <w:rPr>
          <w:lang w:val="en-US"/>
        </w:rPr>
      </w:pPr>
      <w:r w:rsidRPr="00BB0535">
        <w:rPr>
          <w:lang w:val="en-US"/>
        </w:rPr>
        <w:tab/>
      </w:r>
      <w:r w:rsidRPr="00F71A4A">
        <w:rPr>
          <w:position w:val="-42"/>
        </w:rPr>
        <w:object w:dxaOrig="3920" w:dyaOrig="940">
          <v:shape id="_x0000_i1156" type="#_x0000_t75" style="width:196.5pt;height:46.5pt" o:ole="">
            <v:imagedata r:id="rId263" o:title=""/>
          </v:shape>
          <o:OLEObject Type="Embed" ProgID="Equation.3" ShapeID="_x0000_i1156" DrawAspect="Content" ObjectID="_1783089485" r:id="rId264"/>
        </w:object>
      </w:r>
      <w:r w:rsidRPr="002333F2">
        <w:rPr>
          <w:lang w:val="en-US"/>
        </w:rPr>
        <w:tab/>
      </w:r>
      <w:r w:rsidRPr="002333F2">
        <w:rPr>
          <w:rFonts w:ascii="Times New Roman" w:hAnsi="Times New Roman"/>
          <w:sz w:val="20"/>
          <w:lang w:val="en-US"/>
        </w:rPr>
        <w:t>(</w:t>
      </w:r>
      <w:r w:rsidRPr="002333F2">
        <w:rPr>
          <w:rFonts w:ascii="Times New Roman" w:hAnsi="Times New Roman"/>
          <w:sz w:val="20"/>
        </w:rPr>
        <w:fldChar w:fldCharType="begin"/>
      </w:r>
      <w:r w:rsidRPr="002333F2">
        <w:rPr>
          <w:rFonts w:ascii="Times New Roman" w:hAnsi="Times New Roman"/>
          <w:sz w:val="20"/>
          <w:lang w:val="en-US"/>
        </w:rPr>
        <w:instrText xml:space="preserve"> SEQ eqn \* MERGEFORMAT </w:instrText>
      </w:r>
      <w:r w:rsidRPr="002333F2">
        <w:rPr>
          <w:rFonts w:ascii="Times New Roman" w:hAnsi="Times New Roman"/>
          <w:sz w:val="20"/>
        </w:rPr>
        <w:fldChar w:fldCharType="separate"/>
      </w:r>
      <w:r w:rsidR="00716DC0">
        <w:rPr>
          <w:rFonts w:ascii="Times New Roman" w:hAnsi="Times New Roman"/>
          <w:noProof/>
          <w:sz w:val="20"/>
          <w:lang w:val="en-US"/>
        </w:rPr>
        <w:t>1771</w:t>
      </w:r>
      <w:r w:rsidRPr="002333F2">
        <w:rPr>
          <w:rFonts w:ascii="Times New Roman" w:hAnsi="Times New Roman"/>
          <w:sz w:val="20"/>
        </w:rPr>
        <w:fldChar w:fldCharType="end"/>
      </w:r>
      <w:r w:rsidRPr="002333F2">
        <w:rPr>
          <w:rFonts w:ascii="Times New Roman" w:hAnsi="Times New Roman"/>
          <w:sz w:val="20"/>
          <w:lang w:val="en-US"/>
        </w:rPr>
        <w:t>)</w:t>
      </w:r>
    </w:p>
    <w:p w:rsidR="00834EE0" w:rsidRDefault="00834EE0" w:rsidP="00834EE0">
      <w:r w:rsidRPr="00B53307">
        <w:t xml:space="preserve">Using </w:t>
      </w:r>
      <w:r w:rsidRPr="007C5BC9">
        <w:rPr>
          <w:position w:val="-10"/>
        </w:rPr>
        <w:object w:dxaOrig="220" w:dyaOrig="260">
          <v:shape id="_x0000_i1157" type="#_x0000_t75" style="width:10.9pt;height:13.9pt" o:ole="">
            <v:imagedata r:id="rId265" o:title=""/>
          </v:shape>
          <o:OLEObject Type="Embed" ProgID="Equation.3" ShapeID="_x0000_i1157" DrawAspect="Content" ObjectID="_1783089486" r:id="rId266"/>
        </w:object>
      </w:r>
      <w:r w:rsidRPr="00B53307">
        <w:t xml:space="preserve">, the replaced noise is rescaled to match the original noise energy level in </w:t>
      </w:r>
      <w:r w:rsidRPr="007C5BC9">
        <w:rPr>
          <w:position w:val="-4"/>
        </w:rPr>
        <w:object w:dxaOrig="279" w:dyaOrig="260">
          <v:shape id="_x0000_i1158" type="#_x0000_t75" style="width:13.9pt;height:13.9pt" o:ole="">
            <v:imagedata r:id="rId267" o:title=""/>
          </v:shape>
          <o:OLEObject Type="Embed" ProgID="Equation.3" ShapeID="_x0000_i1158" DrawAspect="Content" ObjectID="_1783089487" r:id="rId268"/>
        </w:object>
      </w:r>
      <w:r w:rsidRPr="00B53307">
        <w:t>:</w:t>
      </w:r>
    </w:p>
    <w:p w:rsidR="00834EE0" w:rsidRPr="002333F2" w:rsidRDefault="00834EE0" w:rsidP="00834EE0">
      <w:pPr>
        <w:pStyle w:val="Formula"/>
        <w:rPr>
          <w:lang w:val="en-GB"/>
        </w:rPr>
      </w:pPr>
      <w:r>
        <w:rPr>
          <w:lang w:val="en-GB"/>
        </w:rPr>
        <w:tab/>
      </w:r>
      <w:r w:rsidRPr="00F71A4A">
        <w:rPr>
          <w:position w:val="-26"/>
        </w:rPr>
        <w:object w:dxaOrig="7520" w:dyaOrig="620">
          <v:shape id="_x0000_i1159" type="#_x0000_t75" style="width:376.15pt;height:31.15pt" o:ole="">
            <v:imagedata r:id="rId269" o:title=""/>
          </v:shape>
          <o:OLEObject Type="Embed" ProgID="Equation.3" ShapeID="_x0000_i1159" DrawAspect="Content" ObjectID="_1783089488" r:id="rId270"/>
        </w:object>
      </w:r>
      <w:r w:rsidRPr="009B2970">
        <w:rPr>
          <w:lang w:val="en-US"/>
        </w:rPr>
        <w:tab/>
      </w:r>
      <w:r w:rsidRPr="002333F2">
        <w:rPr>
          <w:rFonts w:ascii="Times New Roman" w:hAnsi="Times New Roman"/>
          <w:sz w:val="20"/>
          <w:lang w:val="en-US"/>
        </w:rPr>
        <w:t>(</w:t>
      </w:r>
      <w:r w:rsidRPr="002333F2">
        <w:rPr>
          <w:rFonts w:ascii="Times New Roman" w:hAnsi="Times New Roman"/>
          <w:sz w:val="20"/>
        </w:rPr>
        <w:fldChar w:fldCharType="begin"/>
      </w:r>
      <w:r w:rsidRPr="002333F2">
        <w:rPr>
          <w:rFonts w:ascii="Times New Roman" w:hAnsi="Times New Roman"/>
          <w:sz w:val="20"/>
          <w:lang w:val="en-US"/>
        </w:rPr>
        <w:instrText xml:space="preserve"> SEQ eqn \* MERGEFORMAT </w:instrText>
      </w:r>
      <w:r w:rsidRPr="002333F2">
        <w:rPr>
          <w:rFonts w:ascii="Times New Roman" w:hAnsi="Times New Roman"/>
          <w:sz w:val="20"/>
        </w:rPr>
        <w:fldChar w:fldCharType="separate"/>
      </w:r>
      <w:r w:rsidR="00716DC0">
        <w:rPr>
          <w:rFonts w:ascii="Times New Roman" w:hAnsi="Times New Roman"/>
          <w:noProof/>
          <w:sz w:val="20"/>
          <w:lang w:val="en-US"/>
        </w:rPr>
        <w:t>1772</w:t>
      </w:r>
      <w:r w:rsidRPr="002333F2">
        <w:rPr>
          <w:rFonts w:ascii="Times New Roman" w:hAnsi="Times New Roman"/>
          <w:sz w:val="20"/>
        </w:rPr>
        <w:fldChar w:fldCharType="end"/>
      </w:r>
      <w:r w:rsidRPr="002333F2">
        <w:rPr>
          <w:rFonts w:ascii="Times New Roman" w:hAnsi="Times New Roman"/>
          <w:sz w:val="20"/>
          <w:lang w:val="en-US"/>
        </w:rPr>
        <w:t>)</w:t>
      </w:r>
    </w:p>
    <w:p w:rsidR="00834EE0" w:rsidRPr="008B1459" w:rsidRDefault="00834EE0" w:rsidP="008B1459">
      <w:pPr>
        <w:pStyle w:val="H6"/>
      </w:pPr>
      <w:bookmarkStart w:id="315" w:name="_Toc393195154"/>
      <w:bookmarkStart w:id="316" w:name="_Toc393470123"/>
      <w:bookmarkStart w:id="317" w:name="_Toc393896671"/>
      <w:bookmarkStart w:id="318" w:name="_Toc393897595"/>
      <w:bookmarkStart w:id="319" w:name="_Toc393897842"/>
      <w:bookmarkStart w:id="320" w:name="_Toc394072140"/>
      <w:bookmarkStart w:id="321" w:name="_Toc394072737"/>
      <w:bookmarkStart w:id="322" w:name="_Toc394179144"/>
      <w:bookmarkStart w:id="323" w:name="_Toc394417762"/>
      <w:r w:rsidRPr="008B1459">
        <w:t>6.2.2.3.8.2</w:t>
      </w:r>
      <w:r w:rsidR="008B1459" w:rsidRPr="008B1459">
        <w:tab/>
      </w:r>
      <w:r w:rsidRPr="008B1459">
        <w:t>IGF whitening generation</w:t>
      </w:r>
      <w:bookmarkEnd w:id="315"/>
      <w:bookmarkEnd w:id="316"/>
      <w:bookmarkEnd w:id="317"/>
      <w:bookmarkEnd w:id="318"/>
      <w:bookmarkEnd w:id="319"/>
      <w:bookmarkEnd w:id="320"/>
      <w:bookmarkEnd w:id="321"/>
      <w:bookmarkEnd w:id="322"/>
      <w:bookmarkEnd w:id="323"/>
    </w:p>
    <w:p w:rsidR="00834EE0" w:rsidRDefault="00834EE0" w:rsidP="00834EE0">
      <w:pPr>
        <w:rPr>
          <w:lang w:val="en-US"/>
        </w:rPr>
      </w:pPr>
      <w:r w:rsidRPr="00B53307">
        <w:rPr>
          <w:lang w:val="en-US"/>
        </w:rPr>
        <w:t xml:space="preserve">In order to remove possible formant structure of the tiled signal </w:t>
      </w:r>
      <w:r w:rsidRPr="00E06FA9">
        <w:rPr>
          <w:position w:val="-4"/>
          <w:lang w:val="en-US"/>
        </w:rPr>
        <w:object w:dxaOrig="240" w:dyaOrig="220">
          <v:shape id="_x0000_i1160" type="#_x0000_t75" style="width:12pt;height:10.5pt" o:ole="">
            <v:imagedata r:id="rId271" o:title=""/>
          </v:shape>
          <o:OLEObject Type="Embed" ProgID="Equation.3" ShapeID="_x0000_i1160" DrawAspect="Content" ObjectID="_1783089489" r:id="rId272"/>
        </w:object>
      </w:r>
      <w:r w:rsidRPr="00B53307">
        <w:rPr>
          <w:lang w:val="en-US"/>
        </w:rPr>
        <w:t xml:space="preserve"> and to suppress strong tonal components the routine </w:t>
      </w:r>
      <w:r w:rsidRPr="00B53307">
        <w:rPr>
          <w:i/>
          <w:lang w:val="en-US"/>
        </w:rPr>
        <w:t>IGF_getWhiteSpectralData()</w:t>
      </w:r>
      <w:r w:rsidRPr="00B53307">
        <w:rPr>
          <w:lang w:val="en-US"/>
        </w:rPr>
        <w:t xml:space="preserve">  will be applied to the TCX spectrum </w:t>
      </w:r>
      <w:r w:rsidRPr="00E06FA9">
        <w:rPr>
          <w:position w:val="-4"/>
          <w:lang w:val="en-US"/>
        </w:rPr>
        <w:object w:dxaOrig="240" w:dyaOrig="220">
          <v:shape id="_x0000_i1161" type="#_x0000_t75" style="width:12pt;height:10.5pt" o:ole="">
            <v:imagedata r:id="rId273" o:title=""/>
          </v:shape>
          <o:OLEObject Type="Embed" ProgID="Equation.3" ShapeID="_x0000_i1161" DrawAspect="Content" ObjectID="_1783089490" r:id="rId274"/>
        </w:object>
      </w:r>
      <w:r w:rsidRPr="00B53307">
        <w:rPr>
          <w:lang w:val="en-US"/>
        </w:rPr>
        <w:t xml:space="preserve"> if the bitstream element </w:t>
      </w:r>
      <w:r w:rsidRPr="00E06FA9">
        <w:rPr>
          <w:position w:val="-10"/>
          <w:lang w:val="en-US"/>
        </w:rPr>
        <w:object w:dxaOrig="1480" w:dyaOrig="340">
          <v:shape id="_x0000_i1162" type="#_x0000_t75" style="width:75pt;height:18pt" o:ole="">
            <v:imagedata r:id="rId275" o:title=""/>
          </v:shape>
          <o:OLEObject Type="Embed" ProgID="Equation.3" ShapeID="_x0000_i1162" DrawAspect="Content" ObjectID="_1783089491" r:id="rId276"/>
        </w:object>
      </w:r>
      <w:r w:rsidRPr="00B53307">
        <w:rPr>
          <w:lang w:val="en-US"/>
        </w:rPr>
        <w:t xml:space="preserve"> is 1 for any tile </w:t>
      </w:r>
      <w:r w:rsidRPr="00E06FA9">
        <w:rPr>
          <w:position w:val="-6"/>
          <w:lang w:val="en-US"/>
        </w:rPr>
        <w:object w:dxaOrig="160" w:dyaOrig="240">
          <v:shape id="_x0000_i1163" type="#_x0000_t75" style="width:7.9pt;height:12pt" o:ole="">
            <v:imagedata r:id="rId277" o:title=""/>
          </v:shape>
          <o:OLEObject Type="Embed" ProgID="Equation.3" ShapeID="_x0000_i1163" DrawAspect="Content" ObjectID="_1783089492" r:id="rId278"/>
        </w:object>
      </w:r>
      <w:r w:rsidRPr="00B53307">
        <w:rPr>
          <w:lang w:val="en-US"/>
        </w:rPr>
        <w:t>. The algorithm is a low complex simplification of the following formula:</w:t>
      </w:r>
    </w:p>
    <w:p w:rsidR="00834EE0" w:rsidRPr="009B2970" w:rsidRDefault="00834EE0" w:rsidP="00834EE0">
      <w:pPr>
        <w:pStyle w:val="EQ"/>
        <w:rPr>
          <w:lang w:val="en-US"/>
        </w:rPr>
      </w:pPr>
      <w:r w:rsidRPr="009B2970">
        <w:rPr>
          <w:lang w:val="en-US"/>
        </w:rPr>
        <w:tab/>
      </w:r>
      <w:r w:rsidRPr="00F71A4A">
        <w:rPr>
          <w:position w:val="-52"/>
        </w:rPr>
        <w:object w:dxaOrig="1960" w:dyaOrig="900">
          <v:shape id="_x0000_i1164" type="#_x0000_t75" style="width:98.65pt;height:45pt" o:ole="">
            <v:imagedata r:id="rId279" o:title=""/>
          </v:shape>
          <o:OLEObject Type="Embed" ProgID="Equation.3" ShapeID="_x0000_i1164" DrawAspect="Content" ObjectID="_1783089493" r:id="rId280"/>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1773</w:t>
      </w:r>
      <w:r w:rsidRPr="002333F2">
        <w:fldChar w:fldCharType="end"/>
      </w:r>
      <w:r w:rsidRPr="002333F2">
        <w:rPr>
          <w:lang w:val="en-US"/>
        </w:rPr>
        <w:t>)</w:t>
      </w:r>
    </w:p>
    <w:p w:rsidR="00834EE0" w:rsidRPr="00B53307" w:rsidRDefault="00834EE0" w:rsidP="00834EE0">
      <w:pPr>
        <w:rPr>
          <w:lang w:val="en-US"/>
        </w:rPr>
      </w:pPr>
      <w:r w:rsidRPr="00B53307">
        <w:rPr>
          <w:lang w:val="en-US"/>
        </w:rPr>
        <w:t xml:space="preserve">which is a division of the spectrum by the square root of a moving average calculated on the spectrum. </w:t>
      </w:r>
      <w:r w:rsidRPr="00E06FA9">
        <w:rPr>
          <w:position w:val="-10"/>
          <w:lang w:val="en-US"/>
        </w:rPr>
        <w:object w:dxaOrig="460" w:dyaOrig="300">
          <v:shape id="_x0000_i1165" type="#_x0000_t75" style="width:22.9pt;height:15pt" o:ole="">
            <v:imagedata r:id="rId281" o:title=""/>
          </v:shape>
          <o:OLEObject Type="Embed" ProgID="Equation.3" ShapeID="_x0000_i1165" DrawAspect="Content" ObjectID="_1783089494" r:id="rId282"/>
        </w:object>
      </w:r>
      <w:r w:rsidRPr="00B53307">
        <w:rPr>
          <w:lang w:val="en-US"/>
        </w:rPr>
        <w:t xml:space="preserve"> </w:t>
      </w:r>
      <w:r>
        <w:rPr>
          <w:lang w:val="en-US"/>
        </w:rPr>
        <w:t>denotes</w:t>
      </w:r>
      <w:r w:rsidRPr="00B53307">
        <w:rPr>
          <w:lang w:val="en-US"/>
        </w:rPr>
        <w:t xml:space="preserve"> the TCX coefficient of the decoded core signal </w:t>
      </w:r>
      <w:r>
        <w:rPr>
          <w:lang w:val="en-US"/>
        </w:rPr>
        <w:t xml:space="preserve">with index </w:t>
      </w:r>
      <w:r w:rsidRPr="00E06FA9">
        <w:rPr>
          <w:position w:val="-6"/>
          <w:lang w:val="en-US"/>
        </w:rPr>
        <w:object w:dxaOrig="180" w:dyaOrig="260">
          <v:shape id="_x0000_i1166" type="#_x0000_t75" style="width:10.5pt;height:14.25pt" o:ole="">
            <v:imagedata r:id="rId283" o:title=""/>
          </v:shape>
          <o:OLEObject Type="Embed" ProgID="Equation.3" ShapeID="_x0000_i1166" DrawAspect="Content" ObjectID="_1783089495" r:id="rId284"/>
        </w:object>
      </w:r>
      <w:r w:rsidRPr="00B53307">
        <w:rPr>
          <w:lang w:val="en-US"/>
        </w:rPr>
        <w:t xml:space="preserve"> </w:t>
      </w:r>
      <w:r>
        <w:rPr>
          <w:lang w:val="en-US"/>
        </w:rPr>
        <w:t>prior to application of</w:t>
      </w:r>
      <w:r w:rsidRPr="00B53307">
        <w:rPr>
          <w:lang w:val="en-US"/>
        </w:rPr>
        <w:t xml:space="preserve"> the LPC fil</w:t>
      </w:r>
      <w:r>
        <w:rPr>
          <w:lang w:val="en-US"/>
        </w:rPr>
        <w:t>t</w:t>
      </w:r>
      <w:r w:rsidRPr="00B53307">
        <w:rPr>
          <w:lang w:val="en-US"/>
        </w:rPr>
        <w:t>er.</w:t>
      </w:r>
    </w:p>
    <w:p w:rsidR="00834EE0" w:rsidRDefault="00834EE0" w:rsidP="00834EE0">
      <w:pPr>
        <w:rPr>
          <w:lang w:val="en-US"/>
        </w:rPr>
      </w:pPr>
      <w:r w:rsidRPr="00B53307">
        <w:rPr>
          <w:lang w:val="en-US"/>
        </w:rPr>
        <w:t xml:space="preserve">Since the above formula would need a division and a square root operation per line </w:t>
      </w:r>
      <w:r w:rsidRPr="00E06FA9">
        <w:rPr>
          <w:position w:val="-6"/>
          <w:lang w:val="en-US"/>
        </w:rPr>
        <w:object w:dxaOrig="180" w:dyaOrig="260">
          <v:shape id="_x0000_i1167" type="#_x0000_t75" style="width:10.5pt;height:14.25pt" o:ole="">
            <v:imagedata r:id="rId283" o:title=""/>
          </v:shape>
          <o:OLEObject Type="Embed" ProgID="Equation.3" ShapeID="_x0000_i1167" DrawAspect="Content" ObjectID="_1783089496" r:id="rId285"/>
        </w:object>
      </w:r>
      <w:r w:rsidRPr="00B53307">
        <w:rPr>
          <w:lang w:val="en-US"/>
        </w:rPr>
        <w:t xml:space="preserve"> – two complex operations (18 and 10 OPS) – the operations are done in logarithmic domain, while the logarithm is replaced with a low complex rounded integer logarithm to the basis 2.</w:t>
      </w:r>
    </w:p>
    <w:p w:rsidR="00834EE0" w:rsidRPr="009B2970" w:rsidRDefault="00834EE0" w:rsidP="00834EE0">
      <w:pPr>
        <w:pStyle w:val="EQ"/>
        <w:rPr>
          <w:lang w:val="en-US"/>
        </w:rPr>
      </w:pPr>
      <w:r w:rsidRPr="00E46C76">
        <w:rPr>
          <w:lang w:val="en-US"/>
        </w:rPr>
        <w:tab/>
      </w:r>
      <w:r w:rsidRPr="00E06FA9">
        <w:rPr>
          <w:position w:val="-10"/>
        </w:rPr>
        <w:object w:dxaOrig="3400" w:dyaOrig="680">
          <v:shape id="_x0000_i1168" type="#_x0000_t75" style="width:169.9pt;height:34.15pt" o:ole="">
            <v:imagedata r:id="rId286" o:title=""/>
          </v:shape>
          <o:OLEObject Type="Embed" ProgID="Equation.3" ShapeID="_x0000_i1168" DrawAspect="Content" ObjectID="_1783089497" r:id="rId287"/>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1774</w:t>
      </w:r>
      <w:r w:rsidRPr="002333F2">
        <w:fldChar w:fldCharType="end"/>
      </w:r>
      <w:r w:rsidRPr="002333F2">
        <w:rPr>
          <w:lang w:val="en-US"/>
        </w:rPr>
        <w:t>)</w:t>
      </w:r>
    </w:p>
    <w:p w:rsidR="00834EE0" w:rsidRDefault="00834EE0" w:rsidP="00834EE0">
      <w:pPr>
        <w:rPr>
          <w:lang w:val="en-US"/>
        </w:rPr>
      </w:pPr>
      <w:r w:rsidRPr="00B53307">
        <w:rPr>
          <w:lang w:val="en-US"/>
        </w:rPr>
        <w:t>where</w:t>
      </w:r>
    </w:p>
    <w:p w:rsidR="00834EE0" w:rsidRPr="009B2970" w:rsidRDefault="00834EE0" w:rsidP="00834EE0">
      <w:pPr>
        <w:pStyle w:val="EQ"/>
        <w:rPr>
          <w:lang w:val="en-US"/>
        </w:rPr>
      </w:pPr>
      <w:r w:rsidRPr="009B2970">
        <w:rPr>
          <w:lang w:val="en-US"/>
        </w:rPr>
        <w:tab/>
      </w:r>
      <w:r w:rsidRPr="00F71A4A">
        <w:rPr>
          <w:position w:val="-28"/>
          <w:lang w:val="en-US"/>
        </w:rPr>
        <w:object w:dxaOrig="2400" w:dyaOrig="660">
          <v:shape id="_x0000_i1169" type="#_x0000_t75" style="width:119.65pt;height:31.9pt" o:ole="">
            <v:imagedata r:id="rId288" o:title=""/>
          </v:shape>
          <o:OLEObject Type="Embed" ProgID="Equation.3" ShapeID="_x0000_i1169" DrawAspect="Content" ObjectID="_1783089498" r:id="rId289"/>
        </w:object>
      </w:r>
      <w:r>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1775</w:t>
      </w:r>
      <w:r w:rsidRPr="002333F2">
        <w:fldChar w:fldCharType="end"/>
      </w:r>
      <w:r w:rsidRPr="002333F2">
        <w:rPr>
          <w:lang w:val="en-US"/>
        </w:rPr>
        <w:t>)</w:t>
      </w:r>
    </w:p>
    <w:p w:rsidR="00834EE0" w:rsidRPr="00B53307" w:rsidRDefault="00834EE0" w:rsidP="00834EE0">
      <w:pPr>
        <w:rPr>
          <w:lang w:val="en-US"/>
        </w:rPr>
      </w:pPr>
      <w:r w:rsidRPr="00B53307">
        <w:rPr>
          <w:lang w:val="en-US"/>
        </w:rPr>
        <w:t xml:space="preserve">The length of the moving average (MA) filter </w:t>
      </w:r>
      <w:r w:rsidRPr="00F71A4A">
        <w:rPr>
          <w:position w:val="-34"/>
          <w:lang w:val="en-US"/>
        </w:rPr>
        <w:object w:dxaOrig="1640" w:dyaOrig="780">
          <v:shape id="_x0000_i1170" type="#_x0000_t75" style="width:82.5pt;height:39pt" o:ole="">
            <v:imagedata r:id="rId290" o:title=""/>
          </v:shape>
          <o:OLEObject Type="Embed" ProgID="Equation.3" ShapeID="_x0000_i1170" DrawAspect="Content" ObjectID="_1783089499" r:id="rId291"/>
        </w:object>
      </w:r>
      <w:r w:rsidRPr="00B53307">
        <w:rPr>
          <w:lang w:val="en-US"/>
        </w:rPr>
        <w:t xml:space="preserve"> is 15 bins in total.</w:t>
      </w:r>
    </w:p>
    <w:p w:rsidR="00834EE0" w:rsidRDefault="00834EE0" w:rsidP="00834EE0">
      <w:pPr>
        <w:rPr>
          <w:lang w:val="en-US"/>
        </w:rPr>
      </w:pPr>
      <w:r w:rsidRPr="00B53307">
        <w:rPr>
          <w:lang w:val="en-US"/>
        </w:rPr>
        <w:t>The range of bins</w:t>
      </w:r>
      <w:r w:rsidRPr="00E06FA9">
        <w:rPr>
          <w:position w:val="-6"/>
          <w:lang w:val="en-US"/>
        </w:rPr>
        <w:object w:dxaOrig="200" w:dyaOrig="260">
          <v:shape id="_x0000_i1171" type="#_x0000_t75" style="width:10.5pt;height:14.25pt" o:ole="">
            <v:imagedata r:id="rId292" o:title=""/>
          </v:shape>
          <o:OLEObject Type="Embed" ProgID="Equation.3" ShapeID="_x0000_i1171" DrawAspect="Content" ObjectID="_1783089500" r:id="rId293"/>
        </w:object>
      </w:r>
      <w:r w:rsidRPr="00B53307">
        <w:rPr>
          <w:lang w:val="en-US"/>
        </w:rPr>
        <w:t xml:space="preserve"> on which this whitening operation has to be carried out is going from </w:t>
      </w:r>
      <w:r w:rsidRPr="00E06FA9">
        <w:rPr>
          <w:position w:val="-6"/>
          <w:lang w:val="en-US"/>
        </w:rPr>
        <w:object w:dxaOrig="580" w:dyaOrig="260">
          <v:shape id="_x0000_i1172" type="#_x0000_t75" style="width:29.25pt;height:14.25pt" o:ole="">
            <v:imagedata r:id="rId294" o:title=""/>
          </v:shape>
          <o:OLEObject Type="Embed" ProgID="Equation.3" ShapeID="_x0000_i1172" DrawAspect="Content" ObjectID="_1783089501" r:id="rId295"/>
        </w:object>
      </w:r>
      <w:r w:rsidRPr="00B53307">
        <w:rPr>
          <w:lang w:val="en-US"/>
        </w:rPr>
        <w:t xml:space="preserve"> to </w:t>
      </w:r>
      <w:r w:rsidRPr="00E06FA9">
        <w:rPr>
          <w:position w:val="-6"/>
          <w:lang w:val="en-US"/>
        </w:rPr>
        <w:object w:dxaOrig="800" w:dyaOrig="240">
          <v:shape id="_x0000_i1173" type="#_x0000_t75" style="width:40.5pt;height:12pt" o:ole="">
            <v:imagedata r:id="rId296" o:title=""/>
          </v:shape>
          <o:OLEObject Type="Embed" ProgID="Equation.3" ShapeID="_x0000_i1173" DrawAspect="Content" ObjectID="_1783089502" r:id="rId297"/>
        </w:object>
      </w:r>
      <w:r w:rsidRPr="00B53307">
        <w:rPr>
          <w:lang w:val="en-US"/>
        </w:rPr>
        <w:t xml:space="preserve">, where </w:t>
      </w:r>
      <w:r w:rsidRPr="00E06FA9">
        <w:rPr>
          <w:position w:val="-6"/>
          <w:lang w:val="en-US"/>
        </w:rPr>
        <w:object w:dxaOrig="800" w:dyaOrig="240">
          <v:shape id="_x0000_i1174" type="#_x0000_t75" style="width:40.5pt;height:12pt" o:ole="">
            <v:imagedata r:id="rId298" o:title=""/>
          </v:shape>
          <o:OLEObject Type="Embed" ProgID="Equation.3" ShapeID="_x0000_i1174" DrawAspect="Content" ObjectID="_1783089503" r:id="rId299"/>
        </w:object>
      </w:r>
      <w:r w:rsidRPr="00B53307">
        <w:rPr>
          <w:lang w:val="en-US"/>
        </w:rPr>
        <w:t xml:space="preserve"> is the index of the first scale</w:t>
      </w:r>
      <w:r>
        <w:rPr>
          <w:lang w:val="en-US"/>
        </w:rPr>
        <w:t xml:space="preserve"> </w:t>
      </w:r>
      <w:r w:rsidRPr="00B53307">
        <w:rPr>
          <w:lang w:val="en-US"/>
        </w:rPr>
        <w:t xml:space="preserve">factor band - 1. Because </w:t>
      </w:r>
      <w:r w:rsidRPr="00E06FA9">
        <w:rPr>
          <w:position w:val="-6"/>
          <w:lang w:val="en-US"/>
        </w:rPr>
        <w:object w:dxaOrig="580" w:dyaOrig="260">
          <v:shape id="_x0000_i1175" type="#_x0000_t75" style="width:29.25pt;height:14.25pt" o:ole="">
            <v:imagedata r:id="rId300" o:title=""/>
          </v:shape>
          <o:OLEObject Type="Embed" ProgID="Equation.3" ShapeID="_x0000_i1175" DrawAspect="Content" ObjectID="_1783089504" r:id="rId301"/>
        </w:object>
      </w:r>
      <w:r w:rsidRPr="00B53307">
        <w:rPr>
          <w:lang w:val="en-US"/>
        </w:rPr>
        <w:t xml:space="preserve"> is always greater 7, the MA filter will be calculated from </w:t>
      </w:r>
      <w:r w:rsidRPr="00E06FA9">
        <w:rPr>
          <w:position w:val="-6"/>
          <w:lang w:val="en-US"/>
        </w:rPr>
        <w:object w:dxaOrig="859" w:dyaOrig="260">
          <v:shape id="_x0000_i1176" type="#_x0000_t75" style="width:42.75pt;height:14.25pt" o:ole="">
            <v:imagedata r:id="rId302" o:title=""/>
          </v:shape>
          <o:OLEObject Type="Embed" ProgID="Equation.3" ShapeID="_x0000_i1176" DrawAspect="Content" ObjectID="_1783089505" r:id="rId303"/>
        </w:object>
      </w:r>
      <w:r w:rsidRPr="00B53307">
        <w:rPr>
          <w:lang w:val="en-US"/>
        </w:rPr>
        <w:t xml:space="preserve"> on. However, the calculation of the MA filter has to be different for the last </w:t>
      </w:r>
      <w:r w:rsidRPr="00E06FA9">
        <w:rPr>
          <w:position w:val="-6"/>
          <w:lang w:val="en-US"/>
        </w:rPr>
        <w:object w:dxaOrig="200" w:dyaOrig="279">
          <v:shape id="_x0000_i1177" type="#_x0000_t75" style="width:10.5pt;height:14.25pt" o:ole="">
            <v:imagedata r:id="rId304" o:title=""/>
          </v:shape>
          <o:OLEObject Type="Embed" ProgID="Equation.3" ShapeID="_x0000_i1177" DrawAspect="Content" ObjectID="_1783089506" r:id="rId305"/>
        </w:object>
      </w:r>
      <w:r w:rsidRPr="00B53307">
        <w:rPr>
          <w:lang w:val="en-US"/>
        </w:rPr>
        <w:t xml:space="preserve"> bins below </w:t>
      </w:r>
      <w:r w:rsidRPr="00E06FA9">
        <w:rPr>
          <w:position w:val="-6"/>
          <w:lang w:val="en-US"/>
        </w:rPr>
        <w:object w:dxaOrig="800" w:dyaOrig="240">
          <v:shape id="_x0000_i1178" type="#_x0000_t75" style="width:40.5pt;height:12pt" o:ole="">
            <v:imagedata r:id="rId306" o:title=""/>
          </v:shape>
          <o:OLEObject Type="Embed" ProgID="Equation.3" ShapeID="_x0000_i1178" DrawAspect="Content" ObjectID="_1783089507" r:id="rId307"/>
        </w:object>
      </w:r>
      <w:r w:rsidRPr="00B53307">
        <w:rPr>
          <w:lang w:val="en-US"/>
        </w:rPr>
        <w:t>:</w:t>
      </w:r>
    </w:p>
    <w:p w:rsidR="00834EE0" w:rsidRPr="009B2970" w:rsidRDefault="00834EE0" w:rsidP="00834EE0">
      <w:pPr>
        <w:pStyle w:val="EQ"/>
        <w:rPr>
          <w:lang w:val="en-US"/>
        </w:rPr>
      </w:pPr>
      <w:r w:rsidRPr="009B2970">
        <w:rPr>
          <w:lang w:val="en-US"/>
        </w:rPr>
        <w:tab/>
      </w:r>
      <w:r w:rsidRPr="00F71A4A">
        <w:rPr>
          <w:position w:val="-36"/>
        </w:rPr>
        <w:object w:dxaOrig="4280" w:dyaOrig="800">
          <v:shape id="_x0000_i1179" type="#_x0000_t75" style="width:213pt;height:40.5pt" o:ole="">
            <v:imagedata r:id="rId308" o:title=""/>
          </v:shape>
          <o:OLEObject Type="Embed" ProgID="Equation.3" ShapeID="_x0000_i1179" DrawAspect="Content" ObjectID="_1783089508" r:id="rId309"/>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1776</w:t>
      </w:r>
      <w:r w:rsidRPr="002333F2">
        <w:fldChar w:fldCharType="end"/>
      </w:r>
      <w:r w:rsidRPr="002333F2">
        <w:rPr>
          <w:lang w:val="en-US"/>
        </w:rPr>
        <w:t>)</w:t>
      </w:r>
    </w:p>
    <w:p w:rsidR="00834EE0" w:rsidRDefault="00834EE0" w:rsidP="00834EE0">
      <w:pPr>
        <w:rPr>
          <w:lang w:val="en-US"/>
        </w:rPr>
      </w:pPr>
      <w:r w:rsidRPr="00B53307">
        <w:rPr>
          <w:lang w:val="en-US"/>
        </w:rPr>
        <w:t xml:space="preserve">If the bitstream element </w:t>
      </w:r>
      <w:r w:rsidRPr="00E06FA9">
        <w:rPr>
          <w:position w:val="-10"/>
          <w:lang w:val="en-US"/>
        </w:rPr>
        <w:object w:dxaOrig="1260" w:dyaOrig="300">
          <v:shape id="_x0000_i1180" type="#_x0000_t75" style="width:61.5pt;height:15pt" o:ole="">
            <v:imagedata r:id="rId310" o:title=""/>
          </v:shape>
          <o:OLEObject Type="Embed" ProgID="Equation.3" ShapeID="_x0000_i1180" DrawAspect="Content" ObjectID="_1783089509" r:id="rId311"/>
        </w:object>
      </w:r>
      <w:r w:rsidRPr="00B53307">
        <w:rPr>
          <w:lang w:val="en-US"/>
        </w:rPr>
        <w:t xml:space="preserve"> is 2 for any tile </w:t>
      </w:r>
      <w:r w:rsidRPr="00E06FA9">
        <w:rPr>
          <w:position w:val="-6"/>
          <w:lang w:val="en-US"/>
        </w:rPr>
        <w:object w:dxaOrig="180" w:dyaOrig="260">
          <v:shape id="_x0000_i1181" type="#_x0000_t75" style="width:10.5pt;height:14.25pt" o:ole="">
            <v:imagedata r:id="rId312" o:title=""/>
          </v:shape>
          <o:OLEObject Type="Embed" ProgID="Equation.3" ShapeID="_x0000_i1181" DrawAspect="Content" ObjectID="_1783089510" r:id="rId313"/>
        </w:object>
      </w:r>
      <w:r w:rsidRPr="00B53307">
        <w:rPr>
          <w:lang w:val="en-US"/>
        </w:rPr>
        <w:t xml:space="preserve"> no core signal will be copied but </w:t>
      </w:r>
      <w:r>
        <w:rPr>
          <w:lang w:val="en-US"/>
        </w:rPr>
        <w:t xml:space="preserve">a </w:t>
      </w:r>
      <w:r>
        <w:t>sequence of pseudo-random numbers</w:t>
      </w:r>
      <w:r>
        <w:rPr>
          <w:lang w:val="en-US"/>
        </w:rPr>
        <w:t xml:space="preserve"> will be used instead as described in </w:t>
      </w:r>
      <w:r w:rsidR="00436B33">
        <w:rPr>
          <w:rFonts w:hint="eastAsia"/>
          <w:lang w:val="en-US" w:eastAsia="zh-CN"/>
        </w:rPr>
        <w:t>subclause</w:t>
      </w:r>
      <w:r w:rsidRPr="00FB2BAE">
        <w:rPr>
          <w:lang w:val="en-US"/>
        </w:rPr>
        <w:t xml:space="preserve"> 6.2.2.3.6.2.</w:t>
      </w:r>
    </w:p>
    <w:p w:rsidR="00834EE0" w:rsidRDefault="00834EE0" w:rsidP="00834EE0">
      <w:pPr>
        <w:rPr>
          <w:lang w:val="en-US"/>
        </w:rPr>
      </w:pPr>
      <w:r w:rsidRPr="00B53307">
        <w:rPr>
          <w:lang w:val="en-US"/>
        </w:rPr>
        <w:t xml:space="preserve">The seed for the </w:t>
      </w:r>
      <w:r>
        <w:rPr>
          <w:lang w:val="en-US"/>
        </w:rPr>
        <w:t xml:space="preserve">pseudo </w:t>
      </w:r>
      <w:r w:rsidRPr="00B53307">
        <w:rPr>
          <w:lang w:val="en-US"/>
        </w:rPr>
        <w:t>rand</w:t>
      </w:r>
      <w:r>
        <w:rPr>
          <w:lang w:val="en-US"/>
        </w:rPr>
        <w:t>om number generator</w:t>
      </w:r>
      <w:r w:rsidRPr="00B53307">
        <w:rPr>
          <w:lang w:val="en-US"/>
        </w:rPr>
        <w:t xml:space="preserve"> </w:t>
      </w:r>
      <w:r>
        <w:rPr>
          <w:lang w:val="en-US"/>
        </w:rPr>
        <w:t xml:space="preserve">(described in </w:t>
      </w:r>
      <w:r w:rsidR="00436B33">
        <w:rPr>
          <w:rFonts w:hint="eastAsia"/>
          <w:lang w:val="en-US" w:eastAsia="zh-CN"/>
        </w:rPr>
        <w:t>subclause</w:t>
      </w:r>
      <w:r>
        <w:rPr>
          <w:lang w:val="en-US"/>
        </w:rPr>
        <w:t xml:space="preserve"> </w:t>
      </w:r>
      <w:r>
        <w:t>6.2.2.3.6.3</w:t>
      </w:r>
      <w:r>
        <w:rPr>
          <w:lang w:val="en-US"/>
        </w:rPr>
        <w:t>)</w:t>
      </w:r>
      <w:r w:rsidRPr="00B53307">
        <w:rPr>
          <w:lang w:val="en-US"/>
        </w:rPr>
        <w:t xml:space="preserve"> is derived from the TCX noise</w:t>
      </w:r>
      <w:r>
        <w:rPr>
          <w:lang w:val="en-US"/>
        </w:rPr>
        <w:t xml:space="preserve"> </w:t>
      </w:r>
      <w:r w:rsidRPr="00B53307">
        <w:rPr>
          <w:lang w:val="en-US"/>
        </w:rPr>
        <w:t>filling seed by:</w:t>
      </w:r>
      <w:bookmarkStart w:id="324" w:name="_Toc393195155"/>
    </w:p>
    <w:p w:rsidR="00834EE0" w:rsidRPr="009B2970" w:rsidRDefault="00834EE0" w:rsidP="00834EE0">
      <w:pPr>
        <w:pStyle w:val="Formula"/>
        <w:rPr>
          <w:lang w:val="en-US"/>
        </w:rPr>
      </w:pPr>
      <w:r w:rsidRPr="00E46C76">
        <w:rPr>
          <w:lang w:val="en-US"/>
        </w:rPr>
        <w:tab/>
      </w:r>
      <w:r w:rsidRPr="003931CF">
        <w:rPr>
          <w:position w:val="-10"/>
        </w:rPr>
        <w:object w:dxaOrig="2920" w:dyaOrig="300">
          <v:shape id="_x0000_i1182" type="#_x0000_t75" style="width:144.4pt;height:15pt" o:ole="">
            <v:imagedata r:id="rId314" o:title=""/>
          </v:shape>
          <o:OLEObject Type="Embed" ProgID="Equation.3" ShapeID="_x0000_i1182" DrawAspect="Content" ObjectID="_1783089511" r:id="rId315"/>
        </w:object>
      </w:r>
      <w:r w:rsidRPr="009B2970">
        <w:rPr>
          <w:lang w:val="en-US"/>
        </w:rPr>
        <w:tab/>
      </w:r>
      <w:r w:rsidRPr="002333F2">
        <w:rPr>
          <w:rFonts w:ascii="Times New Roman" w:hAnsi="Times New Roman"/>
          <w:sz w:val="20"/>
          <w:szCs w:val="20"/>
          <w:lang w:val="en-US"/>
        </w:rPr>
        <w:t>(</w:t>
      </w:r>
      <w:r w:rsidRPr="002333F2">
        <w:rPr>
          <w:rFonts w:ascii="Times New Roman" w:hAnsi="Times New Roman"/>
          <w:sz w:val="20"/>
          <w:szCs w:val="20"/>
        </w:rPr>
        <w:fldChar w:fldCharType="begin"/>
      </w:r>
      <w:r w:rsidRPr="002333F2">
        <w:rPr>
          <w:rFonts w:ascii="Times New Roman" w:hAnsi="Times New Roman"/>
          <w:sz w:val="20"/>
          <w:szCs w:val="20"/>
          <w:lang w:val="en-US"/>
        </w:rPr>
        <w:instrText xml:space="preserve"> SEQ eqn \* MERGEFORMAT </w:instrText>
      </w:r>
      <w:r w:rsidRPr="002333F2">
        <w:rPr>
          <w:rFonts w:ascii="Times New Roman" w:hAnsi="Times New Roman"/>
          <w:sz w:val="20"/>
          <w:szCs w:val="20"/>
        </w:rPr>
        <w:fldChar w:fldCharType="separate"/>
      </w:r>
      <w:r w:rsidR="00716DC0">
        <w:rPr>
          <w:rFonts w:ascii="Times New Roman" w:hAnsi="Times New Roman"/>
          <w:noProof/>
          <w:sz w:val="20"/>
          <w:szCs w:val="20"/>
          <w:lang w:val="en-US"/>
        </w:rPr>
        <w:t>1777</w:t>
      </w:r>
      <w:r w:rsidRPr="002333F2">
        <w:rPr>
          <w:rFonts w:ascii="Times New Roman" w:hAnsi="Times New Roman"/>
          <w:sz w:val="20"/>
          <w:szCs w:val="20"/>
        </w:rPr>
        <w:fldChar w:fldCharType="end"/>
      </w:r>
      <w:r w:rsidRPr="002333F2">
        <w:rPr>
          <w:rFonts w:ascii="Times New Roman" w:hAnsi="Times New Roman"/>
          <w:sz w:val="20"/>
          <w:szCs w:val="20"/>
          <w:lang w:val="en-US"/>
        </w:rPr>
        <w:t>)</w:t>
      </w:r>
    </w:p>
    <w:p w:rsidR="00834EE0" w:rsidRPr="008B1459" w:rsidRDefault="00834EE0" w:rsidP="008B1459">
      <w:pPr>
        <w:pStyle w:val="H6"/>
      </w:pPr>
      <w:bookmarkStart w:id="325" w:name="_Toc393470124"/>
      <w:bookmarkStart w:id="326" w:name="_Toc393896672"/>
      <w:bookmarkStart w:id="327" w:name="_Toc393897596"/>
      <w:bookmarkStart w:id="328" w:name="_Toc393897843"/>
      <w:bookmarkStart w:id="329" w:name="_Toc394072141"/>
      <w:bookmarkStart w:id="330" w:name="_Toc394072738"/>
      <w:bookmarkStart w:id="331" w:name="_Toc394179145"/>
      <w:bookmarkStart w:id="332" w:name="_Toc394417763"/>
      <w:r w:rsidRPr="008B1459">
        <w:t>6.2.2.3.8.3</w:t>
      </w:r>
      <w:r w:rsidR="008B1459" w:rsidRPr="008B1459">
        <w:tab/>
      </w:r>
      <w:r w:rsidRPr="008B1459">
        <w:t>IGF envelope reconstruction</w:t>
      </w:r>
      <w:bookmarkEnd w:id="324"/>
      <w:bookmarkEnd w:id="325"/>
      <w:bookmarkEnd w:id="326"/>
      <w:bookmarkEnd w:id="327"/>
      <w:bookmarkEnd w:id="328"/>
      <w:bookmarkEnd w:id="329"/>
      <w:bookmarkEnd w:id="330"/>
      <w:bookmarkEnd w:id="331"/>
      <w:bookmarkEnd w:id="332"/>
    </w:p>
    <w:p w:rsidR="00834EE0" w:rsidRPr="00B53307" w:rsidRDefault="00834EE0" w:rsidP="00834EE0">
      <w:r w:rsidRPr="00B53307">
        <w:t>The IGF envelope reconstruction tool shapes the noise components filled into the gaps in the IGF range in order to adjust the spectral envelope as a function of the transmitted IGF scale factors.</w:t>
      </w:r>
    </w:p>
    <w:p w:rsidR="00834EE0" w:rsidRPr="008B1459" w:rsidRDefault="00834EE0" w:rsidP="008B1459">
      <w:pPr>
        <w:pStyle w:val="H6"/>
      </w:pPr>
      <w:bookmarkStart w:id="333" w:name="_Toc393195156"/>
      <w:bookmarkStart w:id="334" w:name="_Toc393470125"/>
      <w:bookmarkStart w:id="335" w:name="_Toc393896673"/>
      <w:bookmarkStart w:id="336" w:name="_Toc393897597"/>
      <w:bookmarkStart w:id="337" w:name="_Toc393897844"/>
      <w:bookmarkStart w:id="338" w:name="_Toc394072142"/>
      <w:bookmarkStart w:id="339" w:name="_Toc394072739"/>
      <w:bookmarkStart w:id="340" w:name="_Toc394179146"/>
      <w:bookmarkStart w:id="341" w:name="_Toc394417764"/>
      <w:r w:rsidRPr="008B1459">
        <w:t>6.2.2.3.8.3.1</w:t>
      </w:r>
      <w:r w:rsidRPr="008B1459">
        <w:tab/>
        <w:t>Dequantizing IGF scale factors</w:t>
      </w:r>
      <w:bookmarkEnd w:id="333"/>
      <w:bookmarkEnd w:id="334"/>
      <w:bookmarkEnd w:id="335"/>
      <w:bookmarkEnd w:id="336"/>
      <w:bookmarkEnd w:id="337"/>
      <w:bookmarkEnd w:id="338"/>
      <w:bookmarkEnd w:id="339"/>
      <w:bookmarkEnd w:id="340"/>
      <w:bookmarkEnd w:id="341"/>
    </w:p>
    <w:p w:rsidR="00834EE0" w:rsidRDefault="00834EE0" w:rsidP="00834EE0">
      <w:r w:rsidRPr="00B53307">
        <w:t xml:space="preserve">For de-quantizing the IGF scale factors </w:t>
      </w:r>
      <w:r w:rsidRPr="00F71A4A">
        <w:rPr>
          <w:position w:val="-10"/>
        </w:rPr>
        <w:object w:dxaOrig="380" w:dyaOrig="300">
          <v:shape id="_x0000_i1183" type="#_x0000_t75" style="width:19.15pt;height:15pt" o:ole="">
            <v:imagedata r:id="rId316" o:title=""/>
          </v:shape>
          <o:OLEObject Type="Embed" ProgID="Equation.3" ShapeID="_x0000_i1183" DrawAspect="Content" ObjectID="_1783089512" r:id="rId317"/>
        </w:object>
      </w:r>
      <w:r w:rsidRPr="00B53307">
        <w:t xml:space="preserve">, transmitted in the bitstream, to </w:t>
      </w:r>
      <w:r w:rsidRPr="00F71A4A">
        <w:rPr>
          <w:position w:val="-10"/>
        </w:rPr>
        <w:object w:dxaOrig="340" w:dyaOrig="300">
          <v:shape id="_x0000_i1184" type="#_x0000_t75" style="width:18pt;height:15pt" o:ole="">
            <v:imagedata r:id="rId318" o:title=""/>
          </v:shape>
          <o:OLEObject Type="Embed" ProgID="Equation.3" ShapeID="_x0000_i1184" DrawAspect="Content" ObjectID="_1783089513" r:id="rId319"/>
        </w:object>
      </w:r>
      <w:r w:rsidRPr="00B53307">
        <w:t xml:space="preserve"> the following </w:t>
      </w:r>
      <w:r>
        <w:t>mapping is applied</w:t>
      </w:r>
      <w:r w:rsidRPr="00B53307">
        <w:t>:</w:t>
      </w:r>
    </w:p>
    <w:p w:rsidR="00834EE0" w:rsidRPr="002320EF" w:rsidRDefault="00834EE0" w:rsidP="00834EE0">
      <w:pPr>
        <w:pStyle w:val="EQ"/>
      </w:pPr>
      <w:r>
        <w:tab/>
      </w:r>
      <w:r w:rsidRPr="00F71A4A">
        <w:rPr>
          <w:position w:val="-10"/>
        </w:rPr>
        <w:object w:dxaOrig="3320" w:dyaOrig="540">
          <v:shape id="_x0000_i1185" type="#_x0000_t75" style="width:165.75pt;height:27pt" o:ole="">
            <v:imagedata r:id="rId320" o:title=""/>
          </v:shape>
          <o:OLEObject Type="Embed" ProgID="Equation.3" ShapeID="_x0000_i1185" DrawAspect="Content" ObjectID="_1783089514" r:id="rId321"/>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1778</w:t>
      </w:r>
      <w:r w:rsidRPr="002333F2">
        <w:fldChar w:fldCharType="end"/>
      </w:r>
      <w:r w:rsidRPr="002333F2">
        <w:rPr>
          <w:lang w:val="en-US"/>
        </w:rPr>
        <w:t>)</w:t>
      </w:r>
    </w:p>
    <w:p w:rsidR="00834EE0" w:rsidRPr="008B1459" w:rsidRDefault="00834EE0" w:rsidP="008B1459">
      <w:pPr>
        <w:pStyle w:val="H6"/>
      </w:pPr>
      <w:bookmarkStart w:id="342" w:name="_Toc393195157"/>
      <w:bookmarkStart w:id="343" w:name="_Toc393470126"/>
      <w:bookmarkStart w:id="344" w:name="_Toc393896674"/>
      <w:bookmarkStart w:id="345" w:name="_Toc393897598"/>
      <w:bookmarkStart w:id="346" w:name="_Toc393897845"/>
      <w:bookmarkStart w:id="347" w:name="_Toc394072143"/>
      <w:bookmarkStart w:id="348" w:name="_Toc394072740"/>
      <w:bookmarkStart w:id="349" w:name="_Toc394179147"/>
      <w:bookmarkStart w:id="350" w:name="_Toc394417765"/>
      <w:r w:rsidRPr="008B1459">
        <w:t>6.2.2.3.8.3.2</w:t>
      </w:r>
      <w:r w:rsidRPr="008B1459">
        <w:tab/>
        <w:t>Refining IGF scale factor borders</w:t>
      </w:r>
      <w:bookmarkEnd w:id="342"/>
      <w:bookmarkEnd w:id="343"/>
      <w:bookmarkEnd w:id="344"/>
      <w:bookmarkEnd w:id="345"/>
      <w:bookmarkEnd w:id="346"/>
      <w:bookmarkEnd w:id="347"/>
      <w:bookmarkEnd w:id="348"/>
      <w:bookmarkEnd w:id="349"/>
      <w:bookmarkEnd w:id="350"/>
    </w:p>
    <w:p w:rsidR="00834EE0" w:rsidRDefault="00834EE0" w:rsidP="00834EE0">
      <w:r w:rsidRPr="00B53307">
        <w:t>In order to optionally smooth the transmitted scale factors along the frequency axis, a refinement of the IGF scale-factor borders is introduced:</w:t>
      </w:r>
    </w:p>
    <w:p w:rsidR="00834EE0" w:rsidRPr="002320EF" w:rsidRDefault="00834EE0" w:rsidP="00834EE0">
      <w:pPr>
        <w:pStyle w:val="EQ"/>
        <w:rPr>
          <w:lang w:val="en-US"/>
        </w:rPr>
      </w:pPr>
      <w:r w:rsidRPr="00E46C76">
        <w:rPr>
          <w:lang w:val="en-US"/>
        </w:rPr>
        <w:tab/>
      </w:r>
      <w:r w:rsidRPr="00F71A4A">
        <w:rPr>
          <w:position w:val="-26"/>
        </w:rPr>
        <w:object w:dxaOrig="6220" w:dyaOrig="620">
          <v:shape id="_x0000_i1186" type="#_x0000_t75" style="width:310.5pt;height:30.4pt" o:ole="">
            <v:imagedata r:id="rId322" o:title=""/>
          </v:shape>
          <o:OLEObject Type="Embed" ProgID="Equation.3" ShapeID="_x0000_i1186" DrawAspect="Content" ObjectID="_1783089515" r:id="rId323"/>
        </w:object>
      </w:r>
      <w:r w:rsidRPr="002320EF">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1779</w:t>
      </w:r>
      <w:r w:rsidRPr="002333F2">
        <w:fldChar w:fldCharType="end"/>
      </w:r>
      <w:r w:rsidRPr="002333F2">
        <w:rPr>
          <w:lang w:val="en-US"/>
        </w:rPr>
        <w:t>)</w:t>
      </w:r>
    </w:p>
    <w:p w:rsidR="00834EE0" w:rsidRDefault="00834EE0" w:rsidP="00834EE0">
      <w:r w:rsidRPr="00B53307">
        <w:t>The de-quantized IGF scale factors shall be mapped:</w:t>
      </w:r>
    </w:p>
    <w:p w:rsidR="00834EE0" w:rsidRPr="002320EF" w:rsidRDefault="00834EE0" w:rsidP="00834EE0">
      <w:pPr>
        <w:pStyle w:val="EQ"/>
        <w:rPr>
          <w:lang w:val="en-US"/>
        </w:rPr>
      </w:pPr>
      <w:r w:rsidRPr="009B2970">
        <w:rPr>
          <w:lang w:val="en-US"/>
        </w:rPr>
        <w:tab/>
      </w:r>
      <w:r w:rsidRPr="00FC3552">
        <w:rPr>
          <w:position w:val="-12"/>
        </w:rPr>
        <w:object w:dxaOrig="3920" w:dyaOrig="380">
          <v:shape id="_x0000_i1187" type="#_x0000_t75" style="width:196.5pt;height:19.15pt" o:ole="">
            <v:imagedata r:id="rId324" o:title=""/>
          </v:shape>
          <o:OLEObject Type="Embed" ProgID="Equation.3" ShapeID="_x0000_i1187" DrawAspect="Content" ObjectID="_1783089516" r:id="rId325"/>
        </w:object>
      </w:r>
      <w:r w:rsidRPr="002320EF">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1780</w:t>
      </w:r>
      <w:r w:rsidRPr="002333F2">
        <w:fldChar w:fldCharType="end"/>
      </w:r>
      <w:r w:rsidRPr="002333F2">
        <w:rPr>
          <w:lang w:val="en-US"/>
        </w:rPr>
        <w:t>)</w:t>
      </w:r>
    </w:p>
    <w:p w:rsidR="00834EE0" w:rsidRDefault="00834EE0" w:rsidP="00834EE0">
      <w:r w:rsidRPr="00B53307">
        <w:t xml:space="preserve">For simplicity, </w:t>
      </w:r>
      <w:r w:rsidRPr="005F7DCC">
        <w:rPr>
          <w:position w:val="-10"/>
        </w:rPr>
        <w:object w:dxaOrig="340" w:dyaOrig="279">
          <v:shape id="_x0000_i1188" type="#_x0000_t75" style="width:18pt;height:14.25pt" o:ole="">
            <v:imagedata r:id="rId326" o:title=""/>
          </v:shape>
          <o:OLEObject Type="Embed" ProgID="Equation.3" ShapeID="_x0000_i1188" DrawAspect="Content" ObjectID="_1783089517" r:id="rId327"/>
        </w:object>
      </w:r>
      <w:r w:rsidRPr="00B53307">
        <w:t xml:space="preserve"> is also mapped:</w:t>
      </w:r>
    </w:p>
    <w:p w:rsidR="00834EE0" w:rsidRPr="009B2970" w:rsidRDefault="00834EE0" w:rsidP="00834EE0">
      <w:pPr>
        <w:pStyle w:val="EQ"/>
        <w:rPr>
          <w:lang w:val="en-US"/>
        </w:rPr>
      </w:pPr>
      <w:r w:rsidRPr="009B2970">
        <w:rPr>
          <w:lang w:val="en-US"/>
        </w:rPr>
        <w:tab/>
      </w:r>
      <w:r w:rsidRPr="002320EF">
        <w:rPr>
          <w:position w:val="-28"/>
        </w:rPr>
        <w:object w:dxaOrig="2980" w:dyaOrig="660">
          <v:shape id="_x0000_i1189" type="#_x0000_t75" style="width:148.15pt;height:33pt" o:ole="">
            <v:imagedata r:id="rId328" o:title=""/>
          </v:shape>
          <o:OLEObject Type="Embed" ProgID="Equation.3" ShapeID="_x0000_i1189" DrawAspect="Content" ObjectID="_1783089518" r:id="rId329"/>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1781</w:t>
      </w:r>
      <w:r w:rsidRPr="002333F2">
        <w:fldChar w:fldCharType="end"/>
      </w:r>
      <w:r w:rsidRPr="002333F2">
        <w:rPr>
          <w:lang w:val="en-US"/>
        </w:rPr>
        <w:t>)</w:t>
      </w:r>
    </w:p>
    <w:p w:rsidR="00834EE0" w:rsidRPr="00B53307" w:rsidRDefault="00834EE0" w:rsidP="00834EE0">
      <w:r w:rsidRPr="00B53307">
        <w:t>The IGF envelope refinement is active for bitrates</w:t>
      </w:r>
      <w:r>
        <w:t xml:space="preserve"> </w:t>
      </w:r>
      <w:r w:rsidRPr="009A5139">
        <w:rPr>
          <w:position w:val="-4"/>
        </w:rPr>
        <w:object w:dxaOrig="200" w:dyaOrig="240">
          <v:shape id="_x0000_i1190" type="#_x0000_t75" style="width:10.5pt;height:12pt" o:ole="">
            <v:imagedata r:id="rId330" o:title=""/>
          </v:shape>
          <o:OLEObject Type="Embed" ProgID="Equation.3" ShapeID="_x0000_i1190" DrawAspect="Content" ObjectID="_1783089519" r:id="rId331"/>
        </w:object>
      </w:r>
      <w:r>
        <w:t>64 kbp</w:t>
      </w:r>
      <w:r w:rsidRPr="00B53307">
        <w:t>s for all operating modes WB, SWB, FB.</w:t>
      </w:r>
    </w:p>
    <w:p w:rsidR="00834EE0" w:rsidRPr="008B1459" w:rsidRDefault="00834EE0" w:rsidP="008B1459">
      <w:pPr>
        <w:pStyle w:val="H6"/>
      </w:pPr>
      <w:bookmarkStart w:id="351" w:name="_Ref392505017"/>
      <w:bookmarkStart w:id="352" w:name="_Toc393195158"/>
      <w:bookmarkStart w:id="353" w:name="_Toc393470127"/>
      <w:bookmarkStart w:id="354" w:name="_Toc393896675"/>
      <w:bookmarkStart w:id="355" w:name="_Toc393897846"/>
      <w:bookmarkStart w:id="356" w:name="_Toc393897599"/>
      <w:bookmarkStart w:id="357" w:name="_Toc394072741"/>
      <w:bookmarkStart w:id="358" w:name="_Toc394072144"/>
      <w:bookmarkStart w:id="359" w:name="_Toc394179148"/>
      <w:bookmarkStart w:id="360" w:name="_Ref393884778"/>
      <w:bookmarkStart w:id="361" w:name="_Toc394417766"/>
      <w:r w:rsidRPr="008B1459">
        <w:t>6.2.2.3.8.3.3</w:t>
      </w:r>
      <w:r w:rsidR="008B1459" w:rsidRPr="008B1459">
        <w:tab/>
      </w:r>
      <w:r w:rsidRPr="008B1459">
        <w:t xml:space="preserve">Collecting energies below </w:t>
      </w:r>
      <w:bookmarkEnd w:id="351"/>
      <w:bookmarkEnd w:id="352"/>
      <w:bookmarkEnd w:id="353"/>
      <w:bookmarkEnd w:id="354"/>
      <w:bookmarkEnd w:id="355"/>
      <w:bookmarkEnd w:id="356"/>
      <w:bookmarkEnd w:id="357"/>
      <w:bookmarkEnd w:id="358"/>
      <w:bookmarkEnd w:id="359"/>
      <w:bookmarkEnd w:id="361"/>
      <w:r w:rsidRPr="008B1459">
        <w:rPr>
          <w:position w:val="-10"/>
        </w:rPr>
        <w:object w:dxaOrig="360" w:dyaOrig="300">
          <v:shape id="_x0000_i1191" type="#_x0000_t75" style="width:18pt;height:15pt" o:ole="">
            <v:imagedata r:id="rId332" o:title=""/>
          </v:shape>
          <o:OLEObject Type="Embed" ProgID="Equation.3" ShapeID="_x0000_i1191" DrawAspect="Content" ObjectID="_1783089520" r:id="rId333"/>
        </w:object>
      </w:r>
      <w:bookmarkEnd w:id="360"/>
    </w:p>
    <w:p w:rsidR="00834EE0" w:rsidRDefault="00834EE0" w:rsidP="00834EE0">
      <w:r w:rsidRPr="00B53307">
        <w:t xml:space="preserve">To stabilize energy distribution in the range of </w:t>
      </w:r>
      <w:r w:rsidRPr="009A5139">
        <w:rPr>
          <w:position w:val="-10"/>
        </w:rPr>
        <w:object w:dxaOrig="360" w:dyaOrig="300">
          <v:shape id="_x0000_i1192" type="#_x0000_t75" style="width:18pt;height:15pt" o:ole="">
            <v:imagedata r:id="rId334" o:title=""/>
          </v:shape>
          <o:OLEObject Type="Embed" ProgID="Equation.3" ShapeID="_x0000_i1192" DrawAspect="Content" ObjectID="_1783089521" r:id="rId335"/>
        </w:object>
      </w:r>
      <w:r w:rsidRPr="00B53307">
        <w:t xml:space="preserve">, energy below </w:t>
      </w:r>
      <w:r w:rsidRPr="009A5139">
        <w:rPr>
          <w:position w:val="-10"/>
        </w:rPr>
        <w:object w:dxaOrig="360" w:dyaOrig="300">
          <v:shape id="_x0000_i1193" type="#_x0000_t75" style="width:18pt;height:15pt" o:ole="">
            <v:imagedata r:id="rId336" o:title=""/>
          </v:shape>
          <o:OLEObject Type="Embed" ProgID="Equation.3" ShapeID="_x0000_i1193" DrawAspect="Content" ObjectID="_1783089522" r:id="rId337"/>
        </w:object>
      </w:r>
      <w:r w:rsidRPr="00B53307">
        <w:t xml:space="preserve"> is collected:</w:t>
      </w:r>
    </w:p>
    <w:p w:rsidR="00834EE0" w:rsidRPr="009B2970" w:rsidRDefault="00834EE0" w:rsidP="00834EE0">
      <w:pPr>
        <w:pStyle w:val="EQ"/>
        <w:rPr>
          <w:lang w:val="en-US"/>
        </w:rPr>
      </w:pPr>
      <w:r w:rsidRPr="00E46C76">
        <w:rPr>
          <w:lang w:val="en-US"/>
        </w:rPr>
        <w:tab/>
      </w:r>
      <w:r w:rsidRPr="00F71A4A">
        <w:rPr>
          <w:position w:val="-38"/>
        </w:rPr>
        <w:object w:dxaOrig="2060" w:dyaOrig="880">
          <v:shape id="_x0000_i1194" type="#_x0000_t75" style="width:102.75pt;height:44.25pt" o:ole="">
            <v:imagedata r:id="rId338" o:title=""/>
          </v:shape>
          <o:OLEObject Type="Embed" ProgID="Equation.3" ShapeID="_x0000_i1194" DrawAspect="Content" ObjectID="_1783089523" r:id="rId339"/>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1782</w:t>
      </w:r>
      <w:r w:rsidRPr="002333F2">
        <w:fldChar w:fldCharType="end"/>
      </w:r>
      <w:r w:rsidRPr="002333F2">
        <w:rPr>
          <w:lang w:val="en-US"/>
        </w:rPr>
        <w:t>)</w:t>
      </w:r>
    </w:p>
    <w:p w:rsidR="00834EE0" w:rsidRPr="00B53307" w:rsidRDefault="00834EE0" w:rsidP="00834EE0">
      <w:r w:rsidRPr="00B53307">
        <w:t xml:space="preserve">The energy </w:t>
      </w:r>
      <w:r w:rsidRPr="00F71A4A">
        <w:rPr>
          <w:position w:val="-10"/>
        </w:rPr>
        <w:object w:dxaOrig="320" w:dyaOrig="300">
          <v:shape id="_x0000_i1195" type="#_x0000_t75" style="width:15.4pt;height:15pt" o:ole="">
            <v:imagedata r:id="rId340" o:title=""/>
          </v:shape>
          <o:OLEObject Type="Embed" ProgID="Equation.3" ShapeID="_x0000_i1195" DrawAspect="Content" ObjectID="_1783089524" r:id="rId341"/>
        </w:object>
      </w:r>
      <w:r w:rsidRPr="00B53307">
        <w:t xml:space="preserve"> is later used to adapt the first IGF scale factor band energy as described in </w:t>
      </w:r>
      <w:r w:rsidR="00436B33">
        <w:rPr>
          <w:rFonts w:hint="eastAsia"/>
          <w:lang w:eastAsia="zh-CN"/>
        </w:rPr>
        <w:t>subclause</w:t>
      </w:r>
      <w:r w:rsidRPr="00B53307">
        <w:t xml:space="preserve"> </w:t>
      </w:r>
      <w:r>
        <w:t>6.2.2.3.8.3.7</w:t>
      </w:r>
      <w:r w:rsidRPr="00B53307">
        <w:t>.</w:t>
      </w:r>
    </w:p>
    <w:p w:rsidR="00834EE0" w:rsidRPr="008B1459" w:rsidRDefault="00834EE0" w:rsidP="008B1459">
      <w:pPr>
        <w:pStyle w:val="H6"/>
      </w:pPr>
      <w:bookmarkStart w:id="362" w:name="_Toc393195159"/>
      <w:bookmarkStart w:id="363" w:name="_Toc393470128"/>
      <w:bookmarkStart w:id="364" w:name="_Toc393896676"/>
      <w:bookmarkStart w:id="365" w:name="_Toc393897600"/>
      <w:bookmarkStart w:id="366" w:name="_Toc393897847"/>
      <w:bookmarkStart w:id="367" w:name="_Toc394072145"/>
      <w:bookmarkStart w:id="368" w:name="_Toc394072742"/>
      <w:bookmarkStart w:id="369" w:name="_Toc394179149"/>
      <w:bookmarkStart w:id="370" w:name="_Toc394417767"/>
      <w:r w:rsidRPr="008B1459">
        <w:t>6.2.2.3.8.3.4</w:t>
      </w:r>
      <w:r w:rsidR="008B1459" w:rsidRPr="008B1459">
        <w:tab/>
      </w:r>
      <w:r w:rsidRPr="008B1459">
        <w:t>Collecting residual energies in IGF range</w:t>
      </w:r>
      <w:bookmarkEnd w:id="362"/>
      <w:bookmarkEnd w:id="363"/>
      <w:bookmarkEnd w:id="364"/>
      <w:bookmarkEnd w:id="365"/>
      <w:bookmarkEnd w:id="366"/>
      <w:bookmarkEnd w:id="367"/>
      <w:bookmarkEnd w:id="368"/>
      <w:bookmarkEnd w:id="369"/>
      <w:bookmarkEnd w:id="370"/>
    </w:p>
    <w:p w:rsidR="00834EE0" w:rsidRDefault="00834EE0" w:rsidP="00834EE0">
      <w:r>
        <w:t>The residual</w:t>
      </w:r>
      <w:r w:rsidRPr="00B53307">
        <w:t xml:space="preserve"> energy </w:t>
      </w:r>
      <w:r w:rsidRPr="00F71A4A">
        <w:rPr>
          <w:position w:val="-10"/>
        </w:rPr>
        <w:object w:dxaOrig="300" w:dyaOrig="300">
          <v:shape id="_x0000_i1196" type="#_x0000_t75" style="width:15pt;height:15pt" o:ole="">
            <v:imagedata r:id="rId342" o:title=""/>
          </v:shape>
          <o:OLEObject Type="Embed" ProgID="Equation.3" ShapeID="_x0000_i1196" DrawAspect="Content" ObjectID="_1783089525" r:id="rId343"/>
        </w:object>
      </w:r>
      <w:r w:rsidRPr="00B53307">
        <w:t xml:space="preserve"> determines the energy of the non-zero subbands in the IGF range:</w:t>
      </w:r>
    </w:p>
    <w:p w:rsidR="00834EE0" w:rsidRPr="009B2970" w:rsidRDefault="00834EE0" w:rsidP="00834EE0">
      <w:pPr>
        <w:pStyle w:val="EQ"/>
        <w:rPr>
          <w:lang w:val="en-US"/>
        </w:rPr>
      </w:pPr>
      <w:r w:rsidRPr="00E46C76">
        <w:rPr>
          <w:lang w:val="en-US"/>
        </w:rPr>
        <w:tab/>
      </w:r>
      <w:r w:rsidRPr="00F71A4A">
        <w:rPr>
          <w:position w:val="-36"/>
        </w:rPr>
        <w:object w:dxaOrig="3560" w:dyaOrig="800">
          <v:shape id="_x0000_i1197" type="#_x0000_t75" style="width:178.15pt;height:40.5pt" o:ole="">
            <v:imagedata r:id="rId344" o:title=""/>
          </v:shape>
          <o:OLEObject Type="Embed" ProgID="Equation.3" ShapeID="_x0000_i1197" DrawAspect="Content" ObjectID="_1783089526" r:id="rId345"/>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1783</w:t>
      </w:r>
      <w:r w:rsidRPr="002333F2">
        <w:fldChar w:fldCharType="end"/>
      </w:r>
      <w:r w:rsidRPr="002333F2">
        <w:rPr>
          <w:lang w:val="en-US"/>
        </w:rPr>
        <w:t>)</w:t>
      </w:r>
    </w:p>
    <w:p w:rsidR="00834EE0" w:rsidRPr="001F0676" w:rsidRDefault="00834EE0" w:rsidP="00834EE0">
      <w:pPr>
        <w:rPr>
          <w:lang w:val="en-US"/>
        </w:rPr>
      </w:pPr>
      <w:r w:rsidRPr="00F71A4A">
        <w:rPr>
          <w:position w:val="-10"/>
        </w:rPr>
        <w:object w:dxaOrig="300" w:dyaOrig="300">
          <v:shape id="_x0000_i1198" type="#_x0000_t75" style="width:15pt;height:15pt" o:ole="">
            <v:imagedata r:id="rId346" o:title=""/>
          </v:shape>
          <o:OLEObject Type="Embed" ProgID="Equation.3" ShapeID="_x0000_i1198" DrawAspect="Content" ObjectID="_1783089527" r:id="rId347"/>
        </w:object>
      </w:r>
      <w:r w:rsidRPr="00B53307">
        <w:t xml:space="preserve"> is therefore the energy of the de-quantized subband values above </w:t>
      </w:r>
      <w:r w:rsidRPr="00BD04AE">
        <w:rPr>
          <w:position w:val="-10"/>
        </w:rPr>
        <w:object w:dxaOrig="360" w:dyaOrig="300">
          <v:shape id="_x0000_i1199" type="#_x0000_t75" style="width:18pt;height:15pt" o:ole="">
            <v:imagedata r:id="rId348" o:title=""/>
          </v:shape>
          <o:OLEObject Type="Embed" ProgID="Equation.3" ShapeID="_x0000_i1199" DrawAspect="Content" ObjectID="_1783089528" r:id="rId349"/>
        </w:object>
      </w:r>
      <w:r w:rsidRPr="00B53307">
        <w:t xml:space="preserve"> which are not quantized to zero by the tonal mask detection of the</w:t>
      </w:r>
      <w:r>
        <w:t xml:space="preserve"> encoder described in </w:t>
      </w:r>
      <w:r w:rsidR="00436B33">
        <w:rPr>
          <w:rFonts w:hint="eastAsia"/>
          <w:lang w:eastAsia="zh-CN"/>
        </w:rPr>
        <w:t>subclause</w:t>
      </w:r>
      <w:r w:rsidRPr="00B53307">
        <w:t xml:space="preserve"> </w:t>
      </w:r>
      <w:r>
        <w:t>5.3.3.2.11.5</w:t>
      </w:r>
      <w:r w:rsidRPr="000B5B8B">
        <w:rPr>
          <w:lang w:val="en-US"/>
        </w:rPr>
        <w:t>.</w:t>
      </w:r>
    </w:p>
    <w:p w:rsidR="00834EE0" w:rsidRPr="008B1459" w:rsidRDefault="00834EE0" w:rsidP="008B1459">
      <w:pPr>
        <w:pStyle w:val="H6"/>
      </w:pPr>
      <w:bookmarkStart w:id="371" w:name="_Ref392244078"/>
      <w:bookmarkStart w:id="372" w:name="_Toc393195160"/>
      <w:bookmarkStart w:id="373" w:name="_Toc393470129"/>
      <w:bookmarkStart w:id="374" w:name="_Toc393896677"/>
      <w:bookmarkStart w:id="375" w:name="_Toc393897601"/>
      <w:bookmarkStart w:id="376" w:name="_Toc393897848"/>
      <w:bookmarkStart w:id="377" w:name="_Toc394072146"/>
      <w:bookmarkStart w:id="378" w:name="_Toc394072743"/>
      <w:bookmarkStart w:id="379" w:name="_Toc394179150"/>
      <w:bookmarkStart w:id="380" w:name="_Toc394417768"/>
      <w:r w:rsidRPr="008B1459">
        <w:rPr>
          <w:lang w:val="en-US"/>
        </w:rPr>
        <w:t>6.2.2.3.8.3.5</w:t>
      </w:r>
      <w:r w:rsidR="008B1459" w:rsidRPr="008B1459">
        <w:rPr>
          <w:lang w:val="en-US"/>
        </w:rPr>
        <w:tab/>
      </w:r>
      <w:r w:rsidRPr="008B1459">
        <w:rPr>
          <w:lang w:val="en-US"/>
        </w:rPr>
        <w:t>Collecting tile energies in IGF range</w:t>
      </w:r>
      <w:bookmarkEnd w:id="371"/>
      <w:bookmarkEnd w:id="372"/>
      <w:bookmarkEnd w:id="373"/>
      <w:bookmarkEnd w:id="374"/>
      <w:bookmarkEnd w:id="375"/>
      <w:bookmarkEnd w:id="376"/>
      <w:bookmarkEnd w:id="377"/>
      <w:bookmarkEnd w:id="378"/>
      <w:bookmarkEnd w:id="379"/>
      <w:bookmarkEnd w:id="380"/>
    </w:p>
    <w:p w:rsidR="00834EE0" w:rsidRDefault="00834EE0" w:rsidP="00834EE0">
      <w:r w:rsidRPr="00B53307">
        <w:t xml:space="preserve">The tile energy </w:t>
      </w:r>
      <w:r w:rsidRPr="00F71A4A">
        <w:rPr>
          <w:position w:val="-10"/>
        </w:rPr>
        <w:object w:dxaOrig="520" w:dyaOrig="300">
          <v:shape id="_x0000_i1200" type="#_x0000_t75" style="width:25.5pt;height:15pt" o:ole="">
            <v:imagedata r:id="rId350" o:title=""/>
          </v:shape>
          <o:OLEObject Type="Embed" ProgID="Equation.3" ShapeID="_x0000_i1200" DrawAspect="Content" ObjectID="_1783089529" r:id="rId351"/>
        </w:object>
      </w:r>
      <w:r w:rsidRPr="00B53307">
        <w:t xml:space="preserve"> determines the energy of the signal which is filled into the gaps in the IGF range:</w:t>
      </w:r>
    </w:p>
    <w:p w:rsidR="00834EE0" w:rsidRPr="002320EF" w:rsidRDefault="00834EE0" w:rsidP="00834EE0">
      <w:pPr>
        <w:pStyle w:val="EQ"/>
        <w:rPr>
          <w:lang w:val="en-US"/>
        </w:rPr>
      </w:pPr>
      <w:r w:rsidRPr="00E46C76">
        <w:rPr>
          <w:lang w:val="en-US"/>
        </w:rPr>
        <w:tab/>
      </w:r>
      <w:r w:rsidRPr="00F71A4A">
        <w:rPr>
          <w:position w:val="-36"/>
        </w:rPr>
        <w:object w:dxaOrig="4239" w:dyaOrig="800">
          <v:shape id="_x0000_i1201" type="#_x0000_t75" style="width:211.9pt;height:40.5pt" o:ole="">
            <v:imagedata r:id="rId352" o:title=""/>
          </v:shape>
          <o:OLEObject Type="Embed" ProgID="Equation.3" ShapeID="_x0000_i1201" DrawAspect="Content" ObjectID="_1783089530" r:id="rId353"/>
        </w:object>
      </w:r>
      <w:r w:rsidRPr="002320EF">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1784</w:t>
      </w:r>
      <w:r w:rsidRPr="002333F2">
        <w:fldChar w:fldCharType="end"/>
      </w:r>
      <w:r w:rsidRPr="002333F2">
        <w:rPr>
          <w:lang w:val="en-US"/>
        </w:rPr>
        <w:t>)</w:t>
      </w:r>
    </w:p>
    <w:p w:rsidR="00834EE0" w:rsidRPr="002320EF" w:rsidRDefault="00834EE0" w:rsidP="00834EE0">
      <w:pPr>
        <w:pStyle w:val="EQ"/>
        <w:rPr>
          <w:lang w:val="en-US"/>
        </w:rPr>
      </w:pPr>
      <w:r w:rsidRPr="002320EF">
        <w:rPr>
          <w:lang w:val="en-US"/>
        </w:rPr>
        <w:tab/>
      </w:r>
      <w:r w:rsidRPr="00F71A4A">
        <w:rPr>
          <w:position w:val="-26"/>
        </w:rPr>
        <w:object w:dxaOrig="1600" w:dyaOrig="620">
          <v:shape id="_x0000_i1202" type="#_x0000_t75" style="width:80.25pt;height:31.9pt" o:ole="">
            <v:imagedata r:id="rId354" o:title=""/>
          </v:shape>
          <o:OLEObject Type="Embed" ProgID="Equation.3" ShapeID="_x0000_i1202" DrawAspect="Content" ObjectID="_1783089531" r:id="rId355"/>
        </w:object>
      </w:r>
      <w:r w:rsidRPr="002320EF">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1785</w:t>
      </w:r>
      <w:r w:rsidRPr="002333F2">
        <w:fldChar w:fldCharType="end"/>
      </w:r>
      <w:r w:rsidRPr="002333F2">
        <w:rPr>
          <w:lang w:val="en-US"/>
        </w:rPr>
        <w:t>)</w:t>
      </w:r>
    </w:p>
    <w:p w:rsidR="00834EE0" w:rsidRDefault="00834EE0" w:rsidP="00834EE0">
      <w:r w:rsidRPr="00B53307">
        <w:t xml:space="preserve">where </w:t>
      </w:r>
      <w:r w:rsidRPr="00F71A4A">
        <w:rPr>
          <w:position w:val="-10"/>
        </w:rPr>
        <w:object w:dxaOrig="499" w:dyaOrig="300">
          <v:shape id="_x0000_i1203" type="#_x0000_t75" style="width:25.5pt;height:15pt" o:ole="">
            <v:imagedata r:id="rId356" o:title=""/>
          </v:shape>
          <o:OLEObject Type="Embed" ProgID="Equation.3" ShapeID="_x0000_i1203" DrawAspect="Content" ObjectID="_1783089532" r:id="rId357"/>
        </w:object>
      </w:r>
      <w:r w:rsidRPr="00B53307">
        <w:t xml:space="preserve"> is the signal after filling</w:t>
      </w:r>
      <w:r>
        <w:t xml:space="preserve"> the gap</w:t>
      </w:r>
      <w:r w:rsidRPr="00B53307">
        <w:t xml:space="preserve">s in </w:t>
      </w:r>
      <w:r w:rsidRPr="00BD04AE">
        <w:rPr>
          <w:position w:val="-4"/>
        </w:rPr>
        <w:object w:dxaOrig="220" w:dyaOrig="220">
          <v:shape id="_x0000_i1204" type="#_x0000_t75" style="width:10.5pt;height:10.5pt" o:ole="">
            <v:imagedata r:id="rId358" o:title=""/>
          </v:shape>
          <o:OLEObject Type="Embed" ProgID="Equation.3" ShapeID="_x0000_i1204" DrawAspect="Content" ObjectID="_1783089533" r:id="rId359"/>
        </w:object>
      </w:r>
      <w:r w:rsidRPr="00B53307">
        <w:t xml:space="preserve"> using the mapping function </w:t>
      </w:r>
      <w:r w:rsidRPr="00BD04AE">
        <w:rPr>
          <w:position w:val="-6"/>
        </w:rPr>
        <w:object w:dxaOrig="260" w:dyaOrig="220">
          <v:shape id="_x0000_i1205" type="#_x0000_t75" style="width:14.25pt;height:10.5pt" o:ole="">
            <v:imagedata r:id="rId360" o:title=""/>
          </v:shape>
          <o:OLEObject Type="Embed" ProgID="Equation.3" ShapeID="_x0000_i1205" DrawAspect="Content" ObjectID="_1783089534" r:id="rId361"/>
        </w:object>
      </w:r>
      <w:r>
        <w:t xml:space="preserve"> as described in </w:t>
      </w:r>
      <w:r w:rsidR="00436B33">
        <w:rPr>
          <w:rFonts w:hint="eastAsia"/>
          <w:lang w:eastAsia="zh-CN"/>
        </w:rPr>
        <w:t>subclause</w:t>
      </w:r>
      <w:r w:rsidRPr="00B53307">
        <w:t xml:space="preserve"> </w:t>
      </w:r>
      <w:r>
        <w:t>5.3.3.2.11.1.8</w:t>
      </w:r>
      <w:r w:rsidRPr="00B53307">
        <w:t>:</w:t>
      </w:r>
    </w:p>
    <w:p w:rsidR="00834EE0" w:rsidRPr="009B2970" w:rsidRDefault="00834EE0" w:rsidP="00834EE0">
      <w:pPr>
        <w:pStyle w:val="EQ"/>
        <w:rPr>
          <w:lang w:val="en-US"/>
        </w:rPr>
      </w:pPr>
      <w:r w:rsidRPr="009B2970">
        <w:rPr>
          <w:lang w:val="en-US"/>
        </w:rPr>
        <w:tab/>
      </w:r>
      <w:r w:rsidRPr="00F71A4A">
        <w:rPr>
          <w:position w:val="-26"/>
        </w:rPr>
        <w:object w:dxaOrig="4440" w:dyaOrig="620">
          <v:shape id="_x0000_i1206" type="#_x0000_t75" style="width:222.75pt;height:31.9pt" o:ole="">
            <v:imagedata r:id="rId362" o:title=""/>
          </v:shape>
          <o:OLEObject Type="Embed" ProgID="Equation.3" ShapeID="_x0000_i1206" DrawAspect="Content" ObjectID="_1783089535" r:id="rId363"/>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1786</w:t>
      </w:r>
      <w:r w:rsidRPr="002333F2">
        <w:fldChar w:fldCharType="end"/>
      </w:r>
      <w:r w:rsidRPr="002333F2">
        <w:rPr>
          <w:lang w:val="en-US"/>
        </w:rPr>
        <w:t>)</w:t>
      </w:r>
    </w:p>
    <w:p w:rsidR="00834EE0" w:rsidRPr="004610F4" w:rsidRDefault="00834EE0" w:rsidP="00834EE0">
      <w:pPr>
        <w:rPr>
          <w:lang w:val="en-US"/>
        </w:rPr>
      </w:pPr>
      <w:r w:rsidRPr="00F71A4A">
        <w:rPr>
          <w:position w:val="-10"/>
        </w:rPr>
        <w:object w:dxaOrig="520" w:dyaOrig="300">
          <v:shape id="_x0000_i1207" type="#_x0000_t75" style="width:25.5pt;height:15pt" o:ole="">
            <v:imagedata r:id="rId364" o:title=""/>
          </v:shape>
          <o:OLEObject Type="Embed" ProgID="Equation.3" ShapeID="_x0000_i1207" DrawAspect="Content" ObjectID="_1783089536" r:id="rId365"/>
        </w:object>
      </w:r>
      <w:r w:rsidRPr="00B53307">
        <w:t xml:space="preserve"> is therefore the energy of the synthesized subband values above </w:t>
      </w:r>
      <w:r w:rsidRPr="00BD04AE">
        <w:rPr>
          <w:position w:val="-10"/>
        </w:rPr>
        <w:object w:dxaOrig="360" w:dyaOrig="300">
          <v:shape id="_x0000_i1208" type="#_x0000_t75" style="width:18pt;height:15pt" o:ole="">
            <v:imagedata r:id="rId366" o:title=""/>
          </v:shape>
          <o:OLEObject Type="Embed" ProgID="Equation.3" ShapeID="_x0000_i1208" DrawAspect="Content" ObjectID="_1783089537" r:id="rId367"/>
        </w:object>
      </w:r>
      <w:r w:rsidRPr="00B53307">
        <w:t xml:space="preserve"> which are quantized to zero by the tonal mask detection of the encoder described in </w:t>
      </w:r>
      <w:r w:rsidR="00436B33">
        <w:rPr>
          <w:rFonts w:hint="eastAsia"/>
          <w:lang w:eastAsia="zh-CN"/>
        </w:rPr>
        <w:t>subclause</w:t>
      </w:r>
      <w:r w:rsidRPr="00B53307">
        <w:t xml:space="preserve"> </w:t>
      </w:r>
      <w:r>
        <w:t>5.3.3.2.11.5</w:t>
      </w:r>
      <w:r w:rsidRPr="00B53307">
        <w:t>.</w:t>
      </w:r>
    </w:p>
    <w:p w:rsidR="00834EE0" w:rsidRPr="008B1459" w:rsidRDefault="00834EE0" w:rsidP="008B1459">
      <w:pPr>
        <w:pStyle w:val="H6"/>
      </w:pPr>
      <w:bookmarkStart w:id="381" w:name="_Toc393195161"/>
      <w:bookmarkStart w:id="382" w:name="_Toc393470130"/>
      <w:bookmarkStart w:id="383" w:name="_Toc393896678"/>
      <w:bookmarkStart w:id="384" w:name="_Toc393897602"/>
      <w:bookmarkStart w:id="385" w:name="_Toc393897849"/>
      <w:bookmarkStart w:id="386" w:name="_Toc394072147"/>
      <w:bookmarkStart w:id="387" w:name="_Toc394072744"/>
      <w:bookmarkStart w:id="388" w:name="_Toc394179151"/>
      <w:bookmarkStart w:id="389" w:name="_Toc394417769"/>
      <w:r w:rsidRPr="008B1459">
        <w:rPr>
          <w:lang w:val="en-US"/>
        </w:rPr>
        <w:t>6.2.2.3.8.3.6</w:t>
      </w:r>
      <w:r w:rsidR="008B1459" w:rsidRPr="008B1459">
        <w:rPr>
          <w:lang w:val="en-US"/>
        </w:rPr>
        <w:tab/>
      </w:r>
      <w:r w:rsidRPr="008B1459">
        <w:rPr>
          <w:lang w:val="en-US"/>
        </w:rPr>
        <w:t>Rescaling IGF scale factor band energies</w:t>
      </w:r>
      <w:bookmarkEnd w:id="381"/>
      <w:bookmarkEnd w:id="382"/>
      <w:bookmarkEnd w:id="383"/>
      <w:bookmarkEnd w:id="384"/>
      <w:bookmarkEnd w:id="385"/>
      <w:bookmarkEnd w:id="386"/>
      <w:bookmarkEnd w:id="387"/>
      <w:bookmarkEnd w:id="388"/>
      <w:bookmarkEnd w:id="389"/>
    </w:p>
    <w:p w:rsidR="00834EE0" w:rsidRPr="00B53307" w:rsidRDefault="00834EE0" w:rsidP="00834EE0">
      <w:r w:rsidRPr="00B53307">
        <w:t xml:space="preserve">The rescaling of the IGF scale factors has to be done in order to bring them on the correct energy level for the subsequent calculation of the IGF gains. In dependency of the refinement rescaling is applied on a scale factor band basis or on a group of scale factor bands. The rescaled IGF scale factor band energy is therefore called IGF destination energy </w:t>
      </w:r>
      <w:r w:rsidRPr="00F71A4A">
        <w:rPr>
          <w:position w:val="-10"/>
        </w:rPr>
        <w:object w:dxaOrig="340" w:dyaOrig="300">
          <v:shape id="_x0000_i1209" type="#_x0000_t75" style="width:18pt;height:15pt" o:ole="">
            <v:imagedata r:id="rId368" o:title=""/>
          </v:shape>
          <o:OLEObject Type="Embed" ProgID="Equation.3" ShapeID="_x0000_i1209" DrawAspect="Content" ObjectID="_1783089538" r:id="rId369"/>
        </w:object>
      </w:r>
      <w:r w:rsidRPr="00B53307">
        <w:t>.</w:t>
      </w:r>
    </w:p>
    <w:p w:rsidR="00834EE0" w:rsidRDefault="00834EE0" w:rsidP="00834EE0">
      <w:r w:rsidRPr="00B53307">
        <w:t>In case refinement is not active, the rescaling is applied as follows:</w:t>
      </w:r>
    </w:p>
    <w:p w:rsidR="00834EE0" w:rsidRPr="002320EF" w:rsidRDefault="00834EE0" w:rsidP="00834EE0">
      <w:pPr>
        <w:pStyle w:val="EQ"/>
        <w:rPr>
          <w:lang w:val="en-US"/>
        </w:rPr>
      </w:pPr>
      <w:r w:rsidRPr="00E46C76">
        <w:rPr>
          <w:lang w:val="en-US"/>
        </w:rPr>
        <w:tab/>
      </w:r>
      <w:r w:rsidRPr="00F71A4A">
        <w:rPr>
          <w:position w:val="-28"/>
        </w:rPr>
        <w:object w:dxaOrig="6540" w:dyaOrig="700">
          <v:shape id="_x0000_i1210" type="#_x0000_t75" style="width:327pt;height:35.25pt" o:ole="">
            <v:imagedata r:id="rId370" o:title=""/>
          </v:shape>
          <o:OLEObject Type="Embed" ProgID="Equation.3" ShapeID="_x0000_i1210" DrawAspect="Content" ObjectID="_1783089539" r:id="rId371"/>
        </w:object>
      </w:r>
      <w:r w:rsidRPr="002320EF">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1787</w:t>
      </w:r>
      <w:r w:rsidRPr="002333F2">
        <w:fldChar w:fldCharType="end"/>
      </w:r>
      <w:r w:rsidRPr="002333F2">
        <w:rPr>
          <w:lang w:val="en-US"/>
        </w:rPr>
        <w:t>)</w:t>
      </w:r>
    </w:p>
    <w:p w:rsidR="00834EE0" w:rsidRDefault="00834EE0" w:rsidP="00834EE0">
      <w:r w:rsidRPr="00B53307">
        <w:t>In case refinement is active, two subsequent scale factor band energies are mapped:</w:t>
      </w:r>
    </w:p>
    <w:p w:rsidR="00834EE0" w:rsidRPr="009B2970" w:rsidRDefault="00834EE0" w:rsidP="00834EE0">
      <w:pPr>
        <w:pStyle w:val="EQ"/>
        <w:rPr>
          <w:lang w:val="en-US"/>
        </w:rPr>
      </w:pPr>
      <w:r w:rsidRPr="009B2970">
        <w:rPr>
          <w:lang w:val="en-US"/>
        </w:rPr>
        <w:tab/>
      </w:r>
      <w:r w:rsidRPr="00F71A4A">
        <w:rPr>
          <w:position w:val="-50"/>
        </w:rPr>
        <w:object w:dxaOrig="7740" w:dyaOrig="1100">
          <v:shape id="_x0000_i1211" type="#_x0000_t75" style="width:387pt;height:54pt" o:ole="">
            <v:imagedata r:id="rId372" o:title=""/>
          </v:shape>
          <o:OLEObject Type="Embed" ProgID="Equation.3" ShapeID="_x0000_i1211" DrawAspect="Content" ObjectID="_1783089540" r:id="rId373"/>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1788</w:t>
      </w:r>
      <w:r w:rsidRPr="002333F2">
        <w:fldChar w:fldCharType="end"/>
      </w:r>
      <w:r w:rsidRPr="002333F2">
        <w:rPr>
          <w:lang w:val="en-US"/>
        </w:rPr>
        <w:t>)</w:t>
      </w:r>
    </w:p>
    <w:p w:rsidR="00834EE0" w:rsidRPr="008B1459" w:rsidRDefault="00834EE0" w:rsidP="008B1459">
      <w:pPr>
        <w:pStyle w:val="H6"/>
      </w:pPr>
      <w:bookmarkStart w:id="390" w:name="_Ref392491001"/>
      <w:bookmarkStart w:id="391" w:name="_Toc393195162"/>
      <w:bookmarkStart w:id="392" w:name="_Toc393470131"/>
      <w:bookmarkStart w:id="393" w:name="_Ref393893488"/>
      <w:bookmarkStart w:id="394" w:name="_Toc393896679"/>
      <w:bookmarkStart w:id="395" w:name="_Toc393897603"/>
      <w:bookmarkStart w:id="396" w:name="_Toc393897850"/>
      <w:bookmarkStart w:id="397" w:name="_Toc394072148"/>
      <w:bookmarkStart w:id="398" w:name="_Toc394072745"/>
      <w:bookmarkStart w:id="399" w:name="_Toc394179152"/>
      <w:bookmarkStart w:id="400" w:name="_Toc394417770"/>
      <w:r w:rsidRPr="008B1459">
        <w:rPr>
          <w:lang w:val="en-US"/>
        </w:rPr>
        <w:t>6.2.2.3.8.3.7</w:t>
      </w:r>
      <w:r w:rsidR="008B1459" w:rsidRPr="008B1459">
        <w:rPr>
          <w:lang w:val="en-US"/>
        </w:rPr>
        <w:tab/>
      </w:r>
      <w:r w:rsidRPr="008B1459">
        <w:t>Adaption of IGF scale factor</w:t>
      </w:r>
      <w:bookmarkEnd w:id="390"/>
      <w:r w:rsidRPr="008B1459">
        <w:t xml:space="preserve"> band energies</w:t>
      </w:r>
      <w:bookmarkEnd w:id="391"/>
      <w:bookmarkEnd w:id="392"/>
      <w:bookmarkEnd w:id="393"/>
      <w:bookmarkEnd w:id="394"/>
      <w:bookmarkEnd w:id="395"/>
      <w:bookmarkEnd w:id="396"/>
      <w:bookmarkEnd w:id="397"/>
      <w:bookmarkEnd w:id="398"/>
      <w:bookmarkEnd w:id="399"/>
      <w:bookmarkEnd w:id="400"/>
    </w:p>
    <w:p w:rsidR="00834EE0" w:rsidRDefault="00834EE0" w:rsidP="00834EE0">
      <w:r w:rsidRPr="00B53307">
        <w:t xml:space="preserve">The IGF scale factor band energies have to be adapted to fulfil the signal requirements. The first scale factor band energy is adapted to the energy below </w:t>
      </w:r>
      <w:r w:rsidRPr="0008523A">
        <w:rPr>
          <w:position w:val="-10"/>
        </w:rPr>
        <w:object w:dxaOrig="360" w:dyaOrig="300">
          <v:shape id="_x0000_i1212" type="#_x0000_t75" style="width:18pt;height:15pt" o:ole="">
            <v:imagedata r:id="rId374" o:title=""/>
          </v:shape>
          <o:OLEObject Type="Embed" ProgID="Equation.3" ShapeID="_x0000_i1212" DrawAspect="Content" ObjectID="_1783089541" r:id="rId375"/>
        </w:object>
      </w:r>
      <w:r w:rsidRPr="00B53307">
        <w:t xml:space="preserve"> using </w:t>
      </w:r>
      <w:r w:rsidRPr="0008523A">
        <w:rPr>
          <w:position w:val="-12"/>
        </w:rPr>
        <w:object w:dxaOrig="340" w:dyaOrig="360">
          <v:shape id="_x0000_i1213" type="#_x0000_t75" style="width:18pt;height:18pt" o:ole="">
            <v:imagedata r:id="rId376" o:title=""/>
          </v:shape>
          <o:OLEObject Type="Embed" ProgID="Equation.3" ShapeID="_x0000_i1213" DrawAspect="Content" ObjectID="_1783089542" r:id="rId377"/>
        </w:object>
      </w:r>
      <w:r>
        <w:t xml:space="preserve"> as introduced in </w:t>
      </w:r>
      <w:r w:rsidR="00436B33">
        <w:rPr>
          <w:rFonts w:hint="eastAsia"/>
          <w:lang w:eastAsia="zh-CN"/>
        </w:rPr>
        <w:t>subclause</w:t>
      </w:r>
      <w:r w:rsidRPr="00B53307">
        <w:t xml:space="preserve"> </w:t>
      </w:r>
      <w:r>
        <w:t>6.2.2.3.8.3.3</w:t>
      </w:r>
      <w:r w:rsidRPr="00B53307">
        <w:t>:</w:t>
      </w:r>
    </w:p>
    <w:p w:rsidR="00834EE0" w:rsidRPr="009B2970" w:rsidRDefault="00834EE0" w:rsidP="00834EE0">
      <w:pPr>
        <w:pStyle w:val="EQ"/>
        <w:rPr>
          <w:lang w:val="en-US"/>
        </w:rPr>
      </w:pPr>
      <w:r w:rsidRPr="009B2970">
        <w:rPr>
          <w:lang w:val="en-US"/>
        </w:rPr>
        <w:tab/>
      </w:r>
      <w:r w:rsidRPr="00F71A4A">
        <w:rPr>
          <w:position w:val="-28"/>
        </w:rPr>
        <w:object w:dxaOrig="4300" w:dyaOrig="660">
          <v:shape id="_x0000_i1214" type="#_x0000_t75" style="width:215.25pt;height:33pt" o:ole="">
            <v:imagedata r:id="rId378" o:title=""/>
          </v:shape>
          <o:OLEObject Type="Embed" ProgID="Equation.3" ShapeID="_x0000_i1214" DrawAspect="Content" ObjectID="_1783089543" r:id="rId379"/>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1789</w:t>
      </w:r>
      <w:r w:rsidRPr="002333F2">
        <w:fldChar w:fldCharType="end"/>
      </w:r>
      <w:r w:rsidRPr="002333F2">
        <w:rPr>
          <w:lang w:val="en-US"/>
        </w:rPr>
        <w:t>)</w:t>
      </w:r>
    </w:p>
    <w:p w:rsidR="00834EE0" w:rsidRPr="00B53307" w:rsidRDefault="00834EE0" w:rsidP="00834EE0">
      <w:r w:rsidRPr="00B53307">
        <w:t xml:space="preserve">where </w:t>
      </w:r>
      <w:r w:rsidRPr="00F71A4A">
        <w:rPr>
          <w:position w:val="-10"/>
        </w:rPr>
        <w:object w:dxaOrig="380" w:dyaOrig="360">
          <v:shape id="_x0000_i1215" type="#_x0000_t75" style="width:19.15pt;height:18pt" o:ole="">
            <v:imagedata r:id="rId380" o:title=""/>
          </v:shape>
          <o:OLEObject Type="Embed" ProgID="Equation.3" ShapeID="_x0000_i1215" DrawAspect="Content" ObjectID="_1783089544" r:id="rId381"/>
        </w:object>
      </w:r>
      <w:r w:rsidRPr="00B53307">
        <w:t xml:space="preserve"> is the adapted IGF scale factor band energy </w:t>
      </w:r>
      <w:r w:rsidRPr="00F71A4A">
        <w:rPr>
          <w:position w:val="-10"/>
        </w:rPr>
        <w:object w:dxaOrig="340" w:dyaOrig="300">
          <v:shape id="_x0000_i1216" type="#_x0000_t75" style="width:18pt;height:15pt" o:ole="">
            <v:imagedata r:id="rId382" o:title=""/>
          </v:shape>
          <o:OLEObject Type="Embed" ProgID="Equation.3" ShapeID="_x0000_i1216" DrawAspect="Content" ObjectID="_1783089545" r:id="rId383"/>
        </w:object>
      </w:r>
      <w:r w:rsidRPr="00B53307">
        <w:t xml:space="preserve"> and </w:t>
      </w:r>
      <w:r w:rsidRPr="0008523A">
        <w:rPr>
          <w:position w:val="-10"/>
        </w:rPr>
        <w:object w:dxaOrig="480" w:dyaOrig="300">
          <v:shape id="_x0000_i1217" type="#_x0000_t75" style="width:25.5pt;height:15pt" o:ole="">
            <v:imagedata r:id="rId384" o:title=""/>
          </v:shape>
          <o:OLEObject Type="Embed" ProgID="Equation.3" ShapeID="_x0000_i1217" DrawAspect="Content" ObjectID="_1783089546" r:id="rId385"/>
        </w:object>
      </w:r>
      <w:r w:rsidRPr="00B53307">
        <w:t xml:space="preserve"> is the adaption factor for the first scale factor band energy according to</w:t>
      </w:r>
      <w:r w:rsidR="00025A25">
        <w:t xml:space="preserve"> table </w:t>
      </w:r>
      <w:fldSimple w:instr=" SEQ Table tab_IGF_scale_factor_band \* MERGEFORMAT ">
        <w:r w:rsidR="00716DC0">
          <w:rPr>
            <w:noProof/>
          </w:rPr>
          <w:t>166</w:t>
        </w:r>
      </w:fldSimple>
      <w:r w:rsidRPr="00B53307">
        <w:t>:</w:t>
      </w:r>
    </w:p>
    <w:p w:rsidR="00834EE0" w:rsidRPr="00B53307" w:rsidRDefault="00834EE0" w:rsidP="00834EE0">
      <w:pPr>
        <w:pStyle w:val="TH"/>
      </w:pPr>
      <w:bookmarkStart w:id="401" w:name="_Ref392492146"/>
      <w:bookmarkStart w:id="402" w:name="_Ref392492151"/>
      <w:r w:rsidRPr="00B53307">
        <w:t xml:space="preserve">Table </w:t>
      </w:r>
      <w:bookmarkStart w:id="403" w:name="tab_IGF_scale_factor_band"/>
      <w:r w:rsidRPr="00B53307">
        <w:fldChar w:fldCharType="begin"/>
      </w:r>
      <w:r w:rsidRPr="00B53307">
        <w:instrText xml:space="preserve"> SEQ Table </w:instrText>
      </w:r>
      <w:r w:rsidR="00035ABB">
        <w:instrText>\r1</w:instrText>
      </w:r>
      <w:r w:rsidR="00716DC0">
        <w:instrText>66</w:instrText>
      </w:r>
      <w:r w:rsidR="00035ABB">
        <w:instrText xml:space="preserve"> </w:instrText>
      </w:r>
      <w:r w:rsidRPr="00B53307">
        <w:instrText xml:space="preserve">\* ARABIC </w:instrText>
      </w:r>
      <w:r w:rsidRPr="00B53307">
        <w:fldChar w:fldCharType="separate"/>
      </w:r>
      <w:r w:rsidR="00716DC0">
        <w:rPr>
          <w:noProof/>
        </w:rPr>
        <w:t>166</w:t>
      </w:r>
      <w:r w:rsidRPr="00B53307">
        <w:fldChar w:fldCharType="end"/>
      </w:r>
      <w:bookmarkEnd w:id="402"/>
      <w:bookmarkEnd w:id="403"/>
      <w:r w:rsidRPr="00B53307">
        <w:t xml:space="preserve">: IGF scale factor </w:t>
      </w:r>
      <w:r w:rsidRPr="00FD72CF">
        <w:t>band</w:t>
      </w:r>
      <w:r w:rsidRPr="00B53307">
        <w:t xml:space="preserve"> energy adaption factors</w:t>
      </w:r>
      <w:bookmarkEnd w:id="401"/>
    </w:p>
    <w:tbl>
      <w:tblPr>
        <w:tblW w:w="48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4"/>
        <w:gridCol w:w="690"/>
        <w:gridCol w:w="1036"/>
        <w:gridCol w:w="1036"/>
        <w:gridCol w:w="967"/>
      </w:tblGrid>
      <w:tr w:rsidR="00834EE0" w:rsidRPr="005B31C9" w:rsidTr="00E92E62">
        <w:trPr>
          <w:trHeight w:val="263"/>
          <w:jc w:val="center"/>
        </w:trPr>
        <w:tc>
          <w:tcPr>
            <w:tcW w:w="0" w:type="auto"/>
            <w:shd w:val="clear" w:color="auto" w:fill="D9D9D9"/>
          </w:tcPr>
          <w:p w:rsidR="00834EE0" w:rsidRPr="005B31C9" w:rsidRDefault="00834EE0" w:rsidP="00E92E62">
            <w:pPr>
              <w:pStyle w:val="TAH"/>
            </w:pPr>
            <w:r w:rsidRPr="005B31C9">
              <w:t>Bitrate</w:t>
            </w:r>
          </w:p>
        </w:tc>
        <w:tc>
          <w:tcPr>
            <w:tcW w:w="0" w:type="auto"/>
            <w:shd w:val="clear" w:color="auto" w:fill="D9D9D9"/>
          </w:tcPr>
          <w:p w:rsidR="00834EE0" w:rsidRPr="005B31C9" w:rsidRDefault="00834EE0" w:rsidP="00E92E62">
            <w:pPr>
              <w:pStyle w:val="TAH"/>
            </w:pPr>
            <w:r w:rsidRPr="005B31C9">
              <w:t>Mode</w:t>
            </w:r>
          </w:p>
        </w:tc>
        <w:tc>
          <w:tcPr>
            <w:tcW w:w="0" w:type="auto"/>
            <w:shd w:val="clear" w:color="auto" w:fill="D9D9D9"/>
          </w:tcPr>
          <w:p w:rsidR="00834EE0" w:rsidRPr="005B31C9" w:rsidRDefault="00834EE0" w:rsidP="00E92E62">
            <w:pPr>
              <w:pStyle w:val="TAH"/>
            </w:pPr>
            <w:r w:rsidRPr="005B31C9">
              <w:tab/>
            </w:r>
            <w:r w:rsidRPr="005B31C9">
              <w:object w:dxaOrig="520" w:dyaOrig="279">
                <v:shape id="_x0000_i1218" type="#_x0000_t75" style="width:26.65pt;height:14.25pt" o:ole="">
                  <v:imagedata r:id="rId386" o:title=""/>
                </v:shape>
                <o:OLEObject Type="Embed" ProgID="Equation.3" ShapeID="_x0000_i1218" DrawAspect="Content" ObjectID="_1783089547" r:id="rId387"/>
              </w:object>
            </w:r>
          </w:p>
        </w:tc>
        <w:tc>
          <w:tcPr>
            <w:tcW w:w="0" w:type="auto"/>
            <w:shd w:val="clear" w:color="auto" w:fill="D9D9D9"/>
          </w:tcPr>
          <w:p w:rsidR="00834EE0" w:rsidRPr="005B31C9" w:rsidRDefault="00834EE0" w:rsidP="00E92E62">
            <w:pPr>
              <w:pStyle w:val="TAH"/>
            </w:pPr>
            <w:r w:rsidRPr="005B31C9">
              <w:tab/>
            </w:r>
            <w:r w:rsidRPr="005B31C9">
              <w:object w:dxaOrig="520" w:dyaOrig="279">
                <v:shape id="_x0000_i1219" type="#_x0000_t75" style="width:26.65pt;height:14.25pt" o:ole="">
                  <v:imagedata r:id="rId388" o:title=""/>
                </v:shape>
                <o:OLEObject Type="Embed" ProgID="Equation.3" ShapeID="_x0000_i1219" DrawAspect="Content" ObjectID="_1783089548" r:id="rId389"/>
              </w:object>
            </w:r>
          </w:p>
        </w:tc>
        <w:tc>
          <w:tcPr>
            <w:tcW w:w="0" w:type="auto"/>
            <w:shd w:val="clear" w:color="auto" w:fill="D9D9D9"/>
          </w:tcPr>
          <w:p w:rsidR="00834EE0" w:rsidRPr="005B31C9" w:rsidRDefault="00834EE0" w:rsidP="00E92E62">
            <w:pPr>
              <w:pStyle w:val="TAH"/>
            </w:pPr>
            <w:r w:rsidRPr="005B31C9">
              <w:tab/>
            </w:r>
            <w:r w:rsidRPr="005B31C9">
              <w:object w:dxaOrig="460" w:dyaOrig="240">
                <v:shape id="_x0000_i1220" type="#_x0000_t75" style="width:22.9pt;height:12pt" o:ole="">
                  <v:imagedata r:id="rId390" o:title=""/>
                </v:shape>
                <o:OLEObject Type="Embed" ProgID="Equation.3" ShapeID="_x0000_i1220" DrawAspect="Content" ObjectID="_1783089549" r:id="rId391"/>
              </w:objec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9.6 kbps</w:t>
            </w:r>
          </w:p>
        </w:tc>
        <w:tc>
          <w:tcPr>
            <w:tcW w:w="0" w:type="auto"/>
          </w:tcPr>
          <w:p w:rsidR="00834EE0" w:rsidRPr="005B31C9" w:rsidRDefault="00834EE0" w:rsidP="00757A76">
            <w:pPr>
              <w:pStyle w:val="TAL"/>
              <w:jc w:val="center"/>
            </w:pPr>
            <w:r w:rsidRPr="005B31C9">
              <w:t>WB</w:t>
            </w:r>
          </w:p>
        </w:tc>
        <w:tc>
          <w:tcPr>
            <w:tcW w:w="0" w:type="auto"/>
          </w:tcPr>
          <w:p w:rsidR="00834EE0" w:rsidRPr="005B31C9" w:rsidRDefault="00834EE0" w:rsidP="00757A76">
            <w:pPr>
              <w:pStyle w:val="TAL"/>
              <w:jc w:val="center"/>
            </w:pPr>
            <w:r w:rsidRPr="005B31C9">
              <w:t>0.7</w:t>
            </w:r>
          </w:p>
        </w:tc>
        <w:tc>
          <w:tcPr>
            <w:tcW w:w="0" w:type="auto"/>
          </w:tcPr>
          <w:p w:rsidR="00834EE0" w:rsidRPr="005B31C9" w:rsidRDefault="00834EE0" w:rsidP="00757A76">
            <w:pPr>
              <w:pStyle w:val="TAL"/>
              <w:jc w:val="center"/>
            </w:pPr>
            <w:r w:rsidRPr="005B31C9">
              <w:t>0.8</w:t>
            </w:r>
          </w:p>
        </w:tc>
        <w:tc>
          <w:tcPr>
            <w:tcW w:w="0" w:type="auto"/>
          </w:tcPr>
          <w:p w:rsidR="00834EE0" w:rsidRPr="005B31C9" w:rsidRDefault="00834EE0" w:rsidP="00757A76">
            <w:pPr>
              <w:pStyle w:val="TAL"/>
              <w:jc w:val="center"/>
            </w:pPr>
            <w:r w:rsidRPr="005B31C9">
              <w:t>0.6</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9.6 kbps</w:t>
            </w:r>
          </w:p>
        </w:tc>
        <w:tc>
          <w:tcPr>
            <w:tcW w:w="0" w:type="auto"/>
          </w:tcPr>
          <w:p w:rsidR="00834EE0" w:rsidRPr="005B31C9" w:rsidRDefault="00834EE0" w:rsidP="00757A76">
            <w:pPr>
              <w:pStyle w:val="TAL"/>
              <w:jc w:val="center"/>
            </w:pPr>
            <w:r w:rsidRPr="005B31C9">
              <w:t>SWB</w:t>
            </w:r>
          </w:p>
        </w:tc>
        <w:tc>
          <w:tcPr>
            <w:tcW w:w="0" w:type="auto"/>
          </w:tcPr>
          <w:p w:rsidR="00834EE0" w:rsidRPr="005B31C9" w:rsidRDefault="00834EE0" w:rsidP="00757A76">
            <w:pPr>
              <w:pStyle w:val="TAL"/>
              <w:jc w:val="center"/>
            </w:pPr>
            <w:r w:rsidRPr="005B31C9">
              <w:t>0</w:t>
            </w:r>
          </w:p>
        </w:tc>
        <w:tc>
          <w:tcPr>
            <w:tcW w:w="0" w:type="auto"/>
          </w:tcPr>
          <w:p w:rsidR="00834EE0" w:rsidRPr="005B31C9" w:rsidRDefault="00834EE0" w:rsidP="00757A76">
            <w:pPr>
              <w:pStyle w:val="TAL"/>
              <w:jc w:val="center"/>
            </w:pPr>
            <w:r w:rsidRPr="005B31C9">
              <w:t>1.0</w:t>
            </w:r>
          </w:p>
        </w:tc>
        <w:tc>
          <w:tcPr>
            <w:tcW w:w="0" w:type="auto"/>
          </w:tcPr>
          <w:p w:rsidR="00834EE0" w:rsidRPr="005B31C9" w:rsidRDefault="00834EE0" w:rsidP="00757A76">
            <w:pPr>
              <w:pStyle w:val="TAL"/>
              <w:jc w:val="center"/>
            </w:pPr>
            <w:r w:rsidRPr="005B31C9">
              <w:t>1.0</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13.2 kbps</w:t>
            </w:r>
          </w:p>
        </w:tc>
        <w:tc>
          <w:tcPr>
            <w:tcW w:w="0" w:type="auto"/>
          </w:tcPr>
          <w:p w:rsidR="00834EE0" w:rsidRPr="005B31C9" w:rsidRDefault="00834EE0" w:rsidP="00757A76">
            <w:pPr>
              <w:pStyle w:val="TAL"/>
              <w:jc w:val="center"/>
            </w:pPr>
            <w:r w:rsidRPr="005B31C9">
              <w:t>SWB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0.93</w:t>
            </w:r>
          </w:p>
        </w:tc>
        <w:tc>
          <w:tcPr>
            <w:tcW w:w="0" w:type="auto"/>
          </w:tcPr>
          <w:p w:rsidR="00834EE0" w:rsidRPr="005B31C9" w:rsidRDefault="00834EE0" w:rsidP="00757A76">
            <w:pPr>
              <w:pStyle w:val="TAL"/>
              <w:jc w:val="center"/>
            </w:pPr>
            <w:r w:rsidRPr="005B31C9">
              <w:t>0.85</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16.4 kbps</w:t>
            </w:r>
          </w:p>
        </w:tc>
        <w:tc>
          <w:tcPr>
            <w:tcW w:w="0" w:type="auto"/>
          </w:tcPr>
          <w:p w:rsidR="00834EE0" w:rsidRPr="005B31C9" w:rsidRDefault="00834EE0" w:rsidP="00757A76">
            <w:pPr>
              <w:pStyle w:val="TAL"/>
              <w:jc w:val="center"/>
            </w:pPr>
            <w:r w:rsidRPr="005B31C9">
              <w:t>SWB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0.93</w:t>
            </w:r>
          </w:p>
        </w:tc>
        <w:tc>
          <w:tcPr>
            <w:tcW w:w="0" w:type="auto"/>
          </w:tcPr>
          <w:p w:rsidR="00834EE0" w:rsidRPr="005B31C9" w:rsidRDefault="00834EE0" w:rsidP="00757A76">
            <w:pPr>
              <w:pStyle w:val="TAL"/>
              <w:jc w:val="center"/>
            </w:pPr>
            <w:r w:rsidRPr="005B31C9">
              <w:t>0.85</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24.4 kbps</w:t>
            </w:r>
          </w:p>
        </w:tc>
        <w:tc>
          <w:tcPr>
            <w:tcW w:w="0" w:type="auto"/>
          </w:tcPr>
          <w:p w:rsidR="00834EE0" w:rsidRPr="005B31C9" w:rsidRDefault="00834EE0" w:rsidP="00757A76">
            <w:pPr>
              <w:pStyle w:val="TAL"/>
              <w:jc w:val="center"/>
            </w:pPr>
            <w:r w:rsidRPr="005B31C9">
              <w:t>SWB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0.965</w:t>
            </w:r>
          </w:p>
        </w:tc>
        <w:tc>
          <w:tcPr>
            <w:tcW w:w="0" w:type="auto"/>
          </w:tcPr>
          <w:p w:rsidR="00834EE0" w:rsidRPr="005B31C9" w:rsidRDefault="00834EE0" w:rsidP="00757A76">
            <w:pPr>
              <w:pStyle w:val="TAL"/>
              <w:jc w:val="center"/>
            </w:pPr>
            <w:r w:rsidRPr="005B31C9">
              <w:t>0.85</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32.0 kbps</w:t>
            </w:r>
          </w:p>
        </w:tc>
        <w:tc>
          <w:tcPr>
            <w:tcW w:w="0" w:type="auto"/>
          </w:tcPr>
          <w:p w:rsidR="00834EE0" w:rsidRPr="005B31C9" w:rsidRDefault="00834EE0" w:rsidP="00757A76">
            <w:pPr>
              <w:pStyle w:val="TAL"/>
              <w:jc w:val="center"/>
            </w:pPr>
            <w:r w:rsidRPr="005B31C9">
              <w:t>SWB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0.965</w:t>
            </w:r>
          </w:p>
        </w:tc>
        <w:tc>
          <w:tcPr>
            <w:tcW w:w="0" w:type="auto"/>
          </w:tcPr>
          <w:p w:rsidR="00834EE0" w:rsidRPr="005B31C9" w:rsidRDefault="00834EE0" w:rsidP="00757A76">
            <w:pPr>
              <w:pStyle w:val="TAL"/>
              <w:jc w:val="center"/>
            </w:pPr>
            <w:r w:rsidRPr="005B31C9">
              <w:t>0.85</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48.0 kbps</w:t>
            </w:r>
          </w:p>
        </w:tc>
        <w:tc>
          <w:tcPr>
            <w:tcW w:w="0" w:type="auto"/>
          </w:tcPr>
          <w:p w:rsidR="00834EE0" w:rsidRPr="005B31C9" w:rsidRDefault="00834EE0" w:rsidP="00757A76">
            <w:pPr>
              <w:pStyle w:val="TAL"/>
              <w:jc w:val="center"/>
            </w:pPr>
            <w:r w:rsidRPr="005B31C9">
              <w:t>SWB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1.0</w:t>
            </w:r>
          </w:p>
        </w:tc>
        <w:tc>
          <w:tcPr>
            <w:tcW w:w="0" w:type="auto"/>
          </w:tcPr>
          <w:p w:rsidR="00834EE0" w:rsidRPr="005B31C9" w:rsidRDefault="00834EE0" w:rsidP="00757A76">
            <w:pPr>
              <w:pStyle w:val="TAL"/>
              <w:jc w:val="center"/>
            </w:pPr>
            <w:r w:rsidRPr="005B31C9">
              <w:t>1.0</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64.0 kbps</w:t>
            </w:r>
          </w:p>
        </w:tc>
        <w:tc>
          <w:tcPr>
            <w:tcW w:w="0" w:type="auto"/>
          </w:tcPr>
          <w:p w:rsidR="00834EE0" w:rsidRPr="005B31C9" w:rsidRDefault="00834EE0" w:rsidP="00757A76">
            <w:pPr>
              <w:pStyle w:val="TAL"/>
              <w:jc w:val="center"/>
            </w:pPr>
            <w:r w:rsidRPr="005B31C9">
              <w:t>SWB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1.0</w:t>
            </w:r>
          </w:p>
        </w:tc>
        <w:tc>
          <w:tcPr>
            <w:tcW w:w="0" w:type="auto"/>
          </w:tcPr>
          <w:p w:rsidR="00834EE0" w:rsidRPr="005B31C9" w:rsidRDefault="00834EE0" w:rsidP="00757A76">
            <w:pPr>
              <w:pStyle w:val="TAL"/>
              <w:jc w:val="center"/>
            </w:pPr>
            <w:r w:rsidRPr="005B31C9">
              <w:t>1.0</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16.4 kbps</w:t>
            </w:r>
          </w:p>
        </w:tc>
        <w:tc>
          <w:tcPr>
            <w:tcW w:w="0" w:type="auto"/>
          </w:tcPr>
          <w:p w:rsidR="00834EE0" w:rsidRPr="005B31C9" w:rsidRDefault="00834EE0" w:rsidP="00757A76">
            <w:pPr>
              <w:pStyle w:val="TAL"/>
              <w:jc w:val="center"/>
            </w:pPr>
            <w:r w:rsidRPr="005B31C9">
              <w:t>FB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0.93</w:t>
            </w:r>
          </w:p>
        </w:tc>
        <w:tc>
          <w:tcPr>
            <w:tcW w:w="0" w:type="auto"/>
          </w:tcPr>
          <w:p w:rsidR="00834EE0" w:rsidRPr="005B31C9" w:rsidRDefault="00834EE0" w:rsidP="00757A76">
            <w:pPr>
              <w:pStyle w:val="TAL"/>
              <w:jc w:val="center"/>
            </w:pPr>
            <w:r w:rsidRPr="005B31C9">
              <w:t>0.85</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24.4 kbps</w:t>
            </w:r>
          </w:p>
        </w:tc>
        <w:tc>
          <w:tcPr>
            <w:tcW w:w="0" w:type="auto"/>
          </w:tcPr>
          <w:p w:rsidR="00834EE0" w:rsidRPr="005B31C9" w:rsidRDefault="00834EE0" w:rsidP="00757A76">
            <w:pPr>
              <w:pStyle w:val="TAL"/>
              <w:jc w:val="center"/>
            </w:pPr>
            <w:r w:rsidRPr="005B31C9">
              <w:t>FB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0.965</w:t>
            </w:r>
          </w:p>
        </w:tc>
        <w:tc>
          <w:tcPr>
            <w:tcW w:w="0" w:type="auto"/>
          </w:tcPr>
          <w:p w:rsidR="00834EE0" w:rsidRPr="005B31C9" w:rsidRDefault="00834EE0" w:rsidP="00757A76">
            <w:pPr>
              <w:pStyle w:val="TAL"/>
              <w:jc w:val="center"/>
            </w:pPr>
            <w:r w:rsidRPr="005B31C9">
              <w:t>0.85</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32.0 kbps</w:t>
            </w:r>
          </w:p>
        </w:tc>
        <w:tc>
          <w:tcPr>
            <w:tcW w:w="0" w:type="auto"/>
          </w:tcPr>
          <w:p w:rsidR="00834EE0" w:rsidRPr="005B31C9" w:rsidRDefault="00834EE0" w:rsidP="00757A76">
            <w:pPr>
              <w:pStyle w:val="TAL"/>
              <w:jc w:val="center"/>
            </w:pPr>
            <w:r w:rsidRPr="005B31C9">
              <w:t>FB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0.965</w:t>
            </w:r>
          </w:p>
        </w:tc>
        <w:tc>
          <w:tcPr>
            <w:tcW w:w="0" w:type="auto"/>
          </w:tcPr>
          <w:p w:rsidR="00834EE0" w:rsidRPr="005B31C9" w:rsidRDefault="00834EE0" w:rsidP="00757A76">
            <w:pPr>
              <w:pStyle w:val="TAL"/>
              <w:jc w:val="center"/>
            </w:pPr>
            <w:r w:rsidRPr="005B31C9">
              <w:t>0.85</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48.0 kbps</w:t>
            </w:r>
          </w:p>
        </w:tc>
        <w:tc>
          <w:tcPr>
            <w:tcW w:w="0" w:type="auto"/>
          </w:tcPr>
          <w:p w:rsidR="00834EE0" w:rsidRPr="005B31C9" w:rsidRDefault="00834EE0" w:rsidP="00757A76">
            <w:pPr>
              <w:pStyle w:val="TAL"/>
              <w:jc w:val="center"/>
            </w:pPr>
            <w:r w:rsidRPr="005B31C9">
              <w:t>FB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1.0</w:t>
            </w:r>
          </w:p>
        </w:tc>
        <w:tc>
          <w:tcPr>
            <w:tcW w:w="0" w:type="auto"/>
          </w:tcPr>
          <w:p w:rsidR="00834EE0" w:rsidRPr="005B31C9" w:rsidRDefault="00834EE0" w:rsidP="00757A76">
            <w:pPr>
              <w:pStyle w:val="TAL"/>
              <w:jc w:val="center"/>
            </w:pPr>
            <w:r w:rsidRPr="005B31C9">
              <w:t>1.0</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64.0 kbps</w:t>
            </w:r>
          </w:p>
        </w:tc>
        <w:tc>
          <w:tcPr>
            <w:tcW w:w="0" w:type="auto"/>
          </w:tcPr>
          <w:p w:rsidR="00834EE0" w:rsidRPr="005B31C9" w:rsidRDefault="00834EE0" w:rsidP="00757A76">
            <w:pPr>
              <w:pStyle w:val="TAL"/>
              <w:jc w:val="center"/>
            </w:pPr>
            <w:r w:rsidRPr="005B31C9">
              <w:t>FB</w:t>
            </w:r>
          </w:p>
        </w:tc>
        <w:tc>
          <w:tcPr>
            <w:tcW w:w="0" w:type="auto"/>
          </w:tcPr>
          <w:p w:rsidR="00834EE0" w:rsidRPr="005B31C9" w:rsidRDefault="00834EE0" w:rsidP="00757A76">
            <w:pPr>
              <w:pStyle w:val="TAL"/>
              <w:jc w:val="center"/>
            </w:pPr>
            <w:r w:rsidRPr="005B31C9">
              <w:t>0.2</w:t>
            </w:r>
          </w:p>
        </w:tc>
        <w:tc>
          <w:tcPr>
            <w:tcW w:w="0" w:type="auto"/>
          </w:tcPr>
          <w:p w:rsidR="00834EE0" w:rsidRPr="005B31C9" w:rsidRDefault="00834EE0" w:rsidP="00757A76">
            <w:pPr>
              <w:pStyle w:val="TAL"/>
              <w:jc w:val="center"/>
            </w:pPr>
            <w:r w:rsidRPr="005B31C9">
              <w:t>1.0</w:t>
            </w:r>
          </w:p>
        </w:tc>
        <w:tc>
          <w:tcPr>
            <w:tcW w:w="0" w:type="auto"/>
          </w:tcPr>
          <w:p w:rsidR="00834EE0" w:rsidRPr="005B31C9" w:rsidRDefault="00834EE0" w:rsidP="00757A76">
            <w:pPr>
              <w:pStyle w:val="TAL"/>
              <w:jc w:val="center"/>
            </w:pPr>
            <w:r w:rsidRPr="005B31C9">
              <w:t>1.0</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96.0 kbps</w:t>
            </w:r>
          </w:p>
        </w:tc>
        <w:tc>
          <w:tcPr>
            <w:tcW w:w="0" w:type="auto"/>
          </w:tcPr>
          <w:p w:rsidR="00834EE0" w:rsidRPr="005B31C9" w:rsidRDefault="00834EE0" w:rsidP="00757A76">
            <w:pPr>
              <w:pStyle w:val="TAL"/>
              <w:jc w:val="center"/>
            </w:pPr>
            <w:r w:rsidRPr="005B31C9">
              <w:t>FB</w:t>
            </w:r>
          </w:p>
        </w:tc>
        <w:tc>
          <w:tcPr>
            <w:tcW w:w="0" w:type="auto"/>
          </w:tcPr>
          <w:p w:rsidR="00834EE0" w:rsidRPr="005B31C9" w:rsidRDefault="00834EE0" w:rsidP="00757A76">
            <w:pPr>
              <w:pStyle w:val="TAL"/>
              <w:jc w:val="center"/>
            </w:pPr>
            <w:r w:rsidRPr="005B31C9">
              <w:t>0</w:t>
            </w:r>
          </w:p>
        </w:tc>
        <w:tc>
          <w:tcPr>
            <w:tcW w:w="0" w:type="auto"/>
          </w:tcPr>
          <w:p w:rsidR="00834EE0" w:rsidRPr="005B31C9" w:rsidRDefault="00834EE0" w:rsidP="00757A76">
            <w:pPr>
              <w:pStyle w:val="TAL"/>
              <w:jc w:val="center"/>
            </w:pPr>
            <w:r w:rsidRPr="005B31C9">
              <w:t>1.0</w:t>
            </w:r>
          </w:p>
        </w:tc>
        <w:tc>
          <w:tcPr>
            <w:tcW w:w="0" w:type="auto"/>
          </w:tcPr>
          <w:p w:rsidR="00834EE0" w:rsidRPr="005B31C9" w:rsidRDefault="00834EE0" w:rsidP="00757A76">
            <w:pPr>
              <w:pStyle w:val="TAL"/>
              <w:jc w:val="center"/>
            </w:pPr>
            <w:r w:rsidRPr="005B31C9">
              <w:t>1.0</w:t>
            </w:r>
          </w:p>
        </w:tc>
      </w:tr>
      <w:tr w:rsidR="00834EE0" w:rsidRPr="005B31C9" w:rsidTr="00E92E62">
        <w:trPr>
          <w:trHeight w:val="263"/>
          <w:jc w:val="center"/>
        </w:trPr>
        <w:tc>
          <w:tcPr>
            <w:tcW w:w="0" w:type="auto"/>
          </w:tcPr>
          <w:p w:rsidR="00834EE0" w:rsidRPr="005B31C9" w:rsidRDefault="00834EE0" w:rsidP="00757A76">
            <w:pPr>
              <w:pStyle w:val="TAL"/>
              <w:jc w:val="center"/>
            </w:pPr>
            <w:r w:rsidRPr="005B31C9">
              <w:t>128.0 kbps</w:t>
            </w:r>
          </w:p>
        </w:tc>
        <w:tc>
          <w:tcPr>
            <w:tcW w:w="0" w:type="auto"/>
          </w:tcPr>
          <w:p w:rsidR="00834EE0" w:rsidRPr="005B31C9" w:rsidRDefault="00834EE0" w:rsidP="00757A76">
            <w:pPr>
              <w:pStyle w:val="TAL"/>
              <w:jc w:val="center"/>
            </w:pPr>
            <w:r w:rsidRPr="005B31C9">
              <w:t>FB</w:t>
            </w:r>
          </w:p>
        </w:tc>
        <w:tc>
          <w:tcPr>
            <w:tcW w:w="0" w:type="auto"/>
          </w:tcPr>
          <w:p w:rsidR="00834EE0" w:rsidRPr="005B31C9" w:rsidRDefault="00834EE0" w:rsidP="00757A76">
            <w:pPr>
              <w:pStyle w:val="TAL"/>
              <w:jc w:val="center"/>
            </w:pPr>
            <w:r w:rsidRPr="005B31C9">
              <w:t>0</w:t>
            </w:r>
          </w:p>
        </w:tc>
        <w:tc>
          <w:tcPr>
            <w:tcW w:w="0" w:type="auto"/>
          </w:tcPr>
          <w:p w:rsidR="00834EE0" w:rsidRPr="005B31C9" w:rsidRDefault="00834EE0" w:rsidP="00757A76">
            <w:pPr>
              <w:pStyle w:val="TAL"/>
              <w:jc w:val="center"/>
            </w:pPr>
            <w:r w:rsidRPr="005B31C9">
              <w:t>1.0</w:t>
            </w:r>
          </w:p>
        </w:tc>
        <w:tc>
          <w:tcPr>
            <w:tcW w:w="0" w:type="auto"/>
          </w:tcPr>
          <w:p w:rsidR="00834EE0" w:rsidRPr="005B31C9" w:rsidRDefault="00834EE0" w:rsidP="00757A76">
            <w:pPr>
              <w:pStyle w:val="TAL"/>
              <w:jc w:val="center"/>
            </w:pPr>
            <w:r w:rsidRPr="005B31C9">
              <w:t>1.0</w:t>
            </w:r>
          </w:p>
        </w:tc>
      </w:tr>
    </w:tbl>
    <w:p w:rsidR="00834EE0" w:rsidRPr="00B53307" w:rsidRDefault="00834EE0" w:rsidP="00834EE0"/>
    <w:p w:rsidR="00834EE0" w:rsidRDefault="00834EE0" w:rsidP="00834EE0">
      <w:r w:rsidRPr="00B53307">
        <w:t>The last scale factor band energy is adapted as follows:</w:t>
      </w:r>
    </w:p>
    <w:p w:rsidR="00834EE0" w:rsidRPr="009B2970" w:rsidRDefault="00834EE0" w:rsidP="00834EE0">
      <w:pPr>
        <w:pStyle w:val="EQ"/>
        <w:rPr>
          <w:lang w:val="en-US"/>
        </w:rPr>
      </w:pPr>
      <w:r w:rsidRPr="00E46C76">
        <w:rPr>
          <w:lang w:val="en-US"/>
        </w:rPr>
        <w:tab/>
      </w:r>
      <w:r w:rsidRPr="00F71A4A">
        <w:rPr>
          <w:position w:val="-10"/>
        </w:rPr>
        <w:object w:dxaOrig="2720" w:dyaOrig="360">
          <v:shape id="_x0000_i1221" type="#_x0000_t75" style="width:136.15pt;height:18pt" o:ole="">
            <v:imagedata r:id="rId392" o:title=""/>
          </v:shape>
          <o:OLEObject Type="Embed" ProgID="Equation.3" ShapeID="_x0000_i1221" DrawAspect="Content" ObjectID="_1783089550" r:id="rId393"/>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1790</w:t>
      </w:r>
      <w:r w:rsidRPr="002333F2">
        <w:fldChar w:fldCharType="end"/>
      </w:r>
      <w:r w:rsidRPr="002333F2">
        <w:rPr>
          <w:lang w:val="en-US"/>
        </w:rPr>
        <w:t>)</w:t>
      </w:r>
    </w:p>
    <w:p w:rsidR="00834EE0" w:rsidRPr="00B53307" w:rsidRDefault="00834EE0" w:rsidP="00834EE0">
      <w:r w:rsidRPr="00B53307">
        <w:t xml:space="preserve">where </w:t>
      </w:r>
      <w:r w:rsidRPr="002D3BF2">
        <w:rPr>
          <w:position w:val="-6"/>
        </w:rPr>
        <w:object w:dxaOrig="520" w:dyaOrig="279">
          <v:shape id="_x0000_i1222" type="#_x0000_t75" style="width:25.5pt;height:14.25pt" o:ole="">
            <v:imagedata r:id="rId394" o:title=""/>
          </v:shape>
          <o:OLEObject Type="Embed" ProgID="Equation.3" ShapeID="_x0000_i1222" DrawAspect="Content" ObjectID="_1783089551" r:id="rId395"/>
        </w:object>
      </w:r>
      <w:r w:rsidRPr="00B53307">
        <w:t xml:space="preserve"> is the adaption factor for the last scale factor band energy according </w:t>
      </w:r>
      <w:r w:rsidRPr="00757A76">
        <w:t>to</w:t>
      </w:r>
      <w:r w:rsidR="00FB31CC" w:rsidRPr="00757A76">
        <w:rPr>
          <w:rFonts w:hint="eastAsia"/>
          <w:lang w:eastAsia="zh-CN"/>
        </w:rPr>
        <w:t xml:space="preserve"> </w:t>
      </w:r>
      <w:r w:rsidR="00025A25">
        <w:rPr>
          <w:rFonts w:hint="eastAsia"/>
          <w:lang w:eastAsia="zh-CN"/>
        </w:rPr>
        <w:t>table</w:t>
      </w:r>
      <w:r w:rsidR="00FB31CC" w:rsidRPr="00757A76">
        <w:rPr>
          <w:rFonts w:hint="eastAsia"/>
          <w:lang w:eastAsia="zh-CN"/>
        </w:rPr>
        <w:t xml:space="preserve"> </w:t>
      </w:r>
      <w:r w:rsidR="00FB31CC" w:rsidRPr="00757A76">
        <w:rPr>
          <w:lang w:eastAsia="zh-CN"/>
        </w:rPr>
        <w:fldChar w:fldCharType="begin"/>
      </w:r>
      <w:r w:rsidR="00FB31CC" w:rsidRPr="00757A76">
        <w:rPr>
          <w:lang w:eastAsia="zh-CN"/>
        </w:rPr>
        <w:instrText xml:space="preserve"> </w:instrText>
      </w:r>
      <w:r w:rsidR="00FB31CC" w:rsidRPr="00757A76">
        <w:rPr>
          <w:rFonts w:hint="eastAsia"/>
          <w:lang w:eastAsia="zh-CN"/>
        </w:rPr>
        <w:instrText>SEQ Table tab_IGF_scale_factor_band \* MERGEFORMAT</w:instrText>
      </w:r>
      <w:r w:rsidR="00FB31CC" w:rsidRPr="00757A76">
        <w:rPr>
          <w:lang w:eastAsia="zh-CN"/>
        </w:rPr>
        <w:instrText xml:space="preserve"> </w:instrText>
      </w:r>
      <w:r w:rsidR="00FB31CC" w:rsidRPr="00757A76">
        <w:rPr>
          <w:lang w:eastAsia="zh-CN"/>
        </w:rPr>
        <w:fldChar w:fldCharType="separate"/>
      </w:r>
      <w:r w:rsidR="00716DC0">
        <w:rPr>
          <w:noProof/>
          <w:lang w:eastAsia="zh-CN"/>
        </w:rPr>
        <w:t>166</w:t>
      </w:r>
      <w:r w:rsidR="00FB31CC" w:rsidRPr="00757A76">
        <w:rPr>
          <w:lang w:eastAsia="zh-CN"/>
        </w:rPr>
        <w:fldChar w:fldCharType="end"/>
      </w:r>
      <w:r w:rsidRPr="00FD72CF">
        <w:t>.</w:t>
      </w:r>
    </w:p>
    <w:p w:rsidR="00834EE0" w:rsidRDefault="00834EE0" w:rsidP="00834EE0">
      <w:r w:rsidRPr="00B53307">
        <w:t xml:space="preserve">If refinement is active and </w:t>
      </w:r>
      <w:r w:rsidRPr="002D3BF2">
        <w:rPr>
          <w:position w:val="-10"/>
        </w:rPr>
        <w:object w:dxaOrig="1540" w:dyaOrig="300">
          <v:shape id="_x0000_i1223" type="#_x0000_t75" style="width:76.15pt;height:15pt" o:ole="">
            <v:imagedata r:id="rId396" o:title=""/>
          </v:shape>
          <o:OLEObject Type="Embed" ProgID="Equation.3" ShapeID="_x0000_i1223" DrawAspect="Content" ObjectID="_1783089552" r:id="rId397"/>
        </w:object>
      </w:r>
      <w:r w:rsidRPr="00B53307">
        <w:t>, the remaining scale factor band energies are low-pass filtered in order to smooth the frequency envelope:</w:t>
      </w:r>
    </w:p>
    <w:p w:rsidR="00834EE0" w:rsidRPr="002320EF" w:rsidRDefault="00834EE0" w:rsidP="00834EE0">
      <w:pPr>
        <w:pStyle w:val="EQ"/>
        <w:rPr>
          <w:lang w:val="en-US"/>
        </w:rPr>
      </w:pPr>
      <w:r w:rsidRPr="00E46C76">
        <w:rPr>
          <w:lang w:val="en-US"/>
        </w:rPr>
        <w:tab/>
      </w:r>
      <w:r w:rsidRPr="00F71A4A">
        <w:rPr>
          <w:position w:val="-10"/>
        </w:rPr>
        <w:object w:dxaOrig="6480" w:dyaOrig="360">
          <v:shape id="_x0000_i1224" type="#_x0000_t75" style="width:325.15pt;height:18pt" o:ole="">
            <v:imagedata r:id="rId398" o:title=""/>
          </v:shape>
          <o:OLEObject Type="Embed" ProgID="Equation.3" ShapeID="_x0000_i1224" DrawAspect="Content" ObjectID="_1783089553" r:id="rId399"/>
        </w:object>
      </w:r>
      <w:r w:rsidRPr="002320EF">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1791</w:t>
      </w:r>
      <w:r w:rsidRPr="002333F2">
        <w:fldChar w:fldCharType="end"/>
      </w:r>
      <w:r w:rsidRPr="002333F2">
        <w:rPr>
          <w:lang w:val="en-US"/>
        </w:rPr>
        <w:t>)</w:t>
      </w:r>
    </w:p>
    <w:p w:rsidR="00834EE0" w:rsidRDefault="00834EE0" w:rsidP="00834EE0">
      <w:r w:rsidRPr="00B53307">
        <w:t>Otherwise the scale factor band energies are not affected by further modifications:</w:t>
      </w:r>
    </w:p>
    <w:p w:rsidR="00834EE0" w:rsidRPr="009B2970" w:rsidRDefault="00834EE0" w:rsidP="00834EE0">
      <w:pPr>
        <w:pStyle w:val="EQ"/>
        <w:rPr>
          <w:lang w:val="en-US"/>
        </w:rPr>
      </w:pPr>
      <w:r w:rsidRPr="009B2970">
        <w:rPr>
          <w:lang w:val="en-US"/>
        </w:rPr>
        <w:tab/>
      </w:r>
      <w:r w:rsidRPr="00F71A4A">
        <w:rPr>
          <w:position w:val="-10"/>
        </w:rPr>
        <w:object w:dxaOrig="3140" w:dyaOrig="360">
          <v:shape id="_x0000_i1225" type="#_x0000_t75" style="width:158.25pt;height:18pt" o:ole="">
            <v:imagedata r:id="rId400" o:title=""/>
          </v:shape>
          <o:OLEObject Type="Embed" ProgID="Equation.3" ShapeID="_x0000_i1225" DrawAspect="Content" ObjectID="_1783089554" r:id="rId401"/>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1792</w:t>
      </w:r>
      <w:r w:rsidRPr="002333F2">
        <w:fldChar w:fldCharType="end"/>
      </w:r>
      <w:r w:rsidRPr="002333F2">
        <w:rPr>
          <w:lang w:val="en-US"/>
        </w:rPr>
        <w:t>)</w:t>
      </w:r>
    </w:p>
    <w:p w:rsidR="00834EE0" w:rsidRPr="008B1459" w:rsidRDefault="00834EE0" w:rsidP="008B1459">
      <w:pPr>
        <w:pStyle w:val="H6"/>
      </w:pPr>
      <w:bookmarkStart w:id="404" w:name="_Ref392494437"/>
      <w:bookmarkStart w:id="405" w:name="_Ref392494452"/>
      <w:bookmarkStart w:id="406" w:name="_Toc393195163"/>
      <w:bookmarkStart w:id="407" w:name="_Toc393470132"/>
      <w:bookmarkStart w:id="408" w:name="_Toc393896680"/>
      <w:bookmarkStart w:id="409" w:name="_Toc393897604"/>
      <w:bookmarkStart w:id="410" w:name="_Toc393897851"/>
      <w:bookmarkStart w:id="411" w:name="_Toc394072149"/>
      <w:bookmarkStart w:id="412" w:name="_Toc394072746"/>
      <w:bookmarkStart w:id="413" w:name="_Toc394179153"/>
      <w:bookmarkStart w:id="414" w:name="_Toc394417771"/>
      <w:r w:rsidRPr="008B1459">
        <w:rPr>
          <w:lang w:val="en-US"/>
        </w:rPr>
        <w:t>6.2.2.3.8.3.8</w:t>
      </w:r>
      <w:r w:rsidR="008B1459" w:rsidRPr="008B1459">
        <w:rPr>
          <w:lang w:val="en-US"/>
        </w:rPr>
        <w:tab/>
      </w:r>
      <w:r w:rsidRPr="008B1459">
        <w:t>Calculation of IGF gain factors</w:t>
      </w:r>
      <w:bookmarkEnd w:id="404"/>
      <w:bookmarkEnd w:id="405"/>
      <w:bookmarkEnd w:id="406"/>
      <w:bookmarkEnd w:id="407"/>
      <w:bookmarkEnd w:id="408"/>
      <w:bookmarkEnd w:id="409"/>
      <w:bookmarkEnd w:id="410"/>
      <w:bookmarkEnd w:id="411"/>
      <w:bookmarkEnd w:id="412"/>
      <w:bookmarkEnd w:id="413"/>
      <w:bookmarkEnd w:id="414"/>
    </w:p>
    <w:p w:rsidR="00834EE0" w:rsidRDefault="00834EE0" w:rsidP="00834EE0">
      <w:r w:rsidRPr="00B53307">
        <w:t xml:space="preserve">The IGF gain factors are used to finally shape the tiled subband values in order to adjust the spectral envelope of the synthesized signal above </w:t>
      </w:r>
      <w:r w:rsidRPr="002D3BF2">
        <w:rPr>
          <w:position w:val="-10"/>
        </w:rPr>
        <w:object w:dxaOrig="360" w:dyaOrig="300">
          <v:shape id="_x0000_i1226" type="#_x0000_t75" style="width:18pt;height:15pt" o:ole="">
            <v:imagedata r:id="rId402" o:title=""/>
          </v:shape>
          <o:OLEObject Type="Embed" ProgID="Equation.3" ShapeID="_x0000_i1226" DrawAspect="Content" ObjectID="_1783089555" r:id="rId403"/>
        </w:object>
      </w:r>
      <w:r w:rsidRPr="00B53307">
        <w:t xml:space="preserve">. First, the target energy level </w:t>
      </w:r>
      <w:r w:rsidRPr="00171998">
        <w:rPr>
          <w:position w:val="-10"/>
        </w:rPr>
        <w:object w:dxaOrig="320" w:dyaOrig="360">
          <v:shape id="_x0000_i1227" type="#_x0000_t75" style="width:15.4pt;height:18pt" o:ole="">
            <v:imagedata r:id="rId404" o:title=""/>
          </v:shape>
          <o:OLEObject Type="Embed" ProgID="Equation.3" ShapeID="_x0000_i1227" DrawAspect="Content" ObjectID="_1783089556" r:id="rId405"/>
        </w:object>
      </w:r>
      <w:r w:rsidRPr="00B53307">
        <w:t xml:space="preserve"> has to be calculated:</w:t>
      </w:r>
    </w:p>
    <w:p w:rsidR="00834EE0" w:rsidRPr="009B2970" w:rsidRDefault="00834EE0" w:rsidP="00834EE0">
      <w:pPr>
        <w:pStyle w:val="EQ"/>
        <w:rPr>
          <w:lang w:val="en-US"/>
        </w:rPr>
      </w:pPr>
      <w:r w:rsidRPr="00E46C76">
        <w:rPr>
          <w:lang w:val="en-US"/>
        </w:rPr>
        <w:tab/>
      </w:r>
      <w:r w:rsidRPr="00F71A4A">
        <w:rPr>
          <w:position w:val="-34"/>
        </w:rPr>
        <w:object w:dxaOrig="6440" w:dyaOrig="780">
          <v:shape id="_x0000_i1228" type="#_x0000_t75" style="width:322.5pt;height:39pt" o:ole="">
            <v:imagedata r:id="rId406" o:title=""/>
          </v:shape>
          <o:OLEObject Type="Embed" ProgID="Equation.3" ShapeID="_x0000_i1228" DrawAspect="Content" ObjectID="_1783089557" r:id="rId407"/>
        </w:object>
      </w:r>
      <w:r w:rsidRPr="009B2970">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1793</w:t>
      </w:r>
      <w:r w:rsidRPr="002333F2">
        <w:fldChar w:fldCharType="end"/>
      </w:r>
      <w:r w:rsidRPr="002333F2">
        <w:rPr>
          <w:lang w:val="en-US"/>
        </w:rPr>
        <w:t>)</w:t>
      </w:r>
    </w:p>
    <w:p w:rsidR="00834EE0" w:rsidRPr="00E46C76" w:rsidRDefault="00834EE0" w:rsidP="00834EE0">
      <w:pPr>
        <w:pStyle w:val="EQ"/>
        <w:rPr>
          <w:lang w:val="en-US"/>
        </w:rPr>
      </w:pPr>
      <w:r w:rsidRPr="009B2970">
        <w:rPr>
          <w:lang w:val="en-US"/>
        </w:rPr>
        <w:tab/>
      </w:r>
      <w:r w:rsidRPr="00F71A4A">
        <w:rPr>
          <w:position w:val="-10"/>
        </w:rPr>
        <w:object w:dxaOrig="2640" w:dyaOrig="300">
          <v:shape id="_x0000_i1229" type="#_x0000_t75" style="width:131.25pt;height:15pt" o:ole="">
            <v:imagedata r:id="rId408" o:title=""/>
          </v:shape>
          <o:OLEObject Type="Embed" ProgID="Equation.3" ShapeID="_x0000_i1229" DrawAspect="Content" ObjectID="_1783089558" r:id="rId409"/>
        </w:object>
      </w:r>
      <w:r w:rsidRPr="00E46C76">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1794</w:t>
      </w:r>
      <w:r w:rsidRPr="002333F2">
        <w:fldChar w:fldCharType="end"/>
      </w:r>
      <w:r w:rsidRPr="002333F2">
        <w:rPr>
          <w:lang w:val="en-US"/>
        </w:rPr>
        <w:t>)</w:t>
      </w:r>
    </w:p>
    <w:p w:rsidR="00834EE0" w:rsidRDefault="00834EE0" w:rsidP="00834EE0">
      <w:r w:rsidRPr="00BB3D52">
        <w:rPr>
          <w:lang w:val="en-US"/>
        </w:rPr>
        <w:t xml:space="preserve">where </w:t>
      </w:r>
      <w:r w:rsidRPr="002D3BF2">
        <w:rPr>
          <w:position w:val="-10"/>
        </w:rPr>
        <w:object w:dxaOrig="380" w:dyaOrig="300">
          <v:shape id="_x0000_i1230" type="#_x0000_t75" style="width:19.15pt;height:15pt" o:ole="">
            <v:imagedata r:id="rId410" o:title=""/>
          </v:shape>
          <o:OLEObject Type="Embed" ProgID="Equation.3" ShapeID="_x0000_i1230" DrawAspect="Content" ObjectID="_1783089559" r:id="rId411"/>
        </w:object>
      </w:r>
      <w:r w:rsidRPr="00BB3D52">
        <w:rPr>
          <w:lang w:val="en-US"/>
        </w:rPr>
        <w:t xml:space="preserve"> is the hop-size of the refinement in dependency of </w:t>
      </w:r>
      <w:r w:rsidRPr="00F71A4A">
        <w:rPr>
          <w:position w:val="-8"/>
        </w:rPr>
        <w:object w:dxaOrig="1219" w:dyaOrig="279">
          <v:shape id="_x0000_i1231" type="#_x0000_t75" style="width:60.4pt;height:14.25pt" o:ole="">
            <v:imagedata r:id="rId412" o:title=""/>
          </v:shape>
          <o:OLEObject Type="Embed" ProgID="Equation.3" ShapeID="_x0000_i1231" DrawAspect="Content" ObjectID="_1783089560" r:id="rId413"/>
        </w:object>
      </w:r>
      <w:r w:rsidRPr="00BB3D52">
        <w:rPr>
          <w:lang w:val="en-US"/>
        </w:rPr>
        <w:t xml:space="preserve"> and the maximal possible hop-size </w:t>
      </w:r>
      <w:r w:rsidRPr="002D3BF2">
        <w:rPr>
          <w:position w:val="-10"/>
        </w:rPr>
        <w:object w:dxaOrig="580" w:dyaOrig="279">
          <v:shape id="_x0000_i1232" type="#_x0000_t75" style="width:29.25pt;height:14.25pt" o:ole="">
            <v:imagedata r:id="rId414" o:title=""/>
          </v:shape>
          <o:OLEObject Type="Embed" ProgID="Equation.3" ShapeID="_x0000_i1232" DrawAspect="Content" ObjectID="_1783089561" r:id="rId415"/>
        </w:object>
      </w:r>
      <w:r w:rsidRPr="00BB3D52">
        <w:rPr>
          <w:lang w:val="en-US"/>
        </w:rPr>
        <w:t xml:space="preserve"> according </w:t>
      </w:r>
      <w:r w:rsidRPr="00757A76">
        <w:rPr>
          <w:lang w:val="en-US"/>
        </w:rPr>
        <w:t>to</w:t>
      </w:r>
      <w:r w:rsidR="00FB31CC" w:rsidRPr="00757A76">
        <w:rPr>
          <w:rFonts w:hint="eastAsia"/>
          <w:lang w:val="en-US" w:eastAsia="zh-CN"/>
        </w:rPr>
        <w:t xml:space="preserve"> </w:t>
      </w:r>
      <w:r w:rsidR="00025A25">
        <w:rPr>
          <w:rFonts w:hint="eastAsia"/>
          <w:lang w:val="en-US" w:eastAsia="zh-CN"/>
        </w:rPr>
        <w:t>table</w:t>
      </w:r>
      <w:r w:rsidR="00FB31CC" w:rsidRPr="00757A76">
        <w:rPr>
          <w:rFonts w:hint="eastAsia"/>
          <w:lang w:val="en-US" w:eastAsia="zh-CN"/>
        </w:rPr>
        <w:t xml:space="preserve"> </w:t>
      </w:r>
      <w:r w:rsidR="00FB31CC" w:rsidRPr="00757A76">
        <w:rPr>
          <w:lang w:val="en-US" w:eastAsia="zh-CN"/>
        </w:rPr>
        <w:fldChar w:fldCharType="begin"/>
      </w:r>
      <w:r w:rsidR="00FB31CC" w:rsidRPr="00757A76">
        <w:rPr>
          <w:lang w:val="en-US" w:eastAsia="zh-CN"/>
        </w:rPr>
        <w:instrText xml:space="preserve"> </w:instrText>
      </w:r>
      <w:r w:rsidR="00FB31CC" w:rsidRPr="00757A76">
        <w:rPr>
          <w:rFonts w:hint="eastAsia"/>
          <w:lang w:val="en-US" w:eastAsia="zh-CN"/>
        </w:rPr>
        <w:instrText>SEQ Table tab_maximal_IGF_hopsize \* MERGEFORMAT</w:instrText>
      </w:r>
      <w:r w:rsidR="00FB31CC" w:rsidRPr="00757A76">
        <w:rPr>
          <w:lang w:val="en-US" w:eastAsia="zh-CN"/>
        </w:rPr>
        <w:instrText xml:space="preserve"> </w:instrText>
      </w:r>
      <w:r w:rsidR="00FB31CC" w:rsidRPr="00757A76">
        <w:rPr>
          <w:lang w:val="en-US" w:eastAsia="zh-CN"/>
        </w:rPr>
        <w:fldChar w:fldCharType="separate"/>
      </w:r>
      <w:r w:rsidR="00716DC0">
        <w:rPr>
          <w:noProof/>
          <w:lang w:val="en-US" w:eastAsia="zh-CN"/>
        </w:rPr>
        <w:t>167</w:t>
      </w:r>
      <w:r w:rsidR="00FB31CC" w:rsidRPr="00757A76">
        <w:rPr>
          <w:lang w:val="en-US" w:eastAsia="zh-CN"/>
        </w:rPr>
        <w:fldChar w:fldCharType="end"/>
      </w:r>
      <w:r w:rsidRPr="00B53307">
        <w:t>:</w:t>
      </w:r>
    </w:p>
    <w:p w:rsidR="00834EE0" w:rsidRPr="00BB3D52" w:rsidRDefault="00834EE0" w:rsidP="00834EE0">
      <w:pPr>
        <w:pStyle w:val="Formula"/>
        <w:rPr>
          <w:lang w:val="en-US"/>
        </w:rPr>
      </w:pPr>
      <w:r w:rsidRPr="00E46C76">
        <w:rPr>
          <w:lang w:val="en-US"/>
        </w:rPr>
        <w:tab/>
      </w:r>
      <w:r w:rsidRPr="00F71A4A">
        <w:rPr>
          <w:position w:val="-44"/>
        </w:rPr>
        <w:object w:dxaOrig="4000" w:dyaOrig="980">
          <v:shape id="_x0000_i1233" type="#_x0000_t75" style="width:200.25pt;height:49.15pt" o:ole="">
            <v:imagedata r:id="rId416" o:title=""/>
          </v:shape>
          <o:OLEObject Type="Embed" ProgID="Equation.3" ShapeID="_x0000_i1233" DrawAspect="Content" ObjectID="_1783089562" r:id="rId417"/>
        </w:object>
      </w:r>
      <w:r w:rsidRPr="00BB3D52">
        <w:rPr>
          <w:lang w:val="en-US"/>
        </w:rPr>
        <w:tab/>
      </w:r>
      <w:r w:rsidRPr="002333F2">
        <w:rPr>
          <w:rFonts w:ascii="Times New Roman" w:hAnsi="Times New Roman"/>
          <w:sz w:val="20"/>
          <w:szCs w:val="20"/>
          <w:lang w:val="en-US"/>
        </w:rPr>
        <w:t>(</w:t>
      </w:r>
      <w:r w:rsidRPr="002333F2">
        <w:rPr>
          <w:rFonts w:ascii="Times New Roman" w:hAnsi="Times New Roman"/>
          <w:sz w:val="20"/>
          <w:szCs w:val="20"/>
        </w:rPr>
        <w:fldChar w:fldCharType="begin"/>
      </w:r>
      <w:r w:rsidRPr="002333F2">
        <w:rPr>
          <w:rFonts w:ascii="Times New Roman" w:hAnsi="Times New Roman"/>
          <w:sz w:val="20"/>
          <w:szCs w:val="20"/>
          <w:lang w:val="en-US"/>
        </w:rPr>
        <w:instrText xml:space="preserve"> SEQ eqn \* MERGEFORMAT </w:instrText>
      </w:r>
      <w:r w:rsidRPr="002333F2">
        <w:rPr>
          <w:rFonts w:ascii="Times New Roman" w:hAnsi="Times New Roman"/>
          <w:sz w:val="20"/>
          <w:szCs w:val="20"/>
        </w:rPr>
        <w:fldChar w:fldCharType="separate"/>
      </w:r>
      <w:r w:rsidR="00716DC0">
        <w:rPr>
          <w:rFonts w:ascii="Times New Roman" w:hAnsi="Times New Roman"/>
          <w:noProof/>
          <w:sz w:val="20"/>
          <w:szCs w:val="20"/>
          <w:lang w:val="en-US"/>
        </w:rPr>
        <w:t>1795</w:t>
      </w:r>
      <w:r w:rsidRPr="002333F2">
        <w:rPr>
          <w:rFonts w:ascii="Times New Roman" w:hAnsi="Times New Roman"/>
          <w:sz w:val="20"/>
          <w:szCs w:val="20"/>
        </w:rPr>
        <w:fldChar w:fldCharType="end"/>
      </w:r>
      <w:r w:rsidRPr="002333F2">
        <w:rPr>
          <w:rFonts w:ascii="Times New Roman" w:hAnsi="Times New Roman"/>
          <w:sz w:val="20"/>
          <w:szCs w:val="20"/>
          <w:lang w:val="en-US"/>
        </w:rPr>
        <w:t>)</w:t>
      </w:r>
    </w:p>
    <w:p w:rsidR="00834EE0" w:rsidRPr="00B53307" w:rsidRDefault="00834EE0" w:rsidP="00834EE0">
      <w:pPr>
        <w:pStyle w:val="TH"/>
      </w:pPr>
      <w:bookmarkStart w:id="415" w:name="_Ref392494265"/>
      <w:r w:rsidRPr="00B53307">
        <w:t xml:space="preserve">Table </w:t>
      </w:r>
      <w:bookmarkStart w:id="416" w:name="tab_maximal_IGF_hopsize"/>
      <w:r w:rsidRPr="00B53307">
        <w:fldChar w:fldCharType="begin"/>
      </w:r>
      <w:r w:rsidRPr="00B53307">
        <w:instrText xml:space="preserve"> SEQ Table \* ARABIC </w:instrText>
      </w:r>
      <w:r w:rsidRPr="00B53307">
        <w:fldChar w:fldCharType="separate"/>
      </w:r>
      <w:r w:rsidR="00716DC0">
        <w:rPr>
          <w:noProof/>
        </w:rPr>
        <w:t>167</w:t>
      </w:r>
      <w:r w:rsidRPr="00B53307">
        <w:fldChar w:fldCharType="end"/>
      </w:r>
      <w:bookmarkEnd w:id="415"/>
      <w:bookmarkEnd w:id="416"/>
      <w:r>
        <w:t>: M</w:t>
      </w:r>
      <w:r w:rsidRPr="00B53307">
        <w:t xml:space="preserve">aximal </w:t>
      </w:r>
      <w:r w:rsidRPr="00FD72CF">
        <w:t>IGF</w:t>
      </w:r>
      <w:r w:rsidRPr="00B53307">
        <w:t xml:space="preserve"> hop-size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8"/>
        <w:gridCol w:w="1272"/>
        <w:gridCol w:w="1131"/>
      </w:tblGrid>
      <w:tr w:rsidR="00834EE0" w:rsidRPr="005B31C9" w:rsidTr="00E92E62">
        <w:trPr>
          <w:trHeight w:val="171"/>
          <w:jc w:val="center"/>
        </w:trPr>
        <w:tc>
          <w:tcPr>
            <w:tcW w:w="1598" w:type="dxa"/>
            <w:shd w:val="clear" w:color="auto" w:fill="D9D9D9"/>
          </w:tcPr>
          <w:p w:rsidR="00834EE0" w:rsidRPr="005B31C9" w:rsidRDefault="00834EE0" w:rsidP="00E92E62">
            <w:pPr>
              <w:pStyle w:val="TAH"/>
            </w:pPr>
            <w:r w:rsidRPr="005B31C9">
              <w:t>Bitrate</w:t>
            </w:r>
          </w:p>
        </w:tc>
        <w:tc>
          <w:tcPr>
            <w:tcW w:w="1272" w:type="dxa"/>
            <w:shd w:val="clear" w:color="auto" w:fill="D9D9D9"/>
          </w:tcPr>
          <w:p w:rsidR="00834EE0" w:rsidRPr="005B31C9" w:rsidRDefault="00834EE0" w:rsidP="00E92E62">
            <w:pPr>
              <w:pStyle w:val="TAH"/>
            </w:pPr>
            <w:r w:rsidRPr="005B31C9">
              <w:t>mode</w:t>
            </w:r>
          </w:p>
        </w:tc>
        <w:tc>
          <w:tcPr>
            <w:tcW w:w="1131" w:type="dxa"/>
            <w:shd w:val="clear" w:color="auto" w:fill="D9D9D9"/>
          </w:tcPr>
          <w:p w:rsidR="00834EE0" w:rsidRPr="005B31C9" w:rsidRDefault="00834EE0" w:rsidP="00E92E62">
            <w:pPr>
              <w:pStyle w:val="TAH"/>
            </w:pPr>
            <w:r w:rsidRPr="005B31C9">
              <w:tab/>
            </w:r>
            <w:r w:rsidRPr="005B31C9">
              <w:rPr>
                <w:position w:val="-10"/>
              </w:rPr>
              <w:object w:dxaOrig="600" w:dyaOrig="279">
                <v:shape id="_x0000_i1234" type="#_x0000_t75" style="width:30pt;height:14.25pt" o:ole="">
                  <v:imagedata r:id="rId418" o:title=""/>
                </v:shape>
                <o:OLEObject Type="Embed" ProgID="Equation.3" ShapeID="_x0000_i1234" DrawAspect="Content" ObjectID="_1783089563" r:id="rId419"/>
              </w:object>
            </w:r>
          </w:p>
        </w:tc>
      </w:tr>
      <w:tr w:rsidR="00834EE0" w:rsidRPr="005B31C9" w:rsidTr="00E92E62">
        <w:trPr>
          <w:trHeight w:val="171"/>
          <w:jc w:val="center"/>
        </w:trPr>
        <w:tc>
          <w:tcPr>
            <w:tcW w:w="1598" w:type="dxa"/>
          </w:tcPr>
          <w:p w:rsidR="00834EE0" w:rsidRPr="005B31C9" w:rsidRDefault="00834EE0" w:rsidP="00757A76">
            <w:pPr>
              <w:pStyle w:val="TAL"/>
              <w:jc w:val="center"/>
            </w:pPr>
            <w:r w:rsidRPr="005B31C9">
              <w:t>9.6 kbps</w:t>
            </w:r>
          </w:p>
        </w:tc>
        <w:tc>
          <w:tcPr>
            <w:tcW w:w="1272" w:type="dxa"/>
          </w:tcPr>
          <w:p w:rsidR="00834EE0" w:rsidRPr="005B31C9" w:rsidRDefault="00834EE0" w:rsidP="00757A76">
            <w:pPr>
              <w:pStyle w:val="TAL"/>
              <w:jc w:val="center"/>
            </w:pPr>
            <w:r w:rsidRPr="005B31C9">
              <w:t>WB</w:t>
            </w:r>
          </w:p>
        </w:tc>
        <w:tc>
          <w:tcPr>
            <w:tcW w:w="1131" w:type="dxa"/>
          </w:tcPr>
          <w:p w:rsidR="00834EE0" w:rsidRPr="005B31C9" w:rsidRDefault="00834EE0" w:rsidP="00757A76">
            <w:pPr>
              <w:pStyle w:val="TAL"/>
              <w:jc w:val="center"/>
            </w:pPr>
            <w:r w:rsidRPr="005B31C9">
              <w:t>4</w:t>
            </w:r>
          </w:p>
        </w:tc>
      </w:tr>
      <w:tr w:rsidR="00834EE0" w:rsidRPr="005B31C9" w:rsidTr="00E92E62">
        <w:trPr>
          <w:trHeight w:val="171"/>
          <w:jc w:val="center"/>
        </w:trPr>
        <w:tc>
          <w:tcPr>
            <w:tcW w:w="1598" w:type="dxa"/>
          </w:tcPr>
          <w:p w:rsidR="00834EE0" w:rsidRPr="005B31C9" w:rsidRDefault="00834EE0" w:rsidP="00757A76">
            <w:pPr>
              <w:pStyle w:val="TAL"/>
              <w:jc w:val="center"/>
            </w:pPr>
            <w:r w:rsidRPr="005B31C9">
              <w:t>9.6 kbps</w:t>
            </w:r>
          </w:p>
        </w:tc>
        <w:tc>
          <w:tcPr>
            <w:tcW w:w="1272" w:type="dxa"/>
          </w:tcPr>
          <w:p w:rsidR="00834EE0" w:rsidRPr="005B31C9" w:rsidRDefault="00834EE0" w:rsidP="00757A76">
            <w:pPr>
              <w:pStyle w:val="TAL"/>
              <w:jc w:val="center"/>
            </w:pPr>
            <w:r w:rsidRPr="005B31C9">
              <w:t>SWB</w:t>
            </w:r>
          </w:p>
        </w:tc>
        <w:tc>
          <w:tcPr>
            <w:tcW w:w="1131" w:type="dxa"/>
          </w:tcPr>
          <w:p w:rsidR="00834EE0" w:rsidRPr="005B31C9" w:rsidRDefault="00834EE0" w:rsidP="00757A76">
            <w:pPr>
              <w:pStyle w:val="TAL"/>
              <w:jc w:val="center"/>
            </w:pPr>
            <w:r w:rsidRPr="005B31C9">
              <w:t>2</w:t>
            </w:r>
          </w:p>
        </w:tc>
      </w:tr>
      <w:tr w:rsidR="00834EE0" w:rsidRPr="005B31C9" w:rsidTr="00E92E62">
        <w:trPr>
          <w:trHeight w:val="182"/>
          <w:jc w:val="center"/>
        </w:trPr>
        <w:tc>
          <w:tcPr>
            <w:tcW w:w="1598" w:type="dxa"/>
          </w:tcPr>
          <w:p w:rsidR="00834EE0" w:rsidRPr="005B31C9" w:rsidRDefault="00834EE0" w:rsidP="00757A76">
            <w:pPr>
              <w:pStyle w:val="TAL"/>
              <w:jc w:val="center"/>
            </w:pPr>
            <w:r w:rsidRPr="005B31C9">
              <w:t>13.2 kbps</w:t>
            </w:r>
          </w:p>
        </w:tc>
        <w:tc>
          <w:tcPr>
            <w:tcW w:w="1272" w:type="dxa"/>
          </w:tcPr>
          <w:p w:rsidR="00834EE0" w:rsidRPr="005B31C9" w:rsidRDefault="00834EE0" w:rsidP="00757A76">
            <w:pPr>
              <w:pStyle w:val="TAL"/>
              <w:jc w:val="center"/>
            </w:pPr>
            <w:r w:rsidRPr="005B31C9">
              <w:t>SWB</w:t>
            </w:r>
          </w:p>
        </w:tc>
        <w:tc>
          <w:tcPr>
            <w:tcW w:w="1131" w:type="dxa"/>
          </w:tcPr>
          <w:p w:rsidR="00834EE0" w:rsidRPr="005B31C9" w:rsidRDefault="00834EE0" w:rsidP="00757A76">
            <w:pPr>
              <w:pStyle w:val="TAL"/>
              <w:jc w:val="center"/>
            </w:pPr>
            <w:r w:rsidRPr="005B31C9">
              <w:t>4</w:t>
            </w:r>
          </w:p>
        </w:tc>
      </w:tr>
      <w:tr w:rsidR="00834EE0" w:rsidRPr="005B31C9" w:rsidTr="00E92E62">
        <w:trPr>
          <w:trHeight w:val="171"/>
          <w:jc w:val="center"/>
        </w:trPr>
        <w:tc>
          <w:tcPr>
            <w:tcW w:w="1598" w:type="dxa"/>
          </w:tcPr>
          <w:p w:rsidR="00834EE0" w:rsidRPr="005B31C9" w:rsidRDefault="00834EE0" w:rsidP="00757A76">
            <w:pPr>
              <w:pStyle w:val="TAL"/>
              <w:jc w:val="center"/>
            </w:pPr>
            <w:r w:rsidRPr="005B31C9">
              <w:t>16.4 kbps</w:t>
            </w:r>
          </w:p>
        </w:tc>
        <w:tc>
          <w:tcPr>
            <w:tcW w:w="1272" w:type="dxa"/>
          </w:tcPr>
          <w:p w:rsidR="00834EE0" w:rsidRPr="005B31C9" w:rsidRDefault="00834EE0" w:rsidP="00757A76">
            <w:pPr>
              <w:pStyle w:val="TAL"/>
              <w:jc w:val="center"/>
            </w:pPr>
            <w:r w:rsidRPr="005B31C9">
              <w:t>SWB</w:t>
            </w:r>
          </w:p>
        </w:tc>
        <w:tc>
          <w:tcPr>
            <w:tcW w:w="1131" w:type="dxa"/>
          </w:tcPr>
          <w:p w:rsidR="00834EE0" w:rsidRPr="005B31C9" w:rsidRDefault="00834EE0" w:rsidP="00757A76">
            <w:pPr>
              <w:pStyle w:val="TAL"/>
              <w:jc w:val="center"/>
            </w:pPr>
            <w:r w:rsidRPr="005B31C9">
              <w:t>4</w:t>
            </w:r>
          </w:p>
        </w:tc>
      </w:tr>
      <w:tr w:rsidR="00834EE0" w:rsidRPr="005B31C9" w:rsidTr="00E92E62">
        <w:trPr>
          <w:trHeight w:val="171"/>
          <w:jc w:val="center"/>
        </w:trPr>
        <w:tc>
          <w:tcPr>
            <w:tcW w:w="1598" w:type="dxa"/>
          </w:tcPr>
          <w:p w:rsidR="00834EE0" w:rsidRPr="005B31C9" w:rsidRDefault="00834EE0" w:rsidP="00757A76">
            <w:pPr>
              <w:pStyle w:val="TAL"/>
              <w:jc w:val="center"/>
            </w:pPr>
            <w:r w:rsidRPr="005B31C9">
              <w:t>24.4 kbps</w:t>
            </w:r>
          </w:p>
        </w:tc>
        <w:tc>
          <w:tcPr>
            <w:tcW w:w="1272" w:type="dxa"/>
          </w:tcPr>
          <w:p w:rsidR="00834EE0" w:rsidRPr="005B31C9" w:rsidRDefault="00834EE0" w:rsidP="00757A76">
            <w:pPr>
              <w:pStyle w:val="TAL"/>
              <w:jc w:val="center"/>
            </w:pPr>
            <w:r w:rsidRPr="005B31C9">
              <w:t>SWB</w:t>
            </w:r>
          </w:p>
        </w:tc>
        <w:tc>
          <w:tcPr>
            <w:tcW w:w="1131" w:type="dxa"/>
          </w:tcPr>
          <w:p w:rsidR="00834EE0" w:rsidRPr="005B31C9" w:rsidRDefault="00834EE0" w:rsidP="00757A76">
            <w:pPr>
              <w:pStyle w:val="TAL"/>
              <w:jc w:val="center"/>
            </w:pPr>
            <w:r w:rsidRPr="005B31C9">
              <w:t>4</w:t>
            </w:r>
          </w:p>
        </w:tc>
      </w:tr>
      <w:tr w:rsidR="00834EE0" w:rsidRPr="005B31C9" w:rsidTr="00E92E62">
        <w:trPr>
          <w:trHeight w:val="182"/>
          <w:jc w:val="center"/>
        </w:trPr>
        <w:tc>
          <w:tcPr>
            <w:tcW w:w="1598" w:type="dxa"/>
          </w:tcPr>
          <w:p w:rsidR="00834EE0" w:rsidRPr="005B31C9" w:rsidRDefault="00834EE0" w:rsidP="00757A76">
            <w:pPr>
              <w:pStyle w:val="TAL"/>
              <w:jc w:val="center"/>
            </w:pPr>
            <w:r w:rsidRPr="005B31C9">
              <w:t>32.0 kbps</w:t>
            </w:r>
          </w:p>
        </w:tc>
        <w:tc>
          <w:tcPr>
            <w:tcW w:w="1272" w:type="dxa"/>
          </w:tcPr>
          <w:p w:rsidR="00834EE0" w:rsidRPr="005B31C9" w:rsidRDefault="00834EE0" w:rsidP="00757A76">
            <w:pPr>
              <w:pStyle w:val="TAL"/>
              <w:jc w:val="center"/>
            </w:pPr>
            <w:r w:rsidRPr="005B31C9">
              <w:t>SWB</w:t>
            </w:r>
          </w:p>
        </w:tc>
        <w:tc>
          <w:tcPr>
            <w:tcW w:w="1131" w:type="dxa"/>
          </w:tcPr>
          <w:p w:rsidR="00834EE0" w:rsidRPr="005B31C9" w:rsidRDefault="00834EE0" w:rsidP="00757A76">
            <w:pPr>
              <w:pStyle w:val="TAL"/>
              <w:jc w:val="center"/>
            </w:pPr>
            <w:r w:rsidRPr="005B31C9">
              <w:t>4</w:t>
            </w:r>
          </w:p>
        </w:tc>
      </w:tr>
      <w:tr w:rsidR="00834EE0" w:rsidRPr="005B31C9" w:rsidTr="00E92E62">
        <w:trPr>
          <w:trHeight w:val="171"/>
          <w:jc w:val="center"/>
        </w:trPr>
        <w:tc>
          <w:tcPr>
            <w:tcW w:w="1598" w:type="dxa"/>
          </w:tcPr>
          <w:p w:rsidR="00834EE0" w:rsidRPr="005B31C9" w:rsidRDefault="00834EE0" w:rsidP="00757A76">
            <w:pPr>
              <w:pStyle w:val="TAL"/>
              <w:jc w:val="center"/>
            </w:pPr>
            <w:r w:rsidRPr="005B31C9">
              <w:t>48.0 kbps</w:t>
            </w:r>
          </w:p>
        </w:tc>
        <w:tc>
          <w:tcPr>
            <w:tcW w:w="1272" w:type="dxa"/>
          </w:tcPr>
          <w:p w:rsidR="00834EE0" w:rsidRPr="005B31C9" w:rsidRDefault="00834EE0" w:rsidP="00757A76">
            <w:pPr>
              <w:pStyle w:val="TAL"/>
              <w:jc w:val="center"/>
            </w:pPr>
            <w:r w:rsidRPr="005B31C9">
              <w:t>SWB</w:t>
            </w:r>
          </w:p>
        </w:tc>
        <w:tc>
          <w:tcPr>
            <w:tcW w:w="1131" w:type="dxa"/>
          </w:tcPr>
          <w:p w:rsidR="00834EE0" w:rsidRPr="005B31C9" w:rsidRDefault="00834EE0" w:rsidP="00757A76">
            <w:pPr>
              <w:pStyle w:val="TAL"/>
              <w:jc w:val="center"/>
            </w:pPr>
            <w:r w:rsidRPr="005B31C9">
              <w:t>4</w:t>
            </w:r>
          </w:p>
        </w:tc>
      </w:tr>
      <w:tr w:rsidR="00834EE0" w:rsidRPr="005B31C9" w:rsidTr="00E92E62">
        <w:trPr>
          <w:trHeight w:val="171"/>
          <w:jc w:val="center"/>
        </w:trPr>
        <w:tc>
          <w:tcPr>
            <w:tcW w:w="1598" w:type="dxa"/>
          </w:tcPr>
          <w:p w:rsidR="00834EE0" w:rsidRPr="005B31C9" w:rsidRDefault="00834EE0" w:rsidP="00757A76">
            <w:pPr>
              <w:pStyle w:val="TAL"/>
              <w:jc w:val="center"/>
            </w:pPr>
            <w:r w:rsidRPr="005B31C9">
              <w:t>64.0 kbps</w:t>
            </w:r>
          </w:p>
        </w:tc>
        <w:tc>
          <w:tcPr>
            <w:tcW w:w="1272" w:type="dxa"/>
          </w:tcPr>
          <w:p w:rsidR="00834EE0" w:rsidRPr="005B31C9" w:rsidRDefault="00834EE0" w:rsidP="00757A76">
            <w:pPr>
              <w:pStyle w:val="TAL"/>
              <w:jc w:val="center"/>
            </w:pPr>
            <w:r w:rsidRPr="005B31C9">
              <w:t>SWB</w:t>
            </w:r>
          </w:p>
        </w:tc>
        <w:tc>
          <w:tcPr>
            <w:tcW w:w="1131" w:type="dxa"/>
          </w:tcPr>
          <w:p w:rsidR="00834EE0" w:rsidRPr="005B31C9" w:rsidRDefault="00834EE0" w:rsidP="00757A76">
            <w:pPr>
              <w:pStyle w:val="TAL"/>
              <w:jc w:val="center"/>
            </w:pPr>
            <w:r w:rsidRPr="005B31C9">
              <w:t>4</w:t>
            </w:r>
          </w:p>
        </w:tc>
      </w:tr>
      <w:tr w:rsidR="00834EE0" w:rsidRPr="005B31C9" w:rsidTr="00E92E62">
        <w:trPr>
          <w:trHeight w:val="171"/>
          <w:jc w:val="center"/>
        </w:trPr>
        <w:tc>
          <w:tcPr>
            <w:tcW w:w="1598" w:type="dxa"/>
          </w:tcPr>
          <w:p w:rsidR="00834EE0" w:rsidRPr="005B31C9" w:rsidRDefault="00834EE0" w:rsidP="00757A76">
            <w:pPr>
              <w:pStyle w:val="TAL"/>
              <w:jc w:val="center"/>
            </w:pPr>
            <w:r w:rsidRPr="005B31C9">
              <w:t>16.4 kbps</w:t>
            </w:r>
          </w:p>
        </w:tc>
        <w:tc>
          <w:tcPr>
            <w:tcW w:w="1272" w:type="dxa"/>
          </w:tcPr>
          <w:p w:rsidR="00834EE0" w:rsidRPr="005B31C9" w:rsidRDefault="00834EE0" w:rsidP="00757A76">
            <w:pPr>
              <w:pStyle w:val="TAL"/>
              <w:jc w:val="center"/>
            </w:pPr>
            <w:r w:rsidRPr="005B31C9">
              <w:t>FB</w:t>
            </w:r>
          </w:p>
        </w:tc>
        <w:tc>
          <w:tcPr>
            <w:tcW w:w="1131" w:type="dxa"/>
          </w:tcPr>
          <w:p w:rsidR="00834EE0" w:rsidRPr="005B31C9" w:rsidRDefault="00834EE0" w:rsidP="00757A76">
            <w:pPr>
              <w:pStyle w:val="TAL"/>
              <w:jc w:val="center"/>
            </w:pPr>
            <w:r w:rsidRPr="005B31C9">
              <w:t>4</w:t>
            </w:r>
          </w:p>
        </w:tc>
      </w:tr>
      <w:tr w:rsidR="00834EE0" w:rsidRPr="005B31C9" w:rsidTr="00E92E62">
        <w:trPr>
          <w:trHeight w:val="182"/>
          <w:jc w:val="center"/>
        </w:trPr>
        <w:tc>
          <w:tcPr>
            <w:tcW w:w="1598" w:type="dxa"/>
          </w:tcPr>
          <w:p w:rsidR="00834EE0" w:rsidRPr="005B31C9" w:rsidRDefault="00834EE0" w:rsidP="00757A76">
            <w:pPr>
              <w:pStyle w:val="TAL"/>
              <w:jc w:val="center"/>
            </w:pPr>
            <w:r w:rsidRPr="005B31C9">
              <w:t>24.4 kbps</w:t>
            </w:r>
          </w:p>
        </w:tc>
        <w:tc>
          <w:tcPr>
            <w:tcW w:w="1272" w:type="dxa"/>
          </w:tcPr>
          <w:p w:rsidR="00834EE0" w:rsidRPr="005B31C9" w:rsidRDefault="00834EE0" w:rsidP="00757A76">
            <w:pPr>
              <w:pStyle w:val="TAL"/>
              <w:jc w:val="center"/>
            </w:pPr>
            <w:r w:rsidRPr="005B31C9">
              <w:t>FB</w:t>
            </w:r>
          </w:p>
        </w:tc>
        <w:tc>
          <w:tcPr>
            <w:tcW w:w="1131" w:type="dxa"/>
          </w:tcPr>
          <w:p w:rsidR="00834EE0" w:rsidRPr="005B31C9" w:rsidRDefault="00834EE0" w:rsidP="00757A76">
            <w:pPr>
              <w:pStyle w:val="TAL"/>
              <w:jc w:val="center"/>
            </w:pPr>
            <w:r w:rsidRPr="005B31C9">
              <w:t>2</w:t>
            </w:r>
          </w:p>
        </w:tc>
      </w:tr>
      <w:tr w:rsidR="00834EE0" w:rsidRPr="005B31C9" w:rsidTr="00E92E62">
        <w:trPr>
          <w:trHeight w:val="182"/>
          <w:jc w:val="center"/>
        </w:trPr>
        <w:tc>
          <w:tcPr>
            <w:tcW w:w="1598" w:type="dxa"/>
          </w:tcPr>
          <w:p w:rsidR="00834EE0" w:rsidRPr="005B31C9" w:rsidRDefault="00834EE0" w:rsidP="00757A76">
            <w:pPr>
              <w:pStyle w:val="TAL"/>
              <w:jc w:val="center"/>
            </w:pPr>
            <w:r w:rsidRPr="005B31C9">
              <w:t>32.0 kbps</w:t>
            </w:r>
          </w:p>
        </w:tc>
        <w:tc>
          <w:tcPr>
            <w:tcW w:w="1272" w:type="dxa"/>
          </w:tcPr>
          <w:p w:rsidR="00834EE0" w:rsidRPr="005B31C9" w:rsidRDefault="00834EE0" w:rsidP="00757A76">
            <w:pPr>
              <w:pStyle w:val="TAL"/>
              <w:jc w:val="center"/>
            </w:pPr>
            <w:r w:rsidRPr="005B31C9">
              <w:t>FB</w:t>
            </w:r>
          </w:p>
        </w:tc>
        <w:tc>
          <w:tcPr>
            <w:tcW w:w="1131" w:type="dxa"/>
          </w:tcPr>
          <w:p w:rsidR="00834EE0" w:rsidRPr="005B31C9" w:rsidRDefault="00834EE0" w:rsidP="00757A76">
            <w:pPr>
              <w:pStyle w:val="TAL"/>
              <w:jc w:val="center"/>
            </w:pPr>
            <w:r w:rsidRPr="005B31C9">
              <w:t>2</w:t>
            </w:r>
          </w:p>
        </w:tc>
      </w:tr>
      <w:tr w:rsidR="00834EE0" w:rsidRPr="005B31C9" w:rsidTr="00E92E62">
        <w:trPr>
          <w:trHeight w:val="182"/>
          <w:jc w:val="center"/>
        </w:trPr>
        <w:tc>
          <w:tcPr>
            <w:tcW w:w="1598" w:type="dxa"/>
          </w:tcPr>
          <w:p w:rsidR="00834EE0" w:rsidRPr="005B31C9" w:rsidRDefault="00834EE0" w:rsidP="00757A76">
            <w:pPr>
              <w:pStyle w:val="TAL"/>
              <w:jc w:val="center"/>
            </w:pPr>
            <w:r w:rsidRPr="005B31C9">
              <w:t>48.0 kbps</w:t>
            </w:r>
          </w:p>
        </w:tc>
        <w:tc>
          <w:tcPr>
            <w:tcW w:w="1272" w:type="dxa"/>
          </w:tcPr>
          <w:p w:rsidR="00834EE0" w:rsidRPr="005B31C9" w:rsidRDefault="00834EE0" w:rsidP="00757A76">
            <w:pPr>
              <w:pStyle w:val="TAL"/>
              <w:jc w:val="center"/>
            </w:pPr>
            <w:r w:rsidRPr="005B31C9">
              <w:t>FB</w:t>
            </w:r>
          </w:p>
        </w:tc>
        <w:tc>
          <w:tcPr>
            <w:tcW w:w="1131" w:type="dxa"/>
          </w:tcPr>
          <w:p w:rsidR="00834EE0" w:rsidRPr="005B31C9" w:rsidRDefault="00834EE0" w:rsidP="00757A76">
            <w:pPr>
              <w:pStyle w:val="TAL"/>
              <w:jc w:val="center"/>
            </w:pPr>
            <w:r w:rsidRPr="005B31C9">
              <w:t>2</w:t>
            </w:r>
          </w:p>
        </w:tc>
      </w:tr>
      <w:tr w:rsidR="00834EE0" w:rsidRPr="005B31C9" w:rsidTr="00E92E62">
        <w:trPr>
          <w:trHeight w:val="182"/>
          <w:jc w:val="center"/>
        </w:trPr>
        <w:tc>
          <w:tcPr>
            <w:tcW w:w="1598" w:type="dxa"/>
          </w:tcPr>
          <w:p w:rsidR="00834EE0" w:rsidRPr="005B31C9" w:rsidRDefault="00834EE0" w:rsidP="00757A76">
            <w:pPr>
              <w:pStyle w:val="TAL"/>
              <w:jc w:val="center"/>
            </w:pPr>
            <w:r w:rsidRPr="005B31C9">
              <w:t>64.0 kbps</w:t>
            </w:r>
          </w:p>
        </w:tc>
        <w:tc>
          <w:tcPr>
            <w:tcW w:w="1272" w:type="dxa"/>
          </w:tcPr>
          <w:p w:rsidR="00834EE0" w:rsidRPr="005B31C9" w:rsidRDefault="00834EE0" w:rsidP="00757A76">
            <w:pPr>
              <w:pStyle w:val="TAL"/>
              <w:jc w:val="center"/>
            </w:pPr>
            <w:r w:rsidRPr="005B31C9">
              <w:t>FB</w:t>
            </w:r>
          </w:p>
        </w:tc>
        <w:tc>
          <w:tcPr>
            <w:tcW w:w="1131" w:type="dxa"/>
          </w:tcPr>
          <w:p w:rsidR="00834EE0" w:rsidRPr="005B31C9" w:rsidRDefault="00834EE0" w:rsidP="00757A76">
            <w:pPr>
              <w:pStyle w:val="TAL"/>
              <w:jc w:val="center"/>
            </w:pPr>
            <w:r w:rsidRPr="005B31C9">
              <w:t>2</w:t>
            </w:r>
          </w:p>
        </w:tc>
      </w:tr>
      <w:tr w:rsidR="00834EE0" w:rsidRPr="005B31C9" w:rsidTr="00E92E62">
        <w:trPr>
          <w:trHeight w:val="182"/>
          <w:jc w:val="center"/>
        </w:trPr>
        <w:tc>
          <w:tcPr>
            <w:tcW w:w="1598" w:type="dxa"/>
          </w:tcPr>
          <w:p w:rsidR="00834EE0" w:rsidRPr="005B31C9" w:rsidRDefault="00834EE0" w:rsidP="00757A76">
            <w:pPr>
              <w:pStyle w:val="TAL"/>
              <w:jc w:val="center"/>
            </w:pPr>
            <w:r w:rsidRPr="005B31C9">
              <w:t>96.0 kbps</w:t>
            </w:r>
          </w:p>
        </w:tc>
        <w:tc>
          <w:tcPr>
            <w:tcW w:w="1272" w:type="dxa"/>
          </w:tcPr>
          <w:p w:rsidR="00834EE0" w:rsidRPr="005B31C9" w:rsidRDefault="00834EE0" w:rsidP="00757A76">
            <w:pPr>
              <w:pStyle w:val="TAL"/>
              <w:jc w:val="center"/>
            </w:pPr>
            <w:r w:rsidRPr="005B31C9">
              <w:t>FB</w:t>
            </w:r>
          </w:p>
        </w:tc>
        <w:tc>
          <w:tcPr>
            <w:tcW w:w="1131" w:type="dxa"/>
          </w:tcPr>
          <w:p w:rsidR="00834EE0" w:rsidRPr="005B31C9" w:rsidRDefault="00834EE0" w:rsidP="00757A76">
            <w:pPr>
              <w:pStyle w:val="TAL"/>
              <w:jc w:val="center"/>
            </w:pPr>
            <w:r w:rsidRPr="005B31C9">
              <w:t>1</w:t>
            </w:r>
          </w:p>
        </w:tc>
      </w:tr>
      <w:tr w:rsidR="00834EE0" w:rsidRPr="005B31C9" w:rsidTr="00E92E62">
        <w:trPr>
          <w:trHeight w:val="182"/>
          <w:jc w:val="center"/>
        </w:trPr>
        <w:tc>
          <w:tcPr>
            <w:tcW w:w="1598" w:type="dxa"/>
          </w:tcPr>
          <w:p w:rsidR="00834EE0" w:rsidRPr="005B31C9" w:rsidRDefault="00834EE0" w:rsidP="00757A76">
            <w:pPr>
              <w:pStyle w:val="TAL"/>
              <w:jc w:val="center"/>
            </w:pPr>
            <w:r w:rsidRPr="005B31C9">
              <w:t>128.0 kbps</w:t>
            </w:r>
          </w:p>
        </w:tc>
        <w:tc>
          <w:tcPr>
            <w:tcW w:w="1272" w:type="dxa"/>
          </w:tcPr>
          <w:p w:rsidR="00834EE0" w:rsidRPr="005B31C9" w:rsidRDefault="00834EE0" w:rsidP="00757A76">
            <w:pPr>
              <w:pStyle w:val="TAL"/>
              <w:jc w:val="center"/>
            </w:pPr>
            <w:r w:rsidRPr="005B31C9">
              <w:t>FB</w:t>
            </w:r>
          </w:p>
        </w:tc>
        <w:tc>
          <w:tcPr>
            <w:tcW w:w="1131" w:type="dxa"/>
          </w:tcPr>
          <w:p w:rsidR="00834EE0" w:rsidRPr="005B31C9" w:rsidRDefault="00834EE0" w:rsidP="00757A76">
            <w:pPr>
              <w:pStyle w:val="TAL"/>
              <w:jc w:val="center"/>
            </w:pPr>
            <w:r w:rsidRPr="005B31C9">
              <w:t>1</w:t>
            </w:r>
          </w:p>
        </w:tc>
      </w:tr>
    </w:tbl>
    <w:p w:rsidR="00834EE0" w:rsidRPr="00B53307" w:rsidRDefault="00834EE0" w:rsidP="00834EE0"/>
    <w:p w:rsidR="00834EE0" w:rsidRDefault="00834EE0" w:rsidP="00834EE0">
      <w:r w:rsidRPr="00B53307">
        <w:t xml:space="preserve">Second, a normalization term </w:t>
      </w:r>
      <w:r w:rsidRPr="002D3BF2">
        <w:rPr>
          <w:position w:val="-6"/>
        </w:rPr>
        <w:object w:dxaOrig="499" w:dyaOrig="200">
          <v:shape id="_x0000_i1235" type="#_x0000_t75" style="width:25.5pt;height:10.5pt" o:ole="">
            <v:imagedata r:id="rId420" o:title=""/>
          </v:shape>
          <o:OLEObject Type="Embed" ProgID="Equation.3" ShapeID="_x0000_i1235" DrawAspect="Content" ObjectID="_1783089564" r:id="rId421"/>
        </w:object>
      </w:r>
      <w:r w:rsidRPr="00B53307">
        <w:t xml:space="preserve"> for normalizing the target energy </w:t>
      </w:r>
      <w:r w:rsidRPr="00F71A4A">
        <w:rPr>
          <w:position w:val="-10"/>
        </w:rPr>
        <w:object w:dxaOrig="279" w:dyaOrig="300">
          <v:shape id="_x0000_i1236" type="#_x0000_t75" style="width:14.25pt;height:15pt" o:ole="">
            <v:imagedata r:id="rId422" o:title=""/>
          </v:shape>
          <o:OLEObject Type="Embed" ProgID="Equation.3" ShapeID="_x0000_i1236" DrawAspect="Content" ObjectID="_1783089565" r:id="rId423"/>
        </w:object>
      </w:r>
      <w:r w:rsidRPr="00B53307">
        <w:t xml:space="preserve"> is calculated as follows:</w:t>
      </w:r>
    </w:p>
    <w:p w:rsidR="00834EE0" w:rsidRPr="00416637" w:rsidRDefault="00834EE0" w:rsidP="00834EE0">
      <w:pPr>
        <w:pStyle w:val="EQ"/>
        <w:rPr>
          <w:lang w:val="en-US"/>
        </w:rPr>
      </w:pPr>
      <w:r w:rsidRPr="00136270">
        <w:rPr>
          <w:lang w:val="en-US"/>
        </w:rPr>
        <w:tab/>
      </w:r>
      <w:r w:rsidRPr="00F71A4A">
        <w:rPr>
          <w:position w:val="-34"/>
        </w:rPr>
        <w:object w:dxaOrig="4620" w:dyaOrig="780">
          <v:shape id="_x0000_i1237" type="#_x0000_t75" style="width:230.25pt;height:39pt" o:ole="">
            <v:imagedata r:id="rId424" o:title=""/>
          </v:shape>
          <o:OLEObject Type="Embed" ProgID="Equation.3" ShapeID="_x0000_i1237" DrawAspect="Content" ObjectID="_1783089566" r:id="rId425"/>
        </w:object>
      </w:r>
      <w:r w:rsidRPr="00416637">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1796</w:t>
      </w:r>
      <w:r w:rsidRPr="002333F2">
        <w:fldChar w:fldCharType="end"/>
      </w:r>
      <w:r w:rsidRPr="002333F2">
        <w:rPr>
          <w:lang w:val="en-US"/>
        </w:rPr>
        <w:t>)</w:t>
      </w:r>
    </w:p>
    <w:p w:rsidR="00834EE0" w:rsidRPr="00416637" w:rsidRDefault="00834EE0" w:rsidP="00834EE0">
      <w:pPr>
        <w:pStyle w:val="EQ"/>
        <w:rPr>
          <w:lang w:val="en-US"/>
        </w:rPr>
      </w:pPr>
      <w:r w:rsidRPr="00416637">
        <w:rPr>
          <w:lang w:val="en-US"/>
        </w:rPr>
        <w:tab/>
      </w:r>
      <w:r w:rsidRPr="00F71A4A">
        <w:rPr>
          <w:position w:val="-10"/>
        </w:rPr>
        <w:object w:dxaOrig="2659" w:dyaOrig="300">
          <v:shape id="_x0000_i1238" type="#_x0000_t75" style="width:133.5pt;height:15pt" o:ole="">
            <v:imagedata r:id="rId426" o:title=""/>
          </v:shape>
          <o:OLEObject Type="Embed" ProgID="Equation.3" ShapeID="_x0000_i1238" DrawAspect="Content" ObjectID="_1783089567" r:id="rId427"/>
        </w:object>
      </w:r>
      <w:r w:rsidRPr="00416637">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1797</w:t>
      </w:r>
      <w:r w:rsidRPr="002333F2">
        <w:fldChar w:fldCharType="end"/>
      </w:r>
      <w:r w:rsidRPr="002333F2">
        <w:rPr>
          <w:lang w:val="en-US"/>
        </w:rPr>
        <w:t>)</w:t>
      </w:r>
    </w:p>
    <w:p w:rsidR="00834EE0" w:rsidRDefault="00834EE0" w:rsidP="00834EE0">
      <w:r w:rsidRPr="00B53307">
        <w:t>Finally, the IGF gain factors have to be calculated according to the following formula:</w:t>
      </w:r>
    </w:p>
    <w:p w:rsidR="00834EE0" w:rsidRPr="00416637" w:rsidRDefault="00834EE0" w:rsidP="00834EE0">
      <w:pPr>
        <w:pStyle w:val="EQ"/>
        <w:rPr>
          <w:lang w:val="en-US"/>
        </w:rPr>
      </w:pPr>
      <w:r w:rsidRPr="009B2970">
        <w:rPr>
          <w:lang w:val="en-US"/>
        </w:rPr>
        <w:tab/>
      </w:r>
      <w:r w:rsidRPr="00F71A4A">
        <w:rPr>
          <w:position w:val="-32"/>
        </w:rPr>
        <w:object w:dxaOrig="7160" w:dyaOrig="840">
          <v:shape id="_x0000_i1239" type="#_x0000_t75" style="width:358.5pt;height:42pt" o:ole="">
            <v:imagedata r:id="rId428" o:title=""/>
          </v:shape>
          <o:OLEObject Type="Embed" ProgID="Equation.3" ShapeID="_x0000_i1239" DrawAspect="Content" ObjectID="_1783089568" r:id="rId429"/>
        </w:object>
      </w:r>
      <w:r w:rsidRPr="00416637">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1798</w:t>
      </w:r>
      <w:r w:rsidRPr="002333F2">
        <w:fldChar w:fldCharType="end"/>
      </w:r>
      <w:r w:rsidRPr="002333F2">
        <w:rPr>
          <w:lang w:val="en-US"/>
        </w:rPr>
        <w:t>)</w:t>
      </w:r>
    </w:p>
    <w:p w:rsidR="00834EE0" w:rsidRPr="00757A76" w:rsidRDefault="00834EE0" w:rsidP="00834EE0">
      <w:r w:rsidRPr="00B53307">
        <w:t xml:space="preserve">where </w:t>
      </w:r>
      <w:r w:rsidRPr="002D3BF2">
        <w:rPr>
          <w:position w:val="-10"/>
        </w:rPr>
        <w:object w:dxaOrig="499" w:dyaOrig="279">
          <v:shape id="_x0000_i1240" type="#_x0000_t75" style="width:25.5pt;height:14.25pt" o:ole="">
            <v:imagedata r:id="rId430" o:title=""/>
          </v:shape>
          <o:OLEObject Type="Embed" ProgID="Equation.3" ShapeID="_x0000_i1240" DrawAspect="Content" ObjectID="_1783089569" r:id="rId431"/>
        </w:object>
      </w:r>
      <w:r w:rsidRPr="00B53307">
        <w:t xml:space="preserve"> is the general adaption factor for all scale factor band energy according </w:t>
      </w:r>
      <w:r w:rsidRPr="00757A76">
        <w:t>to</w:t>
      </w:r>
      <w:r w:rsidR="00FB31CC" w:rsidRPr="00757A76">
        <w:rPr>
          <w:rFonts w:hint="eastAsia"/>
          <w:lang w:eastAsia="zh-CN"/>
        </w:rPr>
        <w:t xml:space="preserve"> </w:t>
      </w:r>
      <w:r w:rsidR="00025A25">
        <w:rPr>
          <w:rFonts w:hint="eastAsia"/>
          <w:lang w:eastAsia="zh-CN"/>
        </w:rPr>
        <w:t>table</w:t>
      </w:r>
      <w:r w:rsidR="00FB31CC" w:rsidRPr="00757A76">
        <w:rPr>
          <w:rFonts w:hint="eastAsia"/>
          <w:lang w:eastAsia="zh-CN"/>
        </w:rPr>
        <w:t xml:space="preserve"> </w:t>
      </w:r>
      <w:r w:rsidR="00FB31CC" w:rsidRPr="00757A76">
        <w:rPr>
          <w:lang w:eastAsia="zh-CN"/>
        </w:rPr>
        <w:fldChar w:fldCharType="begin"/>
      </w:r>
      <w:r w:rsidR="00FB31CC" w:rsidRPr="00757A76">
        <w:rPr>
          <w:lang w:eastAsia="zh-CN"/>
        </w:rPr>
        <w:instrText xml:space="preserve"> </w:instrText>
      </w:r>
      <w:r w:rsidR="00FB31CC" w:rsidRPr="00757A76">
        <w:rPr>
          <w:rFonts w:hint="eastAsia"/>
          <w:lang w:eastAsia="zh-CN"/>
        </w:rPr>
        <w:instrText>SEQ Table tab_IGF_scale_factor_band \* MERGEFORMAT</w:instrText>
      </w:r>
      <w:r w:rsidR="00FB31CC" w:rsidRPr="00757A76">
        <w:rPr>
          <w:lang w:eastAsia="zh-CN"/>
        </w:rPr>
        <w:instrText xml:space="preserve"> </w:instrText>
      </w:r>
      <w:r w:rsidR="00FB31CC" w:rsidRPr="00757A76">
        <w:rPr>
          <w:lang w:eastAsia="zh-CN"/>
        </w:rPr>
        <w:fldChar w:fldCharType="separate"/>
      </w:r>
      <w:r w:rsidR="00716DC0">
        <w:rPr>
          <w:noProof/>
          <w:lang w:eastAsia="zh-CN"/>
        </w:rPr>
        <w:t>166</w:t>
      </w:r>
      <w:r w:rsidR="00FB31CC" w:rsidRPr="00757A76">
        <w:rPr>
          <w:lang w:eastAsia="zh-CN"/>
        </w:rPr>
        <w:fldChar w:fldCharType="end"/>
      </w:r>
      <w:r w:rsidRPr="00757A76">
        <w:t>.</w:t>
      </w:r>
    </w:p>
    <w:p w:rsidR="00834EE0" w:rsidRDefault="00834EE0" w:rsidP="00834EE0">
      <w:r w:rsidRPr="00757A76">
        <w:t xml:space="preserve">If hop-size </w:t>
      </w:r>
      <w:r w:rsidRPr="00757A76">
        <w:rPr>
          <w:position w:val="-10"/>
        </w:rPr>
        <w:object w:dxaOrig="660" w:dyaOrig="300">
          <v:shape id="_x0000_i1241" type="#_x0000_t75" style="width:33pt;height:15pt" o:ole="">
            <v:imagedata r:id="rId432" o:title=""/>
          </v:shape>
          <o:OLEObject Type="Embed" ProgID="Equation.3" ShapeID="_x0000_i1241" DrawAspect="Content" ObjectID="_1783089570" r:id="rId433"/>
        </w:object>
      </w:r>
      <w:r w:rsidRPr="00757A76">
        <w:t>, the IGF gain factors in between a particular hop are hold beginning at the hop-start</w:t>
      </w:r>
      <w:r w:rsidRPr="00B53307">
        <w:t>:</w:t>
      </w:r>
    </w:p>
    <w:p w:rsidR="00834EE0" w:rsidRPr="00416637" w:rsidRDefault="00834EE0" w:rsidP="00834EE0">
      <w:pPr>
        <w:pStyle w:val="EQ"/>
        <w:rPr>
          <w:lang w:val="en-US"/>
        </w:rPr>
      </w:pPr>
      <w:r w:rsidRPr="00136270">
        <w:rPr>
          <w:lang w:val="en-US"/>
        </w:rPr>
        <w:tab/>
      </w:r>
      <w:r w:rsidRPr="00F71A4A">
        <w:rPr>
          <w:position w:val="-10"/>
        </w:rPr>
        <w:object w:dxaOrig="5780" w:dyaOrig="300">
          <v:shape id="_x0000_i1242" type="#_x0000_t75" style="width:289.9pt;height:15pt" o:ole="">
            <v:imagedata r:id="rId434" o:title=""/>
          </v:shape>
          <o:OLEObject Type="Embed" ProgID="Equation.3" ShapeID="_x0000_i1242" DrawAspect="Content" ObjectID="_1783089571" r:id="rId435"/>
        </w:object>
      </w:r>
      <w:r w:rsidRPr="00416637">
        <w:rPr>
          <w:lang w:val="en-US"/>
        </w:rPr>
        <w:tab/>
      </w:r>
      <w:r w:rsidRPr="002333F2">
        <w:rPr>
          <w:lang w:val="en-US"/>
        </w:rPr>
        <w:t>(</w:t>
      </w:r>
      <w:r w:rsidR="00716DC0">
        <w:rPr>
          <w:lang w:val="en-US"/>
        </w:rPr>
        <w:t>1799</w:t>
      </w:r>
      <w:r w:rsidRPr="002333F2">
        <w:rPr>
          <w:lang w:val="en-US"/>
        </w:rPr>
        <w:t>)</w:t>
      </w:r>
    </w:p>
    <w:p w:rsidR="00834EE0" w:rsidRPr="009B2970" w:rsidRDefault="00834EE0" w:rsidP="00834EE0">
      <w:pPr>
        <w:pStyle w:val="EQ"/>
        <w:rPr>
          <w:lang w:val="en-US"/>
        </w:rPr>
      </w:pPr>
      <w:r w:rsidRPr="009B2970">
        <w:rPr>
          <w:lang w:val="en-US"/>
        </w:rPr>
        <w:tab/>
      </w:r>
      <w:r w:rsidR="00CB251B">
        <w:rPr>
          <w:lang w:val="en-GB"/>
        </w:rPr>
        <w:t>void</w:t>
      </w:r>
      <w:r w:rsidRPr="009B2970">
        <w:rPr>
          <w:lang w:val="en-US"/>
        </w:rPr>
        <w:tab/>
      </w:r>
      <w:r w:rsidRPr="002333F2">
        <w:rPr>
          <w:lang w:val="en-US"/>
        </w:rPr>
        <w:t>(</w:t>
      </w:r>
      <w:r w:rsidR="00716DC0">
        <w:rPr>
          <w:lang w:val="en-US"/>
        </w:rPr>
        <w:t>1800</w:t>
      </w:r>
      <w:r w:rsidRPr="002333F2">
        <w:rPr>
          <w:lang w:val="en-US"/>
        </w:rPr>
        <w:t>)</w:t>
      </w:r>
    </w:p>
    <w:p w:rsidR="00834EE0" w:rsidRPr="008B1459" w:rsidRDefault="00834EE0" w:rsidP="008B1459">
      <w:pPr>
        <w:pStyle w:val="H6"/>
      </w:pPr>
      <w:bookmarkStart w:id="417" w:name="_Toc393195164"/>
      <w:bookmarkStart w:id="418" w:name="_Toc393470133"/>
      <w:bookmarkStart w:id="419" w:name="_Toc393896681"/>
      <w:bookmarkStart w:id="420" w:name="_Toc393897605"/>
      <w:bookmarkStart w:id="421" w:name="_Toc393897852"/>
      <w:bookmarkStart w:id="422" w:name="_Toc394072150"/>
      <w:bookmarkStart w:id="423" w:name="_Toc394072747"/>
      <w:bookmarkStart w:id="424" w:name="_Toc394179154"/>
      <w:bookmarkStart w:id="425" w:name="_Toc394417772"/>
      <w:r w:rsidRPr="008B1459">
        <w:rPr>
          <w:lang w:val="en-US"/>
        </w:rPr>
        <w:t>6.2.2.3.8.3.9</w:t>
      </w:r>
      <w:r w:rsidR="008B1459" w:rsidRPr="008B1459">
        <w:rPr>
          <w:lang w:val="en-US"/>
        </w:rPr>
        <w:tab/>
      </w:r>
      <w:r w:rsidRPr="008B1459">
        <w:t>IGF envelope adjustment</w:t>
      </w:r>
      <w:bookmarkEnd w:id="417"/>
      <w:bookmarkEnd w:id="418"/>
      <w:bookmarkEnd w:id="419"/>
      <w:bookmarkEnd w:id="420"/>
      <w:bookmarkEnd w:id="421"/>
      <w:bookmarkEnd w:id="422"/>
      <w:bookmarkEnd w:id="423"/>
      <w:bookmarkEnd w:id="424"/>
      <w:bookmarkEnd w:id="425"/>
    </w:p>
    <w:p w:rsidR="00834EE0" w:rsidRDefault="00834EE0" w:rsidP="00834EE0">
      <w:r w:rsidRPr="003103F9">
        <w:rPr>
          <w:lang w:val="en-US"/>
        </w:rPr>
        <w:t xml:space="preserve">With the calculated IGF gain factors </w:t>
      </w:r>
      <w:r w:rsidRPr="00F71A4A">
        <w:rPr>
          <w:position w:val="-10"/>
        </w:rPr>
        <w:object w:dxaOrig="200" w:dyaOrig="240">
          <v:shape id="_x0000_i1243" type="#_x0000_t75" style="width:10.5pt;height:12pt" o:ole="">
            <v:imagedata r:id="rId436" o:title=""/>
          </v:shape>
          <o:OLEObject Type="Embed" ProgID="Equation.3" ShapeID="_x0000_i1243" DrawAspect="Content" ObjectID="_1783089572" r:id="rId437"/>
        </w:object>
      </w:r>
      <w:r w:rsidRPr="003103F9">
        <w:rPr>
          <w:lang w:val="en-US"/>
        </w:rPr>
        <w:t xml:space="preserve"> as described in </w:t>
      </w:r>
      <w:r w:rsidR="00FB31CC">
        <w:rPr>
          <w:rFonts w:hint="eastAsia"/>
          <w:lang w:val="en-US" w:eastAsia="zh-CN"/>
        </w:rPr>
        <w:t>subclause</w:t>
      </w:r>
      <w:r>
        <w:rPr>
          <w:lang w:val="en-US"/>
        </w:rPr>
        <w:t xml:space="preserve"> 6.2.2.3.8.3.8</w:t>
      </w:r>
      <w:r w:rsidRPr="00B53307">
        <w:t xml:space="preserve">, the envelope of the spectrum above </w:t>
      </w:r>
      <w:r w:rsidRPr="00F71A4A">
        <w:rPr>
          <w:position w:val="-10"/>
        </w:rPr>
        <w:object w:dxaOrig="360" w:dyaOrig="300">
          <v:shape id="_x0000_i1244" type="#_x0000_t75" style="width:18pt;height:15pt" o:ole="">
            <v:imagedata r:id="rId438" o:title=""/>
          </v:shape>
          <o:OLEObject Type="Embed" ProgID="Equation.3" ShapeID="_x0000_i1244" DrawAspect="Content" ObjectID="_1783089573" r:id="rId439"/>
        </w:object>
      </w:r>
      <w:r w:rsidRPr="00B53307">
        <w:t xml:space="preserve"> is adjusted as follows:</w:t>
      </w:r>
    </w:p>
    <w:p w:rsidR="00834EE0" w:rsidRPr="00416637" w:rsidRDefault="00834EE0" w:rsidP="00834EE0">
      <w:pPr>
        <w:pStyle w:val="EQ"/>
        <w:rPr>
          <w:lang w:val="en-US"/>
        </w:rPr>
      </w:pPr>
      <w:r w:rsidRPr="00136270">
        <w:rPr>
          <w:lang w:val="en-US"/>
        </w:rPr>
        <w:tab/>
      </w:r>
      <w:r w:rsidRPr="00F71A4A">
        <w:rPr>
          <w:position w:val="-28"/>
        </w:rPr>
        <w:object w:dxaOrig="7420" w:dyaOrig="660">
          <v:shape id="_x0000_i1245" type="#_x0000_t75" style="width:370.15pt;height:33pt" o:ole="">
            <v:imagedata r:id="rId440" o:title=""/>
          </v:shape>
          <o:OLEObject Type="Embed" ProgID="Equation.3" ShapeID="_x0000_i1245" DrawAspect="Content" ObjectID="_1783089574" r:id="rId441"/>
        </w:object>
      </w:r>
      <w:r w:rsidRPr="00416637">
        <w:rPr>
          <w:lang w:val="en-US"/>
        </w:rPr>
        <w:tab/>
      </w:r>
      <w:r w:rsidRPr="002333F2">
        <w:rPr>
          <w:lang w:val="en-US"/>
        </w:rPr>
        <w:t>(</w:t>
      </w:r>
      <w:r w:rsidRPr="002333F2">
        <w:fldChar w:fldCharType="begin"/>
      </w:r>
      <w:r w:rsidRPr="002333F2">
        <w:rPr>
          <w:lang w:val="en-US"/>
        </w:rPr>
        <w:instrText xml:space="preserve"> SEQ eqn \* MERGEFORMAT </w:instrText>
      </w:r>
      <w:r w:rsidRPr="002333F2">
        <w:fldChar w:fldCharType="separate"/>
      </w:r>
      <w:r w:rsidR="00716DC0">
        <w:rPr>
          <w:lang w:val="en-US"/>
        </w:rPr>
        <w:t>1801</w:t>
      </w:r>
      <w:r w:rsidRPr="002333F2">
        <w:fldChar w:fldCharType="end"/>
      </w:r>
      <w:r w:rsidRPr="002333F2">
        <w:rPr>
          <w:lang w:val="en-US"/>
        </w:rPr>
        <w:t>)</w:t>
      </w:r>
    </w:p>
    <w:p w:rsidR="00834EE0" w:rsidRPr="00B53307" w:rsidRDefault="00834EE0" w:rsidP="00834EE0">
      <w:r w:rsidRPr="00B53307">
        <w:t xml:space="preserve">where </w:t>
      </w:r>
      <w:r w:rsidRPr="002A5A25">
        <w:rPr>
          <w:position w:val="-10"/>
        </w:rPr>
        <w:object w:dxaOrig="1400" w:dyaOrig="300">
          <v:shape id="_x0000_i1246" type="#_x0000_t75" style="width:69pt;height:15pt" o:ole="">
            <v:imagedata r:id="rId442" o:title=""/>
          </v:shape>
          <o:OLEObject Type="Embed" ProgID="Equation.3" ShapeID="_x0000_i1246" DrawAspect="Content" ObjectID="_1783089575" r:id="rId443"/>
        </w:object>
      </w:r>
      <w:r w:rsidRPr="00B53307">
        <w:t xml:space="preserve"> shall be already mapped with the function </w:t>
      </w:r>
      <w:r w:rsidRPr="00F71A4A">
        <w:rPr>
          <w:position w:val="-8"/>
        </w:rPr>
        <w:object w:dxaOrig="340" w:dyaOrig="260">
          <v:shape id="_x0000_i1247" type="#_x0000_t75" style="width:18pt;height:14.25pt" o:ole="">
            <v:imagedata r:id="rId444" o:title=""/>
          </v:shape>
          <o:OLEObject Type="Embed" ProgID="Equation.3" ShapeID="_x0000_i1247" DrawAspect="Content" ObjectID="_1783089576" r:id="rId445"/>
        </w:object>
      </w:r>
      <w:r w:rsidRPr="00B53307">
        <w:t xml:space="preserve">see </w:t>
      </w:r>
      <w:r w:rsidR="00FB31CC">
        <w:rPr>
          <w:rFonts w:hint="eastAsia"/>
          <w:lang w:eastAsia="zh-CN"/>
        </w:rPr>
        <w:t>subclause</w:t>
      </w:r>
      <w:r>
        <w:t xml:space="preserve"> 5.3.3.2.11.1.1</w:t>
      </w:r>
      <w:r w:rsidRPr="00B53307">
        <w:t xml:space="preserve">, and </w:t>
      </w:r>
      <w:r w:rsidRPr="002A5A25">
        <w:rPr>
          <w:position w:val="-6"/>
        </w:rPr>
        <w:object w:dxaOrig="300" w:dyaOrig="240">
          <v:shape id="_x0000_i1248" type="#_x0000_t75" style="width:15pt;height:12pt" o:ole="">
            <v:imagedata r:id="rId446" o:title=""/>
          </v:shape>
          <o:OLEObject Type="Embed" ProgID="Equation.3" ShapeID="_x0000_i1248" DrawAspect="Content" ObjectID="_1783089577" r:id="rId447"/>
        </w:object>
      </w:r>
      <w:r w:rsidR="00802FF1">
        <w:t xml:space="preserve"> being the number of bands</w:t>
      </w:r>
      <w:r w:rsidRPr="00B53307">
        <w:t xml:space="preserve">. </w:t>
      </w:r>
      <w:r w:rsidRPr="00F71A4A">
        <w:rPr>
          <w:position w:val="-10"/>
        </w:rPr>
        <w:object w:dxaOrig="540" w:dyaOrig="300">
          <v:shape id="_x0000_i1249" type="#_x0000_t75" style="width:27pt;height:15pt" o:ole="">
            <v:imagedata r:id="rId448" o:title=""/>
          </v:shape>
          <o:OLEObject Type="Embed" ProgID="Equation.3" ShapeID="_x0000_i1249" DrawAspect="Content" ObjectID="_1783089578" r:id="rId449"/>
        </w:object>
      </w:r>
      <w:r w:rsidRPr="00B53307">
        <w:rPr>
          <w:iCs/>
        </w:rPr>
        <w:t xml:space="preserve"> is the gap-fi</w:t>
      </w:r>
      <w:r>
        <w:rPr>
          <w:iCs/>
        </w:rPr>
        <w:t xml:space="preserve">lled signal in accordance with </w:t>
      </w:r>
      <w:r w:rsidR="00FB31CC">
        <w:rPr>
          <w:rFonts w:hint="eastAsia"/>
          <w:iCs/>
          <w:lang w:eastAsia="zh-CN"/>
        </w:rPr>
        <w:t>subclause</w:t>
      </w:r>
      <w:r>
        <w:rPr>
          <w:iCs/>
        </w:rPr>
        <w:t xml:space="preserve"> 6.2.2.3.8.3.5.</w:t>
      </w:r>
    </w:p>
    <w:p w:rsidR="00834EE0" w:rsidRDefault="00834EE0" w:rsidP="00834EE0">
      <w:pPr>
        <w:pStyle w:val="Heading5"/>
      </w:pPr>
      <w:bookmarkStart w:id="426" w:name="_Toc393470135"/>
      <w:bookmarkStart w:id="427" w:name="_Toc393896682"/>
      <w:bookmarkStart w:id="428" w:name="_Toc393897606"/>
      <w:bookmarkStart w:id="429" w:name="_Toc393897853"/>
      <w:bookmarkStart w:id="430" w:name="_Toc394072151"/>
      <w:bookmarkStart w:id="431" w:name="_Toc394072748"/>
      <w:bookmarkStart w:id="432" w:name="_Toc394179155"/>
      <w:bookmarkStart w:id="433" w:name="_Toc394417773"/>
      <w:r>
        <w:t>6.2.2.3.9</w:t>
      </w:r>
      <w:r>
        <w:tab/>
        <w:t>Inverse window grouping (TCX5 separation)</w:t>
      </w:r>
      <w:bookmarkEnd w:id="426"/>
      <w:bookmarkEnd w:id="427"/>
      <w:bookmarkEnd w:id="428"/>
      <w:bookmarkEnd w:id="429"/>
      <w:bookmarkEnd w:id="430"/>
      <w:bookmarkEnd w:id="431"/>
      <w:bookmarkEnd w:id="432"/>
      <w:bookmarkEnd w:id="433"/>
    </w:p>
    <w:p w:rsidR="00834EE0" w:rsidRDefault="00834EE0" w:rsidP="00834EE0">
      <w:pPr>
        <w:rPr>
          <w:noProof/>
        </w:rPr>
      </w:pPr>
      <w:bookmarkStart w:id="434" w:name="_Toc393470136"/>
      <w:r>
        <w:rPr>
          <w:noProof/>
        </w:rPr>
        <w:t xml:space="preserve">If the configuration, determined as described in </w:t>
      </w:r>
      <w:r w:rsidR="00FB31CC">
        <w:rPr>
          <w:rFonts w:hint="eastAsia"/>
          <w:noProof/>
          <w:lang w:eastAsia="zh-CN"/>
        </w:rPr>
        <w:t>subclause</w:t>
      </w:r>
      <w:r>
        <w:rPr>
          <w:noProof/>
        </w:rPr>
        <w:t xml:space="preserve"> 6.2.4.2, indicates that some sub-frames are coded using TCX5 then a sub-frame containing MDCT bins of 2 TCX5 sub-frames is de-interleaved  to form 2 consecutive TCX5 sub-frames before the optional Temporal Noise Shaping, the optional IGF temporal flattening and before the transformation with the inverse MDCT:</w:t>
      </w:r>
    </w:p>
    <w:p w:rsidR="00834EE0" w:rsidRPr="00FD72CF" w:rsidRDefault="00834EE0" w:rsidP="00834EE0">
      <w:pPr>
        <w:pStyle w:val="EQ"/>
      </w:pPr>
      <w:r>
        <w:tab/>
      </w:r>
      <w:r w:rsidRPr="00A3529D">
        <w:rPr>
          <w:position w:val="-42"/>
        </w:rPr>
        <w:object w:dxaOrig="3120" w:dyaOrig="940">
          <v:shape id="_x0000_i1250" type="#_x0000_t75" style="width:154.9pt;height:46.5pt" o:ole="">
            <v:imagedata r:id="rId450" o:title=""/>
          </v:shape>
          <o:OLEObject Type="Embed" ProgID="Equation.3" ShapeID="_x0000_i1250" DrawAspect="Content" ObjectID="_1783089579" r:id="rId451"/>
        </w:object>
      </w:r>
      <w:r>
        <w:tab/>
        <w:t>(</w:t>
      </w:r>
      <w:fldSimple w:instr=" SEQ eqn \* MERGEFORMAT ">
        <w:r w:rsidR="00716DC0">
          <w:t>1802</w:t>
        </w:r>
      </w:fldSimple>
      <w:r>
        <w:t>)</w:t>
      </w:r>
    </w:p>
    <w:p w:rsidR="00834EE0" w:rsidRDefault="00834EE0" w:rsidP="00834EE0">
      <w:pPr>
        <w:pStyle w:val="Heading5"/>
      </w:pPr>
      <w:bookmarkStart w:id="435" w:name="_Toc393896683"/>
      <w:bookmarkStart w:id="436" w:name="_Toc393897607"/>
      <w:bookmarkStart w:id="437" w:name="_Toc393897854"/>
      <w:bookmarkStart w:id="438" w:name="_Toc394072152"/>
      <w:bookmarkStart w:id="439" w:name="_Toc394072749"/>
      <w:bookmarkStart w:id="440" w:name="_Toc394179156"/>
      <w:bookmarkStart w:id="441" w:name="_Toc394417774"/>
      <w:bookmarkEnd w:id="434"/>
      <w:r>
        <w:t>6.2.2.3.10</w:t>
      </w:r>
      <w:r>
        <w:tab/>
        <w:t>Temporal Noise Shaping</w:t>
      </w:r>
      <w:bookmarkEnd w:id="435"/>
      <w:bookmarkEnd w:id="436"/>
      <w:bookmarkEnd w:id="437"/>
      <w:bookmarkEnd w:id="438"/>
      <w:bookmarkEnd w:id="439"/>
      <w:bookmarkEnd w:id="440"/>
      <w:bookmarkEnd w:id="441"/>
    </w:p>
    <w:p w:rsidR="00834EE0" w:rsidRDefault="00834EE0" w:rsidP="00834EE0">
      <w:bookmarkStart w:id="442" w:name="_Toc393470137"/>
      <w:r w:rsidRPr="00374B8F">
        <w:t xml:space="preserve">The decoding process for Temporal Noise Shaping is carried out separately on each window of the current frame by applying </w:t>
      </w:r>
      <w:r>
        <w:t xml:space="preserve">the </w:t>
      </w:r>
      <w:r w:rsidRPr="00A8193F">
        <w:rPr>
          <w:noProof/>
          <w:lang w:val="en-US"/>
        </w:rPr>
        <w:t>so called lattice filter</w:t>
      </w:r>
      <w:r w:rsidRPr="00374B8F">
        <w:t xml:space="preserve"> to selected regions of the spectral coefficient</w:t>
      </w:r>
      <w:r>
        <w:t xml:space="preserve">s (see in </w:t>
      </w:r>
      <w:r w:rsidR="00FB31CC">
        <w:rPr>
          <w:rFonts w:hint="eastAsia"/>
          <w:lang w:eastAsia="zh-CN"/>
        </w:rPr>
        <w:t>sub</w:t>
      </w:r>
      <w:r>
        <w:t>clause 5.3.3.2.2</w:t>
      </w:r>
      <w:r w:rsidRPr="00374B8F">
        <w:t>). The number of noise shaping filters applied to each window is specified by "</w:t>
      </w:r>
      <w:r w:rsidRPr="00256904">
        <w:t>nMaxFilters</w:t>
      </w:r>
      <w:r w:rsidRPr="00374B8F">
        <w:t xml:space="preserve"> ".</w:t>
      </w:r>
    </w:p>
    <w:p w:rsidR="00834EE0" w:rsidRPr="00374B8F" w:rsidRDefault="00834EE0" w:rsidP="00834EE0">
      <w:r>
        <w:t xml:space="preserve">For TCX5 the same rearrangement is done as described in </w:t>
      </w:r>
      <w:r w:rsidR="0090053D">
        <w:rPr>
          <w:rFonts w:hint="eastAsia"/>
          <w:lang w:eastAsia="zh-CN"/>
        </w:rPr>
        <w:t>sub</w:t>
      </w:r>
      <w:r>
        <w:t xml:space="preserve">clause 5.3.3.2.2 prior to the TNS filtering and the </w:t>
      </w:r>
      <w:r>
        <w:rPr>
          <w:noProof/>
        </w:rPr>
        <w:t>rearrangement is reverted after the filtering.</w:t>
      </w:r>
    </w:p>
    <w:p w:rsidR="00834EE0" w:rsidRPr="00374B8F" w:rsidRDefault="00834EE0" w:rsidP="00834EE0">
      <w:r w:rsidRPr="00374B8F">
        <w:t xml:space="preserve">First the transmitted filter coefficients have to be decoded, i.e. conversion to signed numbers, inverse quantization. Then the </w:t>
      </w:r>
      <w:r w:rsidRPr="00A8193F">
        <w:rPr>
          <w:noProof/>
          <w:lang w:val="en-US"/>
        </w:rPr>
        <w:t>so called lattice filter</w:t>
      </w:r>
      <w:r>
        <w:rPr>
          <w:noProof/>
          <w:lang w:val="en-US"/>
        </w:rPr>
        <w:t>s</w:t>
      </w:r>
      <w:r w:rsidRPr="00374B8F">
        <w:t xml:space="preserve"> are applied to the target frequency regions of the spectral coefficients (</w:t>
      </w:r>
      <w:r>
        <w:t xml:space="preserve">see </w:t>
      </w:r>
      <w:r w:rsidR="0090053D">
        <w:rPr>
          <w:rFonts w:hint="eastAsia"/>
          <w:lang w:eastAsia="zh-CN"/>
        </w:rPr>
        <w:t>sub</w:t>
      </w:r>
      <w:r>
        <w:t>clause 5.3.3.2.2)</w:t>
      </w:r>
      <w:r w:rsidRPr="00374B8F">
        <w:t xml:space="preserve">. The maximum possible filter order is defined by the constant </w:t>
      </w:r>
      <w:r w:rsidRPr="00D5404D">
        <w:t>TNS_MAX_FILTER_ORDER</w:t>
      </w:r>
      <w:r w:rsidRPr="00374B8F">
        <w:t>.</w:t>
      </w:r>
    </w:p>
    <w:p w:rsidR="00834EE0" w:rsidRPr="00374B8F" w:rsidRDefault="00834EE0" w:rsidP="00834EE0">
      <w:r>
        <w:t xml:space="preserve">The application of TNS shaping filter is done before the optional IGF temporal flattening </w:t>
      </w:r>
      <w:r>
        <w:rPr>
          <w:noProof/>
        </w:rPr>
        <w:t>and before the transformation with the inverse MDCT</w:t>
      </w:r>
    </w:p>
    <w:p w:rsidR="00834EE0" w:rsidRPr="00374B8F" w:rsidRDefault="00834EE0" w:rsidP="00834EE0">
      <w:r w:rsidRPr="00374B8F">
        <w:t xml:space="preserve">The decoding process for one </w:t>
      </w:r>
      <w:r>
        <w:t xml:space="preserve">window </w:t>
      </w:r>
      <w:r w:rsidRPr="00374B8F">
        <w:t>can be described as follows pseudo code:</w:t>
      </w:r>
    </w:p>
    <w:p w:rsidR="00834EE0" w:rsidRPr="00FD72CF" w:rsidRDefault="00834EE0" w:rsidP="00834EE0">
      <w:pPr>
        <w:pStyle w:val="PL"/>
      </w:pPr>
      <w:r w:rsidRPr="00FD72CF">
        <w:t>/* TNS decoding for one window */</w:t>
      </w:r>
    </w:p>
    <w:p w:rsidR="00834EE0" w:rsidRPr="00FD72CF" w:rsidRDefault="00834EE0" w:rsidP="00834EE0">
      <w:pPr>
        <w:pStyle w:val="PL"/>
      </w:pPr>
      <w:r w:rsidRPr="00FD72CF">
        <w:t>tns_decode()</w:t>
      </w:r>
    </w:p>
    <w:p w:rsidR="00834EE0" w:rsidRPr="00FD72CF" w:rsidRDefault="00834EE0" w:rsidP="00834EE0">
      <w:pPr>
        <w:pStyle w:val="PL"/>
      </w:pPr>
      <w:r w:rsidRPr="00FD72CF">
        <w:t>{</w:t>
      </w:r>
    </w:p>
    <w:p w:rsidR="00834EE0" w:rsidRPr="00FD72CF" w:rsidRDefault="00834EE0" w:rsidP="00834EE0">
      <w:pPr>
        <w:pStyle w:val="PL"/>
      </w:pPr>
      <w:r w:rsidRPr="00FD72CF">
        <w:tab/>
        <w:t>set_zero( state, TNS_MAX_FILTER_ORDER );</w:t>
      </w:r>
    </w:p>
    <w:p w:rsidR="00834EE0" w:rsidRPr="00FD72CF" w:rsidRDefault="00834EE0" w:rsidP="00834EE0">
      <w:pPr>
        <w:pStyle w:val="PL"/>
      </w:pPr>
      <w:r>
        <w:t xml:space="preserve">    </w:t>
      </w:r>
      <w:r w:rsidRPr="00FD72CF">
        <w:t>for (iFilter = nMaxFilters-1; iFilter &gt;= 0; iFilter--) {</w:t>
      </w:r>
    </w:p>
    <w:p w:rsidR="00834EE0" w:rsidRPr="00FD72CF" w:rsidRDefault="008B1459" w:rsidP="00834EE0">
      <w:pPr>
        <w:pStyle w:val="PL"/>
      </w:pPr>
      <w:r>
        <w:tab/>
      </w:r>
      <w:r w:rsidR="00834EE0" w:rsidRPr="00FD72CF">
        <w:t>tns_decode_coef( order, index[iFilter], parCoeff[iFilter] );</w:t>
      </w:r>
    </w:p>
    <w:p w:rsidR="00834EE0" w:rsidRPr="00FD72CF" w:rsidRDefault="008B1459" w:rsidP="00834EE0">
      <w:pPr>
        <w:pStyle w:val="PL"/>
      </w:pPr>
      <w:r>
        <w:tab/>
      </w:r>
      <w:r w:rsidR="00834EE0" w:rsidRPr="00FD72CF">
        <w:t>tns_filter( spectrum, startLine, endLine, parCoeff[iFilter], order, state );</w:t>
      </w:r>
    </w:p>
    <w:p w:rsidR="00834EE0" w:rsidRPr="00FD72CF" w:rsidRDefault="00834EE0" w:rsidP="00834EE0">
      <w:pPr>
        <w:pStyle w:val="PL"/>
      </w:pPr>
      <w:r w:rsidRPr="00FD72CF">
        <w:tab/>
        <w:t>}</w:t>
      </w:r>
    </w:p>
    <w:p w:rsidR="00834EE0" w:rsidRPr="00FD72CF" w:rsidRDefault="00834EE0" w:rsidP="00834EE0">
      <w:pPr>
        <w:pStyle w:val="PL"/>
      </w:pPr>
      <w:r w:rsidRPr="00FD72CF">
        <w:t>}</w:t>
      </w:r>
    </w:p>
    <w:p w:rsidR="00834EE0" w:rsidRPr="00FD72CF" w:rsidRDefault="00834EE0" w:rsidP="00834EE0">
      <w:pPr>
        <w:pStyle w:val="PL"/>
      </w:pPr>
      <w:r w:rsidRPr="00FD72CF">
        <w:t>/* Decoder transmitted coefficients index[] for one TNS filter */</w:t>
      </w:r>
    </w:p>
    <w:p w:rsidR="00834EE0" w:rsidRPr="00FD72CF" w:rsidRDefault="00834EE0" w:rsidP="00834EE0">
      <w:pPr>
        <w:pStyle w:val="PL"/>
      </w:pPr>
      <w:r w:rsidRPr="00FD72CF">
        <w:t>tns_decode_coef( order, index[], parCoeff[] )</w:t>
      </w:r>
    </w:p>
    <w:p w:rsidR="00834EE0" w:rsidRPr="00FD72CF" w:rsidRDefault="00834EE0" w:rsidP="00834EE0">
      <w:pPr>
        <w:pStyle w:val="PL"/>
      </w:pPr>
      <w:r w:rsidRPr="00FD72CF">
        <w:t>{</w:t>
      </w:r>
    </w:p>
    <w:p w:rsidR="00834EE0" w:rsidRPr="00FD72CF" w:rsidRDefault="00834EE0" w:rsidP="00834EE0">
      <w:pPr>
        <w:pStyle w:val="PL"/>
      </w:pPr>
      <w:r w:rsidRPr="00FD72CF">
        <w:tab/>
        <w:t>/* Conversion to signed integer */</w:t>
      </w:r>
    </w:p>
    <w:p w:rsidR="00834EE0" w:rsidRPr="00FD72CF" w:rsidRDefault="00834EE0" w:rsidP="00834EE0">
      <w:pPr>
        <w:pStyle w:val="PL"/>
      </w:pPr>
      <w:r w:rsidRPr="00FD72CF">
        <w:tab/>
        <w:t>for (i = 0; i &lt; order; i++)</w:t>
      </w:r>
    </w:p>
    <w:p w:rsidR="00834EE0" w:rsidRPr="00FD72CF" w:rsidRDefault="008B1459" w:rsidP="00834EE0">
      <w:pPr>
        <w:pStyle w:val="PL"/>
      </w:pPr>
      <w:r>
        <w:tab/>
      </w:r>
      <w:r w:rsidR="00834EE0" w:rsidRPr="00FD72CF">
        <w:t>tmp[i] = index[i] + (1 &lt;&lt; (TNS_COEF_RES-1));</w:t>
      </w:r>
    </w:p>
    <w:p w:rsidR="00834EE0" w:rsidRPr="00FD72CF" w:rsidRDefault="00834EE0" w:rsidP="00834EE0">
      <w:pPr>
        <w:pStyle w:val="PL"/>
      </w:pPr>
    </w:p>
    <w:p w:rsidR="00834EE0" w:rsidRPr="00342378" w:rsidRDefault="00834EE0" w:rsidP="00834EE0">
      <w:pPr>
        <w:pStyle w:val="PL"/>
        <w:rPr>
          <w:lang w:val="fr-FR"/>
        </w:rPr>
      </w:pPr>
      <w:r w:rsidRPr="00FD72CF">
        <w:tab/>
      </w:r>
      <w:r w:rsidRPr="00342378">
        <w:rPr>
          <w:lang w:val="fr-FR"/>
        </w:rPr>
        <w:t>/* Inverse quantization */</w:t>
      </w:r>
    </w:p>
    <w:p w:rsidR="00834EE0" w:rsidRPr="00342378" w:rsidRDefault="00834EE0" w:rsidP="00834EE0">
      <w:pPr>
        <w:pStyle w:val="PL"/>
        <w:rPr>
          <w:lang w:val="fr-FR"/>
        </w:rPr>
      </w:pPr>
      <w:r w:rsidRPr="00342378">
        <w:rPr>
          <w:lang w:val="fr-FR"/>
        </w:rPr>
        <w:tab/>
        <w:t>iqfac   = ((1 &lt;&lt; (TNS_COEF_RES-1)) - 0.5) / (</w:t>
      </w:r>
      <w:r w:rsidRPr="00FD72CF">
        <w:sym w:font="Symbol" w:char="F070"/>
      </w:r>
      <w:r w:rsidRPr="00342378">
        <w:rPr>
          <w:lang w:val="fr-FR"/>
        </w:rPr>
        <w:t>/2.0);</w:t>
      </w:r>
    </w:p>
    <w:p w:rsidR="00834EE0" w:rsidRPr="00342378" w:rsidRDefault="00834EE0" w:rsidP="00834EE0">
      <w:pPr>
        <w:pStyle w:val="PL"/>
        <w:rPr>
          <w:lang w:val="fr-FR"/>
        </w:rPr>
      </w:pPr>
      <w:r w:rsidRPr="00342378">
        <w:rPr>
          <w:lang w:val="fr-FR"/>
        </w:rPr>
        <w:tab/>
        <w:t>iqfac_m = ((1 &lt;&lt; (TNS_COEF_RES-1)) + 0.5) / (</w:t>
      </w:r>
      <w:r w:rsidRPr="00FD72CF">
        <w:sym w:font="Symbol" w:char="F070"/>
      </w:r>
      <w:r w:rsidRPr="00342378">
        <w:rPr>
          <w:lang w:val="fr-FR"/>
        </w:rPr>
        <w:t>/2.0);</w:t>
      </w:r>
    </w:p>
    <w:p w:rsidR="00834EE0" w:rsidRPr="00FD72CF" w:rsidRDefault="00834EE0" w:rsidP="00834EE0">
      <w:pPr>
        <w:pStyle w:val="PL"/>
      </w:pPr>
      <w:r w:rsidRPr="00342378">
        <w:rPr>
          <w:lang w:val="fr-FR"/>
        </w:rPr>
        <w:tab/>
      </w:r>
      <w:r w:rsidRPr="00FD72CF">
        <w:t>for (i = 0; i &lt; order; i++)  {</w:t>
      </w:r>
    </w:p>
    <w:p w:rsidR="00834EE0" w:rsidRPr="00FD72CF" w:rsidRDefault="008B1459" w:rsidP="00834EE0">
      <w:pPr>
        <w:pStyle w:val="PL"/>
      </w:pPr>
      <w:r>
        <w:tab/>
      </w:r>
      <w:r w:rsidR="00834EE0" w:rsidRPr="00FD72CF">
        <w:t>parCoeff[i] = sin( tmp[i] / ((tmp[i] &gt;= 0) ? iqfac : iqfac_m) );</w:t>
      </w:r>
    </w:p>
    <w:p w:rsidR="00834EE0" w:rsidRPr="00FD72CF" w:rsidRDefault="00834EE0" w:rsidP="00834EE0">
      <w:pPr>
        <w:pStyle w:val="PL"/>
      </w:pPr>
      <w:r w:rsidRPr="00FD72CF">
        <w:tab/>
        <w:t>}</w:t>
      </w:r>
    </w:p>
    <w:p w:rsidR="00834EE0" w:rsidRPr="00FD72CF" w:rsidRDefault="00834EE0" w:rsidP="00834EE0">
      <w:pPr>
        <w:pStyle w:val="PL"/>
      </w:pPr>
      <w:r w:rsidRPr="00FD72CF">
        <w:t>}</w:t>
      </w:r>
    </w:p>
    <w:p w:rsidR="00834EE0" w:rsidRPr="00374B8F" w:rsidRDefault="00834EE0" w:rsidP="00834EE0">
      <w:pPr>
        <w:pStyle w:val="PL"/>
        <w:rPr>
          <w:rFonts w:cs="Courier New"/>
        </w:rPr>
      </w:pPr>
      <w:r>
        <w:t>/* Lattice filter */</w:t>
      </w:r>
      <w:r w:rsidRPr="00374B8F">
        <w:tab/>
      </w:r>
    </w:p>
    <w:p w:rsidR="00834EE0" w:rsidRPr="00374B8F" w:rsidRDefault="00834EE0" w:rsidP="00834EE0">
      <w:pPr>
        <w:pStyle w:val="PL"/>
        <w:rPr>
          <w:rFonts w:cs="Courier New"/>
        </w:rPr>
      </w:pPr>
      <w:r w:rsidRPr="00374B8F">
        <w:t>tns_</w:t>
      </w:r>
      <w:r>
        <w:t>filter( spectrum[], startLine, endLine</w:t>
      </w:r>
      <w:r w:rsidRPr="00374B8F">
        <w:t xml:space="preserve">, </w:t>
      </w:r>
      <w:r w:rsidRPr="004F3212">
        <w:rPr>
          <w:rFonts w:cs="Courier New"/>
        </w:rPr>
        <w:t>parCoeff</w:t>
      </w:r>
      <w:r w:rsidRPr="00374B8F">
        <w:t>[], order</w:t>
      </w:r>
      <w:r>
        <w:t>, state</w:t>
      </w:r>
      <w:r w:rsidRPr="00374B8F">
        <w:t xml:space="preserve"> )</w:t>
      </w:r>
    </w:p>
    <w:p w:rsidR="00834EE0" w:rsidRDefault="00834EE0" w:rsidP="00834EE0">
      <w:pPr>
        <w:pStyle w:val="PL"/>
      </w:pPr>
      <w:r w:rsidRPr="00374B8F">
        <w:t>{</w:t>
      </w:r>
    </w:p>
    <w:p w:rsidR="00834EE0" w:rsidRPr="004F3212" w:rsidRDefault="00834EE0" w:rsidP="00834EE0">
      <w:pPr>
        <w:pStyle w:val="PL"/>
        <w:rPr>
          <w:rFonts w:cs="Courier New"/>
        </w:rPr>
      </w:pPr>
      <w:r>
        <w:rPr>
          <w:rFonts w:cs="Courier New"/>
        </w:rPr>
        <w:t xml:space="preserve">    for (j = startLine</w:t>
      </w:r>
      <w:r w:rsidRPr="004F3212">
        <w:rPr>
          <w:rFonts w:cs="Courier New"/>
        </w:rPr>
        <w:t>; j &lt;</w:t>
      </w:r>
      <w:r>
        <w:rPr>
          <w:rFonts w:cs="Courier New"/>
        </w:rPr>
        <w:t>=</w:t>
      </w:r>
      <w:r w:rsidRPr="004F3212">
        <w:rPr>
          <w:rFonts w:cs="Courier New"/>
        </w:rPr>
        <w:t xml:space="preserve"> </w:t>
      </w:r>
      <w:r>
        <w:rPr>
          <w:rFonts w:cs="Courier New"/>
        </w:rPr>
        <w:t>endLine</w:t>
      </w:r>
      <w:r w:rsidRPr="004F3212">
        <w:rPr>
          <w:rFonts w:cs="Courier New"/>
        </w:rPr>
        <w:t>; j++) {</w:t>
      </w:r>
    </w:p>
    <w:p w:rsidR="00834EE0" w:rsidRPr="004F3212" w:rsidRDefault="008B1459" w:rsidP="00834EE0">
      <w:pPr>
        <w:pStyle w:val="PL"/>
        <w:rPr>
          <w:rFonts w:cs="Courier New"/>
        </w:rPr>
      </w:pPr>
      <w:r>
        <w:rPr>
          <w:rFonts w:cs="Courier New"/>
        </w:rPr>
        <w:tab/>
      </w:r>
      <w:r w:rsidR="00834EE0">
        <w:rPr>
          <w:rFonts w:cs="Courier New"/>
        </w:rPr>
        <w:t>spectrum[j] -= parCoeff[order-1] * state[order-1</w:t>
      </w:r>
      <w:r w:rsidR="00834EE0" w:rsidRPr="004F3212">
        <w:rPr>
          <w:rFonts w:cs="Courier New"/>
        </w:rPr>
        <w:t xml:space="preserve">];                                                                             </w:t>
      </w:r>
    </w:p>
    <w:p w:rsidR="00834EE0" w:rsidRPr="004F3212" w:rsidRDefault="008B1459" w:rsidP="00834EE0">
      <w:pPr>
        <w:pStyle w:val="PL"/>
        <w:rPr>
          <w:rFonts w:cs="Courier New"/>
        </w:rPr>
      </w:pPr>
      <w:r>
        <w:rPr>
          <w:rFonts w:cs="Courier New"/>
        </w:rPr>
        <w:tab/>
      </w:r>
      <w:r w:rsidR="00834EE0">
        <w:rPr>
          <w:rFonts w:cs="Courier New"/>
        </w:rPr>
        <w:t>for (i = order-2</w:t>
      </w:r>
      <w:r w:rsidR="00834EE0" w:rsidRPr="004F3212">
        <w:rPr>
          <w:rFonts w:cs="Courier New"/>
        </w:rPr>
        <w:t>; i &gt;= 0; i--) {</w:t>
      </w:r>
    </w:p>
    <w:p w:rsidR="00834EE0" w:rsidRPr="004F3212" w:rsidRDefault="008B1459" w:rsidP="00834EE0">
      <w:pPr>
        <w:pStyle w:val="PL"/>
        <w:rPr>
          <w:rFonts w:cs="Courier New"/>
        </w:rPr>
      </w:pPr>
      <w:r>
        <w:rPr>
          <w:rFonts w:cs="Courier New"/>
        </w:rPr>
        <w:tab/>
      </w:r>
      <w:r w:rsidR="00834EE0">
        <w:rPr>
          <w:rFonts w:cs="Courier New"/>
        </w:rPr>
        <w:t>spectrum[j]</w:t>
      </w:r>
      <w:r w:rsidR="00834EE0" w:rsidRPr="004F3212">
        <w:rPr>
          <w:rFonts w:cs="Courier New"/>
        </w:rPr>
        <w:t xml:space="preserve"> -= parCoeff[i] * state[i];                                                                             </w:t>
      </w:r>
    </w:p>
    <w:p w:rsidR="00834EE0" w:rsidRPr="004F3212" w:rsidRDefault="008B1459" w:rsidP="00834EE0">
      <w:pPr>
        <w:pStyle w:val="PL"/>
        <w:rPr>
          <w:rFonts w:cs="Courier New"/>
        </w:rPr>
      </w:pPr>
      <w:r>
        <w:rPr>
          <w:rFonts w:cs="Courier New"/>
        </w:rPr>
        <w:tab/>
      </w:r>
      <w:r w:rsidR="00834EE0" w:rsidRPr="004F3212">
        <w:rPr>
          <w:rFonts w:cs="Courier New"/>
        </w:rPr>
        <w:t xml:space="preserve">state[i+1] = parCoeff[i] * </w:t>
      </w:r>
      <w:r w:rsidR="00834EE0">
        <w:rPr>
          <w:rFonts w:cs="Courier New"/>
        </w:rPr>
        <w:t>spectrum[j]</w:t>
      </w:r>
      <w:r w:rsidR="00834EE0" w:rsidRPr="004F3212">
        <w:rPr>
          <w:rFonts w:cs="Courier New"/>
        </w:rPr>
        <w:t xml:space="preserve"> + state[i];                                                                 </w:t>
      </w:r>
    </w:p>
    <w:p w:rsidR="00834EE0" w:rsidRPr="004F3212" w:rsidRDefault="008B1459" w:rsidP="00834EE0">
      <w:pPr>
        <w:pStyle w:val="PL"/>
        <w:rPr>
          <w:rFonts w:cs="Courier New"/>
        </w:rPr>
      </w:pPr>
      <w:r>
        <w:rPr>
          <w:rFonts w:cs="Courier New"/>
        </w:rPr>
        <w:tab/>
      </w:r>
      <w:r w:rsidR="00834EE0" w:rsidRPr="004F3212">
        <w:rPr>
          <w:rFonts w:cs="Courier New"/>
        </w:rPr>
        <w:t>}</w:t>
      </w:r>
    </w:p>
    <w:p w:rsidR="00834EE0" w:rsidRDefault="008B1459" w:rsidP="00834EE0">
      <w:pPr>
        <w:pStyle w:val="PL"/>
        <w:rPr>
          <w:rFonts w:cs="Courier New"/>
        </w:rPr>
      </w:pPr>
      <w:r>
        <w:rPr>
          <w:rFonts w:cs="Courier New"/>
        </w:rPr>
        <w:tab/>
      </w:r>
      <w:r w:rsidR="00834EE0">
        <w:rPr>
          <w:rFonts w:cs="Courier New"/>
        </w:rPr>
        <w:t>state[0] = spectrum[j]</w:t>
      </w:r>
      <w:r w:rsidR="00834EE0" w:rsidRPr="004F3212">
        <w:rPr>
          <w:rFonts w:cs="Courier New"/>
        </w:rPr>
        <w:t>;</w:t>
      </w:r>
    </w:p>
    <w:p w:rsidR="00834EE0" w:rsidRDefault="00834EE0" w:rsidP="00834EE0">
      <w:pPr>
        <w:pStyle w:val="PL"/>
        <w:rPr>
          <w:rFonts w:cs="Courier New"/>
        </w:rPr>
      </w:pPr>
      <w:r w:rsidRPr="004F3212">
        <w:rPr>
          <w:rFonts w:cs="Courier New"/>
        </w:rPr>
        <w:t xml:space="preserve">    }</w:t>
      </w:r>
    </w:p>
    <w:p w:rsidR="00834EE0" w:rsidRDefault="00834EE0" w:rsidP="00834EE0">
      <w:pPr>
        <w:pStyle w:val="PL"/>
      </w:pPr>
      <w:r w:rsidRPr="00374B8F">
        <w:t>}</w:t>
      </w:r>
    </w:p>
    <w:p w:rsidR="00834EE0" w:rsidRPr="00374B8F" w:rsidRDefault="00834EE0" w:rsidP="00834EE0">
      <w:pPr>
        <w:pStyle w:val="PL"/>
        <w:rPr>
          <w:rFonts w:cs="Courier New"/>
        </w:rPr>
      </w:pPr>
    </w:p>
    <w:p w:rsidR="00834EE0" w:rsidRDefault="00834EE0" w:rsidP="00834EE0">
      <w:r>
        <w:t>Filter order 1 with the first coefficient equal to 0 identifies disabled filter.</w:t>
      </w:r>
    </w:p>
    <w:p w:rsidR="00834EE0" w:rsidRPr="008E4F3A" w:rsidRDefault="00834EE0" w:rsidP="00834EE0">
      <w:r w:rsidRPr="00374B8F">
        <w:t xml:space="preserve">Please note that this pseudo code uses a „C“-style interpretation of arrays and vectors, i.e. if </w:t>
      </w:r>
      <w:r>
        <w:t>parCoeff</w:t>
      </w:r>
      <w:r w:rsidRPr="00374B8F">
        <w:t xml:space="preserve"> describes the coefficients for all filters, </w:t>
      </w:r>
      <w:r w:rsidRPr="00D46A91">
        <w:t>parCoeff[iFilter]</w:t>
      </w:r>
      <w:r w:rsidRPr="00374B8F">
        <w:t xml:space="preserve"> is a pointer to the coefficients of one particular filter.</w:t>
      </w:r>
    </w:p>
    <w:p w:rsidR="00834EE0" w:rsidRDefault="00834EE0" w:rsidP="00834EE0">
      <w:pPr>
        <w:pStyle w:val="Heading5"/>
      </w:pPr>
      <w:bookmarkStart w:id="443" w:name="_Toc393896684"/>
      <w:bookmarkStart w:id="444" w:name="_Toc393897608"/>
      <w:bookmarkStart w:id="445" w:name="_Toc393897855"/>
      <w:bookmarkStart w:id="446" w:name="_Toc394072153"/>
      <w:bookmarkStart w:id="447" w:name="_Toc394072750"/>
      <w:bookmarkStart w:id="448" w:name="_Toc394179157"/>
      <w:bookmarkStart w:id="449" w:name="_Toc394417775"/>
      <w:r>
        <w:t>6.2.2.3.11</w:t>
      </w:r>
      <w:r>
        <w:tab/>
        <w:t>IGF temporal flattening</w:t>
      </w:r>
      <w:bookmarkEnd w:id="442"/>
      <w:bookmarkEnd w:id="443"/>
      <w:bookmarkEnd w:id="444"/>
      <w:bookmarkEnd w:id="445"/>
      <w:bookmarkEnd w:id="446"/>
      <w:bookmarkEnd w:id="447"/>
      <w:bookmarkEnd w:id="448"/>
      <w:bookmarkEnd w:id="449"/>
    </w:p>
    <w:p w:rsidR="00834EE0" w:rsidRPr="003B0E38" w:rsidRDefault="00834EE0" w:rsidP="00834EE0">
      <w:r w:rsidRPr="003B0E38">
        <w:rPr>
          <w:rFonts w:hint="eastAsia"/>
        </w:rPr>
        <w:t xml:space="preserve">The reconstructed signal by IGF is temporally flattened in the frequency domain when </w:t>
      </w:r>
      <w:r w:rsidRPr="003B0E38">
        <w:rPr>
          <w:position w:val="-10"/>
        </w:rPr>
        <w:object w:dxaOrig="1380" w:dyaOrig="300">
          <v:shape id="_x0000_i1251" type="#_x0000_t75" style="width:68.65pt;height:15pt" o:ole="">
            <v:imagedata r:id="rId452" o:title=""/>
          </v:shape>
          <o:OLEObject Type="Embed" ProgID="Equation.3" ShapeID="_x0000_i1251" DrawAspect="Content" ObjectID="_1783089580" r:id="rId453"/>
        </w:object>
      </w:r>
      <w:r w:rsidRPr="003B0E38">
        <w:rPr>
          <w:rFonts w:hint="eastAsia"/>
        </w:rPr>
        <w:t xml:space="preserve">. </w:t>
      </w:r>
      <w:r>
        <w:rPr>
          <w:rFonts w:hint="eastAsia"/>
          <w:lang w:eastAsia="ja-JP"/>
        </w:rPr>
        <w:t>T</w:t>
      </w:r>
      <w:r w:rsidRPr="003B0E38">
        <w:rPr>
          <w:rFonts w:hint="eastAsia"/>
        </w:rPr>
        <w:t>he temporal flattening is performed in a frequency-selective manner</w:t>
      </w:r>
      <w:r>
        <w:rPr>
          <w:rFonts w:hint="eastAsia"/>
          <w:lang w:eastAsia="ja-JP"/>
        </w:rPr>
        <w:t xml:space="preserve"> as follows</w:t>
      </w:r>
      <w:r w:rsidRPr="003B0E38">
        <w:rPr>
          <w:rFonts w:hint="eastAsia"/>
        </w:rPr>
        <w:t>.</w:t>
      </w:r>
      <w:r>
        <w:rPr>
          <w:rFonts w:hint="eastAsia"/>
          <w:lang w:eastAsia="ja-JP"/>
        </w:rPr>
        <w:t xml:space="preserve"> </w:t>
      </w:r>
    </w:p>
    <w:p w:rsidR="00834EE0" w:rsidRPr="003B0E38" w:rsidRDefault="00834EE0" w:rsidP="00834EE0">
      <w:pPr>
        <w:rPr>
          <w:lang w:eastAsia="ja-JP"/>
        </w:rPr>
      </w:pPr>
      <w:r>
        <w:rPr>
          <w:rFonts w:hint="eastAsia"/>
          <w:lang w:eastAsia="ja-JP"/>
        </w:rPr>
        <w:t xml:space="preserve">The selection of the spectral contents to be temporally flattened is done by comparing the quantized spectral coefficients with 0 and the contents whose coefficients are quantized to 0 are selected. </w:t>
      </w:r>
    </w:p>
    <w:p w:rsidR="00834EE0" w:rsidRPr="003B0E38" w:rsidRDefault="00834EE0" w:rsidP="00834EE0">
      <w:r>
        <w:rPr>
          <w:rFonts w:hint="eastAsia"/>
          <w:lang w:eastAsia="ja-JP"/>
        </w:rPr>
        <w:t>In order to maintain</w:t>
      </w:r>
      <w:r w:rsidRPr="003B0E38">
        <w:rPr>
          <w:rFonts w:hint="eastAsia"/>
        </w:rPr>
        <w:t xml:space="preserve"> the significant spectral contents, the</w:t>
      </w:r>
      <w:r>
        <w:rPr>
          <w:rFonts w:hint="eastAsia"/>
          <w:lang w:eastAsia="ja-JP"/>
        </w:rPr>
        <w:t>y</w:t>
      </w:r>
      <w:r w:rsidRPr="003B0E38">
        <w:rPr>
          <w:rFonts w:hint="eastAsia"/>
        </w:rPr>
        <w:t xml:space="preserve"> are temporarily replaced by the spectra which are similarly generated to the fill</w:t>
      </w:r>
      <w:r>
        <w:t>e</w:t>
      </w:r>
      <w:r w:rsidRPr="003B0E38">
        <w:rPr>
          <w:rFonts w:hint="eastAsia"/>
        </w:rPr>
        <w:t>d spectra by IGF:</w:t>
      </w:r>
    </w:p>
    <w:p w:rsidR="005322F2" w:rsidRPr="00D42AF5" w:rsidRDefault="005322F2" w:rsidP="005322F2">
      <w:pPr>
        <w:pStyle w:val="EQ"/>
        <w:rPr>
          <w:lang w:val="en-US"/>
        </w:rPr>
      </w:pPr>
      <w:r w:rsidRPr="00867620">
        <w:rPr>
          <w:lang w:val="en-US"/>
        </w:rPr>
        <w:tab/>
      </w:r>
      <w:r w:rsidRPr="00AF1FC5">
        <w:rPr>
          <w:position w:val="-26"/>
        </w:rPr>
        <w:object w:dxaOrig="6640" w:dyaOrig="600">
          <v:shape id="_x0000_i1252" type="#_x0000_t75" style="width:332.25pt;height:30.75pt" o:ole="">
            <v:imagedata r:id="rId454" o:title=""/>
          </v:shape>
          <o:OLEObject Type="Embed" ProgID="Equation.3" ShapeID="_x0000_i1252" DrawAspect="Content" ObjectID="_1783089581" r:id="rId455"/>
        </w:object>
      </w:r>
      <w:r w:rsidRPr="00D42AF5">
        <w:rPr>
          <w:lang w:val="en-US"/>
        </w:rPr>
        <w:tab/>
      </w:r>
      <w:r w:rsidRPr="00F15450">
        <w:rPr>
          <w:lang w:val="en-US"/>
        </w:rPr>
        <w:t>(</w:t>
      </w:r>
      <w:r>
        <w:rPr>
          <w:lang w:val="en-US"/>
        </w:rPr>
        <w:t>1803</w:t>
      </w:r>
      <w:r w:rsidRPr="00F15450">
        <w:rPr>
          <w:lang w:val="en-US"/>
        </w:rPr>
        <w:t>)</w:t>
      </w:r>
    </w:p>
    <w:p w:rsidR="005322F2" w:rsidRDefault="005322F2" w:rsidP="005322F2">
      <w:pPr>
        <w:rPr>
          <w:lang w:val="en-US" w:eastAsia="ja-JP"/>
        </w:rPr>
      </w:pPr>
      <w:r w:rsidRPr="00710CA5">
        <w:rPr>
          <w:rFonts w:hint="eastAsia"/>
          <w:lang w:val="en-US" w:eastAsia="ja-JP"/>
        </w:rPr>
        <w:t xml:space="preserve">where </w:t>
      </w:r>
      <w:r w:rsidRPr="00E2444B">
        <w:rPr>
          <w:position w:val="-10"/>
        </w:rPr>
        <w:object w:dxaOrig="760" w:dyaOrig="300">
          <v:shape id="_x0000_i1253" type="#_x0000_t75" style="width:37.9pt;height:15pt" o:ole="">
            <v:imagedata r:id="rId456" o:title=""/>
          </v:shape>
          <o:OLEObject Type="Embed" ProgID="Equation.3" ShapeID="_x0000_i1253" DrawAspect="Content" ObjectID="_1783089582" r:id="rId457"/>
        </w:object>
      </w:r>
      <w:r w:rsidRPr="00710CA5">
        <w:rPr>
          <w:rFonts w:hint="eastAsia"/>
          <w:lang w:val="en-US" w:eastAsia="ja-JP"/>
        </w:rPr>
        <w:t xml:space="preserve"> is the </w:t>
      </w:r>
      <w:r>
        <w:rPr>
          <w:rFonts w:hint="eastAsia"/>
          <w:lang w:val="en-US" w:eastAsia="ja-JP"/>
        </w:rPr>
        <w:t>quantized</w:t>
      </w:r>
      <w:r w:rsidRPr="00710CA5">
        <w:rPr>
          <w:rFonts w:hint="eastAsia"/>
          <w:lang w:val="en-US" w:eastAsia="ja-JP"/>
        </w:rPr>
        <w:t xml:space="preserve"> MDCT coefficient </w:t>
      </w:r>
      <w:r>
        <w:rPr>
          <w:rFonts w:hint="eastAsia"/>
          <w:lang w:val="en-US" w:eastAsia="ja-JP"/>
        </w:rPr>
        <w:t xml:space="preserve">after arithmetic decoding </w:t>
      </w:r>
      <w:r w:rsidRPr="00710CA5">
        <w:rPr>
          <w:rFonts w:hint="eastAsia"/>
          <w:lang w:val="en-US" w:eastAsia="ja-JP"/>
        </w:rPr>
        <w:t xml:space="preserve">and </w:t>
      </w:r>
      <w:r w:rsidRPr="00E2444B">
        <w:rPr>
          <w:position w:val="-10"/>
        </w:rPr>
        <w:object w:dxaOrig="520" w:dyaOrig="300">
          <v:shape id="_x0000_i1254" type="#_x0000_t75" style="width:25.9pt;height:15pt" o:ole="">
            <v:imagedata r:id="rId458" o:title=""/>
          </v:shape>
          <o:OLEObject Type="Embed" ProgID="Equation.3" ShapeID="_x0000_i1254" DrawAspect="Content" ObjectID="_1783089583" r:id="rId459"/>
        </w:object>
      </w:r>
      <w:r w:rsidRPr="00710CA5">
        <w:rPr>
          <w:rFonts w:hint="eastAsia"/>
          <w:lang w:eastAsia="ja-JP"/>
        </w:rPr>
        <w:t xml:space="preserve"> </w:t>
      </w:r>
      <w:r w:rsidRPr="00710CA5">
        <w:rPr>
          <w:rFonts w:hint="eastAsia"/>
          <w:lang w:val="en-US" w:eastAsia="ja-JP"/>
        </w:rPr>
        <w:t xml:space="preserve">is the reconstructed MDCT </w:t>
      </w:r>
      <w:r w:rsidRPr="00710CA5">
        <w:rPr>
          <w:lang w:val="en-US" w:eastAsia="ja-JP"/>
        </w:rPr>
        <w:t>coefficient</w:t>
      </w:r>
      <w:r w:rsidRPr="00710CA5">
        <w:rPr>
          <w:rFonts w:hint="eastAsia"/>
          <w:lang w:val="en-US" w:eastAsia="ja-JP"/>
        </w:rPr>
        <w:t xml:space="preserve"> by IGF.</w:t>
      </w:r>
    </w:p>
    <w:p w:rsidR="00834EE0" w:rsidRPr="003B0E38" w:rsidRDefault="00834EE0" w:rsidP="00834EE0">
      <w:r w:rsidRPr="003B0E38">
        <w:rPr>
          <w:rFonts w:hint="eastAsia"/>
        </w:rPr>
        <w:t xml:space="preserve">The linear prediction of the spectra </w:t>
      </w:r>
      <w:r w:rsidRPr="007F4499">
        <w:rPr>
          <w:position w:val="-14"/>
        </w:rPr>
        <w:object w:dxaOrig="1120" w:dyaOrig="340">
          <v:shape id="_x0000_i1255" type="#_x0000_t75" style="width:55.9pt;height:16.9pt" o:ole="">
            <v:imagedata r:id="rId460" o:title=""/>
          </v:shape>
          <o:OLEObject Type="Embed" ProgID="Equation.3" ShapeID="_x0000_i1255" DrawAspect="Content" ObjectID="_1783089584" r:id="rId461"/>
        </w:object>
      </w:r>
      <w:r w:rsidRPr="003B0E38">
        <w:rPr>
          <w:rFonts w:hint="eastAsia"/>
        </w:rPr>
        <w:t xml:space="preserve"> is done and the linear prediction coefficients </w:t>
      </w:r>
      <w:r w:rsidRPr="003B0E38">
        <w:rPr>
          <w:position w:val="-14"/>
        </w:rPr>
        <w:object w:dxaOrig="2260" w:dyaOrig="340">
          <v:shape id="_x0000_i1256" type="#_x0000_t75" style="width:113.65pt;height:18pt" o:ole="">
            <v:imagedata r:id="rId462" o:title=""/>
          </v:shape>
          <o:OLEObject Type="Embed" ProgID="Equation.3" ShapeID="_x0000_i1256" DrawAspect="Content" ObjectID="_1783089585" r:id="rId463"/>
        </w:object>
      </w:r>
      <w:r>
        <w:rPr>
          <w:rFonts w:hint="eastAsia"/>
          <w:lang w:eastAsia="ja-JP"/>
        </w:rPr>
        <w:t xml:space="preserve"> </w:t>
      </w:r>
      <w:r w:rsidRPr="003B0E38">
        <w:rPr>
          <w:rFonts w:hint="eastAsia"/>
        </w:rPr>
        <w:t>are calculated. Then the temporally flattened spectrum is given by</w:t>
      </w:r>
      <w:r>
        <w:rPr>
          <w:rFonts w:hint="eastAsia"/>
          <w:lang w:eastAsia="ja-JP"/>
        </w:rPr>
        <w:t xml:space="preserve"> the following filtering</w:t>
      </w:r>
      <w:r w:rsidRPr="003B0E38">
        <w:rPr>
          <w:rFonts w:hint="eastAsia"/>
        </w:rPr>
        <w:t>:</w:t>
      </w:r>
    </w:p>
    <w:p w:rsidR="00834EE0" w:rsidRPr="00D42AF5" w:rsidRDefault="00834EE0" w:rsidP="00834EE0">
      <w:pPr>
        <w:pStyle w:val="EQ"/>
        <w:rPr>
          <w:lang w:val="en-US"/>
        </w:rPr>
      </w:pPr>
      <w:r w:rsidRPr="00867620">
        <w:rPr>
          <w:lang w:val="en-US"/>
        </w:rPr>
        <w:tab/>
      </w:r>
      <w:r w:rsidRPr="00F71A4A">
        <w:rPr>
          <w:position w:val="-32"/>
        </w:rPr>
        <w:object w:dxaOrig="8540" w:dyaOrig="740">
          <v:shape id="_x0000_i1257" type="#_x0000_t75" style="width:426pt;height:36.75pt" o:ole="">
            <v:imagedata r:id="rId464" o:title=""/>
          </v:shape>
          <o:OLEObject Type="Embed" ProgID="Equation.3" ShapeID="_x0000_i1257" DrawAspect="Content" ObjectID="_1783089586" r:id="rId465"/>
        </w:object>
      </w:r>
      <w:r w:rsidRPr="00D42AF5">
        <w:rPr>
          <w:lang w:val="en-US"/>
        </w:rPr>
        <w:t>.</w:t>
      </w:r>
      <w:r w:rsidR="008B1459">
        <w:rPr>
          <w:lang w:val="en-US"/>
        </w:rPr>
        <w:tab/>
      </w:r>
      <w:r w:rsidRPr="00F15450">
        <w:rPr>
          <w:lang w:val="en-US"/>
        </w:rPr>
        <w:t>(</w:t>
      </w:r>
      <w:r w:rsidRPr="00506682">
        <w:fldChar w:fldCharType="begin"/>
      </w:r>
      <w:r w:rsidRPr="00F15450">
        <w:rPr>
          <w:lang w:val="en-US"/>
        </w:rPr>
        <w:instrText xml:space="preserve"> SEQ eqn \* MERGEFORMAT </w:instrText>
      </w:r>
      <w:r w:rsidRPr="00506682">
        <w:fldChar w:fldCharType="separate"/>
      </w:r>
      <w:r w:rsidR="00716DC0">
        <w:rPr>
          <w:lang w:val="en-US"/>
        </w:rPr>
        <w:t>1804</w:t>
      </w:r>
      <w:r w:rsidRPr="00506682">
        <w:fldChar w:fldCharType="end"/>
      </w:r>
      <w:r w:rsidRPr="00F15450">
        <w:rPr>
          <w:lang w:val="en-US"/>
        </w:rPr>
        <w:t>)</w:t>
      </w:r>
    </w:p>
    <w:p w:rsidR="00834EE0" w:rsidRPr="003B0E38" w:rsidRDefault="00834EE0" w:rsidP="00834EE0">
      <w:r w:rsidRPr="003B0E38">
        <w:rPr>
          <w:rFonts w:hint="eastAsia"/>
        </w:rPr>
        <w:t>Finally, the significant spectral contents are restored by:</w:t>
      </w:r>
    </w:p>
    <w:p w:rsidR="005322F2" w:rsidRPr="00D42AF5" w:rsidRDefault="005322F2" w:rsidP="005322F2">
      <w:pPr>
        <w:pStyle w:val="EQ"/>
        <w:rPr>
          <w:lang w:val="en-US"/>
        </w:rPr>
      </w:pPr>
      <w:bookmarkStart w:id="450" w:name="_Toc393281276"/>
      <w:bookmarkStart w:id="451" w:name="_Toc393306272"/>
      <w:bookmarkStart w:id="452" w:name="_Toc393628444"/>
      <w:bookmarkStart w:id="453" w:name="_Toc393726381"/>
      <w:bookmarkStart w:id="454" w:name="_Toc394084513"/>
      <w:bookmarkStart w:id="455" w:name="_Toc394417776"/>
      <w:r w:rsidRPr="00867620">
        <w:rPr>
          <w:lang w:val="en-US"/>
        </w:rPr>
        <w:tab/>
      </w:r>
      <w:r w:rsidRPr="008F6B9A">
        <w:rPr>
          <w:position w:val="-30"/>
        </w:rPr>
        <w:object w:dxaOrig="7400" w:dyaOrig="700">
          <v:shape id="_x0000_i1258" type="#_x0000_t75" style="width:370.5pt;height:35.25pt" o:ole="">
            <v:imagedata r:id="rId466" o:title=""/>
          </v:shape>
          <o:OLEObject Type="Embed" ProgID="Equation.3" ShapeID="_x0000_i1258" DrawAspect="Content" ObjectID="_1783089587" r:id="rId467"/>
        </w:object>
      </w:r>
      <w:r w:rsidRPr="00D42AF5">
        <w:rPr>
          <w:lang w:val="en-US"/>
        </w:rPr>
        <w:t>,</w:t>
      </w:r>
      <w:r w:rsidRPr="00D42AF5">
        <w:rPr>
          <w:lang w:val="en-US"/>
        </w:rPr>
        <w:tab/>
      </w:r>
      <w:r w:rsidRPr="00F15450">
        <w:rPr>
          <w:lang w:val="en-US"/>
        </w:rPr>
        <w:t>(</w:t>
      </w:r>
      <w:r>
        <w:rPr>
          <w:lang w:val="en-US"/>
        </w:rPr>
        <w:t>1805</w:t>
      </w:r>
      <w:r w:rsidRPr="00F15450">
        <w:rPr>
          <w:lang w:val="en-US"/>
        </w:rPr>
        <w:t>)</w:t>
      </w:r>
    </w:p>
    <w:p w:rsidR="005322F2" w:rsidRDefault="005322F2" w:rsidP="005322F2">
      <w:r w:rsidRPr="003B0E38">
        <w:rPr>
          <w:rFonts w:hint="eastAsia"/>
        </w:rPr>
        <w:t xml:space="preserve">and then the frequency-selectively temporally flattened spectrum </w:t>
      </w:r>
      <w:r w:rsidRPr="00E2444B">
        <w:rPr>
          <w:position w:val="-14"/>
        </w:rPr>
        <w:object w:dxaOrig="1160" w:dyaOrig="420">
          <v:shape id="_x0000_i1259" type="#_x0000_t75" style="width:58.15pt;height:21pt" o:ole="">
            <v:imagedata r:id="rId468" o:title=""/>
          </v:shape>
          <o:OLEObject Type="Embed" ProgID="Equation.3" ShapeID="_x0000_i1259" DrawAspect="Content" ObjectID="_1783089588" r:id="rId469"/>
        </w:object>
      </w:r>
      <w:r>
        <w:rPr>
          <w:rFonts w:hint="eastAsia"/>
          <w:lang w:eastAsia="ja-JP"/>
        </w:rPr>
        <w:t xml:space="preserve"> </w:t>
      </w:r>
      <w:r w:rsidRPr="003B0E38">
        <w:rPr>
          <w:rFonts w:hint="eastAsia"/>
        </w:rPr>
        <w:t>is output to IMDCT for getting the time domain signal.</w:t>
      </w:r>
    </w:p>
    <w:p w:rsidR="00834EE0" w:rsidRDefault="00834EE0" w:rsidP="00834EE0">
      <w:pPr>
        <w:pStyle w:val="Heading3"/>
        <w:overflowPunct w:val="0"/>
        <w:autoSpaceDE w:val="0"/>
        <w:autoSpaceDN w:val="0"/>
        <w:adjustRightInd w:val="0"/>
        <w:textAlignment w:val="baseline"/>
      </w:pPr>
      <w:r>
        <w:t>6.2.3</w:t>
      </w:r>
      <w:r>
        <w:tab/>
        <w:t>High Quality MDCT decoder (HQ)</w:t>
      </w:r>
      <w:bookmarkEnd w:id="450"/>
      <w:bookmarkEnd w:id="451"/>
      <w:bookmarkEnd w:id="452"/>
      <w:bookmarkEnd w:id="453"/>
      <w:bookmarkEnd w:id="454"/>
      <w:bookmarkEnd w:id="455"/>
    </w:p>
    <w:p w:rsidR="00834EE0" w:rsidRDefault="00834EE0" w:rsidP="00834EE0">
      <w:pPr>
        <w:pStyle w:val="Heading4"/>
      </w:pPr>
      <w:bookmarkStart w:id="456" w:name="_Toc393281277"/>
      <w:bookmarkStart w:id="457" w:name="_Toc393306273"/>
      <w:bookmarkStart w:id="458" w:name="_Toc393628445"/>
      <w:bookmarkStart w:id="459" w:name="_Toc393726382"/>
      <w:bookmarkStart w:id="460" w:name="_Toc393887654"/>
      <w:bookmarkStart w:id="461" w:name="_Toc394084514"/>
      <w:bookmarkStart w:id="462" w:name="_Toc394417777"/>
      <w:r>
        <w:t>6.2.3.1</w:t>
      </w:r>
      <w:r>
        <w:tab/>
        <w:t>Low-rate HQ decoder</w:t>
      </w:r>
      <w:bookmarkEnd w:id="460"/>
      <w:bookmarkEnd w:id="461"/>
      <w:bookmarkEnd w:id="462"/>
    </w:p>
    <w:p w:rsidR="00834EE0" w:rsidRDefault="00834EE0" w:rsidP="00410F45">
      <w:pPr>
        <w:pStyle w:val="Heading5"/>
        <w:rPr>
          <w:lang w:val="en-US"/>
        </w:rPr>
      </w:pPr>
      <w:bookmarkStart w:id="463" w:name="_Toc393887655"/>
      <w:bookmarkStart w:id="464" w:name="_Toc394084515"/>
      <w:bookmarkStart w:id="465" w:name="_Toc394417778"/>
      <w:r>
        <w:t>6.2.3.1.1</w:t>
      </w:r>
      <w:r>
        <w:tab/>
      </w:r>
      <w:r w:rsidR="0090053D">
        <w:rPr>
          <w:rFonts w:hint="eastAsia"/>
          <w:lang w:eastAsia="zh-CN"/>
        </w:rPr>
        <w:t>Mode</w:t>
      </w:r>
      <w:r>
        <w:t xml:space="preserve"> decoding</w:t>
      </w:r>
      <w:bookmarkEnd w:id="463"/>
      <w:bookmarkEnd w:id="464"/>
      <w:bookmarkEnd w:id="465"/>
    </w:p>
    <w:p w:rsidR="00834EE0" w:rsidRPr="00C115CC" w:rsidRDefault="00834EE0" w:rsidP="00834EE0">
      <w:pPr>
        <w:rPr>
          <w:rFonts w:hint="eastAsia"/>
          <w:lang w:val="x-none" w:eastAsia="zh-CN"/>
        </w:rPr>
      </w:pPr>
      <w:r>
        <w:rPr>
          <w:rFonts w:hint="eastAsia"/>
          <w:lang w:eastAsia="ja-JP"/>
        </w:rPr>
        <w:t xml:space="preserve">Based on the encoded bandwidth and operated bit-rate, mode information is decoded from 1 or 2 bits. Based on the decoded mode information, decoding configurations like </w:t>
      </w:r>
      <w:r w:rsidR="0090053D">
        <w:rPr>
          <w:rFonts w:hint="eastAsia"/>
          <w:lang w:eastAsia="zh-CN"/>
        </w:rPr>
        <w:t xml:space="preserve">band structures are set. </w:t>
      </w:r>
      <w:r w:rsidR="00BF5B85">
        <w:rPr>
          <w:rFonts w:hint="eastAsia"/>
          <w:lang w:eastAsia="zh-CN"/>
        </w:rPr>
        <w:t xml:space="preserve">The band structure definition for NB, WB, SWB, and FB is the same as encoder presented in </w:t>
      </w:r>
      <w:r w:rsidR="00BF5B85" w:rsidRPr="00855C10">
        <w:rPr>
          <w:rFonts w:hint="eastAsia"/>
          <w:lang w:eastAsia="zh-CN"/>
        </w:rPr>
        <w:t xml:space="preserve">table </w:t>
      </w:r>
      <w:r w:rsidR="00BF5B85">
        <w:rPr>
          <w:lang w:eastAsia="zh-CN"/>
        </w:rPr>
        <w:t>103</w:t>
      </w:r>
      <w:r w:rsidR="00BF5B85" w:rsidRPr="00855C10">
        <w:rPr>
          <w:rFonts w:hint="eastAsia"/>
          <w:lang w:eastAsia="zh-CN"/>
        </w:rPr>
        <w:t xml:space="preserve"> to </w:t>
      </w:r>
      <w:r w:rsidR="00BF5B85">
        <w:rPr>
          <w:lang w:eastAsia="zh-CN"/>
        </w:rPr>
        <w:t>108</w:t>
      </w:r>
      <w:r w:rsidR="0090053D">
        <w:rPr>
          <w:rFonts w:hint="eastAsia"/>
          <w:lang w:eastAsia="zh-CN"/>
        </w:rPr>
        <w:t>.</w:t>
      </w:r>
    </w:p>
    <w:p w:rsidR="00834EE0" w:rsidRDefault="00834EE0" w:rsidP="00410F45">
      <w:pPr>
        <w:pStyle w:val="Heading5"/>
      </w:pPr>
      <w:bookmarkStart w:id="466" w:name="_Toc393887656"/>
      <w:bookmarkStart w:id="467" w:name="_Toc394084516"/>
      <w:bookmarkStart w:id="468" w:name="hq_lr_Sec_energy_env_dec"/>
      <w:bookmarkStart w:id="469" w:name="_Toc394417779"/>
      <w:r>
        <w:t>6.2.3.1.2</w:t>
      </w:r>
      <w:bookmarkEnd w:id="468"/>
      <w:r>
        <w:tab/>
        <w:t>Energy Envelope decoding</w:t>
      </w:r>
      <w:bookmarkEnd w:id="466"/>
      <w:bookmarkEnd w:id="467"/>
      <w:bookmarkEnd w:id="469"/>
    </w:p>
    <w:p w:rsidR="00834EE0" w:rsidRPr="00E91905" w:rsidRDefault="00834EE0" w:rsidP="00834EE0">
      <w:bookmarkStart w:id="470" w:name="_Toc393911489"/>
      <w:bookmarkStart w:id="471" w:name="_Toc394084517"/>
      <w:r w:rsidRPr="00A41433">
        <w:rPr>
          <w:rFonts w:hint="eastAsia"/>
          <w:lang w:eastAsia="ko-KR"/>
        </w:rPr>
        <w:t xml:space="preserve">From the </w:t>
      </w:r>
      <w:r w:rsidRPr="00A41433">
        <w:rPr>
          <w:lang w:eastAsia="ko-KR"/>
        </w:rPr>
        <w:t>received</w:t>
      </w:r>
      <w:r w:rsidRPr="00A41433">
        <w:rPr>
          <w:rFonts w:hint="eastAsia"/>
          <w:lang w:eastAsia="ko-KR"/>
        </w:rPr>
        <w:t xml:space="preserve"> low-rate HQ envelope coding method bit and coding mode bit, the low-rate HQ energy decoding mode is determined and </w:t>
      </w:r>
      <w:r w:rsidRPr="00A41433">
        <w:rPr>
          <w:lang w:eastAsia="ko-KR"/>
        </w:rPr>
        <w:t xml:space="preserve">the </w:t>
      </w:r>
      <w:r w:rsidRPr="00A41433">
        <w:rPr>
          <w:rFonts w:hint="eastAsia"/>
          <w:lang w:eastAsia="ko-KR"/>
        </w:rPr>
        <w:t xml:space="preserve">coded quantization differential </w:t>
      </w:r>
      <w:r w:rsidRPr="00625774">
        <w:rPr>
          <w:rFonts w:hint="eastAsia"/>
          <w:lang w:eastAsia="ko-KR"/>
        </w:rPr>
        <w:t xml:space="preserve">indices are decoded </w:t>
      </w:r>
      <w:r w:rsidRPr="00625774">
        <w:rPr>
          <w:rFonts w:eastAsia="Malgun Gothic" w:hint="eastAsia"/>
          <w:lang w:eastAsia="ko-KR"/>
        </w:rPr>
        <w:t xml:space="preserve">by </w:t>
      </w:r>
      <w:r w:rsidRPr="0081101F">
        <w:rPr>
          <w:rFonts w:eastAsia="Malgun Gothic" w:hint="eastAsia"/>
          <w:lang w:eastAsia="ko-KR"/>
        </w:rPr>
        <w:t xml:space="preserve">the </w:t>
      </w:r>
      <w:r w:rsidR="008F3396">
        <w:rPr>
          <w:rFonts w:eastAsia="Malgun Gothic" w:hint="eastAsia"/>
          <w:lang w:eastAsia="ko-KR"/>
        </w:rPr>
        <w:t>L</w:t>
      </w:r>
      <w:r w:rsidRPr="0081101F">
        <w:rPr>
          <w:rFonts w:eastAsia="Malgun Gothic" w:hint="eastAsia"/>
          <w:lang w:eastAsia="ko-KR"/>
        </w:rPr>
        <w:t xml:space="preserve">arge symbol decoding method or </w:t>
      </w:r>
      <w:r w:rsidR="008F3396">
        <w:rPr>
          <w:rFonts w:eastAsia="Malgun Gothic" w:hint="eastAsia"/>
          <w:lang w:eastAsia="ko-KR"/>
        </w:rPr>
        <w:t>the S</w:t>
      </w:r>
      <w:r w:rsidRPr="0081101F">
        <w:rPr>
          <w:rFonts w:eastAsia="Malgun Gothic" w:hint="eastAsia"/>
          <w:lang w:eastAsia="ko-KR"/>
        </w:rPr>
        <w:t>mall symbol decoding method</w:t>
      </w:r>
      <w:r w:rsidRPr="0081101F">
        <w:rPr>
          <w:rFonts w:hint="eastAsia"/>
          <w:lang w:eastAsia="ko-KR"/>
        </w:rPr>
        <w:t>.</w:t>
      </w:r>
      <w:r w:rsidRPr="00A41433">
        <w:rPr>
          <w:rFonts w:hint="eastAsia"/>
          <w:lang w:eastAsia="ko-KR"/>
        </w:rPr>
        <w:t xml:space="preserve"> </w:t>
      </w:r>
      <w:r w:rsidRPr="00E91905">
        <w:rPr>
          <w:lang w:eastAsia="ko-KR"/>
        </w:rPr>
        <w:t xml:space="preserve">From the received coding mode bits for energy envelope decoding, the envelope coding mode flag </w:t>
      </w:r>
      <w:r w:rsidRPr="00E82DDE">
        <w:rPr>
          <w:position w:val="-10"/>
        </w:rPr>
        <w:object w:dxaOrig="1520" w:dyaOrig="279">
          <v:shape id="_x0000_i1260" type="#_x0000_t75" style="width:76.15pt;height:13.9pt" o:ole="">
            <v:imagedata r:id="rId470" o:title=""/>
          </v:shape>
          <o:OLEObject Type="Embed" ProgID="Equation.3" ShapeID="_x0000_i1260" DrawAspect="Content" ObjectID="_1783089589" r:id="rId471"/>
        </w:object>
      </w:r>
      <w:r w:rsidRPr="00E91905">
        <w:rPr>
          <w:lang w:eastAsia="ko-KR"/>
        </w:rPr>
        <w:t xml:space="preserve">is determined, based on the coding mode the transmitted differential indices are decoded. For example, if flag </w:t>
      </w:r>
      <w:r w:rsidRPr="00E82DDE">
        <w:rPr>
          <w:position w:val="-10"/>
        </w:rPr>
        <w:object w:dxaOrig="1560" w:dyaOrig="279">
          <v:shape id="_x0000_i1261" type="#_x0000_t75" style="width:77.65pt;height:13.9pt" o:ole="">
            <v:imagedata r:id="rId472" o:title=""/>
          </v:shape>
          <o:OLEObject Type="Embed" ProgID="Equation.3" ShapeID="_x0000_i1261" DrawAspect="Content" ObjectID="_1783089590" r:id="rId473"/>
        </w:object>
      </w:r>
      <w:r w:rsidRPr="00E91905">
        <w:rPr>
          <w:vertAlign w:val="superscript"/>
        </w:rPr>
        <w:t xml:space="preserve"> </w:t>
      </w:r>
      <w:r w:rsidRPr="00E91905">
        <w:t xml:space="preserve">has value 1 </w:t>
      </w:r>
      <w:r w:rsidR="008F3396" w:rsidRPr="00292A7E">
        <w:rPr>
          <w:rFonts w:eastAsia="Malgun Gothic" w:hint="eastAsia"/>
          <w:lang w:eastAsia="ko-KR"/>
        </w:rPr>
        <w:t>the S</w:t>
      </w:r>
      <w:r w:rsidRPr="00E91905">
        <w:t xml:space="preserve">mall symbol </w:t>
      </w:r>
      <w:r w:rsidR="008F3396" w:rsidRPr="00292A7E">
        <w:rPr>
          <w:rFonts w:eastAsia="Malgun Gothic" w:hint="eastAsia"/>
          <w:lang w:eastAsia="ko-KR"/>
        </w:rPr>
        <w:t>de</w:t>
      </w:r>
      <w:r w:rsidRPr="00E91905">
        <w:t xml:space="preserve">coding </w:t>
      </w:r>
      <w:r w:rsidR="008F3396" w:rsidRPr="00E91905">
        <w:t>m</w:t>
      </w:r>
      <w:r w:rsidR="008F3396" w:rsidRPr="00292A7E">
        <w:rPr>
          <w:rFonts w:eastAsia="Malgun Gothic" w:hint="eastAsia"/>
          <w:lang w:eastAsia="ko-KR"/>
        </w:rPr>
        <w:t>ethod</w:t>
      </w:r>
      <w:r w:rsidR="008F3396" w:rsidRPr="00E91905">
        <w:t xml:space="preserve"> </w:t>
      </w:r>
      <w:r w:rsidRPr="00E91905">
        <w:t>is used otherwise</w:t>
      </w:r>
      <w:r w:rsidR="008F3396" w:rsidRPr="00292A7E">
        <w:rPr>
          <w:rFonts w:eastAsia="Malgun Gothic" w:hint="eastAsia"/>
          <w:lang w:eastAsia="ko-KR"/>
        </w:rPr>
        <w:t xml:space="preserve"> the L</w:t>
      </w:r>
      <w:r w:rsidRPr="00E91905">
        <w:t>arge symbol</w:t>
      </w:r>
      <w:r w:rsidR="008F3396" w:rsidRPr="00292A7E">
        <w:rPr>
          <w:rFonts w:eastAsia="Malgun Gothic" w:hint="eastAsia"/>
          <w:lang w:eastAsia="ko-KR"/>
        </w:rPr>
        <w:t xml:space="preserve"> de</w:t>
      </w:r>
      <w:r w:rsidRPr="00E91905">
        <w:t xml:space="preserve">coding </w:t>
      </w:r>
      <w:r w:rsidR="00924861">
        <w:t>method</w:t>
      </w:r>
      <w:r w:rsidRPr="00E91905">
        <w:t xml:space="preserve"> is used for decoding the differential indices.</w:t>
      </w:r>
    </w:p>
    <w:p w:rsidR="00834EE0" w:rsidRPr="00E91905" w:rsidRDefault="00834EE0" w:rsidP="00834EE0">
      <w:pPr>
        <w:rPr>
          <w:lang w:eastAsia="ko-KR"/>
        </w:rPr>
      </w:pPr>
      <w:r w:rsidRPr="00932F80">
        <w:t xml:space="preserve">The final resulting reconstructed quantized </w:t>
      </w:r>
      <w:r>
        <w:t>energies</w:t>
      </w:r>
      <w:r w:rsidRPr="00932F80">
        <w:t xml:space="preserve"> </w:t>
      </w:r>
      <w:r w:rsidRPr="00E91905">
        <w:rPr>
          <w:position w:val="-10"/>
        </w:rPr>
        <w:object w:dxaOrig="2260" w:dyaOrig="340">
          <v:shape id="_x0000_i1262" type="#_x0000_t75" style="width:112.9pt;height:17.25pt" o:ole="">
            <v:imagedata r:id="rId474" o:title=""/>
          </v:shape>
          <o:OLEObject Type="Embed" ProgID="Equation.3" ShapeID="_x0000_i1262" DrawAspect="Content" ObjectID="_1783089591" r:id="rId475"/>
        </w:object>
      </w:r>
      <w:r>
        <w:t xml:space="preserve"> </w:t>
      </w:r>
      <w:r w:rsidRPr="00932F80">
        <w:t>are</w:t>
      </w:r>
      <w:r>
        <w:t xml:space="preserve"> obtained equally as in the encoder, described in</w:t>
      </w:r>
      <w:r w:rsidRPr="00872998">
        <w:rPr>
          <w:rFonts w:eastAsia="Malgun Gothic" w:hint="eastAsia"/>
          <w:lang w:eastAsia="ko-KR"/>
        </w:rPr>
        <w:t xml:space="preserve"> </w:t>
      </w:r>
      <w:r w:rsidR="0090053D">
        <w:rPr>
          <w:rFonts w:hint="eastAsia"/>
          <w:lang w:eastAsia="zh-CN"/>
        </w:rPr>
        <w:t>sub</w:t>
      </w:r>
      <w:r w:rsidRPr="00401C71">
        <w:rPr>
          <w:rFonts w:eastAsia="Malgun Gothic" w:hint="eastAsia"/>
          <w:lang w:eastAsia="ko-KR"/>
        </w:rPr>
        <w:t xml:space="preserve">clause </w:t>
      </w:r>
      <w:r w:rsidRPr="00401C71">
        <w:t>5.3.4.1.3.</w:t>
      </w:r>
    </w:p>
    <w:p w:rsidR="00834EE0" w:rsidRPr="008B1459" w:rsidRDefault="00834EE0" w:rsidP="008B1459">
      <w:pPr>
        <w:pStyle w:val="H6"/>
        <w:rPr>
          <w:lang w:eastAsia="ko-KR"/>
        </w:rPr>
      </w:pPr>
      <w:bookmarkStart w:id="472" w:name="_Toc394417780"/>
      <w:r w:rsidRPr="008B1459">
        <w:t>6.2.3.1.2.1</w:t>
      </w:r>
      <w:r w:rsidRPr="008B1459">
        <w:tab/>
      </w:r>
      <w:r w:rsidRPr="008B1459">
        <w:rPr>
          <w:rFonts w:hint="eastAsia"/>
          <w:lang w:eastAsia="ko-KR"/>
        </w:rPr>
        <w:t>Small symbol</w:t>
      </w:r>
      <w:r w:rsidRPr="008B1459">
        <w:t xml:space="preserve"> decoding</w:t>
      </w:r>
      <w:r w:rsidRPr="008B1459">
        <w:rPr>
          <w:rFonts w:hint="eastAsia"/>
          <w:lang w:eastAsia="ko-KR"/>
        </w:rPr>
        <w:t xml:space="preserve"> method</w:t>
      </w:r>
      <w:bookmarkEnd w:id="470"/>
      <w:bookmarkEnd w:id="471"/>
      <w:bookmarkEnd w:id="472"/>
    </w:p>
    <w:p w:rsidR="00834EE0" w:rsidRPr="00E91905" w:rsidRDefault="00834EE0" w:rsidP="00757A76">
      <w:bookmarkStart w:id="473" w:name="_Ref394000093"/>
      <w:bookmarkStart w:id="474" w:name="_Toc394084518"/>
      <w:bookmarkStart w:id="475" w:name="_Ref394159865"/>
      <w:r w:rsidRPr="00E91905">
        <w:rPr>
          <w:lang w:eastAsia="ko-KR"/>
        </w:rPr>
        <w:t xml:space="preserve">If the flag </w:t>
      </w:r>
      <w:r w:rsidRPr="00C115CC">
        <w:rPr>
          <w:position w:val="-10"/>
        </w:rPr>
        <w:object w:dxaOrig="1560" w:dyaOrig="279">
          <v:shape id="_x0000_i1263" type="#_x0000_t75" style="width:77.65pt;height:13.9pt" o:ole="">
            <v:imagedata r:id="rId472" o:title=""/>
          </v:shape>
          <o:OLEObject Type="Embed" ProgID="Equation.3" ShapeID="_x0000_i1263" DrawAspect="Content" ObjectID="_1783089592" r:id="rId476"/>
        </w:object>
      </w:r>
      <w:r w:rsidRPr="00E91905">
        <w:rPr>
          <w:vertAlign w:val="superscript"/>
        </w:rPr>
        <w:t xml:space="preserve"> </w:t>
      </w:r>
      <w:r w:rsidRPr="00E91905">
        <w:t xml:space="preserve">has value 1, the flag </w:t>
      </w:r>
      <w:r w:rsidRPr="00E91905">
        <w:rPr>
          <w:i/>
        </w:rPr>
        <w:t>LC</w:t>
      </w:r>
      <w:r w:rsidRPr="00E91905">
        <w:rPr>
          <w:i/>
          <w:vertAlign w:val="subscript"/>
        </w:rPr>
        <w:t>mode</w:t>
      </w:r>
      <w:r w:rsidRPr="00E91905">
        <w:t xml:space="preserve"> information is extracted from the bit stream. If the </w:t>
      </w:r>
      <w:r w:rsidRPr="00E91905">
        <w:rPr>
          <w:i/>
        </w:rPr>
        <w:t>LC</w:t>
      </w:r>
      <w:r w:rsidRPr="00E91905">
        <w:rPr>
          <w:i/>
          <w:vertAlign w:val="subscript"/>
        </w:rPr>
        <w:t xml:space="preserve">mode </w:t>
      </w:r>
      <w:r w:rsidRPr="00E91905">
        <w:t xml:space="preserve">has value 1 resized Huffman </w:t>
      </w:r>
      <w:r w:rsidR="0090053D">
        <w:rPr>
          <w:rFonts w:hint="eastAsia"/>
          <w:lang w:eastAsia="zh-CN"/>
        </w:rPr>
        <w:t>de</w:t>
      </w:r>
      <w:r w:rsidRPr="00E91905">
        <w:t>coding mode is used otherwise context based Huffman decoding mode is used for decoding the differential indices.</w:t>
      </w:r>
    </w:p>
    <w:p w:rsidR="00834EE0" w:rsidRPr="006F45EA" w:rsidRDefault="00834EE0" w:rsidP="00834EE0">
      <w:pPr>
        <w:pStyle w:val="enumlev1"/>
        <w:ind w:left="0" w:firstLine="0"/>
        <w:rPr>
          <w:sz w:val="20"/>
        </w:rPr>
      </w:pPr>
      <w:r w:rsidRPr="007E16C8">
        <w:rPr>
          <w:i/>
          <w:color w:val="000000"/>
          <w:sz w:val="20"/>
        </w:rPr>
        <w:t>If IsTransient</w:t>
      </w:r>
      <w:r w:rsidRPr="007E16C8">
        <w:rPr>
          <w:color w:val="000000"/>
          <w:sz w:val="20"/>
        </w:rPr>
        <w:t xml:space="preserve"> is </w:t>
      </w:r>
      <w:r w:rsidRPr="007E16C8">
        <w:rPr>
          <w:i/>
          <w:color w:val="000000"/>
          <w:sz w:val="20"/>
        </w:rPr>
        <w:t>True</w:t>
      </w:r>
      <w:r w:rsidRPr="006F45EA">
        <w:rPr>
          <w:sz w:val="20"/>
        </w:rPr>
        <w:t>,</w:t>
      </w:r>
    </w:p>
    <w:p w:rsidR="00834EE0" w:rsidRDefault="00834EE0" w:rsidP="00757A76">
      <w:pPr>
        <w:pStyle w:val="enumlev1"/>
        <w:ind w:left="0" w:firstLine="0"/>
        <w:jc w:val="left"/>
        <w:rPr>
          <w:sz w:val="20"/>
        </w:rPr>
      </w:pPr>
      <w:r w:rsidRPr="006F45EA">
        <w:rPr>
          <w:sz w:val="20"/>
        </w:rPr>
        <w:t>The decoded differential indices</w:t>
      </w:r>
      <w:r w:rsidRPr="00E91905">
        <w:rPr>
          <w:position w:val="-10"/>
          <w:vertAlign w:val="superscript"/>
        </w:rPr>
        <w:object w:dxaOrig="2360" w:dyaOrig="300">
          <v:shape id="_x0000_i1264" type="#_x0000_t75" style="width:118.15pt;height:15pt" o:ole="">
            <v:imagedata r:id="rId477" o:title=""/>
          </v:shape>
          <o:OLEObject Type="Embed" ProgID="Equation.3" ShapeID="_x0000_i1264" DrawAspect="Content" ObjectID="_1783089593" r:id="rId478"/>
        </w:object>
      </w:r>
      <w:r w:rsidRPr="00E91905">
        <w:rPr>
          <w:sz w:val="20"/>
        </w:rPr>
        <w:t xml:space="preserve"> is extracted either from context based or resized Huffman coding mode</w:t>
      </w:r>
      <w:r>
        <w:rPr>
          <w:sz w:val="20"/>
        </w:rPr>
        <w:t xml:space="preserve"> according to flag </w:t>
      </w:r>
      <w:r w:rsidRPr="00E91905">
        <w:rPr>
          <w:i/>
          <w:sz w:val="20"/>
        </w:rPr>
        <w:t>LC</w:t>
      </w:r>
      <w:r w:rsidRPr="00E91905">
        <w:rPr>
          <w:i/>
          <w:sz w:val="20"/>
          <w:vertAlign w:val="subscript"/>
        </w:rPr>
        <w:t>mode</w:t>
      </w:r>
      <w:r>
        <w:rPr>
          <w:sz w:val="20"/>
        </w:rPr>
        <w:t xml:space="preserve"> and the differential indices for band </w:t>
      </w:r>
      <w:r w:rsidRPr="00E91905">
        <w:rPr>
          <w:i/>
          <w:sz w:val="20"/>
        </w:rPr>
        <w:t>b</w:t>
      </w:r>
      <w:r>
        <w:rPr>
          <w:sz w:val="20"/>
        </w:rPr>
        <w:t>=0</w:t>
      </w:r>
      <w:r w:rsidRPr="00E91905">
        <w:rPr>
          <w:position w:val="-10"/>
          <w:vertAlign w:val="superscript"/>
        </w:rPr>
        <w:object w:dxaOrig="700" w:dyaOrig="300">
          <v:shape id="_x0000_i1265" type="#_x0000_t75" style="width:35.25pt;height:15pt" o:ole="">
            <v:imagedata r:id="rId479" o:title=""/>
          </v:shape>
          <o:OLEObject Type="Embed" ProgID="Equation.3" ShapeID="_x0000_i1265" DrawAspect="Content" ObjectID="_1783089594" r:id="rId480"/>
        </w:object>
      </w:r>
      <w:r w:rsidRPr="006F45EA">
        <w:rPr>
          <w:sz w:val="20"/>
        </w:rPr>
        <w:t>,</w:t>
      </w:r>
      <w:r>
        <w:rPr>
          <w:sz w:val="20"/>
        </w:rPr>
        <w:t xml:space="preserve"> are up packed directly with 5 bits.</w:t>
      </w:r>
      <w:r w:rsidRPr="006F45EA">
        <w:rPr>
          <w:sz w:val="20"/>
        </w:rPr>
        <w:t xml:space="preserve"> </w:t>
      </w:r>
      <w:r>
        <w:rPr>
          <w:sz w:val="20"/>
        </w:rPr>
        <w:t>The decoded differential indices are adjusted to extract the original values according to</w:t>
      </w:r>
    </w:p>
    <w:p w:rsidR="00834EE0" w:rsidRDefault="00834EE0" w:rsidP="00834EE0">
      <w:pPr>
        <w:pStyle w:val="enumlev1"/>
        <w:tabs>
          <w:tab w:val="clear" w:pos="794"/>
          <w:tab w:val="clear" w:pos="1191"/>
          <w:tab w:val="clear" w:pos="1588"/>
          <w:tab w:val="clear" w:pos="1985"/>
          <w:tab w:val="center" w:pos="4536"/>
          <w:tab w:val="right" w:pos="9072"/>
        </w:tabs>
        <w:ind w:left="0" w:firstLine="0"/>
        <w:rPr>
          <w:sz w:val="20"/>
        </w:rPr>
      </w:pPr>
      <w:r>
        <w:rPr>
          <w:position w:val="-10"/>
          <w:vertAlign w:val="superscript"/>
        </w:rPr>
        <w:tab/>
      </w:r>
      <w:r w:rsidRPr="00E91905">
        <w:rPr>
          <w:position w:val="-10"/>
          <w:vertAlign w:val="superscript"/>
        </w:rPr>
        <w:object w:dxaOrig="3680" w:dyaOrig="300">
          <v:shape id="_x0000_i1266" type="#_x0000_t75" style="width:183.75pt;height:15pt" o:ole="">
            <v:imagedata r:id="rId481" o:title=""/>
          </v:shape>
          <o:OLEObject Type="Embed" ProgID="Equation.3" ShapeID="_x0000_i1266" DrawAspect="Content" ObjectID="_1783089595" r:id="rId482"/>
        </w:object>
      </w:r>
      <w:r>
        <w:rPr>
          <w:position w:val="-10"/>
          <w:vertAlign w:val="superscript"/>
        </w:rPr>
        <w:tab/>
      </w:r>
      <w:r w:rsidRPr="008730E3">
        <w:rPr>
          <w:noProof/>
          <w:color w:val="000000"/>
          <w:sz w:val="20"/>
        </w:rPr>
        <w:t>(</w:t>
      </w:r>
      <w:r w:rsidRPr="008730E3">
        <w:rPr>
          <w:noProof/>
          <w:color w:val="000000"/>
          <w:sz w:val="20"/>
        </w:rPr>
        <w:fldChar w:fldCharType="begin"/>
      </w:r>
      <w:r w:rsidRPr="008730E3">
        <w:rPr>
          <w:noProof/>
          <w:color w:val="000000"/>
          <w:sz w:val="20"/>
        </w:rPr>
        <w:instrText xml:space="preserve"> SEQ eqn \* MERGEFORMAT </w:instrText>
      </w:r>
      <w:r w:rsidRPr="008730E3">
        <w:rPr>
          <w:noProof/>
          <w:color w:val="000000"/>
          <w:sz w:val="20"/>
        </w:rPr>
        <w:fldChar w:fldCharType="separate"/>
      </w:r>
      <w:r w:rsidR="00716DC0">
        <w:rPr>
          <w:noProof/>
          <w:color w:val="000000"/>
          <w:sz w:val="20"/>
        </w:rPr>
        <w:t>1806</w:t>
      </w:r>
      <w:r w:rsidRPr="008730E3">
        <w:rPr>
          <w:noProof/>
          <w:color w:val="000000"/>
          <w:sz w:val="20"/>
        </w:rPr>
        <w:fldChar w:fldCharType="end"/>
      </w:r>
      <w:r w:rsidRPr="008730E3">
        <w:rPr>
          <w:noProof/>
          <w:color w:val="000000"/>
          <w:sz w:val="20"/>
        </w:rPr>
        <w:t>)</w:t>
      </w:r>
    </w:p>
    <w:p w:rsidR="00834EE0" w:rsidRPr="006F45EA" w:rsidRDefault="00834EE0" w:rsidP="00757A76">
      <w:pPr>
        <w:pStyle w:val="enumlev1"/>
        <w:ind w:left="0" w:firstLine="0"/>
        <w:jc w:val="left"/>
        <w:rPr>
          <w:sz w:val="20"/>
        </w:rPr>
      </w:pPr>
      <w:r w:rsidRPr="007E16C8">
        <w:rPr>
          <w:i/>
          <w:color w:val="000000"/>
          <w:sz w:val="20"/>
        </w:rPr>
        <w:t>If IsTransient</w:t>
      </w:r>
      <w:r w:rsidRPr="007E16C8">
        <w:rPr>
          <w:color w:val="000000"/>
          <w:sz w:val="20"/>
        </w:rPr>
        <w:t xml:space="preserve"> is </w:t>
      </w:r>
      <w:r w:rsidRPr="007E16C8">
        <w:rPr>
          <w:i/>
          <w:color w:val="000000"/>
          <w:sz w:val="20"/>
        </w:rPr>
        <w:t>False</w:t>
      </w:r>
      <w:r w:rsidRPr="006F45EA">
        <w:rPr>
          <w:sz w:val="20"/>
        </w:rPr>
        <w:t>,</w:t>
      </w:r>
    </w:p>
    <w:p w:rsidR="00834EE0" w:rsidRDefault="00834EE0" w:rsidP="00834EE0">
      <w:pPr>
        <w:pStyle w:val="enumlev1"/>
        <w:ind w:left="0" w:firstLine="0"/>
        <w:rPr>
          <w:sz w:val="20"/>
        </w:rPr>
      </w:pPr>
      <w:r w:rsidRPr="006F45EA">
        <w:rPr>
          <w:sz w:val="20"/>
        </w:rPr>
        <w:t>The decoded differential indices</w:t>
      </w:r>
      <w:r w:rsidRPr="00E91905">
        <w:rPr>
          <w:position w:val="-10"/>
          <w:vertAlign w:val="superscript"/>
        </w:rPr>
        <w:object w:dxaOrig="2360" w:dyaOrig="300">
          <v:shape id="_x0000_i1267" type="#_x0000_t75" style="width:118.15pt;height:15pt" o:ole="">
            <v:imagedata r:id="rId483" o:title=""/>
          </v:shape>
          <o:OLEObject Type="Embed" ProgID="Equation.3" ShapeID="_x0000_i1267" DrawAspect="Content" ObjectID="_1783089596" r:id="rId484"/>
        </w:object>
      </w:r>
      <w:r w:rsidRPr="00E91905">
        <w:rPr>
          <w:sz w:val="20"/>
        </w:rPr>
        <w:t xml:space="preserve"> is extracted either from context based or resized Huffman coding mode</w:t>
      </w:r>
      <w:r>
        <w:rPr>
          <w:sz w:val="20"/>
        </w:rPr>
        <w:t xml:space="preserve"> according to flag </w:t>
      </w:r>
      <w:r w:rsidRPr="00E91905">
        <w:rPr>
          <w:i/>
          <w:sz w:val="20"/>
        </w:rPr>
        <w:t>LC</w:t>
      </w:r>
      <w:r w:rsidRPr="00E91905">
        <w:rPr>
          <w:i/>
          <w:sz w:val="20"/>
          <w:vertAlign w:val="subscript"/>
        </w:rPr>
        <w:t>mode</w:t>
      </w:r>
      <w:r>
        <w:rPr>
          <w:sz w:val="20"/>
        </w:rPr>
        <w:t xml:space="preserve"> and the differential indices for band </w:t>
      </w:r>
      <w:r w:rsidRPr="00E91905">
        <w:rPr>
          <w:i/>
          <w:sz w:val="20"/>
        </w:rPr>
        <w:t>b</w:t>
      </w:r>
      <w:r>
        <w:rPr>
          <w:sz w:val="20"/>
        </w:rPr>
        <w:t>=0</w:t>
      </w:r>
      <w:r w:rsidRPr="00032B79">
        <w:rPr>
          <w:position w:val="-10"/>
          <w:vertAlign w:val="superscript"/>
        </w:rPr>
        <w:object w:dxaOrig="700" w:dyaOrig="300">
          <v:shape id="_x0000_i1268" type="#_x0000_t75" style="width:35.25pt;height:15pt" o:ole="">
            <v:imagedata r:id="rId485" o:title=""/>
          </v:shape>
          <o:OLEObject Type="Embed" ProgID="Equation.3" ShapeID="_x0000_i1268" DrawAspect="Content" ObjectID="_1783089597" r:id="rId486"/>
        </w:object>
      </w:r>
      <w:r w:rsidRPr="006F45EA">
        <w:rPr>
          <w:sz w:val="20"/>
        </w:rPr>
        <w:t>,</w:t>
      </w:r>
      <w:r>
        <w:rPr>
          <w:sz w:val="20"/>
        </w:rPr>
        <w:t xml:space="preserve"> are up packed directly with 5 bits.</w:t>
      </w:r>
      <w:r w:rsidRPr="006F45EA">
        <w:rPr>
          <w:sz w:val="20"/>
        </w:rPr>
        <w:t xml:space="preserve"> </w:t>
      </w:r>
      <w:r>
        <w:rPr>
          <w:sz w:val="20"/>
        </w:rPr>
        <w:t xml:space="preserve">Once the differential indices are extracted, </w:t>
      </w:r>
      <w:r w:rsidRPr="006F45EA">
        <w:rPr>
          <w:sz w:val="20"/>
        </w:rPr>
        <w:t xml:space="preserve">least significant </w:t>
      </w:r>
      <w:r>
        <w:rPr>
          <w:sz w:val="20"/>
        </w:rPr>
        <w:t xml:space="preserve">code </w:t>
      </w:r>
      <w:r w:rsidRPr="00032B79">
        <w:rPr>
          <w:position w:val="-10"/>
          <w:vertAlign w:val="superscript"/>
        </w:rPr>
        <w:object w:dxaOrig="480" w:dyaOrig="300">
          <v:shape id="_x0000_i1269" type="#_x0000_t75" style="width:24.4pt;height:15pt" o:ole="">
            <v:imagedata r:id="rId487" o:title=""/>
          </v:shape>
          <o:OLEObject Type="Embed" ProgID="Equation.3" ShapeID="_x0000_i1269" DrawAspect="Content" ObjectID="_1783089598" r:id="rId488"/>
        </w:object>
      </w:r>
      <w:r>
        <w:rPr>
          <w:sz w:val="20"/>
        </w:rPr>
        <w:t xml:space="preserve"> are up packed directly with 1 bit and the differential indices are reconstructed according to</w:t>
      </w:r>
    </w:p>
    <w:p w:rsidR="00834EE0" w:rsidRDefault="00834EE0" w:rsidP="00834EE0">
      <w:pPr>
        <w:pStyle w:val="enumlev1"/>
        <w:tabs>
          <w:tab w:val="clear" w:pos="794"/>
          <w:tab w:val="clear" w:pos="1191"/>
          <w:tab w:val="clear" w:pos="1588"/>
          <w:tab w:val="clear" w:pos="1985"/>
          <w:tab w:val="center" w:pos="4536"/>
          <w:tab w:val="right" w:pos="9072"/>
        </w:tabs>
        <w:ind w:left="0" w:firstLine="0"/>
        <w:rPr>
          <w:sz w:val="20"/>
        </w:rPr>
      </w:pPr>
      <w:r>
        <w:rPr>
          <w:position w:val="-10"/>
        </w:rPr>
        <w:tab/>
      </w:r>
      <w:r w:rsidRPr="00C07334">
        <w:rPr>
          <w:position w:val="-10"/>
        </w:rPr>
        <w:object w:dxaOrig="5460" w:dyaOrig="300">
          <v:shape id="_x0000_i1270" type="#_x0000_t75" style="width:273.4pt;height:15pt" o:ole="">
            <v:imagedata r:id="rId489" o:title=""/>
          </v:shape>
          <o:OLEObject Type="Embed" ProgID="Equation.3" ShapeID="_x0000_i1270" DrawAspect="Content" ObjectID="_1783089599" r:id="rId490"/>
        </w:object>
      </w:r>
      <w:r>
        <w:rPr>
          <w:position w:val="-10"/>
        </w:rPr>
        <w:tab/>
      </w:r>
      <w:r w:rsidRPr="00E91905">
        <w:rPr>
          <w:noProof/>
          <w:color w:val="000000"/>
          <w:sz w:val="20"/>
        </w:rPr>
        <w:t>(</w:t>
      </w:r>
      <w:r w:rsidRPr="00E91905">
        <w:rPr>
          <w:noProof/>
          <w:color w:val="000000"/>
          <w:sz w:val="20"/>
        </w:rPr>
        <w:fldChar w:fldCharType="begin"/>
      </w:r>
      <w:r w:rsidRPr="00E91905">
        <w:rPr>
          <w:noProof/>
          <w:color w:val="000000"/>
          <w:sz w:val="20"/>
        </w:rPr>
        <w:instrText xml:space="preserve"> SEQ eqn \* MERGEFORMAT </w:instrText>
      </w:r>
      <w:r w:rsidRPr="00E91905">
        <w:rPr>
          <w:noProof/>
          <w:color w:val="000000"/>
          <w:sz w:val="20"/>
        </w:rPr>
        <w:fldChar w:fldCharType="separate"/>
      </w:r>
      <w:r w:rsidR="00716DC0">
        <w:rPr>
          <w:noProof/>
          <w:color w:val="000000"/>
          <w:sz w:val="20"/>
        </w:rPr>
        <w:t>1807</w:t>
      </w:r>
      <w:r w:rsidRPr="00E91905">
        <w:rPr>
          <w:noProof/>
          <w:color w:val="000000"/>
          <w:sz w:val="20"/>
        </w:rPr>
        <w:fldChar w:fldCharType="end"/>
      </w:r>
      <w:r w:rsidRPr="00E91905">
        <w:rPr>
          <w:noProof/>
          <w:color w:val="000000"/>
          <w:sz w:val="20"/>
        </w:rPr>
        <w:t>)</w:t>
      </w:r>
    </w:p>
    <w:p w:rsidR="00834EE0" w:rsidRDefault="00834EE0" w:rsidP="00757A76">
      <w:r>
        <w:t>The decoded differential indices are adjusted to extract the original values according to</w:t>
      </w:r>
    </w:p>
    <w:p w:rsidR="00834EE0" w:rsidRDefault="00834EE0" w:rsidP="00834EE0">
      <w:pPr>
        <w:tabs>
          <w:tab w:val="center" w:pos="4536"/>
          <w:tab w:val="right" w:pos="9072"/>
        </w:tabs>
        <w:jc w:val="both"/>
      </w:pPr>
      <w:r>
        <w:tab/>
      </w:r>
      <w:r w:rsidRPr="00223477">
        <w:rPr>
          <w:position w:val="-26"/>
          <w:vertAlign w:val="superscript"/>
        </w:rPr>
        <w:object w:dxaOrig="3660" w:dyaOrig="620">
          <v:shape id="_x0000_i1271" type="#_x0000_t75" style="width:183pt;height:30.4pt" o:ole="">
            <v:imagedata r:id="rId491" o:title=""/>
          </v:shape>
          <o:OLEObject Type="Embed" ProgID="Equation.3" ShapeID="_x0000_i1271" DrawAspect="Content" ObjectID="_1783089600" r:id="rId492"/>
        </w:object>
      </w:r>
      <w:r>
        <w:tab/>
      </w:r>
      <w:r w:rsidRPr="00E91905">
        <w:rPr>
          <w:noProof/>
          <w:color w:val="000000"/>
        </w:rPr>
        <w:t>(</w:t>
      </w:r>
      <w:r w:rsidRPr="00E91905">
        <w:rPr>
          <w:noProof/>
          <w:color w:val="000000"/>
        </w:rPr>
        <w:fldChar w:fldCharType="begin"/>
      </w:r>
      <w:r w:rsidRPr="00E91905">
        <w:rPr>
          <w:noProof/>
          <w:color w:val="000000"/>
        </w:rPr>
        <w:instrText xml:space="preserve"> SEQ eqn \* MERGEFORMAT </w:instrText>
      </w:r>
      <w:r w:rsidRPr="00E91905">
        <w:rPr>
          <w:noProof/>
          <w:color w:val="000000"/>
        </w:rPr>
        <w:fldChar w:fldCharType="separate"/>
      </w:r>
      <w:r w:rsidR="00716DC0">
        <w:rPr>
          <w:noProof/>
          <w:color w:val="000000"/>
        </w:rPr>
        <w:t>1808</w:t>
      </w:r>
      <w:r w:rsidRPr="00E91905">
        <w:rPr>
          <w:noProof/>
          <w:color w:val="000000"/>
        </w:rPr>
        <w:fldChar w:fldCharType="end"/>
      </w:r>
      <w:r w:rsidRPr="00E91905">
        <w:rPr>
          <w:noProof/>
          <w:color w:val="000000"/>
        </w:rPr>
        <w:t>)</w:t>
      </w:r>
    </w:p>
    <w:p w:rsidR="00834EE0" w:rsidRPr="008B1459" w:rsidRDefault="00834EE0" w:rsidP="008B1459">
      <w:pPr>
        <w:pStyle w:val="H6"/>
        <w:rPr>
          <w:lang w:eastAsia="ko-KR"/>
        </w:rPr>
      </w:pPr>
      <w:bookmarkStart w:id="476" w:name="_Toc394417781"/>
      <w:bookmarkStart w:id="477" w:name="sec_context_based_huffman_decoding_mode"/>
      <w:r w:rsidRPr="008B1459">
        <w:t>6.2.3.1.2.1.1</w:t>
      </w:r>
      <w:bookmarkEnd w:id="477"/>
      <w:r w:rsidRPr="008B1459">
        <w:rPr>
          <w:lang w:eastAsia="ko-KR"/>
        </w:rPr>
        <w:tab/>
      </w:r>
      <w:r w:rsidRPr="008B1459">
        <w:rPr>
          <w:rFonts w:hint="eastAsia"/>
          <w:lang w:eastAsia="ko-KR"/>
        </w:rPr>
        <w:t xml:space="preserve">Context based </w:t>
      </w:r>
      <w:r w:rsidRPr="008B1459">
        <w:rPr>
          <w:rFonts w:hint="eastAsia"/>
        </w:rPr>
        <w:t>Huffman</w:t>
      </w:r>
      <w:r w:rsidRPr="008B1459">
        <w:rPr>
          <w:rFonts w:hint="eastAsia"/>
          <w:lang w:eastAsia="ko-KR"/>
        </w:rPr>
        <w:t xml:space="preserve"> decoding mode</w:t>
      </w:r>
      <w:bookmarkEnd w:id="473"/>
      <w:bookmarkEnd w:id="474"/>
      <w:bookmarkEnd w:id="475"/>
      <w:bookmarkEnd w:id="476"/>
    </w:p>
    <w:p w:rsidR="00834EE0" w:rsidRDefault="00834EE0" w:rsidP="00757A76">
      <w:pPr>
        <w:rPr>
          <w:rFonts w:hint="eastAsia"/>
          <w:lang w:eastAsia="ko-KR"/>
        </w:rPr>
      </w:pPr>
      <w:bookmarkStart w:id="478" w:name="_Toc393887659"/>
      <w:bookmarkStart w:id="479" w:name="_Toc394084521"/>
      <w:r w:rsidRPr="00E04EC4">
        <w:rPr>
          <w:rFonts w:hint="eastAsia"/>
          <w:lang w:eastAsia="ko-KR"/>
        </w:rPr>
        <w:t xml:space="preserve">If the context based Huffman decoding mode </w:t>
      </w:r>
      <w:r w:rsidRPr="00E04EC4">
        <w:rPr>
          <w:lang w:eastAsia="ko-KR"/>
        </w:rPr>
        <w:t>has been</w:t>
      </w:r>
      <w:r w:rsidRPr="00E04EC4">
        <w:rPr>
          <w:rFonts w:hint="eastAsia"/>
          <w:lang w:eastAsia="ko-KR"/>
        </w:rPr>
        <w:t xml:space="preserve"> determined, the decoding is performed by </w:t>
      </w:r>
      <w:r w:rsidRPr="00E04EC4">
        <w:rPr>
          <w:lang w:eastAsia="ko-KR"/>
        </w:rPr>
        <w:t>referring</w:t>
      </w:r>
      <w:r w:rsidRPr="00E04EC4">
        <w:rPr>
          <w:rFonts w:hint="eastAsia"/>
          <w:lang w:eastAsia="ko-KR"/>
        </w:rPr>
        <w:t xml:space="preserve"> </w:t>
      </w:r>
      <w:r w:rsidR="00025A25">
        <w:rPr>
          <w:rFonts w:hint="eastAsia"/>
          <w:lang w:eastAsia="ko-KR"/>
        </w:rPr>
        <w:t>table</w:t>
      </w:r>
      <w:r w:rsidRPr="00E04EC4">
        <w:rPr>
          <w:rFonts w:hint="eastAsia"/>
          <w:lang w:eastAsia="ko-KR"/>
        </w:rPr>
        <w:t xml:space="preserve"> </w:t>
      </w:r>
      <w:r>
        <w:rPr>
          <w:lang w:eastAsia="ko-KR"/>
        </w:rPr>
        <w:fldChar w:fldCharType="begin"/>
      </w:r>
      <w:r>
        <w:rPr>
          <w:lang w:eastAsia="ko-KR"/>
        </w:rPr>
        <w:instrText xml:space="preserve"> </w:instrText>
      </w:r>
      <w:r>
        <w:rPr>
          <w:rFonts w:hint="eastAsia"/>
          <w:lang w:eastAsia="ko-KR"/>
        </w:rPr>
        <w:instrText>REF hq_cb_hf_dec_tab0 \h</w:instrText>
      </w:r>
      <w:r>
        <w:rPr>
          <w:lang w:eastAsia="ko-KR"/>
        </w:rPr>
        <w:instrText xml:space="preserve"> </w:instrText>
      </w:r>
      <w:r>
        <w:rPr>
          <w:lang w:eastAsia="ko-KR"/>
        </w:rPr>
      </w:r>
      <w:r>
        <w:rPr>
          <w:lang w:eastAsia="ko-KR"/>
        </w:rPr>
        <w:fldChar w:fldCharType="separate"/>
      </w:r>
      <w:r w:rsidR="00716DC0">
        <w:rPr>
          <w:noProof/>
        </w:rPr>
        <w:t>168</w:t>
      </w:r>
      <w:r>
        <w:rPr>
          <w:lang w:eastAsia="ko-KR"/>
        </w:rPr>
        <w:fldChar w:fldCharType="end"/>
      </w:r>
      <w:r w:rsidRPr="00462C06">
        <w:rPr>
          <w:rFonts w:eastAsia="Malgun Gothic" w:hint="eastAsia"/>
          <w:lang w:eastAsia="ko-KR"/>
        </w:rPr>
        <w:t xml:space="preserve"> </w:t>
      </w:r>
      <w:r w:rsidRPr="00E04EC4">
        <w:rPr>
          <w:rFonts w:hint="eastAsia"/>
          <w:lang w:eastAsia="ko-KR"/>
        </w:rPr>
        <w:t xml:space="preserve">and </w:t>
      </w:r>
      <w:r w:rsidR="00025A25">
        <w:rPr>
          <w:rFonts w:hint="eastAsia"/>
          <w:lang w:eastAsia="ko-KR"/>
        </w:rPr>
        <w:t>table</w:t>
      </w:r>
      <w:r w:rsidRPr="00E04EC4">
        <w:rPr>
          <w:rFonts w:hint="eastAsia"/>
          <w:lang w:eastAsia="ko-KR"/>
        </w:rPr>
        <w:t xml:space="preserve"> </w:t>
      </w:r>
      <w:r>
        <w:rPr>
          <w:lang w:eastAsia="ko-KR"/>
        </w:rPr>
        <w:fldChar w:fldCharType="begin"/>
      </w:r>
      <w:r>
        <w:rPr>
          <w:lang w:eastAsia="ko-KR"/>
        </w:rPr>
        <w:instrText xml:space="preserve"> </w:instrText>
      </w:r>
      <w:r>
        <w:rPr>
          <w:rFonts w:hint="eastAsia"/>
          <w:lang w:eastAsia="ko-KR"/>
        </w:rPr>
        <w:instrText>REF hq_cb_hf_dec_tab1 \h</w:instrText>
      </w:r>
      <w:r>
        <w:rPr>
          <w:lang w:eastAsia="ko-KR"/>
        </w:rPr>
        <w:instrText xml:space="preserve"> </w:instrText>
      </w:r>
      <w:r>
        <w:rPr>
          <w:lang w:eastAsia="ko-KR"/>
        </w:rPr>
      </w:r>
      <w:r>
        <w:rPr>
          <w:lang w:eastAsia="ko-KR"/>
        </w:rPr>
        <w:fldChar w:fldCharType="separate"/>
      </w:r>
      <w:r w:rsidR="00716DC0">
        <w:rPr>
          <w:noProof/>
        </w:rPr>
        <w:t>169</w:t>
      </w:r>
      <w:r>
        <w:rPr>
          <w:lang w:eastAsia="ko-KR"/>
        </w:rPr>
        <w:fldChar w:fldCharType="end"/>
      </w:r>
      <w:r w:rsidRPr="00E04EC4">
        <w:rPr>
          <w:rFonts w:hint="eastAsia"/>
          <w:lang w:eastAsia="ko-KR"/>
        </w:rPr>
        <w:t xml:space="preserve"> based on the context described in </w:t>
      </w:r>
      <w:r w:rsidR="0090053D">
        <w:rPr>
          <w:rFonts w:hint="eastAsia"/>
          <w:lang w:eastAsia="zh-CN"/>
        </w:rPr>
        <w:t>sub</w:t>
      </w:r>
      <w:r w:rsidRPr="00401C71">
        <w:rPr>
          <w:rFonts w:eastAsia="Malgun Gothic" w:hint="eastAsia"/>
          <w:lang w:eastAsia="ko-KR"/>
        </w:rPr>
        <w:t>clause 5.3.4.1.3.</w:t>
      </w:r>
      <w:r w:rsidR="00CD28A0" w:rsidRPr="004E2EA5">
        <w:rPr>
          <w:rFonts w:eastAsia="MS Mincho" w:hint="eastAsia"/>
          <w:lang w:eastAsia="ja-JP"/>
        </w:rPr>
        <w:t>3</w:t>
      </w:r>
      <w:r w:rsidRPr="00401C71">
        <w:rPr>
          <w:rFonts w:eastAsia="Malgun Gothic" w:hint="eastAsia"/>
          <w:lang w:eastAsia="ko-KR"/>
        </w:rPr>
        <w:t>.1</w:t>
      </w:r>
      <w:r w:rsidRPr="00CD28A0">
        <w:rPr>
          <w:rFonts w:hint="eastAsia"/>
          <w:lang w:eastAsia="ko-KR"/>
        </w:rPr>
        <w:t>.</w:t>
      </w:r>
      <w:r w:rsidRPr="00E04EC4">
        <w:rPr>
          <w:rFonts w:hint="eastAsia"/>
          <w:lang w:eastAsia="ko-KR"/>
        </w:rPr>
        <w:t xml:space="preserve"> Four LSBs of entries in </w:t>
      </w:r>
      <w:r w:rsidR="00025A25">
        <w:rPr>
          <w:rFonts w:hint="eastAsia"/>
          <w:lang w:eastAsia="ko-KR"/>
        </w:rPr>
        <w:t>table</w:t>
      </w:r>
      <w:r w:rsidRPr="00E04EC4">
        <w:rPr>
          <w:rFonts w:hint="eastAsia"/>
          <w:lang w:eastAsia="ko-KR"/>
        </w:rPr>
        <w:t xml:space="preserve"> </w:t>
      </w:r>
      <w:r>
        <w:rPr>
          <w:lang w:eastAsia="ko-KR"/>
        </w:rPr>
        <w:fldChar w:fldCharType="begin"/>
      </w:r>
      <w:r>
        <w:rPr>
          <w:lang w:eastAsia="ko-KR"/>
        </w:rPr>
        <w:instrText xml:space="preserve"> </w:instrText>
      </w:r>
      <w:r>
        <w:rPr>
          <w:rFonts w:hint="eastAsia"/>
          <w:lang w:eastAsia="ko-KR"/>
        </w:rPr>
        <w:instrText>REF hq_cb_hf_dec_tab0 \h</w:instrText>
      </w:r>
      <w:r>
        <w:rPr>
          <w:lang w:eastAsia="ko-KR"/>
        </w:rPr>
        <w:instrText xml:space="preserve"> </w:instrText>
      </w:r>
      <w:r>
        <w:rPr>
          <w:lang w:eastAsia="ko-KR"/>
        </w:rPr>
      </w:r>
      <w:r>
        <w:rPr>
          <w:lang w:eastAsia="ko-KR"/>
        </w:rPr>
        <w:fldChar w:fldCharType="separate"/>
      </w:r>
      <w:r w:rsidR="00716DC0">
        <w:rPr>
          <w:noProof/>
        </w:rPr>
        <w:t>168</w:t>
      </w:r>
      <w:r>
        <w:rPr>
          <w:lang w:eastAsia="ko-KR"/>
        </w:rPr>
        <w:fldChar w:fldCharType="end"/>
      </w:r>
      <w:r w:rsidRPr="00B54F83">
        <w:rPr>
          <w:rFonts w:eastAsia="Malgun Gothic" w:hint="eastAsia"/>
          <w:lang w:eastAsia="ko-KR"/>
        </w:rPr>
        <w:t xml:space="preserve"> </w:t>
      </w:r>
      <w:r>
        <w:rPr>
          <w:rFonts w:eastAsia="Malgun Gothic" w:hint="eastAsia"/>
          <w:lang w:eastAsia="ko-KR"/>
        </w:rPr>
        <w:t xml:space="preserve">and </w:t>
      </w:r>
      <w:r w:rsidR="00025A25">
        <w:rPr>
          <w:rFonts w:hint="eastAsia"/>
          <w:lang w:eastAsia="ko-KR"/>
        </w:rPr>
        <w:t>table</w:t>
      </w:r>
      <w:r w:rsidRPr="00E04EC4">
        <w:rPr>
          <w:rFonts w:hint="eastAsia"/>
          <w:lang w:eastAsia="ko-KR"/>
        </w:rPr>
        <w:t xml:space="preserve"> </w:t>
      </w:r>
      <w:r>
        <w:rPr>
          <w:lang w:eastAsia="ko-KR"/>
        </w:rPr>
        <w:fldChar w:fldCharType="begin"/>
      </w:r>
      <w:r>
        <w:rPr>
          <w:lang w:eastAsia="ko-KR"/>
        </w:rPr>
        <w:instrText xml:space="preserve"> </w:instrText>
      </w:r>
      <w:r>
        <w:rPr>
          <w:rFonts w:hint="eastAsia"/>
          <w:lang w:eastAsia="ko-KR"/>
        </w:rPr>
        <w:instrText>REF hq_cb_hf_dec_tab1 \h</w:instrText>
      </w:r>
      <w:r>
        <w:rPr>
          <w:lang w:eastAsia="ko-KR"/>
        </w:rPr>
        <w:instrText xml:space="preserve"> </w:instrText>
      </w:r>
      <w:r>
        <w:rPr>
          <w:lang w:eastAsia="ko-KR"/>
        </w:rPr>
      </w:r>
      <w:r>
        <w:rPr>
          <w:lang w:eastAsia="ko-KR"/>
        </w:rPr>
        <w:fldChar w:fldCharType="separate"/>
      </w:r>
      <w:r w:rsidR="00716DC0">
        <w:rPr>
          <w:noProof/>
        </w:rPr>
        <w:t>169</w:t>
      </w:r>
      <w:r>
        <w:rPr>
          <w:lang w:eastAsia="ko-KR"/>
        </w:rPr>
        <w:fldChar w:fldCharType="end"/>
      </w:r>
      <w:r w:rsidRPr="00E04EC4">
        <w:rPr>
          <w:rFonts w:hint="eastAsia"/>
          <w:lang w:eastAsia="ko-KR"/>
        </w:rPr>
        <w:t xml:space="preserve"> indicates how many bits shall be read from bit-stream buffer to decode </w:t>
      </w:r>
      <w:r w:rsidRPr="00E04EC4">
        <w:rPr>
          <w:lang w:eastAsia="ko-KR"/>
        </w:rPr>
        <w:t>the</w:t>
      </w:r>
      <w:r w:rsidRPr="00E04EC4">
        <w:rPr>
          <w:rFonts w:hint="eastAsia"/>
          <w:lang w:eastAsia="ko-KR"/>
        </w:rPr>
        <w:t xml:space="preserve"> next symbol and the signs indicate if the Huffman decoding is terminated or not. </w:t>
      </w:r>
      <w:r w:rsidRPr="00E04EC4">
        <w:rPr>
          <w:lang w:eastAsia="ko-KR"/>
        </w:rPr>
        <w:t>T</w:t>
      </w:r>
      <w:r w:rsidRPr="00E04EC4">
        <w:rPr>
          <w:rFonts w:hint="eastAsia"/>
          <w:lang w:eastAsia="ko-KR"/>
        </w:rPr>
        <w:t xml:space="preserve">he procedure </w:t>
      </w:r>
      <w:r w:rsidRPr="00E04EC4">
        <w:rPr>
          <w:lang w:eastAsia="ko-KR"/>
        </w:rPr>
        <w:t xml:space="preserve">of </w:t>
      </w:r>
      <w:r w:rsidRPr="00E04EC4">
        <w:rPr>
          <w:rFonts w:hint="eastAsia"/>
          <w:lang w:eastAsia="ko-KR"/>
        </w:rPr>
        <w:t>how to perform Huffman decoding is shown</w:t>
      </w:r>
      <w:r w:rsidRPr="00E04EC4">
        <w:rPr>
          <w:lang w:eastAsia="ko-KR"/>
        </w:rPr>
        <w:t xml:space="preserve"> below:</w:t>
      </w:r>
    </w:p>
    <w:p w:rsidR="00834EE0" w:rsidRPr="00FD72CF" w:rsidRDefault="00834EE0" w:rsidP="00834EE0">
      <w:pPr>
        <w:pStyle w:val="PL"/>
        <w:rPr>
          <w:rFonts w:eastAsia="DotumChe" w:hint="eastAsia"/>
          <w:lang w:val="en-US" w:eastAsia="ko-KR"/>
        </w:rPr>
      </w:pPr>
      <w:r w:rsidRPr="00FD72CF">
        <w:rPr>
          <w:rFonts w:eastAsia="DotumChe" w:hint="eastAsia"/>
          <w:lang w:val="en-US" w:eastAsia="ko-KR"/>
        </w:rPr>
        <w:t xml:space="preserve">    i=0</w:t>
      </w:r>
    </w:p>
    <w:p w:rsidR="00834EE0" w:rsidRPr="00FD72CF" w:rsidRDefault="00834EE0" w:rsidP="00834EE0">
      <w:pPr>
        <w:pStyle w:val="PL"/>
        <w:rPr>
          <w:rFonts w:eastAsia="DotumChe"/>
          <w:lang w:val="en-US" w:eastAsia="ko-KR"/>
        </w:rPr>
      </w:pPr>
      <w:r w:rsidRPr="00FD72CF">
        <w:rPr>
          <w:rFonts w:eastAsia="DotumChe"/>
          <w:lang w:val="en-US" w:eastAsia="ko-KR"/>
        </w:rPr>
        <w:t xml:space="preserve">    while( hufftab</w:t>
      </w:r>
      <w:r w:rsidRPr="00FD72CF">
        <w:rPr>
          <w:rFonts w:eastAsia="DotumChe" w:hint="eastAsia"/>
          <w:lang w:val="en-US" w:eastAsia="ko-KR"/>
        </w:rPr>
        <w:t>[i]</w:t>
      </w:r>
      <w:r w:rsidRPr="00FD72CF">
        <w:rPr>
          <w:rFonts w:eastAsia="DotumChe"/>
          <w:lang w:val="en-US" w:eastAsia="ko-KR"/>
        </w:rPr>
        <w:t xml:space="preserve"> &gt; 0)</w:t>
      </w:r>
    </w:p>
    <w:p w:rsidR="00834EE0" w:rsidRPr="00FD72CF" w:rsidRDefault="00834EE0" w:rsidP="00834EE0">
      <w:pPr>
        <w:pStyle w:val="PL"/>
        <w:rPr>
          <w:rFonts w:eastAsia="DotumChe"/>
          <w:lang w:val="en-US" w:eastAsia="ko-KR"/>
        </w:rPr>
      </w:pPr>
      <w:r w:rsidRPr="00FD72CF">
        <w:rPr>
          <w:rFonts w:eastAsia="DotumChe"/>
          <w:lang w:val="en-US" w:eastAsia="ko-KR"/>
        </w:rPr>
        <w:t xml:space="preserve">    {</w:t>
      </w:r>
    </w:p>
    <w:p w:rsidR="00834EE0" w:rsidRPr="00FD72CF" w:rsidRDefault="00834EE0" w:rsidP="00834EE0">
      <w:pPr>
        <w:pStyle w:val="PL"/>
        <w:rPr>
          <w:rFonts w:eastAsia="DotumChe" w:hint="eastAsia"/>
          <w:lang w:val="en-US" w:eastAsia="ko-KR"/>
        </w:rPr>
      </w:pPr>
      <w:r w:rsidRPr="00FD72CF">
        <w:rPr>
          <w:rFonts w:eastAsia="DotumChe"/>
          <w:lang w:val="en-US" w:eastAsia="ko-KR"/>
        </w:rPr>
        <w:t xml:space="preserve">        </w:t>
      </w:r>
      <w:r w:rsidRPr="00FD72CF">
        <w:rPr>
          <w:rFonts w:eastAsia="DotumChe" w:hint="eastAsia"/>
          <w:lang w:val="en-US" w:eastAsia="ko-KR"/>
        </w:rPr>
        <w:t xml:space="preserve">read_bits </w:t>
      </w:r>
      <w:r w:rsidRPr="00FD72CF">
        <w:rPr>
          <w:rFonts w:eastAsia="DotumChe"/>
          <w:lang w:val="en-US" w:eastAsia="ko-KR"/>
        </w:rPr>
        <w:t>+=</w:t>
      </w:r>
      <w:r w:rsidRPr="00FD72CF">
        <w:rPr>
          <w:rFonts w:eastAsia="DotumChe" w:hint="eastAsia"/>
          <w:lang w:val="en-US" w:eastAsia="ko-KR"/>
        </w:rPr>
        <w:t xml:space="preserve"> </w:t>
      </w:r>
      <w:r w:rsidRPr="00FD72CF">
        <w:rPr>
          <w:rFonts w:eastAsia="DotumChe"/>
          <w:lang w:val="en-US" w:eastAsia="ko-KR"/>
        </w:rPr>
        <w:t>hufftab</w:t>
      </w:r>
      <w:r w:rsidR="002F4509">
        <w:rPr>
          <w:rFonts w:eastAsia="DotumChe"/>
          <w:lang w:val="en-US" w:eastAsia="ko-KR"/>
        </w:rPr>
        <w:t>[i]</w:t>
      </w:r>
      <w:r w:rsidRPr="00FD72CF">
        <w:rPr>
          <w:rFonts w:eastAsia="DotumChe"/>
          <w:lang w:val="en-US" w:eastAsia="ko-KR"/>
        </w:rPr>
        <w:t xml:space="preserve"> &amp; 0x</w:t>
      </w:r>
      <w:r w:rsidRPr="00FD72CF">
        <w:rPr>
          <w:rFonts w:eastAsia="DotumChe" w:hint="eastAsia"/>
          <w:lang w:val="en-US" w:eastAsia="ko-KR"/>
        </w:rPr>
        <w:t>F</w:t>
      </w:r>
    </w:p>
    <w:p w:rsidR="00834EE0" w:rsidRPr="00FD72CF" w:rsidRDefault="00834EE0" w:rsidP="00834EE0">
      <w:pPr>
        <w:pStyle w:val="PL"/>
        <w:rPr>
          <w:rFonts w:eastAsia="DotumChe"/>
          <w:lang w:val="en-US" w:eastAsia="ko-KR"/>
        </w:rPr>
      </w:pPr>
      <w:r w:rsidRPr="00FD72CF">
        <w:rPr>
          <w:rFonts w:eastAsia="DotumChe" w:hint="eastAsia"/>
          <w:lang w:val="en-US" w:eastAsia="ko-KR"/>
        </w:rPr>
        <w:t xml:space="preserve">        i = (hufftab[i]&gt;&gt;4)+read_bits(hufftab[i] &amp; 0xF)</w:t>
      </w:r>
    </w:p>
    <w:p w:rsidR="00834EE0" w:rsidRPr="00FD72CF" w:rsidRDefault="00834EE0" w:rsidP="00834EE0">
      <w:pPr>
        <w:pStyle w:val="PL"/>
        <w:rPr>
          <w:rFonts w:eastAsia="DotumChe"/>
          <w:lang w:val="en-US" w:eastAsia="ko-KR"/>
        </w:rPr>
      </w:pPr>
      <w:r w:rsidRPr="00FD72CF">
        <w:rPr>
          <w:rFonts w:eastAsia="DotumChe"/>
          <w:lang w:val="en-US" w:eastAsia="ko-KR"/>
        </w:rPr>
        <w:t xml:space="preserve">    }</w:t>
      </w:r>
    </w:p>
    <w:p w:rsidR="00834EE0" w:rsidRDefault="00834EE0" w:rsidP="00834EE0">
      <w:pPr>
        <w:pStyle w:val="PL"/>
        <w:rPr>
          <w:rFonts w:eastAsia="DotumChe"/>
          <w:lang w:val="en-US" w:eastAsia="ko-KR"/>
        </w:rPr>
      </w:pPr>
      <w:r w:rsidRPr="00FD72CF">
        <w:rPr>
          <w:rFonts w:eastAsia="DotumChe"/>
          <w:lang w:val="en-US" w:eastAsia="ko-KR"/>
        </w:rPr>
        <w:t xml:space="preserve">    return hufftab</w:t>
      </w:r>
      <w:r w:rsidRPr="00FD72CF">
        <w:rPr>
          <w:rFonts w:eastAsia="DotumChe" w:hint="eastAsia"/>
          <w:lang w:val="en-US" w:eastAsia="ko-KR"/>
        </w:rPr>
        <w:t>[i]</w:t>
      </w:r>
    </w:p>
    <w:p w:rsidR="00834EE0" w:rsidRPr="00FD72CF" w:rsidRDefault="00834EE0" w:rsidP="00834EE0">
      <w:pPr>
        <w:pStyle w:val="PL"/>
        <w:rPr>
          <w:rFonts w:hint="eastAsia"/>
          <w:lang w:eastAsia="ko-KR"/>
        </w:rPr>
      </w:pPr>
    </w:p>
    <w:p w:rsidR="00834EE0" w:rsidRPr="00D30A14" w:rsidRDefault="00834EE0" w:rsidP="00834EE0">
      <w:pPr>
        <w:pStyle w:val="TH"/>
        <w:rPr>
          <w:rFonts w:hint="eastAsia"/>
          <w:lang w:eastAsia="ko-KR"/>
        </w:rPr>
      </w:pPr>
      <w:r w:rsidRPr="00D30A14">
        <w:t xml:space="preserve">Table </w:t>
      </w:r>
      <w:bookmarkStart w:id="480" w:name="hq_cb_hf_dec_tab0"/>
      <w:r w:rsidRPr="00D30A14">
        <w:fldChar w:fldCharType="begin"/>
      </w:r>
      <w:r w:rsidRPr="00D30A14">
        <w:instrText xml:space="preserve"> SEQ table \* MERGEFORMAT </w:instrText>
      </w:r>
      <w:r w:rsidRPr="00D30A14">
        <w:fldChar w:fldCharType="separate"/>
      </w:r>
      <w:r w:rsidR="00716DC0">
        <w:rPr>
          <w:noProof/>
        </w:rPr>
        <w:t>168</w:t>
      </w:r>
      <w:r w:rsidRPr="00D30A14">
        <w:fldChar w:fldCharType="end"/>
      </w:r>
      <w:bookmarkEnd w:id="480"/>
      <w:r w:rsidRPr="00D30A14">
        <w:t xml:space="preserve">: Huffman </w:t>
      </w:r>
      <w:r>
        <w:rPr>
          <w:rFonts w:hint="eastAsia"/>
          <w:lang w:eastAsia="ko-KR"/>
        </w:rPr>
        <w:t>decoding</w:t>
      </w:r>
      <w:r w:rsidRPr="00D30A14">
        <w:t xml:space="preserve"> table</w:t>
      </w:r>
      <w:r w:rsidRPr="00D30A14">
        <w:rPr>
          <w:rFonts w:hint="eastAsia"/>
          <w:lang w:eastAsia="ko-KR"/>
        </w:rPr>
        <w:t xml:space="preserve"> for the context based Huffman </w:t>
      </w:r>
      <w:r w:rsidR="008F3396" w:rsidRPr="00292A7E">
        <w:rPr>
          <w:rFonts w:eastAsia="Malgun Gothic" w:hint="eastAsia"/>
          <w:lang w:eastAsia="ko-KR"/>
        </w:rPr>
        <w:t>de</w:t>
      </w:r>
      <w:r w:rsidRPr="00D30A14">
        <w:rPr>
          <w:rFonts w:hint="eastAsia"/>
          <w:lang w:eastAsia="ko-KR"/>
        </w:rPr>
        <w:t>coding (</w:t>
      </w:r>
      <w:r w:rsidRPr="00086A84">
        <w:rPr>
          <w:rFonts w:hint="eastAsia"/>
          <w:i/>
          <w:lang w:eastAsia="ko-KR"/>
        </w:rPr>
        <w:t>group0</w:t>
      </w:r>
      <w:r>
        <w:rPr>
          <w:rFonts w:hint="eastAsia"/>
          <w:lang w:eastAsia="ko-KR"/>
        </w:rPr>
        <w:t>,</w:t>
      </w:r>
      <w:r w:rsidRPr="00086A84">
        <w:rPr>
          <w:rFonts w:hint="eastAsia"/>
          <w:i/>
          <w:lang w:eastAsia="ko-KR"/>
        </w:rPr>
        <w:t>group2</w:t>
      </w:r>
      <w:r w:rsidRPr="00D30A14">
        <w:rPr>
          <w:rFonts w:hint="eastAsia"/>
          <w:lang w:eastAsia="ko-KR"/>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87"/>
        <w:gridCol w:w="717"/>
        <w:gridCol w:w="687"/>
        <w:gridCol w:w="727"/>
        <w:gridCol w:w="687"/>
        <w:gridCol w:w="717"/>
        <w:gridCol w:w="687"/>
        <w:gridCol w:w="727"/>
        <w:gridCol w:w="687"/>
        <w:gridCol w:w="717"/>
      </w:tblGrid>
      <w:tr w:rsidR="00834EE0" w:rsidRPr="005B31C9" w:rsidTr="00E92E62">
        <w:trPr>
          <w:trHeight w:val="270"/>
          <w:tblHeader/>
          <w:jc w:val="center"/>
        </w:trPr>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pPr>
            <w:r w:rsidRPr="005B31C9">
              <w:t>Code</w:t>
            </w:r>
          </w:p>
        </w:tc>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pPr>
            <w:r w:rsidRPr="005B31C9">
              <w:t>Code</w:t>
            </w:r>
          </w:p>
        </w:tc>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rPr>
                <w:rFonts w:hint="eastAsia"/>
                <w:lang w:eastAsia="ko-KR"/>
              </w:rPr>
            </w:pPr>
            <w:r w:rsidRPr="005B31C9">
              <w:rPr>
                <w:rFonts w:hint="eastAsia"/>
                <w:lang w:eastAsia="ko-KR"/>
              </w:rPr>
              <w:t>Code</w:t>
            </w:r>
          </w:p>
        </w:tc>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pPr>
            <w:r w:rsidRPr="005B31C9">
              <w:t>Code</w:t>
            </w:r>
          </w:p>
        </w:tc>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pPr>
            <w:r w:rsidRPr="005B31C9">
              <w:t>Code</w:t>
            </w:r>
          </w:p>
        </w:tc>
      </w:tr>
      <w:tr w:rsidR="00834EE0" w:rsidRPr="005B31C9" w:rsidTr="00E92E62">
        <w:trPr>
          <w:trHeight w:val="255"/>
          <w:jc w:val="center"/>
        </w:trPr>
        <w:tc>
          <w:tcPr>
            <w:tcW w:w="0" w:type="auto"/>
            <w:shd w:val="clear" w:color="auto" w:fill="auto"/>
            <w:vAlign w:val="center"/>
          </w:tcPr>
          <w:p w:rsidR="00834EE0" w:rsidRPr="005B31C9" w:rsidRDefault="00834EE0" w:rsidP="00E92E62">
            <w:pPr>
              <w:pStyle w:val="TAC"/>
            </w:pPr>
            <w:r w:rsidRPr="005B31C9">
              <w:t>0</w:t>
            </w:r>
          </w:p>
        </w:tc>
        <w:tc>
          <w:tcPr>
            <w:tcW w:w="0" w:type="auto"/>
            <w:shd w:val="clear" w:color="auto" w:fill="auto"/>
            <w:vAlign w:val="center"/>
          </w:tcPr>
          <w:p w:rsidR="00834EE0" w:rsidRPr="005B31C9" w:rsidRDefault="00834EE0" w:rsidP="00E92E62">
            <w:pPr>
              <w:pStyle w:val="TAC"/>
              <w:rPr>
                <w:rFonts w:hint="eastAsia"/>
                <w:lang w:eastAsia="ko-KR"/>
              </w:rPr>
            </w:pPr>
            <w:r w:rsidRPr="005B31C9">
              <w:t>0X13</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11</w:t>
            </w:r>
          </w:p>
        </w:tc>
        <w:tc>
          <w:tcPr>
            <w:tcW w:w="0" w:type="auto"/>
            <w:shd w:val="clear" w:color="auto" w:fill="auto"/>
            <w:vAlign w:val="center"/>
          </w:tcPr>
          <w:p w:rsidR="00834EE0" w:rsidRPr="005B31C9" w:rsidRDefault="00834EE0" w:rsidP="00E92E62">
            <w:pPr>
              <w:pStyle w:val="TAC"/>
              <w:rPr>
                <w:rFonts w:hint="eastAsia"/>
                <w:lang w:eastAsia="ko-KR"/>
              </w:rPr>
            </w:pPr>
            <w:r w:rsidRPr="005B31C9">
              <w:t>-0X0D</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22</w:t>
            </w:r>
          </w:p>
        </w:tc>
        <w:tc>
          <w:tcPr>
            <w:tcW w:w="0" w:type="auto"/>
            <w:vAlign w:val="center"/>
          </w:tcPr>
          <w:p w:rsidR="00834EE0" w:rsidRPr="005B31C9" w:rsidRDefault="00834EE0" w:rsidP="00E92E62">
            <w:pPr>
              <w:pStyle w:val="TAC"/>
            </w:pPr>
            <w:r w:rsidRPr="005B31C9">
              <w:t>-0X18</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33</w:t>
            </w:r>
          </w:p>
        </w:tc>
        <w:tc>
          <w:tcPr>
            <w:tcW w:w="0" w:type="auto"/>
            <w:shd w:val="clear" w:color="auto" w:fill="auto"/>
            <w:vAlign w:val="center"/>
          </w:tcPr>
          <w:p w:rsidR="00834EE0" w:rsidRPr="005B31C9" w:rsidRDefault="00834EE0" w:rsidP="00E92E62">
            <w:pPr>
              <w:pStyle w:val="TAC"/>
              <w:rPr>
                <w:rFonts w:hint="eastAsia"/>
                <w:lang w:eastAsia="ko-KR"/>
              </w:rPr>
            </w:pPr>
            <w:r w:rsidRPr="005B31C9">
              <w:t>0X41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44</w:t>
            </w:r>
          </w:p>
        </w:tc>
        <w:tc>
          <w:tcPr>
            <w:tcW w:w="0" w:type="auto"/>
            <w:shd w:val="clear" w:color="auto" w:fill="auto"/>
            <w:vAlign w:val="center"/>
          </w:tcPr>
          <w:p w:rsidR="00834EE0" w:rsidRPr="005B31C9" w:rsidRDefault="00834EE0" w:rsidP="00E92E62">
            <w:pPr>
              <w:pStyle w:val="TAC"/>
            </w:pPr>
            <w:r w:rsidRPr="005B31C9">
              <w:t>-0X05</w:t>
            </w:r>
          </w:p>
        </w:tc>
      </w:tr>
      <w:tr w:rsidR="00834EE0" w:rsidRPr="005B31C9" w:rsidTr="00E92E62">
        <w:trPr>
          <w:trHeight w:val="255"/>
          <w:jc w:val="center"/>
        </w:trPr>
        <w:tc>
          <w:tcPr>
            <w:tcW w:w="0" w:type="auto"/>
            <w:shd w:val="clear" w:color="auto" w:fill="auto"/>
            <w:vAlign w:val="center"/>
          </w:tcPr>
          <w:p w:rsidR="00834EE0" w:rsidRPr="005B31C9" w:rsidRDefault="00834EE0" w:rsidP="00E92E62">
            <w:pPr>
              <w:pStyle w:val="TAC"/>
            </w:pPr>
            <w:r w:rsidRPr="005B31C9">
              <w:t>1</w:t>
            </w:r>
          </w:p>
        </w:tc>
        <w:tc>
          <w:tcPr>
            <w:tcW w:w="0" w:type="auto"/>
            <w:shd w:val="clear" w:color="auto" w:fill="auto"/>
            <w:vAlign w:val="center"/>
          </w:tcPr>
          <w:p w:rsidR="00834EE0" w:rsidRPr="005B31C9" w:rsidRDefault="00834EE0" w:rsidP="00E92E62">
            <w:pPr>
              <w:pStyle w:val="TAC"/>
              <w:rPr>
                <w:lang w:eastAsia="ko-KR"/>
              </w:rPr>
            </w:pPr>
            <w:r w:rsidRPr="005B31C9">
              <w:t>-0X10</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12</w:t>
            </w:r>
          </w:p>
        </w:tc>
        <w:tc>
          <w:tcPr>
            <w:tcW w:w="0" w:type="auto"/>
            <w:shd w:val="clear" w:color="auto" w:fill="auto"/>
            <w:vAlign w:val="center"/>
          </w:tcPr>
          <w:p w:rsidR="00834EE0" w:rsidRPr="005B31C9" w:rsidRDefault="00834EE0" w:rsidP="00E92E62">
            <w:pPr>
              <w:pStyle w:val="TAC"/>
              <w:rPr>
                <w:rFonts w:hint="eastAsia"/>
                <w:lang w:eastAsia="ko-KR"/>
              </w:rPr>
            </w:pPr>
            <w:r w:rsidRPr="005B31C9">
              <w:t>0X51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23</w:t>
            </w:r>
          </w:p>
        </w:tc>
        <w:tc>
          <w:tcPr>
            <w:tcW w:w="0" w:type="auto"/>
            <w:vAlign w:val="center"/>
          </w:tcPr>
          <w:p w:rsidR="00834EE0" w:rsidRPr="005B31C9" w:rsidRDefault="00834EE0" w:rsidP="00E92E62">
            <w:pPr>
              <w:pStyle w:val="TAC"/>
              <w:rPr>
                <w:rFonts w:hint="eastAsia"/>
                <w:lang w:eastAsia="ko-KR"/>
              </w:rPr>
            </w:pPr>
            <w:r w:rsidRPr="005B31C9">
              <w:t>-0X16</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34</w:t>
            </w:r>
          </w:p>
        </w:tc>
        <w:tc>
          <w:tcPr>
            <w:tcW w:w="0" w:type="auto"/>
            <w:shd w:val="clear" w:color="auto" w:fill="auto"/>
            <w:vAlign w:val="center"/>
          </w:tcPr>
          <w:p w:rsidR="00834EE0" w:rsidRPr="005B31C9" w:rsidRDefault="00834EE0" w:rsidP="00E92E62">
            <w:pPr>
              <w:pStyle w:val="TAC"/>
              <w:rPr>
                <w:rFonts w:hint="eastAsia"/>
                <w:lang w:eastAsia="ko-KR"/>
              </w:rPr>
            </w:pPr>
            <w:r w:rsidRPr="005B31C9">
              <w:t>-0X1C</w:t>
            </w:r>
          </w:p>
        </w:tc>
        <w:tc>
          <w:tcPr>
            <w:tcW w:w="0" w:type="auto"/>
            <w:shd w:val="clear" w:color="auto" w:fill="auto"/>
            <w:vAlign w:val="center"/>
          </w:tcPr>
          <w:p w:rsidR="00834EE0" w:rsidRPr="005B31C9" w:rsidRDefault="00834EE0" w:rsidP="00E92E62">
            <w:pPr>
              <w:pStyle w:val="TAC"/>
            </w:pPr>
            <w:r w:rsidRPr="005B31C9">
              <w:rPr>
                <w:rFonts w:hint="eastAsia"/>
                <w:lang w:eastAsia="ko-KR"/>
              </w:rPr>
              <w:t>4</w:t>
            </w:r>
            <w:r w:rsidRPr="005B31C9">
              <w:t>5</w:t>
            </w:r>
          </w:p>
        </w:tc>
        <w:tc>
          <w:tcPr>
            <w:tcW w:w="0" w:type="auto"/>
            <w:shd w:val="clear" w:color="auto" w:fill="auto"/>
            <w:vAlign w:val="center"/>
          </w:tcPr>
          <w:p w:rsidR="00834EE0" w:rsidRPr="005B31C9" w:rsidRDefault="00834EE0" w:rsidP="00E92E62">
            <w:pPr>
              <w:pStyle w:val="TAC"/>
            </w:pPr>
            <w:r w:rsidRPr="005B31C9">
              <w:t>-0X1E</w:t>
            </w:r>
          </w:p>
        </w:tc>
      </w:tr>
      <w:tr w:rsidR="00834EE0" w:rsidRPr="005B31C9" w:rsidTr="00E92E62">
        <w:trPr>
          <w:trHeight w:val="255"/>
          <w:jc w:val="center"/>
        </w:trPr>
        <w:tc>
          <w:tcPr>
            <w:tcW w:w="0" w:type="auto"/>
            <w:shd w:val="clear" w:color="auto" w:fill="auto"/>
            <w:vAlign w:val="center"/>
          </w:tcPr>
          <w:p w:rsidR="00834EE0" w:rsidRPr="005B31C9" w:rsidRDefault="00834EE0" w:rsidP="00E92E62">
            <w:pPr>
              <w:pStyle w:val="TAC"/>
            </w:pPr>
            <w:r w:rsidRPr="005B31C9">
              <w:t>2</w:t>
            </w:r>
          </w:p>
        </w:tc>
        <w:tc>
          <w:tcPr>
            <w:tcW w:w="0" w:type="auto"/>
            <w:shd w:val="clear" w:color="auto" w:fill="auto"/>
            <w:vAlign w:val="center"/>
          </w:tcPr>
          <w:p w:rsidR="00834EE0" w:rsidRPr="005B31C9" w:rsidRDefault="00834EE0" w:rsidP="00E92E62">
            <w:pPr>
              <w:pStyle w:val="TAC"/>
              <w:rPr>
                <w:lang w:eastAsia="ko-KR"/>
              </w:rPr>
            </w:pPr>
            <w:r w:rsidRPr="005B31C9">
              <w:t>-0X0F</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3</w:t>
            </w:r>
          </w:p>
        </w:tc>
        <w:tc>
          <w:tcPr>
            <w:tcW w:w="0" w:type="auto"/>
            <w:shd w:val="clear" w:color="auto" w:fill="auto"/>
            <w:vAlign w:val="center"/>
          </w:tcPr>
          <w:p w:rsidR="00834EE0" w:rsidRPr="005B31C9" w:rsidRDefault="00834EE0" w:rsidP="00E92E62">
            <w:pPr>
              <w:pStyle w:val="TAC"/>
              <w:rPr>
                <w:rFonts w:hint="eastAsia"/>
                <w:lang w:eastAsia="ko-KR"/>
              </w:rPr>
            </w:pPr>
            <w:r w:rsidRPr="005B31C9">
              <w:t>0X62</w:t>
            </w:r>
          </w:p>
        </w:tc>
        <w:tc>
          <w:tcPr>
            <w:tcW w:w="0" w:type="auto"/>
            <w:shd w:val="clear" w:color="auto" w:fill="auto"/>
            <w:vAlign w:val="center"/>
          </w:tcPr>
          <w:p w:rsidR="00834EE0" w:rsidRPr="005B31C9" w:rsidRDefault="00834EE0" w:rsidP="00E92E62">
            <w:pPr>
              <w:pStyle w:val="TAC"/>
              <w:rPr>
                <w:rFonts w:hint="eastAsia"/>
                <w:lang w:eastAsia="ko-KR"/>
              </w:rPr>
            </w:pPr>
            <w:r w:rsidRPr="005B31C9">
              <w:t>24</w:t>
            </w:r>
          </w:p>
        </w:tc>
        <w:tc>
          <w:tcPr>
            <w:tcW w:w="0" w:type="auto"/>
            <w:vAlign w:val="center"/>
          </w:tcPr>
          <w:p w:rsidR="00834EE0" w:rsidRPr="005B31C9" w:rsidRDefault="00834EE0" w:rsidP="00E92E62">
            <w:pPr>
              <w:pStyle w:val="TAC"/>
              <w:rPr>
                <w:rFonts w:hint="eastAsia"/>
                <w:lang w:eastAsia="ko-KR"/>
              </w:rPr>
            </w:pPr>
            <w:r w:rsidRPr="005B31C9">
              <w:t>0X71</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35</w:t>
            </w:r>
          </w:p>
        </w:tc>
        <w:tc>
          <w:tcPr>
            <w:tcW w:w="0" w:type="auto"/>
            <w:shd w:val="clear" w:color="auto" w:fill="auto"/>
            <w:vAlign w:val="center"/>
          </w:tcPr>
          <w:p w:rsidR="00834EE0" w:rsidRPr="005B31C9" w:rsidRDefault="00834EE0" w:rsidP="00E92E62">
            <w:pPr>
              <w:pStyle w:val="TAC"/>
              <w:rPr>
                <w:rFonts w:hint="eastAsia"/>
                <w:lang w:eastAsia="ko-KR"/>
              </w:rPr>
            </w:pPr>
            <w:r w:rsidRPr="005B31C9">
              <w:t>-0X08</w:t>
            </w:r>
          </w:p>
        </w:tc>
        <w:tc>
          <w:tcPr>
            <w:tcW w:w="0" w:type="auto"/>
            <w:shd w:val="clear" w:color="auto" w:fill="auto"/>
            <w:vAlign w:val="center"/>
          </w:tcPr>
          <w:p w:rsidR="00834EE0" w:rsidRPr="005B31C9" w:rsidRDefault="00834EE0" w:rsidP="00E92E62">
            <w:pPr>
              <w:pStyle w:val="TAC"/>
            </w:pPr>
            <w:r w:rsidRPr="005B31C9">
              <w:rPr>
                <w:rFonts w:hint="eastAsia"/>
                <w:lang w:eastAsia="ko-KR"/>
              </w:rPr>
              <w:t>4</w:t>
            </w:r>
            <w:r w:rsidRPr="005B31C9">
              <w:t>6</w:t>
            </w:r>
          </w:p>
        </w:tc>
        <w:tc>
          <w:tcPr>
            <w:tcW w:w="0" w:type="auto"/>
            <w:shd w:val="clear" w:color="auto" w:fill="auto"/>
            <w:vAlign w:val="center"/>
          </w:tcPr>
          <w:p w:rsidR="00834EE0" w:rsidRPr="005B31C9" w:rsidRDefault="00834EE0" w:rsidP="00E92E62">
            <w:pPr>
              <w:pStyle w:val="TAC"/>
              <w:rPr>
                <w:lang w:eastAsia="ko-KR"/>
              </w:rPr>
            </w:pPr>
            <w:r w:rsidRPr="005B31C9">
              <w:t>-0X04</w:t>
            </w:r>
          </w:p>
        </w:tc>
      </w:tr>
      <w:tr w:rsidR="00834EE0" w:rsidRPr="005B31C9" w:rsidTr="00E92E62">
        <w:trPr>
          <w:trHeight w:val="139"/>
          <w:jc w:val="center"/>
        </w:trPr>
        <w:tc>
          <w:tcPr>
            <w:tcW w:w="0" w:type="auto"/>
            <w:shd w:val="clear" w:color="auto" w:fill="auto"/>
            <w:vAlign w:val="center"/>
          </w:tcPr>
          <w:p w:rsidR="00834EE0" w:rsidRPr="005B31C9" w:rsidRDefault="00834EE0" w:rsidP="00E92E62">
            <w:pPr>
              <w:pStyle w:val="TAC"/>
            </w:pPr>
            <w:r w:rsidRPr="005B31C9">
              <w:t>3</w:t>
            </w:r>
          </w:p>
        </w:tc>
        <w:tc>
          <w:tcPr>
            <w:tcW w:w="0" w:type="auto"/>
            <w:shd w:val="clear" w:color="auto" w:fill="auto"/>
            <w:vAlign w:val="center"/>
          </w:tcPr>
          <w:p w:rsidR="00834EE0" w:rsidRPr="005B31C9" w:rsidRDefault="00834EE0" w:rsidP="00E92E62">
            <w:pPr>
              <w:pStyle w:val="TAC"/>
              <w:rPr>
                <w:rFonts w:hint="eastAsia"/>
                <w:lang w:eastAsia="ko-KR"/>
              </w:rPr>
            </w:pPr>
            <w:r w:rsidRPr="005B31C9">
              <w:t>-0X11</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4</w:t>
            </w:r>
          </w:p>
        </w:tc>
        <w:tc>
          <w:tcPr>
            <w:tcW w:w="0" w:type="auto"/>
            <w:shd w:val="clear" w:color="auto" w:fill="auto"/>
            <w:vAlign w:val="center"/>
          </w:tcPr>
          <w:p w:rsidR="00834EE0" w:rsidRPr="005B31C9" w:rsidRDefault="00834EE0" w:rsidP="00E92E62">
            <w:pPr>
              <w:pStyle w:val="TAC"/>
              <w:rPr>
                <w:rFonts w:hint="eastAsia"/>
                <w:lang w:eastAsia="ko-KR"/>
              </w:rPr>
            </w:pPr>
            <w:r w:rsidRPr="005B31C9">
              <w:t>-0X14</w:t>
            </w:r>
          </w:p>
        </w:tc>
        <w:tc>
          <w:tcPr>
            <w:tcW w:w="0" w:type="auto"/>
            <w:shd w:val="clear" w:color="auto" w:fill="auto"/>
            <w:vAlign w:val="center"/>
          </w:tcPr>
          <w:p w:rsidR="00834EE0" w:rsidRPr="005B31C9" w:rsidRDefault="00834EE0" w:rsidP="00E92E62">
            <w:pPr>
              <w:pStyle w:val="TAC"/>
            </w:pPr>
            <w:r w:rsidRPr="005B31C9">
              <w:t>25</w:t>
            </w:r>
          </w:p>
        </w:tc>
        <w:tc>
          <w:tcPr>
            <w:tcW w:w="0" w:type="auto"/>
            <w:vAlign w:val="center"/>
          </w:tcPr>
          <w:p w:rsidR="00834EE0" w:rsidRPr="005B31C9" w:rsidRDefault="00834EE0" w:rsidP="00E92E62">
            <w:pPr>
              <w:pStyle w:val="TAC"/>
              <w:rPr>
                <w:rFonts w:hint="eastAsia"/>
                <w:lang w:eastAsia="ko-KR"/>
              </w:rPr>
            </w:pPr>
            <w:r w:rsidRPr="005B31C9">
              <w:t>-0X0B</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36</w:t>
            </w:r>
          </w:p>
        </w:tc>
        <w:tc>
          <w:tcPr>
            <w:tcW w:w="0" w:type="auto"/>
            <w:shd w:val="clear" w:color="auto" w:fill="auto"/>
            <w:vAlign w:val="center"/>
          </w:tcPr>
          <w:p w:rsidR="00834EE0" w:rsidRPr="005B31C9" w:rsidRDefault="00834EE0" w:rsidP="00E92E62">
            <w:pPr>
              <w:pStyle w:val="TAC"/>
              <w:rPr>
                <w:rFonts w:hint="eastAsia"/>
                <w:lang w:eastAsia="ko-KR"/>
              </w:rPr>
            </w:pPr>
            <w:r w:rsidRPr="005B31C9">
              <w:t>0X31</w:t>
            </w:r>
          </w:p>
        </w:tc>
        <w:tc>
          <w:tcPr>
            <w:tcW w:w="0" w:type="auto"/>
            <w:shd w:val="clear" w:color="auto" w:fill="auto"/>
            <w:vAlign w:val="center"/>
          </w:tcPr>
          <w:p w:rsidR="00834EE0" w:rsidRPr="005B31C9" w:rsidRDefault="00834EE0" w:rsidP="00E92E62">
            <w:pPr>
              <w:pStyle w:val="TAC"/>
            </w:pPr>
            <w:r w:rsidRPr="005B31C9">
              <w:rPr>
                <w:rFonts w:hint="eastAsia"/>
                <w:lang w:eastAsia="ko-KR"/>
              </w:rPr>
              <w:t>4</w:t>
            </w:r>
            <w:r w:rsidRPr="005B31C9">
              <w:t>7</w:t>
            </w:r>
          </w:p>
        </w:tc>
        <w:tc>
          <w:tcPr>
            <w:tcW w:w="0" w:type="auto"/>
            <w:shd w:val="clear" w:color="auto" w:fill="auto"/>
            <w:vAlign w:val="center"/>
          </w:tcPr>
          <w:p w:rsidR="00834EE0" w:rsidRPr="005B31C9" w:rsidRDefault="00834EE0" w:rsidP="00E92E62">
            <w:pPr>
              <w:pStyle w:val="TAC"/>
              <w:rPr>
                <w:lang w:eastAsia="ko-KR"/>
              </w:rPr>
            </w:pPr>
            <w:r w:rsidRPr="005B31C9">
              <w:t>-0X1F</w:t>
            </w:r>
          </w:p>
        </w:tc>
      </w:tr>
      <w:tr w:rsidR="00834EE0" w:rsidRPr="005B31C9" w:rsidTr="00E92E62">
        <w:trPr>
          <w:trHeight w:val="48"/>
          <w:jc w:val="center"/>
        </w:trPr>
        <w:tc>
          <w:tcPr>
            <w:tcW w:w="0" w:type="auto"/>
            <w:shd w:val="clear" w:color="auto" w:fill="auto"/>
            <w:vAlign w:val="center"/>
          </w:tcPr>
          <w:p w:rsidR="00834EE0" w:rsidRPr="005B31C9" w:rsidRDefault="00834EE0" w:rsidP="00E92E62">
            <w:pPr>
              <w:pStyle w:val="TAC"/>
            </w:pPr>
            <w:r w:rsidRPr="005B31C9">
              <w:t>4</w:t>
            </w:r>
          </w:p>
        </w:tc>
        <w:tc>
          <w:tcPr>
            <w:tcW w:w="0" w:type="auto"/>
            <w:shd w:val="clear" w:color="auto" w:fill="auto"/>
            <w:vAlign w:val="center"/>
          </w:tcPr>
          <w:p w:rsidR="00834EE0" w:rsidRPr="005B31C9" w:rsidRDefault="00834EE0" w:rsidP="00E92E62">
            <w:pPr>
              <w:pStyle w:val="TAC"/>
              <w:rPr>
                <w:rFonts w:hint="eastAsia"/>
                <w:lang w:eastAsia="ko-KR"/>
              </w:rPr>
            </w:pPr>
            <w:r w:rsidRPr="005B31C9">
              <w:t>0X51</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5</w:t>
            </w:r>
          </w:p>
        </w:tc>
        <w:tc>
          <w:tcPr>
            <w:tcW w:w="0" w:type="auto"/>
            <w:shd w:val="clear" w:color="auto" w:fill="auto"/>
            <w:vAlign w:val="center"/>
          </w:tcPr>
          <w:p w:rsidR="00834EE0" w:rsidRPr="005B31C9" w:rsidRDefault="00834EE0" w:rsidP="00E92E62">
            <w:pPr>
              <w:pStyle w:val="TAC"/>
              <w:rPr>
                <w:rFonts w:hint="eastAsia"/>
                <w:lang w:eastAsia="ko-KR"/>
              </w:rPr>
            </w:pPr>
            <w:r w:rsidRPr="005B31C9">
              <w:t>0X81</w:t>
            </w:r>
          </w:p>
        </w:tc>
        <w:tc>
          <w:tcPr>
            <w:tcW w:w="0" w:type="auto"/>
            <w:shd w:val="clear" w:color="auto" w:fill="auto"/>
            <w:vAlign w:val="center"/>
          </w:tcPr>
          <w:p w:rsidR="00834EE0" w:rsidRPr="005B31C9" w:rsidRDefault="00834EE0" w:rsidP="00E92E62">
            <w:pPr>
              <w:pStyle w:val="TAC"/>
            </w:pPr>
            <w:r w:rsidRPr="005B31C9">
              <w:t>26</w:t>
            </w:r>
          </w:p>
        </w:tc>
        <w:tc>
          <w:tcPr>
            <w:tcW w:w="0" w:type="auto"/>
            <w:vAlign w:val="center"/>
          </w:tcPr>
          <w:p w:rsidR="00834EE0" w:rsidRPr="005B31C9" w:rsidRDefault="00834EE0" w:rsidP="00E92E62">
            <w:pPr>
              <w:pStyle w:val="TAC"/>
            </w:pPr>
            <w:r w:rsidRPr="005B31C9">
              <w:t>0X71</w:t>
            </w:r>
          </w:p>
        </w:tc>
        <w:tc>
          <w:tcPr>
            <w:tcW w:w="0" w:type="auto"/>
            <w:vAlign w:val="center"/>
          </w:tcPr>
          <w:p w:rsidR="00834EE0" w:rsidRPr="005B31C9" w:rsidRDefault="00834EE0" w:rsidP="00E92E62">
            <w:pPr>
              <w:pStyle w:val="TAC"/>
            </w:pPr>
            <w:r w:rsidRPr="005B31C9">
              <w:rPr>
                <w:rFonts w:hint="eastAsia"/>
                <w:lang w:eastAsia="ko-KR"/>
              </w:rPr>
              <w:t>37</w:t>
            </w:r>
          </w:p>
        </w:tc>
        <w:tc>
          <w:tcPr>
            <w:tcW w:w="0" w:type="auto"/>
            <w:shd w:val="clear" w:color="auto" w:fill="auto"/>
            <w:vAlign w:val="center"/>
          </w:tcPr>
          <w:p w:rsidR="00834EE0" w:rsidRPr="005B31C9" w:rsidRDefault="00834EE0" w:rsidP="00E92E62">
            <w:pPr>
              <w:pStyle w:val="TAC"/>
              <w:rPr>
                <w:rFonts w:hint="eastAsia"/>
                <w:lang w:eastAsia="ko-KR"/>
              </w:rPr>
            </w:pPr>
            <w:r w:rsidRPr="005B31C9">
              <w:t>0X41</w:t>
            </w:r>
          </w:p>
        </w:tc>
        <w:tc>
          <w:tcPr>
            <w:tcW w:w="0" w:type="auto"/>
            <w:shd w:val="clear" w:color="auto" w:fill="auto"/>
            <w:vAlign w:val="center"/>
          </w:tcPr>
          <w:p w:rsidR="00834EE0" w:rsidRPr="005B31C9" w:rsidRDefault="00834EE0" w:rsidP="00E92E62">
            <w:pPr>
              <w:pStyle w:val="TAC"/>
            </w:pPr>
            <w:r w:rsidRPr="005B31C9">
              <w:rPr>
                <w:rFonts w:hint="eastAsia"/>
                <w:lang w:eastAsia="ko-KR"/>
              </w:rPr>
              <w:t>4</w:t>
            </w:r>
            <w:r w:rsidRPr="005B31C9">
              <w:t>8</w:t>
            </w:r>
          </w:p>
        </w:tc>
        <w:tc>
          <w:tcPr>
            <w:tcW w:w="0" w:type="auto"/>
            <w:shd w:val="clear" w:color="auto" w:fill="auto"/>
            <w:vAlign w:val="center"/>
          </w:tcPr>
          <w:p w:rsidR="00834EE0" w:rsidRPr="005B31C9" w:rsidRDefault="00834EE0" w:rsidP="00E92E62">
            <w:pPr>
              <w:pStyle w:val="TAC"/>
              <w:rPr>
                <w:lang w:eastAsia="ko-KR"/>
              </w:rPr>
            </w:pPr>
            <w:r w:rsidRPr="005B31C9">
              <w:t>0X11</w:t>
            </w:r>
          </w:p>
        </w:tc>
      </w:tr>
      <w:tr w:rsidR="00834EE0" w:rsidRPr="005B31C9" w:rsidTr="00E92E62">
        <w:trPr>
          <w:trHeight w:val="48"/>
          <w:jc w:val="center"/>
        </w:trPr>
        <w:tc>
          <w:tcPr>
            <w:tcW w:w="0" w:type="auto"/>
            <w:shd w:val="clear" w:color="auto" w:fill="auto"/>
            <w:vAlign w:val="center"/>
          </w:tcPr>
          <w:p w:rsidR="00834EE0" w:rsidRPr="005B31C9" w:rsidRDefault="00834EE0" w:rsidP="00E92E62">
            <w:pPr>
              <w:pStyle w:val="TAC"/>
            </w:pPr>
            <w:r w:rsidRPr="005B31C9">
              <w:t>5</w:t>
            </w:r>
          </w:p>
        </w:tc>
        <w:tc>
          <w:tcPr>
            <w:tcW w:w="0" w:type="auto"/>
            <w:shd w:val="clear" w:color="auto" w:fill="auto"/>
            <w:vAlign w:val="center"/>
          </w:tcPr>
          <w:p w:rsidR="00834EE0" w:rsidRPr="005B31C9" w:rsidRDefault="00834EE0" w:rsidP="00E92E62">
            <w:pPr>
              <w:pStyle w:val="TAC"/>
              <w:rPr>
                <w:rFonts w:hint="eastAsia"/>
                <w:lang w:eastAsia="ko-KR"/>
              </w:rPr>
            </w:pPr>
            <w:r w:rsidRPr="005B31C9">
              <w:t>0X61</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6</w:t>
            </w:r>
          </w:p>
        </w:tc>
        <w:tc>
          <w:tcPr>
            <w:tcW w:w="0" w:type="auto"/>
            <w:shd w:val="clear" w:color="auto" w:fill="auto"/>
            <w:vAlign w:val="center"/>
          </w:tcPr>
          <w:p w:rsidR="00834EE0" w:rsidRPr="005B31C9" w:rsidRDefault="00834EE0" w:rsidP="00E92E62">
            <w:pPr>
              <w:pStyle w:val="TAC"/>
              <w:rPr>
                <w:rFonts w:hint="eastAsia"/>
                <w:lang w:eastAsia="ko-KR"/>
              </w:rPr>
            </w:pPr>
            <w:r w:rsidRPr="005B31C9">
              <w:t>-0X0C</w:t>
            </w:r>
          </w:p>
        </w:tc>
        <w:tc>
          <w:tcPr>
            <w:tcW w:w="0" w:type="auto"/>
            <w:shd w:val="clear" w:color="auto" w:fill="auto"/>
            <w:vAlign w:val="center"/>
          </w:tcPr>
          <w:p w:rsidR="00834EE0" w:rsidRPr="005B31C9" w:rsidRDefault="00834EE0" w:rsidP="00E92E62">
            <w:pPr>
              <w:pStyle w:val="TAC"/>
            </w:pPr>
            <w:r w:rsidRPr="005B31C9">
              <w:t>27</w:t>
            </w:r>
          </w:p>
        </w:tc>
        <w:tc>
          <w:tcPr>
            <w:tcW w:w="0" w:type="auto"/>
            <w:vAlign w:val="center"/>
          </w:tcPr>
          <w:p w:rsidR="00834EE0" w:rsidRPr="005B31C9" w:rsidRDefault="00834EE0" w:rsidP="00E92E62">
            <w:pPr>
              <w:pStyle w:val="TAC"/>
            </w:pPr>
            <w:r w:rsidRPr="005B31C9">
              <w:t>-0X1A</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38</w:t>
            </w:r>
          </w:p>
        </w:tc>
        <w:tc>
          <w:tcPr>
            <w:tcW w:w="0" w:type="auto"/>
            <w:shd w:val="clear" w:color="auto" w:fill="auto"/>
            <w:vAlign w:val="center"/>
          </w:tcPr>
          <w:p w:rsidR="00834EE0" w:rsidRPr="005B31C9" w:rsidRDefault="00834EE0" w:rsidP="00E92E62">
            <w:pPr>
              <w:pStyle w:val="TAC"/>
              <w:rPr>
                <w:rFonts w:hint="eastAsia"/>
                <w:lang w:eastAsia="ko-KR"/>
              </w:rPr>
            </w:pPr>
            <w:r w:rsidRPr="005B31C9">
              <w:t>-0X1D</w:t>
            </w:r>
          </w:p>
        </w:tc>
        <w:tc>
          <w:tcPr>
            <w:tcW w:w="0" w:type="auto"/>
            <w:shd w:val="clear" w:color="auto" w:fill="auto"/>
            <w:vAlign w:val="center"/>
          </w:tcPr>
          <w:p w:rsidR="00834EE0" w:rsidRPr="005B31C9" w:rsidRDefault="00834EE0" w:rsidP="00E92E62">
            <w:pPr>
              <w:pStyle w:val="TAC"/>
            </w:pPr>
            <w:r w:rsidRPr="005B31C9">
              <w:rPr>
                <w:rFonts w:hint="eastAsia"/>
                <w:lang w:eastAsia="ko-KR"/>
              </w:rPr>
              <w:t>4</w:t>
            </w:r>
            <w:r w:rsidRPr="005B31C9">
              <w:t>9</w:t>
            </w:r>
          </w:p>
        </w:tc>
        <w:tc>
          <w:tcPr>
            <w:tcW w:w="0" w:type="auto"/>
            <w:shd w:val="clear" w:color="auto" w:fill="auto"/>
            <w:vAlign w:val="center"/>
          </w:tcPr>
          <w:p w:rsidR="00834EE0" w:rsidRPr="005B31C9" w:rsidRDefault="00834EE0" w:rsidP="00E92E62">
            <w:pPr>
              <w:pStyle w:val="TAC"/>
              <w:rPr>
                <w:lang w:eastAsia="ko-KR"/>
              </w:rPr>
            </w:pPr>
            <w:r w:rsidRPr="005B31C9">
              <w:t>-0X03</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pPr>
            <w:r w:rsidRPr="005B31C9">
              <w:t>6</w:t>
            </w:r>
          </w:p>
        </w:tc>
        <w:tc>
          <w:tcPr>
            <w:tcW w:w="0" w:type="auto"/>
            <w:shd w:val="clear" w:color="auto" w:fill="auto"/>
            <w:vAlign w:val="center"/>
          </w:tcPr>
          <w:p w:rsidR="00834EE0" w:rsidRPr="005B31C9" w:rsidRDefault="00834EE0" w:rsidP="00E92E62">
            <w:pPr>
              <w:pStyle w:val="TAC"/>
              <w:rPr>
                <w:rFonts w:hint="eastAsia"/>
                <w:lang w:eastAsia="ko-KR"/>
              </w:rPr>
            </w:pPr>
            <w:r w:rsidRPr="005B31C9">
              <w:t>-0X0E</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7</w:t>
            </w:r>
          </w:p>
        </w:tc>
        <w:tc>
          <w:tcPr>
            <w:tcW w:w="0" w:type="auto"/>
            <w:shd w:val="clear" w:color="auto" w:fill="auto"/>
            <w:vAlign w:val="center"/>
          </w:tcPr>
          <w:p w:rsidR="00834EE0" w:rsidRPr="005B31C9" w:rsidRDefault="00834EE0" w:rsidP="00E92E62">
            <w:pPr>
              <w:pStyle w:val="TAC"/>
              <w:rPr>
                <w:rFonts w:hint="eastAsia"/>
                <w:lang w:eastAsia="ko-KR"/>
              </w:rPr>
            </w:pPr>
            <w:r w:rsidRPr="005B31C9">
              <w:t>0X81</w:t>
            </w:r>
          </w:p>
        </w:tc>
        <w:tc>
          <w:tcPr>
            <w:tcW w:w="0" w:type="auto"/>
            <w:shd w:val="clear" w:color="auto" w:fill="auto"/>
            <w:vAlign w:val="center"/>
          </w:tcPr>
          <w:p w:rsidR="00834EE0" w:rsidRPr="005B31C9" w:rsidRDefault="00834EE0" w:rsidP="00E92E62">
            <w:pPr>
              <w:pStyle w:val="TAC"/>
            </w:pPr>
            <w:r w:rsidRPr="005B31C9">
              <w:t>28</w:t>
            </w:r>
          </w:p>
        </w:tc>
        <w:tc>
          <w:tcPr>
            <w:tcW w:w="0" w:type="auto"/>
            <w:vAlign w:val="center"/>
          </w:tcPr>
          <w:p w:rsidR="00834EE0" w:rsidRPr="005B31C9" w:rsidRDefault="00834EE0" w:rsidP="00E92E62">
            <w:pPr>
              <w:pStyle w:val="TAC"/>
            </w:pPr>
            <w:r w:rsidRPr="005B31C9">
              <w:t>0X71</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39</w:t>
            </w:r>
          </w:p>
        </w:tc>
        <w:tc>
          <w:tcPr>
            <w:tcW w:w="0" w:type="auto"/>
            <w:shd w:val="clear" w:color="auto" w:fill="auto"/>
            <w:vAlign w:val="center"/>
          </w:tcPr>
          <w:p w:rsidR="00834EE0" w:rsidRPr="005B31C9" w:rsidRDefault="00834EE0" w:rsidP="00E92E62">
            <w:pPr>
              <w:pStyle w:val="TAC"/>
              <w:rPr>
                <w:rFonts w:hint="eastAsia"/>
                <w:lang w:eastAsia="ko-KR"/>
              </w:rPr>
            </w:pPr>
            <w:r w:rsidRPr="005B31C9">
              <w:t>-0X06</w:t>
            </w:r>
          </w:p>
        </w:tc>
        <w:tc>
          <w:tcPr>
            <w:tcW w:w="0" w:type="auto"/>
            <w:shd w:val="clear" w:color="auto" w:fill="auto"/>
            <w:vAlign w:val="center"/>
          </w:tcPr>
          <w:p w:rsidR="00834EE0" w:rsidRPr="005B31C9" w:rsidRDefault="00834EE0" w:rsidP="00E92E62">
            <w:pPr>
              <w:pStyle w:val="TAC"/>
            </w:pPr>
            <w:r w:rsidRPr="005B31C9">
              <w:rPr>
                <w:rFonts w:hint="eastAsia"/>
                <w:lang w:eastAsia="ko-KR"/>
              </w:rPr>
              <w:t>5</w:t>
            </w:r>
            <w:r w:rsidRPr="005B31C9">
              <w:t>0</w:t>
            </w:r>
          </w:p>
        </w:tc>
        <w:tc>
          <w:tcPr>
            <w:tcW w:w="0" w:type="auto"/>
            <w:shd w:val="clear" w:color="auto" w:fill="auto"/>
            <w:vAlign w:val="center"/>
          </w:tcPr>
          <w:p w:rsidR="00834EE0" w:rsidRPr="005B31C9" w:rsidRDefault="00834EE0" w:rsidP="00E92E62">
            <w:pPr>
              <w:pStyle w:val="TAC"/>
              <w:rPr>
                <w:lang w:eastAsia="ko-KR"/>
              </w:rPr>
            </w:pPr>
            <w:r w:rsidRPr="005B31C9">
              <w:t>0X11</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pPr>
            <w:r w:rsidRPr="005B31C9">
              <w:t>7</w:t>
            </w:r>
          </w:p>
        </w:tc>
        <w:tc>
          <w:tcPr>
            <w:tcW w:w="0" w:type="auto"/>
            <w:shd w:val="clear" w:color="auto" w:fill="auto"/>
            <w:vAlign w:val="center"/>
          </w:tcPr>
          <w:p w:rsidR="00834EE0" w:rsidRPr="005B31C9" w:rsidRDefault="00834EE0" w:rsidP="00E92E62">
            <w:pPr>
              <w:pStyle w:val="TAC"/>
              <w:rPr>
                <w:rFonts w:hint="eastAsia"/>
                <w:lang w:eastAsia="ko-KR"/>
              </w:rPr>
            </w:pPr>
            <w:r w:rsidRPr="005B31C9">
              <w:t>-0X12</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8</w:t>
            </w:r>
          </w:p>
        </w:tc>
        <w:tc>
          <w:tcPr>
            <w:tcW w:w="0" w:type="auto"/>
            <w:shd w:val="clear" w:color="auto" w:fill="auto"/>
            <w:vAlign w:val="center"/>
          </w:tcPr>
          <w:p w:rsidR="00834EE0" w:rsidRPr="005B31C9" w:rsidRDefault="00834EE0" w:rsidP="00E92E62">
            <w:pPr>
              <w:pStyle w:val="TAC"/>
              <w:rPr>
                <w:rFonts w:hint="eastAsia"/>
                <w:lang w:eastAsia="ko-KR"/>
              </w:rPr>
            </w:pPr>
            <w:r w:rsidRPr="005B31C9">
              <w:t>-0X15</w:t>
            </w:r>
          </w:p>
        </w:tc>
        <w:tc>
          <w:tcPr>
            <w:tcW w:w="0" w:type="auto"/>
            <w:shd w:val="clear" w:color="auto" w:fill="auto"/>
            <w:vAlign w:val="center"/>
          </w:tcPr>
          <w:p w:rsidR="00834EE0" w:rsidRPr="005B31C9" w:rsidRDefault="00834EE0" w:rsidP="00E92E62">
            <w:pPr>
              <w:pStyle w:val="TAC"/>
            </w:pPr>
            <w:r w:rsidRPr="005B31C9">
              <w:t>29</w:t>
            </w:r>
          </w:p>
        </w:tc>
        <w:tc>
          <w:tcPr>
            <w:tcW w:w="0" w:type="auto"/>
            <w:vAlign w:val="center"/>
          </w:tcPr>
          <w:p w:rsidR="00834EE0" w:rsidRPr="005B31C9" w:rsidRDefault="00834EE0" w:rsidP="00E92E62">
            <w:pPr>
              <w:pStyle w:val="TAC"/>
              <w:rPr>
                <w:lang w:eastAsia="ko-KR"/>
              </w:rPr>
            </w:pPr>
            <w:r w:rsidRPr="005B31C9">
              <w:t>-0X09</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40</w:t>
            </w:r>
          </w:p>
        </w:tc>
        <w:tc>
          <w:tcPr>
            <w:tcW w:w="0" w:type="auto"/>
            <w:shd w:val="clear" w:color="auto" w:fill="auto"/>
            <w:vAlign w:val="center"/>
          </w:tcPr>
          <w:p w:rsidR="00834EE0" w:rsidRPr="005B31C9" w:rsidRDefault="00834EE0" w:rsidP="00E92E62">
            <w:pPr>
              <w:pStyle w:val="TAC"/>
              <w:rPr>
                <w:rFonts w:hint="eastAsia"/>
                <w:lang w:eastAsia="ko-KR"/>
              </w:rPr>
            </w:pPr>
            <w:r w:rsidRPr="005B31C9">
              <w:t>0X31</w:t>
            </w:r>
          </w:p>
        </w:tc>
        <w:tc>
          <w:tcPr>
            <w:tcW w:w="0" w:type="auto"/>
            <w:shd w:val="clear" w:color="auto" w:fill="auto"/>
            <w:vAlign w:val="center"/>
          </w:tcPr>
          <w:p w:rsidR="00834EE0" w:rsidRPr="005B31C9" w:rsidRDefault="00834EE0" w:rsidP="00E92E62">
            <w:pPr>
              <w:pStyle w:val="TAC"/>
            </w:pPr>
            <w:r w:rsidRPr="005B31C9">
              <w:rPr>
                <w:rFonts w:hint="eastAsia"/>
                <w:lang w:eastAsia="ko-KR"/>
              </w:rPr>
              <w:t>5</w:t>
            </w:r>
            <w:r w:rsidRPr="005B31C9">
              <w:t>1</w:t>
            </w:r>
          </w:p>
        </w:tc>
        <w:tc>
          <w:tcPr>
            <w:tcW w:w="0" w:type="auto"/>
            <w:shd w:val="clear" w:color="auto" w:fill="auto"/>
            <w:vAlign w:val="center"/>
          </w:tcPr>
          <w:p w:rsidR="00834EE0" w:rsidRPr="005B31C9" w:rsidRDefault="00834EE0" w:rsidP="00E92E62">
            <w:pPr>
              <w:pStyle w:val="TAC"/>
              <w:rPr>
                <w:lang w:eastAsia="ko-KR"/>
              </w:rPr>
            </w:pPr>
            <w:r w:rsidRPr="005B31C9">
              <w:t>-0X02</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8</w:t>
            </w:r>
          </w:p>
        </w:tc>
        <w:tc>
          <w:tcPr>
            <w:tcW w:w="0" w:type="auto"/>
            <w:shd w:val="clear" w:color="auto" w:fill="auto"/>
            <w:vAlign w:val="center"/>
          </w:tcPr>
          <w:p w:rsidR="00834EE0" w:rsidRPr="005B31C9" w:rsidRDefault="00834EE0" w:rsidP="00E92E62">
            <w:pPr>
              <w:pStyle w:val="TAC"/>
              <w:rPr>
                <w:rFonts w:hint="eastAsia"/>
                <w:lang w:eastAsia="ko-KR"/>
              </w:rPr>
            </w:pPr>
            <w:r w:rsidRPr="005B31C9">
              <w:t>0X51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19</w:t>
            </w:r>
          </w:p>
        </w:tc>
        <w:tc>
          <w:tcPr>
            <w:tcW w:w="0" w:type="auto"/>
            <w:shd w:val="clear" w:color="auto" w:fill="auto"/>
            <w:vAlign w:val="center"/>
          </w:tcPr>
          <w:p w:rsidR="00834EE0" w:rsidRPr="005B31C9" w:rsidRDefault="00834EE0" w:rsidP="00E92E62">
            <w:pPr>
              <w:pStyle w:val="TAC"/>
              <w:rPr>
                <w:rFonts w:hint="eastAsia"/>
                <w:lang w:eastAsia="ko-KR"/>
              </w:rPr>
            </w:pPr>
            <w:r w:rsidRPr="005B31C9">
              <w:t>-0X17</w:t>
            </w:r>
          </w:p>
        </w:tc>
        <w:tc>
          <w:tcPr>
            <w:tcW w:w="0" w:type="auto"/>
            <w:shd w:val="clear" w:color="auto" w:fill="auto"/>
            <w:vAlign w:val="center"/>
          </w:tcPr>
          <w:p w:rsidR="00834EE0" w:rsidRPr="005B31C9" w:rsidRDefault="00834EE0" w:rsidP="00E92E62">
            <w:pPr>
              <w:pStyle w:val="TAC"/>
            </w:pPr>
            <w:r w:rsidRPr="005B31C9">
              <w:t>30</w:t>
            </w:r>
          </w:p>
        </w:tc>
        <w:tc>
          <w:tcPr>
            <w:tcW w:w="0" w:type="auto"/>
            <w:vAlign w:val="center"/>
          </w:tcPr>
          <w:p w:rsidR="00834EE0" w:rsidRPr="005B31C9" w:rsidRDefault="00834EE0" w:rsidP="00E92E62">
            <w:pPr>
              <w:pStyle w:val="TAC"/>
              <w:rPr>
                <w:lang w:eastAsia="ko-KR"/>
              </w:rPr>
            </w:pPr>
            <w:r w:rsidRPr="005B31C9">
              <w:t>-0X1B</w:t>
            </w:r>
          </w:p>
        </w:tc>
        <w:tc>
          <w:tcPr>
            <w:tcW w:w="0" w:type="auto"/>
            <w:vAlign w:val="center"/>
          </w:tcPr>
          <w:p w:rsidR="00834EE0" w:rsidRPr="005B31C9" w:rsidRDefault="00834EE0" w:rsidP="00E92E62">
            <w:pPr>
              <w:pStyle w:val="TAC"/>
              <w:rPr>
                <w:lang w:eastAsia="ko-KR"/>
              </w:rPr>
            </w:pPr>
            <w:r w:rsidRPr="005B31C9">
              <w:rPr>
                <w:rFonts w:hint="eastAsia"/>
                <w:lang w:eastAsia="ko-KR"/>
              </w:rPr>
              <w:t>41</w:t>
            </w:r>
          </w:p>
        </w:tc>
        <w:tc>
          <w:tcPr>
            <w:tcW w:w="0" w:type="auto"/>
            <w:shd w:val="clear" w:color="auto" w:fill="auto"/>
            <w:vAlign w:val="center"/>
          </w:tcPr>
          <w:p w:rsidR="00834EE0" w:rsidRPr="005B31C9" w:rsidRDefault="00834EE0" w:rsidP="00E92E62">
            <w:pPr>
              <w:pStyle w:val="TAC"/>
              <w:rPr>
                <w:lang w:eastAsia="ko-KR"/>
              </w:rPr>
            </w:pPr>
            <w:r w:rsidRPr="005B31C9">
              <w:t>0X41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52</w:t>
            </w:r>
          </w:p>
        </w:tc>
        <w:tc>
          <w:tcPr>
            <w:tcW w:w="0" w:type="auto"/>
            <w:shd w:val="clear" w:color="auto" w:fill="auto"/>
            <w:vAlign w:val="center"/>
          </w:tcPr>
          <w:p w:rsidR="00834EE0" w:rsidRPr="005B31C9" w:rsidRDefault="00834EE0" w:rsidP="00E92E62">
            <w:pPr>
              <w:pStyle w:val="TAC"/>
            </w:pPr>
            <w:r w:rsidRPr="005B31C9">
              <w:t>0X11</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9</w:t>
            </w:r>
          </w:p>
        </w:tc>
        <w:tc>
          <w:tcPr>
            <w:tcW w:w="0" w:type="auto"/>
            <w:shd w:val="clear" w:color="auto" w:fill="auto"/>
            <w:vAlign w:val="center"/>
          </w:tcPr>
          <w:p w:rsidR="00834EE0" w:rsidRPr="005B31C9" w:rsidRDefault="00834EE0" w:rsidP="00E92E62">
            <w:pPr>
              <w:pStyle w:val="TAC"/>
              <w:rPr>
                <w:rFonts w:hint="eastAsia"/>
                <w:lang w:eastAsia="ko-KR"/>
              </w:rPr>
            </w:pPr>
            <w:r w:rsidRPr="005B31C9">
              <w:t>0X61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20</w:t>
            </w:r>
          </w:p>
        </w:tc>
        <w:tc>
          <w:tcPr>
            <w:tcW w:w="0" w:type="auto"/>
            <w:shd w:val="clear" w:color="auto" w:fill="auto"/>
            <w:vAlign w:val="center"/>
          </w:tcPr>
          <w:p w:rsidR="00834EE0" w:rsidRPr="005B31C9" w:rsidRDefault="00834EE0" w:rsidP="00E92E62">
            <w:pPr>
              <w:pStyle w:val="TAC"/>
              <w:rPr>
                <w:rFonts w:hint="eastAsia"/>
                <w:lang w:eastAsia="ko-KR"/>
              </w:rPr>
            </w:pPr>
            <w:r w:rsidRPr="005B31C9">
              <w:t>0X71</w:t>
            </w:r>
          </w:p>
        </w:tc>
        <w:tc>
          <w:tcPr>
            <w:tcW w:w="0" w:type="auto"/>
            <w:shd w:val="clear" w:color="auto" w:fill="auto"/>
            <w:vAlign w:val="center"/>
          </w:tcPr>
          <w:p w:rsidR="00834EE0" w:rsidRPr="005B31C9" w:rsidRDefault="00834EE0" w:rsidP="00E92E62">
            <w:pPr>
              <w:pStyle w:val="TAC"/>
            </w:pPr>
            <w:r w:rsidRPr="005B31C9">
              <w:t>31</w:t>
            </w:r>
          </w:p>
        </w:tc>
        <w:tc>
          <w:tcPr>
            <w:tcW w:w="0" w:type="auto"/>
            <w:vAlign w:val="center"/>
          </w:tcPr>
          <w:p w:rsidR="00834EE0" w:rsidRPr="005B31C9" w:rsidRDefault="00834EE0" w:rsidP="00E92E62">
            <w:pPr>
              <w:pStyle w:val="TAC"/>
              <w:rPr>
                <w:lang w:eastAsia="ko-KR"/>
              </w:rPr>
            </w:pPr>
            <w:r w:rsidRPr="005B31C9">
              <w:t>-0X0A</w:t>
            </w:r>
          </w:p>
        </w:tc>
        <w:tc>
          <w:tcPr>
            <w:tcW w:w="0" w:type="auto"/>
            <w:vAlign w:val="center"/>
          </w:tcPr>
          <w:p w:rsidR="00834EE0" w:rsidRPr="005B31C9" w:rsidRDefault="00834EE0" w:rsidP="00E92E62">
            <w:pPr>
              <w:pStyle w:val="TAC"/>
              <w:rPr>
                <w:lang w:eastAsia="ko-KR"/>
              </w:rPr>
            </w:pPr>
            <w:r w:rsidRPr="005B31C9">
              <w:rPr>
                <w:rFonts w:hint="eastAsia"/>
                <w:lang w:eastAsia="ko-KR"/>
              </w:rPr>
              <w:t>42</w:t>
            </w:r>
          </w:p>
        </w:tc>
        <w:tc>
          <w:tcPr>
            <w:tcW w:w="0" w:type="auto"/>
            <w:shd w:val="clear" w:color="auto" w:fill="auto"/>
            <w:vAlign w:val="center"/>
          </w:tcPr>
          <w:p w:rsidR="00834EE0" w:rsidRPr="005B31C9" w:rsidRDefault="00834EE0" w:rsidP="00E92E62">
            <w:pPr>
              <w:pStyle w:val="TAC"/>
              <w:rPr>
                <w:lang w:eastAsia="ko-KR"/>
              </w:rPr>
            </w:pPr>
            <w:r w:rsidRPr="005B31C9">
              <w:t>-0X07</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53</w:t>
            </w:r>
          </w:p>
        </w:tc>
        <w:tc>
          <w:tcPr>
            <w:tcW w:w="0" w:type="auto"/>
            <w:shd w:val="clear" w:color="auto" w:fill="auto"/>
            <w:vAlign w:val="center"/>
          </w:tcPr>
          <w:p w:rsidR="00834EE0" w:rsidRPr="005B31C9" w:rsidRDefault="00834EE0" w:rsidP="00E92E62">
            <w:pPr>
              <w:pStyle w:val="TAC"/>
            </w:pPr>
            <w:r w:rsidRPr="005B31C9">
              <w:t>-0X01</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10</w:t>
            </w:r>
          </w:p>
        </w:tc>
        <w:tc>
          <w:tcPr>
            <w:tcW w:w="0" w:type="auto"/>
            <w:shd w:val="clear" w:color="auto" w:fill="auto"/>
            <w:vAlign w:val="center"/>
          </w:tcPr>
          <w:p w:rsidR="00834EE0" w:rsidRPr="005B31C9" w:rsidRDefault="00834EE0" w:rsidP="00E92E62">
            <w:pPr>
              <w:pStyle w:val="TAC"/>
              <w:rPr>
                <w:rFonts w:hint="eastAsia"/>
                <w:lang w:eastAsia="ko-KR"/>
              </w:rPr>
            </w:pPr>
            <w:r w:rsidRPr="005B31C9">
              <w:t>-0X13</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21</w:t>
            </w:r>
          </w:p>
        </w:tc>
        <w:tc>
          <w:tcPr>
            <w:tcW w:w="0" w:type="auto"/>
            <w:shd w:val="clear" w:color="auto" w:fill="auto"/>
            <w:vAlign w:val="center"/>
          </w:tcPr>
          <w:p w:rsidR="00834EE0" w:rsidRPr="005B31C9" w:rsidRDefault="00834EE0" w:rsidP="00E92E62">
            <w:pPr>
              <w:pStyle w:val="TAC"/>
              <w:rPr>
                <w:rFonts w:hint="eastAsia"/>
                <w:lang w:eastAsia="ko-KR"/>
              </w:rPr>
            </w:pPr>
            <w:r w:rsidRPr="005B31C9">
              <w:t>0X81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32</w:t>
            </w:r>
          </w:p>
        </w:tc>
        <w:tc>
          <w:tcPr>
            <w:tcW w:w="0" w:type="auto"/>
            <w:vAlign w:val="center"/>
          </w:tcPr>
          <w:p w:rsidR="00834EE0" w:rsidRPr="005B31C9" w:rsidRDefault="00834EE0" w:rsidP="00E92E62">
            <w:pPr>
              <w:pStyle w:val="TAC"/>
              <w:rPr>
                <w:lang w:eastAsia="ko-KR"/>
              </w:rPr>
            </w:pPr>
            <w:r w:rsidRPr="005B31C9">
              <w:t>-0X19</w:t>
            </w:r>
          </w:p>
        </w:tc>
        <w:tc>
          <w:tcPr>
            <w:tcW w:w="0" w:type="auto"/>
            <w:vAlign w:val="center"/>
          </w:tcPr>
          <w:p w:rsidR="00834EE0" w:rsidRPr="005B31C9" w:rsidRDefault="00834EE0" w:rsidP="00E92E62">
            <w:pPr>
              <w:pStyle w:val="TAC"/>
              <w:rPr>
                <w:lang w:eastAsia="ko-KR"/>
              </w:rPr>
            </w:pPr>
            <w:r w:rsidRPr="005B31C9">
              <w:rPr>
                <w:rFonts w:hint="eastAsia"/>
                <w:lang w:eastAsia="ko-KR"/>
              </w:rPr>
              <w:t>43</w:t>
            </w:r>
          </w:p>
        </w:tc>
        <w:tc>
          <w:tcPr>
            <w:tcW w:w="0" w:type="auto"/>
            <w:shd w:val="clear" w:color="auto" w:fill="auto"/>
            <w:vAlign w:val="center"/>
          </w:tcPr>
          <w:p w:rsidR="00834EE0" w:rsidRPr="005B31C9" w:rsidRDefault="00834EE0" w:rsidP="00E92E62">
            <w:pPr>
              <w:pStyle w:val="TAC"/>
              <w:rPr>
                <w:lang w:eastAsia="ko-KR"/>
              </w:rPr>
            </w:pPr>
            <w:r w:rsidRPr="005B31C9">
              <w:t>0X41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54</w:t>
            </w:r>
          </w:p>
        </w:tc>
        <w:tc>
          <w:tcPr>
            <w:tcW w:w="0" w:type="auto"/>
            <w:shd w:val="clear" w:color="auto" w:fill="auto"/>
            <w:vAlign w:val="center"/>
          </w:tcPr>
          <w:p w:rsidR="00834EE0" w:rsidRPr="005B31C9" w:rsidRDefault="00834EE0" w:rsidP="00E92E62">
            <w:pPr>
              <w:pStyle w:val="TAC"/>
            </w:pPr>
            <w:r w:rsidRPr="005B31C9">
              <w:t>0X00</w:t>
            </w:r>
          </w:p>
        </w:tc>
      </w:tr>
    </w:tbl>
    <w:p w:rsidR="00834EE0" w:rsidRPr="00FD5284" w:rsidRDefault="00834EE0" w:rsidP="00834EE0">
      <w:pPr>
        <w:rPr>
          <w:rFonts w:hint="eastAsia"/>
          <w:lang w:eastAsia="ko-KR"/>
        </w:rPr>
      </w:pPr>
    </w:p>
    <w:p w:rsidR="00834EE0" w:rsidRPr="00D30A14" w:rsidRDefault="00834EE0" w:rsidP="00834EE0">
      <w:pPr>
        <w:pStyle w:val="TH"/>
        <w:rPr>
          <w:rFonts w:hint="eastAsia"/>
          <w:lang w:eastAsia="ko-KR"/>
        </w:rPr>
      </w:pPr>
      <w:r w:rsidRPr="00D30A14">
        <w:t xml:space="preserve">Table </w:t>
      </w:r>
      <w:bookmarkStart w:id="481" w:name="hq_cb_hf_dec_tab1"/>
      <w:r w:rsidRPr="00D30A14">
        <w:fldChar w:fldCharType="begin"/>
      </w:r>
      <w:r w:rsidRPr="00D30A14">
        <w:instrText xml:space="preserve"> SEQ table \* MERGEFORMAT </w:instrText>
      </w:r>
      <w:r w:rsidRPr="00D30A14">
        <w:fldChar w:fldCharType="separate"/>
      </w:r>
      <w:r w:rsidR="00716DC0">
        <w:rPr>
          <w:noProof/>
        </w:rPr>
        <w:t>169</w:t>
      </w:r>
      <w:r w:rsidRPr="00D30A14">
        <w:fldChar w:fldCharType="end"/>
      </w:r>
      <w:bookmarkEnd w:id="481"/>
      <w:r w:rsidRPr="00D30A14">
        <w:t xml:space="preserve">: Huffman </w:t>
      </w:r>
      <w:r>
        <w:rPr>
          <w:rFonts w:hint="eastAsia"/>
          <w:lang w:eastAsia="ko-KR"/>
        </w:rPr>
        <w:t>decoding</w:t>
      </w:r>
      <w:r w:rsidRPr="00D30A14">
        <w:t xml:space="preserve"> table</w:t>
      </w:r>
      <w:r w:rsidRPr="00D30A14">
        <w:rPr>
          <w:rFonts w:hint="eastAsia"/>
          <w:lang w:eastAsia="ko-KR"/>
        </w:rPr>
        <w:t xml:space="preserve"> for the context based Huffman </w:t>
      </w:r>
      <w:r w:rsidR="008F3396" w:rsidRPr="00292A7E">
        <w:rPr>
          <w:rFonts w:eastAsia="Malgun Gothic" w:hint="eastAsia"/>
          <w:lang w:eastAsia="ko-KR"/>
        </w:rPr>
        <w:t>de</w:t>
      </w:r>
      <w:r w:rsidRPr="00D30A14">
        <w:rPr>
          <w:rFonts w:hint="eastAsia"/>
          <w:lang w:eastAsia="ko-KR"/>
        </w:rPr>
        <w:t>coding (</w:t>
      </w:r>
      <w:r w:rsidRPr="00086A84">
        <w:rPr>
          <w:rFonts w:hint="eastAsia"/>
          <w:i/>
          <w:lang w:eastAsia="ko-KR"/>
        </w:rPr>
        <w:t>group1</w:t>
      </w:r>
      <w:r w:rsidRPr="00D30A14">
        <w:rPr>
          <w:rFonts w:hint="eastAsia"/>
          <w:lang w:eastAsia="ko-KR"/>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87"/>
        <w:gridCol w:w="727"/>
        <w:gridCol w:w="687"/>
        <w:gridCol w:w="717"/>
        <w:gridCol w:w="687"/>
        <w:gridCol w:w="697"/>
        <w:gridCol w:w="687"/>
        <w:gridCol w:w="727"/>
        <w:gridCol w:w="687"/>
        <w:gridCol w:w="727"/>
      </w:tblGrid>
      <w:tr w:rsidR="00834EE0" w:rsidRPr="005B31C9" w:rsidTr="00E92E62">
        <w:trPr>
          <w:trHeight w:val="270"/>
          <w:tblHeader/>
          <w:jc w:val="center"/>
        </w:trPr>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pPr>
            <w:r w:rsidRPr="005B31C9">
              <w:t>Code</w:t>
            </w:r>
          </w:p>
        </w:tc>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pPr>
            <w:r w:rsidRPr="005B31C9">
              <w:t>Code</w:t>
            </w:r>
          </w:p>
        </w:tc>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rPr>
                <w:rFonts w:hint="eastAsia"/>
                <w:lang w:eastAsia="ko-KR"/>
              </w:rPr>
            </w:pPr>
            <w:r w:rsidRPr="005B31C9">
              <w:rPr>
                <w:rFonts w:hint="eastAsia"/>
                <w:lang w:eastAsia="ko-KR"/>
              </w:rPr>
              <w:t>Code</w:t>
            </w:r>
          </w:p>
        </w:tc>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pPr>
            <w:r w:rsidRPr="005B31C9">
              <w:t>Code</w:t>
            </w:r>
          </w:p>
        </w:tc>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pPr>
            <w:r w:rsidRPr="005B31C9">
              <w:t>Code</w:t>
            </w:r>
          </w:p>
        </w:tc>
      </w:tr>
      <w:tr w:rsidR="00834EE0" w:rsidRPr="005B31C9" w:rsidTr="00E92E62">
        <w:trPr>
          <w:trHeight w:val="255"/>
          <w:jc w:val="center"/>
        </w:trPr>
        <w:tc>
          <w:tcPr>
            <w:tcW w:w="0" w:type="auto"/>
            <w:shd w:val="clear" w:color="auto" w:fill="auto"/>
            <w:vAlign w:val="center"/>
          </w:tcPr>
          <w:p w:rsidR="00834EE0" w:rsidRPr="005B31C9" w:rsidRDefault="00834EE0" w:rsidP="00E92E62">
            <w:pPr>
              <w:pStyle w:val="TAC"/>
            </w:pPr>
            <w:r w:rsidRPr="005B31C9">
              <w:t>0</w:t>
            </w:r>
          </w:p>
        </w:tc>
        <w:tc>
          <w:tcPr>
            <w:tcW w:w="0" w:type="auto"/>
            <w:shd w:val="clear" w:color="auto" w:fill="auto"/>
          </w:tcPr>
          <w:p w:rsidR="00834EE0" w:rsidRPr="005B31C9" w:rsidRDefault="00834EE0" w:rsidP="00E92E62">
            <w:pPr>
              <w:pStyle w:val="TAC"/>
              <w:rPr>
                <w:rFonts w:hint="eastAsia"/>
                <w:lang w:eastAsia="ko-KR"/>
              </w:rPr>
            </w:pPr>
            <w:r w:rsidRPr="005B31C9">
              <w:t>0X12</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12</w:t>
            </w:r>
          </w:p>
        </w:tc>
        <w:tc>
          <w:tcPr>
            <w:tcW w:w="0" w:type="auto"/>
            <w:shd w:val="clear" w:color="auto" w:fill="auto"/>
          </w:tcPr>
          <w:p w:rsidR="00834EE0" w:rsidRPr="005B31C9" w:rsidRDefault="00834EE0" w:rsidP="00E92E62">
            <w:pPr>
              <w:pStyle w:val="TAC"/>
              <w:rPr>
                <w:rFonts w:hint="eastAsia"/>
                <w:lang w:eastAsia="ko-KR"/>
              </w:rPr>
            </w:pPr>
            <w:r w:rsidRPr="005B31C9">
              <w:t>-0X12</w:t>
            </w:r>
          </w:p>
        </w:tc>
        <w:tc>
          <w:tcPr>
            <w:tcW w:w="0" w:type="auto"/>
            <w:shd w:val="clear" w:color="auto" w:fill="auto"/>
            <w:vAlign w:val="center"/>
          </w:tcPr>
          <w:p w:rsidR="00834EE0" w:rsidRPr="005B31C9" w:rsidRDefault="00834EE0" w:rsidP="00E92E62">
            <w:pPr>
              <w:pStyle w:val="TAC"/>
              <w:rPr>
                <w:rFonts w:hint="eastAsia"/>
                <w:lang w:eastAsia="ko-KR"/>
              </w:rPr>
            </w:pPr>
            <w:r w:rsidRPr="005B31C9">
              <w:t>24</w:t>
            </w:r>
          </w:p>
        </w:tc>
        <w:tc>
          <w:tcPr>
            <w:tcW w:w="0" w:type="auto"/>
          </w:tcPr>
          <w:p w:rsidR="00834EE0" w:rsidRPr="005B31C9" w:rsidRDefault="00834EE0" w:rsidP="00E92E62">
            <w:pPr>
              <w:pStyle w:val="TAC"/>
            </w:pPr>
            <w:r w:rsidRPr="005B31C9">
              <w:t>0X51</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36</w:t>
            </w:r>
          </w:p>
        </w:tc>
        <w:tc>
          <w:tcPr>
            <w:tcW w:w="0" w:type="auto"/>
            <w:shd w:val="clear" w:color="auto" w:fill="auto"/>
          </w:tcPr>
          <w:p w:rsidR="00834EE0" w:rsidRPr="005B31C9" w:rsidRDefault="00834EE0" w:rsidP="00E92E62">
            <w:pPr>
              <w:pStyle w:val="TAC"/>
              <w:rPr>
                <w:rFonts w:hint="eastAsia"/>
                <w:lang w:eastAsia="ko-KR"/>
              </w:rPr>
            </w:pPr>
            <w:r w:rsidRPr="005B31C9">
              <w:t>-0X18</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4</w:t>
            </w:r>
            <w:r w:rsidRPr="005B31C9">
              <w:t>8</w:t>
            </w:r>
          </w:p>
        </w:tc>
        <w:tc>
          <w:tcPr>
            <w:tcW w:w="0" w:type="auto"/>
            <w:shd w:val="clear" w:color="auto" w:fill="auto"/>
          </w:tcPr>
          <w:p w:rsidR="00834EE0" w:rsidRPr="005B31C9" w:rsidRDefault="00834EE0" w:rsidP="00E92E62">
            <w:pPr>
              <w:pStyle w:val="TAC"/>
            </w:pPr>
            <w:r w:rsidRPr="005B31C9">
              <w:t>-0X1B</w:t>
            </w:r>
          </w:p>
        </w:tc>
      </w:tr>
      <w:tr w:rsidR="00834EE0" w:rsidRPr="005B31C9" w:rsidTr="00E92E62">
        <w:trPr>
          <w:trHeight w:val="255"/>
          <w:jc w:val="center"/>
        </w:trPr>
        <w:tc>
          <w:tcPr>
            <w:tcW w:w="0" w:type="auto"/>
            <w:shd w:val="clear" w:color="auto" w:fill="auto"/>
            <w:vAlign w:val="center"/>
          </w:tcPr>
          <w:p w:rsidR="00834EE0" w:rsidRPr="005B31C9" w:rsidRDefault="00834EE0" w:rsidP="00E92E62">
            <w:pPr>
              <w:pStyle w:val="TAC"/>
            </w:pPr>
            <w:r w:rsidRPr="005B31C9">
              <w:t>1</w:t>
            </w:r>
          </w:p>
        </w:tc>
        <w:tc>
          <w:tcPr>
            <w:tcW w:w="0" w:type="auto"/>
            <w:shd w:val="clear" w:color="auto" w:fill="auto"/>
          </w:tcPr>
          <w:p w:rsidR="00834EE0" w:rsidRPr="005B31C9" w:rsidRDefault="00834EE0" w:rsidP="00E92E62">
            <w:pPr>
              <w:pStyle w:val="TAC"/>
              <w:rPr>
                <w:lang w:eastAsia="ko-KR"/>
              </w:rPr>
            </w:pPr>
            <w:r w:rsidRPr="005B31C9">
              <w:t>0X41</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3</w:t>
            </w:r>
          </w:p>
        </w:tc>
        <w:tc>
          <w:tcPr>
            <w:tcW w:w="0" w:type="auto"/>
            <w:shd w:val="clear" w:color="auto" w:fill="auto"/>
          </w:tcPr>
          <w:p w:rsidR="00834EE0" w:rsidRPr="005B31C9" w:rsidRDefault="00834EE0" w:rsidP="00E92E62">
            <w:pPr>
              <w:pStyle w:val="TAC"/>
              <w:rPr>
                <w:rFonts w:hint="eastAsia"/>
                <w:lang w:eastAsia="ko-KR"/>
              </w:rPr>
            </w:pPr>
            <w:r w:rsidRPr="005B31C9">
              <w:t>0X42</w:t>
            </w:r>
          </w:p>
        </w:tc>
        <w:tc>
          <w:tcPr>
            <w:tcW w:w="0" w:type="auto"/>
            <w:shd w:val="clear" w:color="auto" w:fill="auto"/>
            <w:vAlign w:val="center"/>
          </w:tcPr>
          <w:p w:rsidR="00834EE0" w:rsidRPr="005B31C9" w:rsidRDefault="00834EE0" w:rsidP="00E92E62">
            <w:pPr>
              <w:pStyle w:val="TAC"/>
              <w:rPr>
                <w:rFonts w:hint="eastAsia"/>
                <w:lang w:eastAsia="ko-KR"/>
              </w:rPr>
            </w:pPr>
            <w:r w:rsidRPr="005B31C9">
              <w:t>25</w:t>
            </w:r>
          </w:p>
        </w:tc>
        <w:tc>
          <w:tcPr>
            <w:tcW w:w="0" w:type="auto"/>
          </w:tcPr>
          <w:p w:rsidR="00834EE0" w:rsidRPr="005B31C9" w:rsidRDefault="00834EE0" w:rsidP="00E92E62">
            <w:pPr>
              <w:pStyle w:val="TAC"/>
              <w:rPr>
                <w:rFonts w:hint="eastAsia"/>
                <w:lang w:eastAsia="ko-KR"/>
              </w:rPr>
            </w:pPr>
            <w:r w:rsidRPr="005B31C9">
              <w:t>0X61</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37</w:t>
            </w:r>
          </w:p>
        </w:tc>
        <w:tc>
          <w:tcPr>
            <w:tcW w:w="0" w:type="auto"/>
            <w:shd w:val="clear" w:color="auto" w:fill="auto"/>
          </w:tcPr>
          <w:p w:rsidR="00834EE0" w:rsidRPr="005B31C9" w:rsidRDefault="00834EE0" w:rsidP="00E92E62">
            <w:pPr>
              <w:pStyle w:val="TAC"/>
              <w:rPr>
                <w:rFonts w:hint="eastAsia"/>
                <w:lang w:eastAsia="ko-KR"/>
              </w:rPr>
            </w:pPr>
            <w:r w:rsidRPr="005B31C9">
              <w:t>-0X05</w:t>
            </w:r>
          </w:p>
        </w:tc>
        <w:tc>
          <w:tcPr>
            <w:tcW w:w="0" w:type="auto"/>
            <w:shd w:val="clear" w:color="auto" w:fill="auto"/>
            <w:vAlign w:val="center"/>
          </w:tcPr>
          <w:p w:rsidR="00834EE0" w:rsidRPr="005B31C9" w:rsidRDefault="00834EE0" w:rsidP="00E92E62">
            <w:pPr>
              <w:pStyle w:val="TAC"/>
            </w:pPr>
            <w:r w:rsidRPr="005B31C9">
              <w:rPr>
                <w:rFonts w:hint="eastAsia"/>
                <w:lang w:eastAsia="ko-KR"/>
              </w:rPr>
              <w:t>4</w:t>
            </w:r>
            <w:r w:rsidRPr="005B31C9">
              <w:t>9</w:t>
            </w:r>
          </w:p>
        </w:tc>
        <w:tc>
          <w:tcPr>
            <w:tcW w:w="0" w:type="auto"/>
            <w:shd w:val="clear" w:color="auto" w:fill="auto"/>
          </w:tcPr>
          <w:p w:rsidR="00834EE0" w:rsidRPr="005B31C9" w:rsidRDefault="00834EE0" w:rsidP="00E92E62">
            <w:pPr>
              <w:pStyle w:val="TAC"/>
            </w:pPr>
            <w:r w:rsidRPr="005B31C9">
              <w:t>-0X1A</w:t>
            </w:r>
          </w:p>
        </w:tc>
      </w:tr>
      <w:tr w:rsidR="00834EE0" w:rsidRPr="005B31C9" w:rsidTr="00E92E62">
        <w:trPr>
          <w:trHeight w:val="255"/>
          <w:jc w:val="center"/>
        </w:trPr>
        <w:tc>
          <w:tcPr>
            <w:tcW w:w="0" w:type="auto"/>
            <w:shd w:val="clear" w:color="auto" w:fill="auto"/>
            <w:vAlign w:val="center"/>
          </w:tcPr>
          <w:p w:rsidR="00834EE0" w:rsidRPr="005B31C9" w:rsidRDefault="00834EE0" w:rsidP="00E92E62">
            <w:pPr>
              <w:pStyle w:val="TAC"/>
            </w:pPr>
            <w:r w:rsidRPr="005B31C9">
              <w:t>2</w:t>
            </w:r>
          </w:p>
        </w:tc>
        <w:tc>
          <w:tcPr>
            <w:tcW w:w="0" w:type="auto"/>
            <w:shd w:val="clear" w:color="auto" w:fill="auto"/>
          </w:tcPr>
          <w:p w:rsidR="00834EE0" w:rsidRPr="005B31C9" w:rsidRDefault="00834EE0" w:rsidP="00E92E62">
            <w:pPr>
              <w:pStyle w:val="TAC"/>
              <w:rPr>
                <w:lang w:eastAsia="ko-KR"/>
              </w:rPr>
            </w:pPr>
            <w:r w:rsidRPr="005B31C9">
              <w:t>-0X0F</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4</w:t>
            </w:r>
          </w:p>
        </w:tc>
        <w:tc>
          <w:tcPr>
            <w:tcW w:w="0" w:type="auto"/>
            <w:shd w:val="clear" w:color="auto" w:fill="auto"/>
          </w:tcPr>
          <w:p w:rsidR="00834EE0" w:rsidRPr="005B31C9" w:rsidRDefault="00834EE0" w:rsidP="00E92E62">
            <w:pPr>
              <w:pStyle w:val="TAC"/>
              <w:rPr>
                <w:rFonts w:hint="eastAsia"/>
                <w:lang w:eastAsia="ko-KR"/>
              </w:rPr>
            </w:pPr>
            <w:r w:rsidRPr="005B31C9">
              <w:t>-0x0C</w:t>
            </w:r>
          </w:p>
        </w:tc>
        <w:tc>
          <w:tcPr>
            <w:tcW w:w="0" w:type="auto"/>
            <w:shd w:val="clear" w:color="auto" w:fill="auto"/>
            <w:vAlign w:val="center"/>
          </w:tcPr>
          <w:p w:rsidR="00834EE0" w:rsidRPr="005B31C9" w:rsidRDefault="00834EE0" w:rsidP="00E92E62">
            <w:pPr>
              <w:pStyle w:val="TAC"/>
              <w:rPr>
                <w:rFonts w:hint="eastAsia"/>
                <w:lang w:eastAsia="ko-KR"/>
              </w:rPr>
            </w:pPr>
            <w:r w:rsidRPr="005B31C9">
              <w:t>26</w:t>
            </w:r>
          </w:p>
        </w:tc>
        <w:tc>
          <w:tcPr>
            <w:tcW w:w="0" w:type="auto"/>
          </w:tcPr>
          <w:p w:rsidR="00834EE0" w:rsidRPr="005B31C9" w:rsidRDefault="00834EE0" w:rsidP="00E92E62">
            <w:pPr>
              <w:pStyle w:val="TAC"/>
              <w:rPr>
                <w:rFonts w:hint="eastAsia"/>
                <w:lang w:eastAsia="ko-KR"/>
              </w:rPr>
            </w:pPr>
            <w:r w:rsidRPr="005B31C9">
              <w:t>-0X16</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38</w:t>
            </w:r>
          </w:p>
        </w:tc>
        <w:tc>
          <w:tcPr>
            <w:tcW w:w="0" w:type="auto"/>
            <w:shd w:val="clear" w:color="auto" w:fill="auto"/>
          </w:tcPr>
          <w:p w:rsidR="00834EE0" w:rsidRPr="005B31C9" w:rsidRDefault="00834EE0" w:rsidP="00E92E62">
            <w:pPr>
              <w:pStyle w:val="TAC"/>
              <w:rPr>
                <w:rFonts w:hint="eastAsia"/>
                <w:lang w:eastAsia="ko-KR"/>
              </w:rPr>
            </w:pPr>
            <w:r w:rsidRPr="005B31C9">
              <w:t>-0X04</w:t>
            </w:r>
          </w:p>
        </w:tc>
        <w:tc>
          <w:tcPr>
            <w:tcW w:w="0" w:type="auto"/>
            <w:shd w:val="clear" w:color="auto" w:fill="auto"/>
            <w:vAlign w:val="center"/>
          </w:tcPr>
          <w:p w:rsidR="00834EE0" w:rsidRPr="005B31C9" w:rsidRDefault="00834EE0" w:rsidP="00E92E62">
            <w:pPr>
              <w:pStyle w:val="TAC"/>
            </w:pPr>
            <w:r w:rsidRPr="005B31C9">
              <w:rPr>
                <w:rFonts w:hint="eastAsia"/>
                <w:lang w:eastAsia="ko-KR"/>
              </w:rPr>
              <w:t>5</w:t>
            </w:r>
            <w:r w:rsidRPr="005B31C9">
              <w:t>0</w:t>
            </w:r>
          </w:p>
        </w:tc>
        <w:tc>
          <w:tcPr>
            <w:tcW w:w="0" w:type="auto"/>
            <w:shd w:val="clear" w:color="auto" w:fill="auto"/>
          </w:tcPr>
          <w:p w:rsidR="00834EE0" w:rsidRPr="005B31C9" w:rsidRDefault="00834EE0" w:rsidP="00E92E62">
            <w:pPr>
              <w:pStyle w:val="TAC"/>
              <w:rPr>
                <w:lang w:eastAsia="ko-KR"/>
              </w:rPr>
            </w:pPr>
            <w:r w:rsidRPr="005B31C9">
              <w:t>0X11</w:t>
            </w:r>
          </w:p>
        </w:tc>
      </w:tr>
      <w:tr w:rsidR="00834EE0" w:rsidRPr="005B31C9" w:rsidTr="00E92E62">
        <w:trPr>
          <w:trHeight w:val="139"/>
          <w:jc w:val="center"/>
        </w:trPr>
        <w:tc>
          <w:tcPr>
            <w:tcW w:w="0" w:type="auto"/>
            <w:shd w:val="clear" w:color="auto" w:fill="auto"/>
            <w:vAlign w:val="center"/>
          </w:tcPr>
          <w:p w:rsidR="00834EE0" w:rsidRPr="005B31C9" w:rsidRDefault="00834EE0" w:rsidP="00E92E62">
            <w:pPr>
              <w:pStyle w:val="TAC"/>
            </w:pPr>
            <w:r w:rsidRPr="005B31C9">
              <w:t>3</w:t>
            </w:r>
          </w:p>
        </w:tc>
        <w:tc>
          <w:tcPr>
            <w:tcW w:w="0" w:type="auto"/>
            <w:shd w:val="clear" w:color="auto" w:fill="auto"/>
          </w:tcPr>
          <w:p w:rsidR="00834EE0" w:rsidRPr="005B31C9" w:rsidRDefault="00834EE0" w:rsidP="00E92E62">
            <w:pPr>
              <w:pStyle w:val="TAC"/>
              <w:rPr>
                <w:rFonts w:hint="eastAsia"/>
                <w:lang w:eastAsia="ko-KR"/>
              </w:rPr>
            </w:pPr>
            <w:r w:rsidRPr="005B31C9">
              <w:t>0X41</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5</w:t>
            </w:r>
          </w:p>
        </w:tc>
        <w:tc>
          <w:tcPr>
            <w:tcW w:w="0" w:type="auto"/>
            <w:shd w:val="clear" w:color="auto" w:fill="auto"/>
          </w:tcPr>
          <w:p w:rsidR="00834EE0" w:rsidRPr="005B31C9" w:rsidRDefault="00834EE0" w:rsidP="00E92E62">
            <w:pPr>
              <w:pStyle w:val="TAC"/>
              <w:rPr>
                <w:rFonts w:hint="eastAsia"/>
                <w:lang w:eastAsia="ko-KR"/>
              </w:rPr>
            </w:pPr>
            <w:r w:rsidRPr="005B31C9">
              <w:t>0X61</w:t>
            </w:r>
          </w:p>
        </w:tc>
        <w:tc>
          <w:tcPr>
            <w:tcW w:w="0" w:type="auto"/>
            <w:shd w:val="clear" w:color="auto" w:fill="auto"/>
            <w:vAlign w:val="center"/>
          </w:tcPr>
          <w:p w:rsidR="00834EE0" w:rsidRPr="005B31C9" w:rsidRDefault="00834EE0" w:rsidP="00E92E62">
            <w:pPr>
              <w:pStyle w:val="TAC"/>
            </w:pPr>
            <w:r w:rsidRPr="005B31C9">
              <w:t>27</w:t>
            </w:r>
          </w:p>
        </w:tc>
        <w:tc>
          <w:tcPr>
            <w:tcW w:w="0" w:type="auto"/>
          </w:tcPr>
          <w:p w:rsidR="00834EE0" w:rsidRPr="005B31C9" w:rsidRDefault="00834EE0" w:rsidP="00E92E62">
            <w:pPr>
              <w:pStyle w:val="TAC"/>
              <w:rPr>
                <w:rFonts w:hint="eastAsia"/>
                <w:lang w:eastAsia="ko-KR"/>
              </w:rPr>
            </w:pPr>
            <w:r w:rsidRPr="005B31C9">
              <w:t>-0X09</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39</w:t>
            </w:r>
          </w:p>
        </w:tc>
        <w:tc>
          <w:tcPr>
            <w:tcW w:w="0" w:type="auto"/>
            <w:shd w:val="clear" w:color="auto" w:fill="auto"/>
          </w:tcPr>
          <w:p w:rsidR="00834EE0" w:rsidRPr="005B31C9" w:rsidRDefault="00834EE0" w:rsidP="00E92E62">
            <w:pPr>
              <w:pStyle w:val="TAC"/>
              <w:rPr>
                <w:rFonts w:hint="eastAsia"/>
                <w:lang w:eastAsia="ko-KR"/>
              </w:rPr>
            </w:pPr>
            <w:r w:rsidRPr="005B31C9">
              <w:t>-0X03</w:t>
            </w:r>
          </w:p>
        </w:tc>
        <w:tc>
          <w:tcPr>
            <w:tcW w:w="0" w:type="auto"/>
            <w:shd w:val="clear" w:color="auto" w:fill="auto"/>
            <w:vAlign w:val="center"/>
          </w:tcPr>
          <w:p w:rsidR="00834EE0" w:rsidRPr="005B31C9" w:rsidRDefault="00834EE0" w:rsidP="00E92E62">
            <w:pPr>
              <w:pStyle w:val="TAC"/>
            </w:pPr>
            <w:r w:rsidRPr="005B31C9">
              <w:rPr>
                <w:rFonts w:hint="eastAsia"/>
                <w:lang w:eastAsia="ko-KR"/>
              </w:rPr>
              <w:t>5</w:t>
            </w:r>
            <w:r w:rsidRPr="005B31C9">
              <w:t>1</w:t>
            </w:r>
          </w:p>
        </w:tc>
        <w:tc>
          <w:tcPr>
            <w:tcW w:w="0" w:type="auto"/>
            <w:shd w:val="clear" w:color="auto" w:fill="auto"/>
          </w:tcPr>
          <w:p w:rsidR="00834EE0" w:rsidRPr="005B31C9" w:rsidRDefault="00834EE0" w:rsidP="00E92E62">
            <w:pPr>
              <w:pStyle w:val="TAC"/>
              <w:rPr>
                <w:lang w:eastAsia="ko-KR"/>
              </w:rPr>
            </w:pPr>
            <w:r w:rsidRPr="005B31C9">
              <w:t>0X00</w:t>
            </w:r>
          </w:p>
        </w:tc>
      </w:tr>
      <w:tr w:rsidR="00834EE0" w:rsidRPr="005B31C9" w:rsidTr="00E92E62">
        <w:trPr>
          <w:trHeight w:val="48"/>
          <w:jc w:val="center"/>
        </w:trPr>
        <w:tc>
          <w:tcPr>
            <w:tcW w:w="0" w:type="auto"/>
            <w:shd w:val="clear" w:color="auto" w:fill="auto"/>
            <w:vAlign w:val="center"/>
          </w:tcPr>
          <w:p w:rsidR="00834EE0" w:rsidRPr="005B31C9" w:rsidRDefault="00834EE0" w:rsidP="00E92E62">
            <w:pPr>
              <w:pStyle w:val="TAC"/>
            </w:pPr>
            <w:r w:rsidRPr="005B31C9">
              <w:t>4</w:t>
            </w:r>
          </w:p>
        </w:tc>
        <w:tc>
          <w:tcPr>
            <w:tcW w:w="0" w:type="auto"/>
            <w:shd w:val="clear" w:color="auto" w:fill="auto"/>
          </w:tcPr>
          <w:p w:rsidR="00834EE0" w:rsidRPr="005B31C9" w:rsidRDefault="00834EE0" w:rsidP="00E92E62">
            <w:pPr>
              <w:pStyle w:val="TAC"/>
              <w:rPr>
                <w:rFonts w:hint="eastAsia"/>
                <w:lang w:eastAsia="ko-KR"/>
              </w:rPr>
            </w:pPr>
            <w:r w:rsidRPr="005B31C9">
              <w:t>-0X10</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6</w:t>
            </w:r>
          </w:p>
        </w:tc>
        <w:tc>
          <w:tcPr>
            <w:tcW w:w="0" w:type="auto"/>
            <w:shd w:val="clear" w:color="auto" w:fill="auto"/>
          </w:tcPr>
          <w:p w:rsidR="00834EE0" w:rsidRPr="005B31C9" w:rsidRDefault="00834EE0" w:rsidP="00E92E62">
            <w:pPr>
              <w:pStyle w:val="TAC"/>
              <w:rPr>
                <w:rFonts w:hint="eastAsia"/>
                <w:lang w:eastAsia="ko-KR"/>
              </w:rPr>
            </w:pPr>
            <w:r w:rsidRPr="005B31C9">
              <w:t>-0X13</w:t>
            </w:r>
          </w:p>
        </w:tc>
        <w:tc>
          <w:tcPr>
            <w:tcW w:w="0" w:type="auto"/>
            <w:shd w:val="clear" w:color="auto" w:fill="auto"/>
            <w:vAlign w:val="center"/>
          </w:tcPr>
          <w:p w:rsidR="00834EE0" w:rsidRPr="005B31C9" w:rsidRDefault="00834EE0" w:rsidP="00E92E62">
            <w:pPr>
              <w:pStyle w:val="TAC"/>
            </w:pPr>
            <w:r w:rsidRPr="005B31C9">
              <w:t>28</w:t>
            </w:r>
          </w:p>
        </w:tc>
        <w:tc>
          <w:tcPr>
            <w:tcW w:w="0" w:type="auto"/>
          </w:tcPr>
          <w:p w:rsidR="00834EE0" w:rsidRPr="005B31C9" w:rsidRDefault="00834EE0" w:rsidP="00E92E62">
            <w:pPr>
              <w:pStyle w:val="TAC"/>
            </w:pPr>
            <w:r w:rsidRPr="005B31C9">
              <w:t>0X51</w:t>
            </w:r>
          </w:p>
        </w:tc>
        <w:tc>
          <w:tcPr>
            <w:tcW w:w="0" w:type="auto"/>
            <w:vAlign w:val="center"/>
          </w:tcPr>
          <w:p w:rsidR="00834EE0" w:rsidRPr="005B31C9" w:rsidRDefault="00834EE0" w:rsidP="00E92E62">
            <w:pPr>
              <w:pStyle w:val="TAC"/>
            </w:pPr>
            <w:r w:rsidRPr="005B31C9">
              <w:rPr>
                <w:rFonts w:hint="eastAsia"/>
                <w:lang w:eastAsia="ko-KR"/>
              </w:rPr>
              <w:t>40</w:t>
            </w:r>
          </w:p>
        </w:tc>
        <w:tc>
          <w:tcPr>
            <w:tcW w:w="0" w:type="auto"/>
            <w:shd w:val="clear" w:color="auto" w:fill="auto"/>
          </w:tcPr>
          <w:p w:rsidR="00834EE0" w:rsidRPr="005B31C9" w:rsidRDefault="00834EE0" w:rsidP="00E92E62">
            <w:pPr>
              <w:pStyle w:val="TAC"/>
              <w:rPr>
                <w:rFonts w:hint="eastAsia"/>
                <w:lang w:eastAsia="ko-KR"/>
              </w:rPr>
            </w:pPr>
            <w:r w:rsidRPr="005B31C9">
              <w:t>0X51</w:t>
            </w:r>
          </w:p>
        </w:tc>
        <w:tc>
          <w:tcPr>
            <w:tcW w:w="0" w:type="auto"/>
            <w:shd w:val="clear" w:color="auto" w:fill="auto"/>
            <w:vAlign w:val="center"/>
          </w:tcPr>
          <w:p w:rsidR="00834EE0" w:rsidRPr="005B31C9" w:rsidRDefault="00834EE0" w:rsidP="00E92E62">
            <w:pPr>
              <w:pStyle w:val="TAC"/>
            </w:pPr>
            <w:r w:rsidRPr="005B31C9">
              <w:rPr>
                <w:rFonts w:hint="eastAsia"/>
                <w:lang w:eastAsia="ko-KR"/>
              </w:rPr>
              <w:t>52</w:t>
            </w:r>
          </w:p>
        </w:tc>
        <w:tc>
          <w:tcPr>
            <w:tcW w:w="0" w:type="auto"/>
            <w:shd w:val="clear" w:color="auto" w:fill="auto"/>
          </w:tcPr>
          <w:p w:rsidR="00834EE0" w:rsidRPr="005B31C9" w:rsidRDefault="00834EE0" w:rsidP="00E92E62">
            <w:pPr>
              <w:pStyle w:val="TAC"/>
              <w:rPr>
                <w:lang w:eastAsia="ko-KR"/>
              </w:rPr>
            </w:pPr>
            <w:r w:rsidRPr="005B31C9">
              <w:t>0X11</w:t>
            </w:r>
          </w:p>
        </w:tc>
      </w:tr>
      <w:tr w:rsidR="00834EE0" w:rsidRPr="005B31C9" w:rsidTr="00E92E62">
        <w:trPr>
          <w:trHeight w:val="48"/>
          <w:jc w:val="center"/>
        </w:trPr>
        <w:tc>
          <w:tcPr>
            <w:tcW w:w="0" w:type="auto"/>
            <w:shd w:val="clear" w:color="auto" w:fill="auto"/>
            <w:vAlign w:val="center"/>
          </w:tcPr>
          <w:p w:rsidR="00834EE0" w:rsidRPr="005B31C9" w:rsidRDefault="00834EE0" w:rsidP="00E92E62">
            <w:pPr>
              <w:pStyle w:val="TAC"/>
            </w:pPr>
            <w:r w:rsidRPr="005B31C9">
              <w:t>5</w:t>
            </w:r>
          </w:p>
        </w:tc>
        <w:tc>
          <w:tcPr>
            <w:tcW w:w="0" w:type="auto"/>
            <w:shd w:val="clear" w:color="auto" w:fill="auto"/>
          </w:tcPr>
          <w:p w:rsidR="00834EE0" w:rsidRPr="005B31C9" w:rsidRDefault="00834EE0" w:rsidP="00E92E62">
            <w:pPr>
              <w:pStyle w:val="TAC"/>
              <w:rPr>
                <w:rFonts w:hint="eastAsia"/>
                <w:lang w:eastAsia="ko-KR"/>
              </w:rPr>
            </w:pPr>
            <w:r w:rsidRPr="005B31C9">
              <w:t>-0X0E</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7</w:t>
            </w:r>
          </w:p>
        </w:tc>
        <w:tc>
          <w:tcPr>
            <w:tcW w:w="0" w:type="auto"/>
            <w:shd w:val="clear" w:color="auto" w:fill="auto"/>
          </w:tcPr>
          <w:p w:rsidR="00834EE0" w:rsidRPr="005B31C9" w:rsidRDefault="00834EE0" w:rsidP="00E92E62">
            <w:pPr>
              <w:pStyle w:val="TAC"/>
              <w:rPr>
                <w:rFonts w:hint="eastAsia"/>
                <w:lang w:eastAsia="ko-KR"/>
              </w:rPr>
            </w:pPr>
            <w:r w:rsidRPr="005B31C9">
              <w:t>0X61</w:t>
            </w:r>
          </w:p>
        </w:tc>
        <w:tc>
          <w:tcPr>
            <w:tcW w:w="0" w:type="auto"/>
            <w:shd w:val="clear" w:color="auto" w:fill="auto"/>
            <w:vAlign w:val="center"/>
          </w:tcPr>
          <w:p w:rsidR="00834EE0" w:rsidRPr="005B31C9" w:rsidRDefault="00834EE0" w:rsidP="00E92E62">
            <w:pPr>
              <w:pStyle w:val="TAC"/>
            </w:pPr>
            <w:r w:rsidRPr="005B31C9">
              <w:t>29</w:t>
            </w:r>
          </w:p>
        </w:tc>
        <w:tc>
          <w:tcPr>
            <w:tcW w:w="0" w:type="auto"/>
          </w:tcPr>
          <w:p w:rsidR="00834EE0" w:rsidRPr="005B31C9" w:rsidRDefault="00834EE0" w:rsidP="00E92E62">
            <w:pPr>
              <w:pStyle w:val="TAC"/>
            </w:pPr>
            <w:r w:rsidRPr="005B31C9">
              <w:t>0X61</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41</w:t>
            </w:r>
          </w:p>
        </w:tc>
        <w:tc>
          <w:tcPr>
            <w:tcW w:w="0" w:type="auto"/>
            <w:shd w:val="clear" w:color="auto" w:fill="auto"/>
          </w:tcPr>
          <w:p w:rsidR="00834EE0" w:rsidRPr="005B31C9" w:rsidRDefault="00834EE0" w:rsidP="00E92E62">
            <w:pPr>
              <w:pStyle w:val="TAC"/>
              <w:rPr>
                <w:rFonts w:hint="eastAsia"/>
                <w:lang w:eastAsia="ko-KR"/>
              </w:rPr>
            </w:pPr>
            <w:r w:rsidRPr="005B31C9">
              <w:t>-0X06</w:t>
            </w:r>
          </w:p>
        </w:tc>
        <w:tc>
          <w:tcPr>
            <w:tcW w:w="0" w:type="auto"/>
            <w:shd w:val="clear" w:color="auto" w:fill="auto"/>
            <w:vAlign w:val="center"/>
          </w:tcPr>
          <w:p w:rsidR="00834EE0" w:rsidRPr="005B31C9" w:rsidRDefault="00834EE0" w:rsidP="00E92E62">
            <w:pPr>
              <w:pStyle w:val="TAC"/>
            </w:pPr>
            <w:r w:rsidRPr="005B31C9">
              <w:rPr>
                <w:rFonts w:hint="eastAsia"/>
                <w:lang w:eastAsia="ko-KR"/>
              </w:rPr>
              <w:t>53</w:t>
            </w:r>
          </w:p>
        </w:tc>
        <w:tc>
          <w:tcPr>
            <w:tcW w:w="0" w:type="auto"/>
            <w:shd w:val="clear" w:color="auto" w:fill="auto"/>
          </w:tcPr>
          <w:p w:rsidR="00834EE0" w:rsidRPr="005B31C9" w:rsidRDefault="00834EE0" w:rsidP="00E92E62">
            <w:pPr>
              <w:pStyle w:val="TAC"/>
              <w:rPr>
                <w:lang w:eastAsia="ko-KR"/>
              </w:rPr>
            </w:pPr>
            <w:r w:rsidRPr="005B31C9">
              <w:t>-0X1D</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pPr>
            <w:r w:rsidRPr="005B31C9">
              <w:t>6</w:t>
            </w:r>
          </w:p>
        </w:tc>
        <w:tc>
          <w:tcPr>
            <w:tcW w:w="0" w:type="auto"/>
            <w:shd w:val="clear" w:color="auto" w:fill="auto"/>
          </w:tcPr>
          <w:p w:rsidR="00834EE0" w:rsidRPr="005B31C9" w:rsidRDefault="00834EE0" w:rsidP="00E92E62">
            <w:pPr>
              <w:pStyle w:val="TAC"/>
              <w:rPr>
                <w:rFonts w:hint="eastAsia"/>
                <w:lang w:eastAsia="ko-KR"/>
              </w:rPr>
            </w:pPr>
            <w:r w:rsidRPr="005B31C9">
              <w:t>0X31</w:t>
            </w:r>
          </w:p>
        </w:tc>
        <w:tc>
          <w:tcPr>
            <w:tcW w:w="0" w:type="auto"/>
            <w:shd w:val="clear" w:color="auto" w:fill="auto"/>
            <w:vAlign w:val="center"/>
          </w:tcPr>
          <w:p w:rsidR="00834EE0" w:rsidRPr="005B31C9" w:rsidRDefault="00834EE0" w:rsidP="00E92E62">
            <w:pPr>
              <w:pStyle w:val="TAC"/>
              <w:rPr>
                <w:rFonts w:hint="eastAsia"/>
                <w:lang w:eastAsia="ko-KR"/>
              </w:rPr>
            </w:pPr>
            <w:r w:rsidRPr="005B31C9">
              <w:t>1</w:t>
            </w:r>
            <w:r w:rsidRPr="005B31C9">
              <w:rPr>
                <w:rFonts w:hint="eastAsia"/>
                <w:lang w:eastAsia="ko-KR"/>
              </w:rPr>
              <w:t>8</w:t>
            </w:r>
          </w:p>
        </w:tc>
        <w:tc>
          <w:tcPr>
            <w:tcW w:w="0" w:type="auto"/>
            <w:shd w:val="clear" w:color="auto" w:fill="auto"/>
          </w:tcPr>
          <w:p w:rsidR="00834EE0" w:rsidRPr="005B31C9" w:rsidRDefault="00834EE0" w:rsidP="00E92E62">
            <w:pPr>
              <w:pStyle w:val="TAC"/>
              <w:rPr>
                <w:rFonts w:hint="eastAsia"/>
                <w:lang w:eastAsia="ko-KR"/>
              </w:rPr>
            </w:pPr>
            <w:r w:rsidRPr="005B31C9">
              <w:t>0X71</w:t>
            </w:r>
          </w:p>
        </w:tc>
        <w:tc>
          <w:tcPr>
            <w:tcW w:w="0" w:type="auto"/>
            <w:shd w:val="clear" w:color="auto" w:fill="auto"/>
            <w:vAlign w:val="center"/>
          </w:tcPr>
          <w:p w:rsidR="00834EE0" w:rsidRPr="005B31C9" w:rsidRDefault="00834EE0" w:rsidP="00E92E62">
            <w:pPr>
              <w:pStyle w:val="TAC"/>
            </w:pPr>
            <w:r w:rsidRPr="005B31C9">
              <w:t>30</w:t>
            </w:r>
          </w:p>
        </w:tc>
        <w:tc>
          <w:tcPr>
            <w:tcW w:w="0" w:type="auto"/>
          </w:tcPr>
          <w:p w:rsidR="00834EE0" w:rsidRPr="005B31C9" w:rsidRDefault="00834EE0" w:rsidP="00E92E62">
            <w:pPr>
              <w:pStyle w:val="TAC"/>
            </w:pPr>
            <w:r w:rsidRPr="005B31C9">
              <w:t>-0X17</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42</w:t>
            </w:r>
          </w:p>
        </w:tc>
        <w:tc>
          <w:tcPr>
            <w:tcW w:w="0" w:type="auto"/>
            <w:shd w:val="clear" w:color="auto" w:fill="auto"/>
          </w:tcPr>
          <w:p w:rsidR="00834EE0" w:rsidRPr="005B31C9" w:rsidRDefault="00834EE0" w:rsidP="00E92E62">
            <w:pPr>
              <w:pStyle w:val="TAC"/>
              <w:rPr>
                <w:rFonts w:hint="eastAsia"/>
                <w:lang w:eastAsia="ko-KR"/>
              </w:rPr>
            </w:pPr>
            <w:r w:rsidRPr="005B31C9">
              <w:t>0X51</w:t>
            </w:r>
          </w:p>
        </w:tc>
        <w:tc>
          <w:tcPr>
            <w:tcW w:w="0" w:type="auto"/>
            <w:shd w:val="clear" w:color="auto" w:fill="auto"/>
            <w:vAlign w:val="center"/>
          </w:tcPr>
          <w:p w:rsidR="00834EE0" w:rsidRPr="005B31C9" w:rsidRDefault="00834EE0" w:rsidP="00E92E62">
            <w:pPr>
              <w:pStyle w:val="TAC"/>
            </w:pPr>
            <w:r w:rsidRPr="005B31C9">
              <w:rPr>
                <w:rFonts w:hint="eastAsia"/>
                <w:lang w:eastAsia="ko-KR"/>
              </w:rPr>
              <w:t>54</w:t>
            </w:r>
          </w:p>
        </w:tc>
        <w:tc>
          <w:tcPr>
            <w:tcW w:w="0" w:type="auto"/>
            <w:shd w:val="clear" w:color="auto" w:fill="auto"/>
          </w:tcPr>
          <w:p w:rsidR="00834EE0" w:rsidRPr="005B31C9" w:rsidRDefault="00834EE0" w:rsidP="00E92E62">
            <w:pPr>
              <w:pStyle w:val="TAC"/>
              <w:rPr>
                <w:lang w:eastAsia="ko-KR"/>
              </w:rPr>
            </w:pPr>
            <w:r w:rsidRPr="005B31C9">
              <w:t>0X11</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pPr>
            <w:r w:rsidRPr="005B31C9">
              <w:t>7</w:t>
            </w:r>
          </w:p>
        </w:tc>
        <w:tc>
          <w:tcPr>
            <w:tcW w:w="0" w:type="auto"/>
            <w:shd w:val="clear" w:color="auto" w:fill="auto"/>
          </w:tcPr>
          <w:p w:rsidR="00834EE0" w:rsidRPr="005B31C9" w:rsidRDefault="00834EE0" w:rsidP="00E92E62">
            <w:pPr>
              <w:pStyle w:val="TAC"/>
              <w:rPr>
                <w:rFonts w:hint="eastAsia"/>
                <w:lang w:eastAsia="ko-KR"/>
              </w:rPr>
            </w:pPr>
            <w:r w:rsidRPr="005B31C9">
              <w:t>-0X11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19</w:t>
            </w:r>
          </w:p>
        </w:tc>
        <w:tc>
          <w:tcPr>
            <w:tcW w:w="0" w:type="auto"/>
            <w:shd w:val="clear" w:color="auto" w:fill="auto"/>
          </w:tcPr>
          <w:p w:rsidR="00834EE0" w:rsidRPr="005B31C9" w:rsidRDefault="00834EE0" w:rsidP="00E92E62">
            <w:pPr>
              <w:pStyle w:val="TAC"/>
              <w:rPr>
                <w:rFonts w:hint="eastAsia"/>
                <w:lang w:eastAsia="ko-KR"/>
              </w:rPr>
            </w:pPr>
            <w:r w:rsidRPr="005B31C9">
              <w:t>-0X0A</w:t>
            </w:r>
          </w:p>
        </w:tc>
        <w:tc>
          <w:tcPr>
            <w:tcW w:w="0" w:type="auto"/>
            <w:shd w:val="clear" w:color="auto" w:fill="auto"/>
            <w:vAlign w:val="center"/>
          </w:tcPr>
          <w:p w:rsidR="00834EE0" w:rsidRPr="005B31C9" w:rsidRDefault="00834EE0" w:rsidP="00E92E62">
            <w:pPr>
              <w:pStyle w:val="TAC"/>
            </w:pPr>
            <w:r w:rsidRPr="005B31C9">
              <w:t>31</w:t>
            </w:r>
          </w:p>
        </w:tc>
        <w:tc>
          <w:tcPr>
            <w:tcW w:w="0" w:type="auto"/>
          </w:tcPr>
          <w:p w:rsidR="00834EE0" w:rsidRPr="005B31C9" w:rsidRDefault="00834EE0" w:rsidP="00E92E62">
            <w:pPr>
              <w:pStyle w:val="TAC"/>
              <w:rPr>
                <w:lang w:eastAsia="ko-KR"/>
              </w:rPr>
            </w:pPr>
            <w:r w:rsidRPr="005B31C9">
              <w:t>0X62</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43</w:t>
            </w:r>
          </w:p>
        </w:tc>
        <w:tc>
          <w:tcPr>
            <w:tcW w:w="0" w:type="auto"/>
            <w:shd w:val="clear" w:color="auto" w:fill="auto"/>
          </w:tcPr>
          <w:p w:rsidR="00834EE0" w:rsidRPr="005B31C9" w:rsidRDefault="00834EE0" w:rsidP="00E92E62">
            <w:pPr>
              <w:pStyle w:val="TAC"/>
              <w:rPr>
                <w:rFonts w:hint="eastAsia"/>
                <w:lang w:eastAsia="ko-KR"/>
              </w:rPr>
            </w:pPr>
            <w:r w:rsidRPr="005B31C9">
              <w:t>-0X19</w:t>
            </w:r>
          </w:p>
        </w:tc>
        <w:tc>
          <w:tcPr>
            <w:tcW w:w="0" w:type="auto"/>
            <w:shd w:val="clear" w:color="auto" w:fill="auto"/>
            <w:vAlign w:val="center"/>
          </w:tcPr>
          <w:p w:rsidR="00834EE0" w:rsidRPr="005B31C9" w:rsidRDefault="00834EE0" w:rsidP="00E92E62">
            <w:pPr>
              <w:pStyle w:val="TAC"/>
            </w:pPr>
            <w:r w:rsidRPr="005B31C9">
              <w:rPr>
                <w:rFonts w:hint="eastAsia"/>
                <w:lang w:eastAsia="ko-KR"/>
              </w:rPr>
              <w:t>55</w:t>
            </w:r>
          </w:p>
        </w:tc>
        <w:tc>
          <w:tcPr>
            <w:tcW w:w="0" w:type="auto"/>
            <w:shd w:val="clear" w:color="auto" w:fill="auto"/>
          </w:tcPr>
          <w:p w:rsidR="00834EE0" w:rsidRPr="005B31C9" w:rsidRDefault="00834EE0" w:rsidP="00E92E62">
            <w:pPr>
              <w:pStyle w:val="TAC"/>
              <w:rPr>
                <w:lang w:eastAsia="ko-KR"/>
              </w:rPr>
            </w:pPr>
            <w:r w:rsidRPr="005B31C9">
              <w:t>-0X1E</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8</w:t>
            </w:r>
          </w:p>
        </w:tc>
        <w:tc>
          <w:tcPr>
            <w:tcW w:w="0" w:type="auto"/>
            <w:shd w:val="clear" w:color="auto" w:fill="auto"/>
          </w:tcPr>
          <w:p w:rsidR="00834EE0" w:rsidRPr="005B31C9" w:rsidRDefault="00834EE0" w:rsidP="00E92E62">
            <w:pPr>
              <w:pStyle w:val="TAC"/>
              <w:rPr>
                <w:rFonts w:hint="eastAsia"/>
                <w:lang w:eastAsia="ko-KR"/>
              </w:rPr>
            </w:pPr>
            <w:r w:rsidRPr="005B31C9">
              <w:t>0X31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20</w:t>
            </w:r>
          </w:p>
        </w:tc>
        <w:tc>
          <w:tcPr>
            <w:tcW w:w="0" w:type="auto"/>
            <w:shd w:val="clear" w:color="auto" w:fill="auto"/>
          </w:tcPr>
          <w:p w:rsidR="00834EE0" w:rsidRPr="005B31C9" w:rsidRDefault="00834EE0" w:rsidP="00E92E62">
            <w:pPr>
              <w:pStyle w:val="TAC"/>
              <w:rPr>
                <w:rFonts w:hint="eastAsia"/>
                <w:lang w:eastAsia="ko-KR"/>
              </w:rPr>
            </w:pPr>
            <w:r w:rsidRPr="005B31C9">
              <w:t>0X71</w:t>
            </w:r>
          </w:p>
        </w:tc>
        <w:tc>
          <w:tcPr>
            <w:tcW w:w="0" w:type="auto"/>
            <w:shd w:val="clear" w:color="auto" w:fill="auto"/>
            <w:vAlign w:val="center"/>
          </w:tcPr>
          <w:p w:rsidR="00834EE0" w:rsidRPr="005B31C9" w:rsidRDefault="00834EE0" w:rsidP="00E92E62">
            <w:pPr>
              <w:pStyle w:val="TAC"/>
            </w:pPr>
            <w:r w:rsidRPr="005B31C9">
              <w:rPr>
                <w:rFonts w:hint="eastAsia"/>
                <w:lang w:eastAsia="ko-KR"/>
              </w:rPr>
              <w:t>32</w:t>
            </w:r>
          </w:p>
        </w:tc>
        <w:tc>
          <w:tcPr>
            <w:tcW w:w="0" w:type="auto"/>
          </w:tcPr>
          <w:p w:rsidR="00834EE0" w:rsidRPr="005B31C9" w:rsidRDefault="00834EE0" w:rsidP="00E92E62">
            <w:pPr>
              <w:pStyle w:val="TAC"/>
              <w:rPr>
                <w:lang w:eastAsia="ko-KR"/>
              </w:rPr>
            </w:pPr>
            <w:r w:rsidRPr="005B31C9">
              <w:t>-0X08</w:t>
            </w:r>
          </w:p>
        </w:tc>
        <w:tc>
          <w:tcPr>
            <w:tcW w:w="0" w:type="auto"/>
            <w:vAlign w:val="center"/>
          </w:tcPr>
          <w:p w:rsidR="00834EE0" w:rsidRPr="005B31C9" w:rsidRDefault="00834EE0" w:rsidP="00E92E62">
            <w:pPr>
              <w:pStyle w:val="TAC"/>
              <w:rPr>
                <w:lang w:eastAsia="ko-KR"/>
              </w:rPr>
            </w:pPr>
            <w:r w:rsidRPr="005B31C9">
              <w:rPr>
                <w:rFonts w:hint="eastAsia"/>
                <w:lang w:eastAsia="ko-KR"/>
              </w:rPr>
              <w:t>44</w:t>
            </w:r>
          </w:p>
        </w:tc>
        <w:tc>
          <w:tcPr>
            <w:tcW w:w="0" w:type="auto"/>
            <w:shd w:val="clear" w:color="auto" w:fill="auto"/>
          </w:tcPr>
          <w:p w:rsidR="00834EE0" w:rsidRPr="005B31C9" w:rsidRDefault="00834EE0" w:rsidP="00E92E62">
            <w:pPr>
              <w:pStyle w:val="TAC"/>
              <w:rPr>
                <w:lang w:eastAsia="ko-KR"/>
              </w:rPr>
            </w:pPr>
            <w:r w:rsidRPr="005B31C9">
              <w:t>0X51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56</w:t>
            </w:r>
          </w:p>
        </w:tc>
        <w:tc>
          <w:tcPr>
            <w:tcW w:w="0" w:type="auto"/>
            <w:shd w:val="clear" w:color="auto" w:fill="auto"/>
          </w:tcPr>
          <w:p w:rsidR="00834EE0" w:rsidRPr="005B31C9" w:rsidRDefault="00834EE0" w:rsidP="00E92E62">
            <w:pPr>
              <w:pStyle w:val="TAC"/>
            </w:pPr>
            <w:r w:rsidRPr="005B31C9">
              <w:t>-0X1F</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9</w:t>
            </w:r>
          </w:p>
        </w:tc>
        <w:tc>
          <w:tcPr>
            <w:tcW w:w="0" w:type="auto"/>
            <w:shd w:val="clear" w:color="auto" w:fill="auto"/>
          </w:tcPr>
          <w:p w:rsidR="00834EE0" w:rsidRPr="005B31C9" w:rsidRDefault="00834EE0" w:rsidP="00E92E62">
            <w:pPr>
              <w:pStyle w:val="TAC"/>
              <w:rPr>
                <w:rFonts w:hint="eastAsia"/>
                <w:lang w:eastAsia="ko-KR"/>
              </w:rPr>
            </w:pPr>
            <w:r w:rsidRPr="005B31C9">
              <w:t>0X41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21</w:t>
            </w:r>
          </w:p>
        </w:tc>
        <w:tc>
          <w:tcPr>
            <w:tcW w:w="0" w:type="auto"/>
            <w:shd w:val="clear" w:color="auto" w:fill="auto"/>
          </w:tcPr>
          <w:p w:rsidR="00834EE0" w:rsidRPr="005B31C9" w:rsidRDefault="00834EE0" w:rsidP="00E92E62">
            <w:pPr>
              <w:pStyle w:val="TAC"/>
              <w:rPr>
                <w:rFonts w:hint="eastAsia"/>
                <w:lang w:eastAsia="ko-KR"/>
              </w:rPr>
            </w:pPr>
            <w:r w:rsidRPr="005B31C9">
              <w:t>-0X0B</w:t>
            </w:r>
          </w:p>
        </w:tc>
        <w:tc>
          <w:tcPr>
            <w:tcW w:w="0" w:type="auto"/>
            <w:shd w:val="clear" w:color="auto" w:fill="auto"/>
            <w:vAlign w:val="center"/>
          </w:tcPr>
          <w:p w:rsidR="00834EE0" w:rsidRPr="005B31C9" w:rsidRDefault="00834EE0" w:rsidP="00E92E62">
            <w:pPr>
              <w:pStyle w:val="TAC"/>
              <w:rPr>
                <w:rFonts w:hint="eastAsia"/>
                <w:lang w:eastAsia="ko-KR"/>
              </w:rPr>
            </w:pPr>
            <w:r w:rsidRPr="005B31C9">
              <w:t>3</w:t>
            </w:r>
            <w:r w:rsidRPr="005B31C9">
              <w:rPr>
                <w:rFonts w:hint="eastAsia"/>
                <w:lang w:eastAsia="ko-KR"/>
              </w:rPr>
              <w:t>3</w:t>
            </w:r>
          </w:p>
        </w:tc>
        <w:tc>
          <w:tcPr>
            <w:tcW w:w="0" w:type="auto"/>
          </w:tcPr>
          <w:p w:rsidR="00834EE0" w:rsidRPr="005B31C9" w:rsidRDefault="00834EE0" w:rsidP="00E92E62">
            <w:pPr>
              <w:pStyle w:val="TAC"/>
              <w:rPr>
                <w:lang w:eastAsia="ko-KR"/>
              </w:rPr>
            </w:pPr>
            <w:r w:rsidRPr="005B31C9">
              <w:t>0X81</w:t>
            </w:r>
          </w:p>
        </w:tc>
        <w:tc>
          <w:tcPr>
            <w:tcW w:w="0" w:type="auto"/>
            <w:vAlign w:val="center"/>
          </w:tcPr>
          <w:p w:rsidR="00834EE0" w:rsidRPr="005B31C9" w:rsidRDefault="00834EE0" w:rsidP="00E92E62">
            <w:pPr>
              <w:pStyle w:val="TAC"/>
              <w:rPr>
                <w:lang w:eastAsia="ko-KR"/>
              </w:rPr>
            </w:pPr>
            <w:r w:rsidRPr="005B31C9">
              <w:rPr>
                <w:rFonts w:hint="eastAsia"/>
                <w:lang w:eastAsia="ko-KR"/>
              </w:rPr>
              <w:t>45</w:t>
            </w:r>
          </w:p>
        </w:tc>
        <w:tc>
          <w:tcPr>
            <w:tcW w:w="0" w:type="auto"/>
            <w:shd w:val="clear" w:color="auto" w:fill="auto"/>
          </w:tcPr>
          <w:p w:rsidR="00834EE0" w:rsidRPr="005B31C9" w:rsidRDefault="00834EE0" w:rsidP="00E92E62">
            <w:pPr>
              <w:pStyle w:val="TAC"/>
              <w:rPr>
                <w:lang w:eastAsia="ko-KR"/>
              </w:rPr>
            </w:pPr>
            <w:r w:rsidRPr="005B31C9">
              <w:t>-0X01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57</w:t>
            </w:r>
          </w:p>
        </w:tc>
        <w:tc>
          <w:tcPr>
            <w:tcW w:w="0" w:type="auto"/>
            <w:shd w:val="clear" w:color="auto" w:fill="auto"/>
          </w:tcPr>
          <w:p w:rsidR="00834EE0" w:rsidRPr="005B31C9" w:rsidRDefault="00834EE0" w:rsidP="00E92E62">
            <w:pPr>
              <w:pStyle w:val="TAC"/>
            </w:pPr>
            <w:r w:rsidRPr="005B31C9">
              <w:t>-0X1B</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10</w:t>
            </w:r>
          </w:p>
        </w:tc>
        <w:tc>
          <w:tcPr>
            <w:tcW w:w="0" w:type="auto"/>
            <w:shd w:val="clear" w:color="auto" w:fill="auto"/>
          </w:tcPr>
          <w:p w:rsidR="00834EE0" w:rsidRPr="005B31C9" w:rsidRDefault="00834EE0" w:rsidP="00E92E62">
            <w:pPr>
              <w:pStyle w:val="TAC"/>
              <w:rPr>
                <w:rFonts w:hint="eastAsia"/>
                <w:lang w:eastAsia="ko-KR"/>
              </w:rPr>
            </w:pPr>
            <w:r w:rsidRPr="005B31C9">
              <w:t>-0X0D</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22</w:t>
            </w:r>
          </w:p>
        </w:tc>
        <w:tc>
          <w:tcPr>
            <w:tcW w:w="0" w:type="auto"/>
            <w:shd w:val="clear" w:color="auto" w:fill="auto"/>
          </w:tcPr>
          <w:p w:rsidR="00834EE0" w:rsidRPr="005B31C9" w:rsidRDefault="00834EE0" w:rsidP="00E92E62">
            <w:pPr>
              <w:pStyle w:val="TAC"/>
              <w:rPr>
                <w:rFonts w:hint="eastAsia"/>
                <w:lang w:eastAsia="ko-KR"/>
              </w:rPr>
            </w:pPr>
            <w:r w:rsidRPr="005B31C9">
              <w:t>-0X14</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34</w:t>
            </w:r>
          </w:p>
        </w:tc>
        <w:tc>
          <w:tcPr>
            <w:tcW w:w="0" w:type="auto"/>
          </w:tcPr>
          <w:p w:rsidR="00834EE0" w:rsidRPr="005B31C9" w:rsidRDefault="00834EE0" w:rsidP="00E92E62">
            <w:pPr>
              <w:pStyle w:val="TAC"/>
              <w:rPr>
                <w:lang w:eastAsia="ko-KR"/>
              </w:rPr>
            </w:pPr>
            <w:r w:rsidRPr="005B31C9">
              <w:t>-0X07</w:t>
            </w:r>
          </w:p>
        </w:tc>
        <w:tc>
          <w:tcPr>
            <w:tcW w:w="0" w:type="auto"/>
            <w:vAlign w:val="center"/>
          </w:tcPr>
          <w:p w:rsidR="00834EE0" w:rsidRPr="005B31C9" w:rsidRDefault="00834EE0" w:rsidP="00E92E62">
            <w:pPr>
              <w:pStyle w:val="TAC"/>
              <w:rPr>
                <w:lang w:eastAsia="ko-KR"/>
              </w:rPr>
            </w:pPr>
            <w:r w:rsidRPr="005B31C9">
              <w:rPr>
                <w:rFonts w:hint="eastAsia"/>
                <w:lang w:eastAsia="ko-KR"/>
              </w:rPr>
              <w:t>46</w:t>
            </w:r>
          </w:p>
        </w:tc>
        <w:tc>
          <w:tcPr>
            <w:tcW w:w="0" w:type="auto"/>
            <w:shd w:val="clear" w:color="auto" w:fill="auto"/>
          </w:tcPr>
          <w:p w:rsidR="00834EE0" w:rsidRPr="005B31C9" w:rsidRDefault="00834EE0" w:rsidP="00E92E62">
            <w:pPr>
              <w:pStyle w:val="TAC"/>
              <w:rPr>
                <w:lang w:eastAsia="ko-KR"/>
              </w:rPr>
            </w:pPr>
            <w:r w:rsidRPr="005B31C9">
              <w:t>-0X1C</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w:t>
            </w:r>
          </w:p>
        </w:tc>
      </w:tr>
      <w:tr w:rsidR="00834EE0" w:rsidRPr="005B31C9" w:rsidTr="00E92E62">
        <w:trPr>
          <w:trHeight w:val="259"/>
          <w:jc w:val="center"/>
        </w:trPr>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11</w:t>
            </w:r>
          </w:p>
        </w:tc>
        <w:tc>
          <w:tcPr>
            <w:tcW w:w="0" w:type="auto"/>
            <w:shd w:val="clear" w:color="auto" w:fill="auto"/>
          </w:tcPr>
          <w:p w:rsidR="00834EE0" w:rsidRPr="005B31C9" w:rsidRDefault="00834EE0" w:rsidP="00E92E62">
            <w:pPr>
              <w:pStyle w:val="TAC"/>
            </w:pPr>
            <w:r w:rsidRPr="005B31C9">
              <w:t>0X41</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23</w:t>
            </w:r>
          </w:p>
        </w:tc>
        <w:tc>
          <w:tcPr>
            <w:tcW w:w="0" w:type="auto"/>
            <w:shd w:val="clear" w:color="auto" w:fill="auto"/>
          </w:tcPr>
          <w:p w:rsidR="00834EE0" w:rsidRPr="005B31C9" w:rsidRDefault="00834EE0" w:rsidP="00E92E62">
            <w:pPr>
              <w:pStyle w:val="TAC"/>
            </w:pPr>
            <w:r w:rsidRPr="005B31C9">
              <w:t>-0X15</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35</w:t>
            </w:r>
          </w:p>
        </w:tc>
        <w:tc>
          <w:tcPr>
            <w:tcW w:w="0" w:type="auto"/>
          </w:tcPr>
          <w:p w:rsidR="00834EE0" w:rsidRPr="005B31C9" w:rsidRDefault="00834EE0" w:rsidP="00E92E62">
            <w:pPr>
              <w:pStyle w:val="TAC"/>
            </w:pPr>
            <w:r w:rsidRPr="005B31C9">
              <w:t>0X81</w:t>
            </w:r>
          </w:p>
        </w:tc>
        <w:tc>
          <w:tcPr>
            <w:tcW w:w="0" w:type="auto"/>
            <w:vAlign w:val="center"/>
          </w:tcPr>
          <w:p w:rsidR="00834EE0" w:rsidRPr="005B31C9" w:rsidRDefault="00834EE0" w:rsidP="00E92E62">
            <w:pPr>
              <w:pStyle w:val="TAC"/>
              <w:rPr>
                <w:rFonts w:hint="eastAsia"/>
                <w:lang w:eastAsia="ko-KR"/>
              </w:rPr>
            </w:pPr>
            <w:r w:rsidRPr="005B31C9">
              <w:rPr>
                <w:rFonts w:hint="eastAsia"/>
                <w:lang w:eastAsia="ko-KR"/>
              </w:rPr>
              <w:t>47</w:t>
            </w:r>
          </w:p>
        </w:tc>
        <w:tc>
          <w:tcPr>
            <w:tcW w:w="0" w:type="auto"/>
            <w:shd w:val="clear" w:color="auto" w:fill="auto"/>
          </w:tcPr>
          <w:p w:rsidR="00834EE0" w:rsidRPr="005B31C9" w:rsidRDefault="00834EE0" w:rsidP="00E92E62">
            <w:pPr>
              <w:pStyle w:val="TAC"/>
            </w:pPr>
            <w:r w:rsidRPr="005B31C9">
              <w:t>-0X02</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w:t>
            </w:r>
          </w:p>
        </w:tc>
        <w:tc>
          <w:tcPr>
            <w:tcW w:w="0" w:type="auto"/>
            <w:shd w:val="clear" w:color="auto" w:fill="auto"/>
            <w:vAlign w:val="center"/>
          </w:tcPr>
          <w:p w:rsidR="00834EE0" w:rsidRPr="005B31C9" w:rsidRDefault="00834EE0" w:rsidP="00E92E62">
            <w:pPr>
              <w:pStyle w:val="TAC"/>
              <w:rPr>
                <w:rFonts w:hint="eastAsia"/>
                <w:lang w:eastAsia="ko-KR"/>
              </w:rPr>
            </w:pPr>
            <w:r w:rsidRPr="005B31C9">
              <w:rPr>
                <w:rFonts w:hint="eastAsia"/>
                <w:lang w:eastAsia="ko-KR"/>
              </w:rPr>
              <w:t>-</w:t>
            </w:r>
          </w:p>
        </w:tc>
      </w:tr>
    </w:tbl>
    <w:p w:rsidR="002F4509" w:rsidRDefault="002F4509" w:rsidP="002F4509">
      <w:bookmarkStart w:id="482" w:name="_Toc394084519"/>
      <w:bookmarkStart w:id="483" w:name="_Toc394318674"/>
      <w:bookmarkStart w:id="484" w:name="_Toc394417782"/>
      <w:bookmarkStart w:id="485" w:name="hq_lr_resized_huffman_decoding"/>
    </w:p>
    <w:p w:rsidR="00834EE0" w:rsidRPr="008B1459" w:rsidRDefault="00834EE0" w:rsidP="008B1459">
      <w:pPr>
        <w:pStyle w:val="H6"/>
        <w:rPr>
          <w:lang w:eastAsia="ko-KR"/>
        </w:rPr>
      </w:pPr>
      <w:r w:rsidRPr="008B1459">
        <w:t>6.2.3.1.2.1.2</w:t>
      </w:r>
      <w:bookmarkEnd w:id="485"/>
      <w:r w:rsidRPr="008B1459">
        <w:rPr>
          <w:lang w:eastAsia="ko-KR"/>
        </w:rPr>
        <w:tab/>
        <w:t>Resized</w:t>
      </w:r>
      <w:r w:rsidRPr="008B1459">
        <w:rPr>
          <w:rFonts w:hint="eastAsia"/>
          <w:lang w:eastAsia="ko-KR"/>
        </w:rPr>
        <w:t xml:space="preserve"> </w:t>
      </w:r>
      <w:r w:rsidRPr="008B1459">
        <w:rPr>
          <w:rFonts w:hint="eastAsia"/>
        </w:rPr>
        <w:t>Huffman</w:t>
      </w:r>
      <w:r w:rsidRPr="008B1459">
        <w:rPr>
          <w:rFonts w:hint="eastAsia"/>
          <w:lang w:eastAsia="ko-KR"/>
        </w:rPr>
        <w:t xml:space="preserve"> decoding mode</w:t>
      </w:r>
      <w:bookmarkEnd w:id="482"/>
      <w:bookmarkEnd w:id="483"/>
      <w:bookmarkEnd w:id="484"/>
    </w:p>
    <w:p w:rsidR="00707A45" w:rsidRDefault="00707A45" w:rsidP="00834EE0">
      <w:pPr>
        <w:jc w:val="both"/>
        <w:rPr>
          <w:rFonts w:hint="eastAsia"/>
          <w:lang w:val="x-none" w:eastAsia="zh-CN"/>
        </w:rPr>
      </w:pPr>
      <w:bookmarkStart w:id="486" w:name="_Toc393911488"/>
      <w:r>
        <w:rPr>
          <w:rFonts w:hint="eastAsia"/>
          <w:lang w:val="x-none" w:eastAsia="zh-CN"/>
        </w:rPr>
        <w:t xml:space="preserve">If </w:t>
      </w:r>
      <w:r w:rsidRPr="00757A76">
        <w:rPr>
          <w:rFonts w:hint="eastAsia"/>
          <w:i/>
          <w:lang w:val="x-none" w:eastAsia="zh-CN"/>
        </w:rPr>
        <w:t>IsTransient</w:t>
      </w:r>
      <w:r>
        <w:rPr>
          <w:rFonts w:hint="eastAsia"/>
          <w:lang w:val="x-none" w:eastAsia="zh-CN"/>
        </w:rPr>
        <w:t xml:space="preserve"> is </w:t>
      </w:r>
      <w:r w:rsidRPr="00757A76">
        <w:rPr>
          <w:rFonts w:hint="eastAsia"/>
          <w:i/>
          <w:lang w:val="x-none" w:eastAsia="zh-CN"/>
        </w:rPr>
        <w:t>True</w:t>
      </w:r>
    </w:p>
    <w:p w:rsidR="00BF5B85" w:rsidRDefault="00BF5B85" w:rsidP="00BF5B85">
      <w:pPr>
        <w:jc w:val="both"/>
        <w:rPr>
          <w:lang w:eastAsia="zh-CN"/>
        </w:rPr>
      </w:pPr>
      <w:r w:rsidRPr="00E91905">
        <w:rPr>
          <w:lang w:eastAsia="ko-KR"/>
        </w:rPr>
        <w:t xml:space="preserve">If </w:t>
      </w:r>
      <w:r>
        <w:rPr>
          <w:rFonts w:hint="eastAsia"/>
          <w:lang w:eastAsia="zh-CN"/>
        </w:rPr>
        <w:t>the frame is Transient, the</w:t>
      </w:r>
      <w:r w:rsidRPr="00E91905">
        <w:rPr>
          <w:lang w:eastAsia="ko-KR"/>
        </w:rPr>
        <w:t xml:space="preserve"> Huffman decoding is then performed on the transmitted differential indices. The Huffman codes for the differential indices are given in </w:t>
      </w:r>
      <w:r w:rsidRPr="00401C71">
        <w:t xml:space="preserve">table </w:t>
      </w:r>
      <w:r>
        <w:rPr>
          <w:lang w:eastAsia="ko-KR"/>
        </w:rPr>
        <w:t>111</w:t>
      </w:r>
      <w:r w:rsidRPr="00401C71">
        <w:rPr>
          <w:rFonts w:hint="eastAsia"/>
          <w:lang w:eastAsia="ko-KR"/>
        </w:rPr>
        <w:t xml:space="preserve"> in </w:t>
      </w:r>
      <w:r w:rsidRPr="00401C71">
        <w:rPr>
          <w:rFonts w:hint="eastAsia"/>
          <w:lang w:eastAsia="zh-CN"/>
        </w:rPr>
        <w:t>sub</w:t>
      </w:r>
      <w:r w:rsidRPr="00401C71">
        <w:rPr>
          <w:lang w:eastAsia="ko-KR"/>
        </w:rPr>
        <w:t>clause</w:t>
      </w:r>
      <w:r w:rsidRPr="00401C71">
        <w:rPr>
          <w:rFonts w:hint="eastAsia"/>
          <w:lang w:eastAsia="ko-KR"/>
        </w:rPr>
        <w:t xml:space="preserve"> </w:t>
      </w:r>
      <w:r w:rsidRPr="00401C71">
        <w:t>5.3.4.1.3.</w:t>
      </w:r>
      <w:r w:rsidRPr="004E2EA5">
        <w:rPr>
          <w:rFonts w:hint="eastAsia"/>
          <w:lang w:eastAsia="ja-JP"/>
        </w:rPr>
        <w:t>3</w:t>
      </w:r>
      <w:r w:rsidRPr="00E91905">
        <w:t>.</w:t>
      </w:r>
    </w:p>
    <w:p w:rsidR="00B87FF8" w:rsidRDefault="00B87FF8" w:rsidP="00B87FF8">
      <w:pPr>
        <w:jc w:val="both"/>
        <w:rPr>
          <w:lang w:eastAsia="zh-CN"/>
        </w:rPr>
      </w:pPr>
      <w:r>
        <w:rPr>
          <w:lang w:eastAsia="zh-CN"/>
        </w:rPr>
        <w:t xml:space="preserve">For Non-Transient frames, the Huffman decoding is then performed on the transmitted differential indices. </w:t>
      </w:r>
      <w:r>
        <w:rPr>
          <w:lang w:eastAsia="ja-JP"/>
        </w:rPr>
        <w:t>T</w:t>
      </w:r>
      <w:r>
        <w:rPr>
          <w:lang w:eastAsia="zh-CN"/>
        </w:rPr>
        <w:t xml:space="preserve">he Huffman codes for decoding the indices are given in table </w:t>
      </w:r>
      <w:r>
        <w:rPr>
          <w:lang w:eastAsia="ja-JP"/>
        </w:rPr>
        <w:t>115</w:t>
      </w:r>
      <w:r>
        <w:rPr>
          <w:lang w:eastAsia="zh-CN"/>
        </w:rPr>
        <w:t xml:space="preserve"> in subclause 5.3.4.1.3.</w:t>
      </w:r>
      <w:r>
        <w:rPr>
          <w:lang w:eastAsia="ja-JP"/>
        </w:rPr>
        <w:t>3</w:t>
      </w:r>
      <w:r>
        <w:rPr>
          <w:lang w:eastAsia="zh-CN"/>
        </w:rPr>
        <w:t>.</w:t>
      </w:r>
      <w:r>
        <w:rPr>
          <w:lang w:eastAsia="ja-JP"/>
        </w:rPr>
        <w:t>3</w:t>
      </w:r>
      <w:r>
        <w:rPr>
          <w:lang w:eastAsia="zh-CN"/>
        </w:rPr>
        <w:t xml:space="preserve">. The differential indices decoded using table </w:t>
      </w:r>
      <w:r>
        <w:rPr>
          <w:lang w:eastAsia="ja-JP"/>
        </w:rPr>
        <w:t>115</w:t>
      </w:r>
      <w:r>
        <w:rPr>
          <w:lang w:eastAsia="zh-CN"/>
        </w:rPr>
        <w:t xml:space="preserve"> takes the form, </w:t>
      </w:r>
      <w:r>
        <w:rPr>
          <w:position w:val="-10"/>
        </w:rPr>
        <w:object w:dxaOrig="700" w:dyaOrig="300">
          <v:shape id="_x0000_i1272" type="#_x0000_t75" style="width:34.9pt;height:15pt" o:ole="">
            <v:imagedata r:id="rId493" o:title=""/>
          </v:shape>
          <o:OLEObject Type="Embed" ProgID="Equation.3" ShapeID="_x0000_i1272" DrawAspect="Content" ObjectID="_1783089601" r:id="rId494"/>
        </w:object>
      </w:r>
      <w:r>
        <w:rPr>
          <w:lang w:eastAsia="zh-CN"/>
        </w:rPr>
        <w:t xml:space="preserve">the decoded differential indices </w:t>
      </w:r>
      <w:r>
        <w:rPr>
          <w:position w:val="-10"/>
        </w:rPr>
        <w:object w:dxaOrig="700" w:dyaOrig="300">
          <v:shape id="_x0000_i1273" type="#_x0000_t75" style="width:34.9pt;height:15pt" o:ole="">
            <v:imagedata r:id="rId495" o:title=""/>
          </v:shape>
          <o:OLEObject Type="Embed" ProgID="Equation.3" ShapeID="_x0000_i1273" DrawAspect="Content" ObjectID="_1783089602" r:id="rId496"/>
        </w:object>
      </w:r>
      <w:r>
        <w:rPr>
          <w:lang w:eastAsia="zh-CN"/>
        </w:rPr>
        <w:t xml:space="preserve"> are reconstructed which is exactly reverse to the encoder described in subclause 5.3.4.1.3.</w:t>
      </w:r>
      <w:r>
        <w:rPr>
          <w:lang w:eastAsia="ja-JP"/>
        </w:rPr>
        <w:t>3</w:t>
      </w:r>
      <w:r>
        <w:rPr>
          <w:lang w:eastAsia="zh-CN"/>
        </w:rPr>
        <w:t>.</w:t>
      </w:r>
      <w:r>
        <w:rPr>
          <w:lang w:eastAsia="ja-JP"/>
        </w:rPr>
        <w:t>3</w:t>
      </w:r>
      <w:r>
        <w:rPr>
          <w:lang w:eastAsia="zh-CN"/>
        </w:rPr>
        <w:t xml:space="preserve"> equation (</w:t>
      </w:r>
      <w:r>
        <w:rPr>
          <w:lang w:eastAsia="ja-JP"/>
        </w:rPr>
        <w:t>1040</w:t>
      </w:r>
      <w:r>
        <w:rPr>
          <w:lang w:eastAsia="zh-CN"/>
        </w:rPr>
        <w:t>). The way to reconstruct the differential index, which corresponds to the modification in encoder, can be done as shown in the following equation.</w:t>
      </w:r>
    </w:p>
    <w:p w:rsidR="00B87FF8" w:rsidRDefault="00B87FF8" w:rsidP="00B87FF8">
      <w:pPr>
        <w:tabs>
          <w:tab w:val="center" w:pos="4536"/>
          <w:tab w:val="right" w:pos="9072"/>
        </w:tabs>
        <w:jc w:val="both"/>
      </w:pPr>
    </w:p>
    <w:p w:rsidR="00B87FF8" w:rsidRDefault="00B87FF8" w:rsidP="00B87FF8">
      <w:pPr>
        <w:tabs>
          <w:tab w:val="center" w:pos="4536"/>
          <w:tab w:val="right" w:pos="9072"/>
        </w:tabs>
        <w:textAlignment w:val="center"/>
      </w:pPr>
      <w:r>
        <w:tab/>
      </w:r>
      <w:r w:rsidR="005B6522" w:rsidRPr="00711DD4">
        <w:rPr>
          <w:noProof/>
        </w:rPr>
        <w:drawing>
          <wp:inline distT="0" distB="0" distL="0" distR="0">
            <wp:extent cx="3962400" cy="752475"/>
            <wp:effectExtent l="0" t="0" r="0" b="0"/>
            <wp:docPr id="2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3962400" cy="752475"/>
                    </a:xfrm>
                    <a:prstGeom prst="rect">
                      <a:avLst/>
                    </a:prstGeom>
                    <a:noFill/>
                    <a:ln>
                      <a:noFill/>
                    </a:ln>
                  </pic:spPr>
                </pic:pic>
              </a:graphicData>
            </a:graphic>
          </wp:inline>
        </w:drawing>
      </w:r>
      <w:r>
        <w:tab/>
      </w:r>
      <w:r>
        <w:rPr>
          <w:noProof/>
          <w:color w:val="000000"/>
        </w:rPr>
        <w:t>(1809)</w:t>
      </w:r>
    </w:p>
    <w:p w:rsidR="00707A45" w:rsidRPr="00E91905" w:rsidRDefault="00707A45" w:rsidP="00B87FF8">
      <w:pPr>
        <w:pStyle w:val="FP"/>
        <w:rPr>
          <w:rFonts w:hint="eastAsia"/>
          <w:lang w:eastAsia="zh-CN"/>
        </w:rPr>
      </w:pPr>
    </w:p>
    <w:p w:rsidR="00834EE0" w:rsidRPr="008B1459" w:rsidRDefault="00834EE0" w:rsidP="008B1459">
      <w:pPr>
        <w:pStyle w:val="H6"/>
        <w:rPr>
          <w:lang w:eastAsia="ko-KR"/>
        </w:rPr>
      </w:pPr>
      <w:bookmarkStart w:id="487" w:name="_Toc394084520"/>
      <w:bookmarkStart w:id="488" w:name="_Toc394318675"/>
      <w:bookmarkStart w:id="489" w:name="_Toc394417783"/>
      <w:r w:rsidRPr="008B1459">
        <w:t>6.2.3.1.2.2</w:t>
      </w:r>
      <w:r w:rsidRPr="008B1459">
        <w:tab/>
      </w:r>
      <w:r w:rsidRPr="008B1459">
        <w:rPr>
          <w:rFonts w:hint="eastAsia"/>
          <w:lang w:eastAsia="ko-KR"/>
        </w:rPr>
        <w:t>Large symbol</w:t>
      </w:r>
      <w:r w:rsidRPr="008B1459">
        <w:t xml:space="preserve"> decoding</w:t>
      </w:r>
      <w:r w:rsidRPr="008B1459">
        <w:rPr>
          <w:rFonts w:hint="eastAsia"/>
          <w:lang w:eastAsia="ko-KR"/>
        </w:rPr>
        <w:t xml:space="preserve"> method</w:t>
      </w:r>
      <w:bookmarkEnd w:id="486"/>
      <w:bookmarkEnd w:id="487"/>
      <w:bookmarkEnd w:id="488"/>
      <w:bookmarkEnd w:id="489"/>
    </w:p>
    <w:p w:rsidR="00834EE0" w:rsidRPr="00401C71" w:rsidRDefault="00834EE0" w:rsidP="00834EE0">
      <w:pPr>
        <w:rPr>
          <w:rFonts w:eastAsia="MS Mincho" w:hint="eastAsia"/>
          <w:lang w:val="en-US" w:eastAsia="ja-JP"/>
        </w:rPr>
      </w:pPr>
      <w:r>
        <w:rPr>
          <w:lang w:eastAsia="ko-KR"/>
        </w:rPr>
        <w:t xml:space="preserve">If the </w:t>
      </w:r>
      <w:r w:rsidR="008F3396" w:rsidRPr="00292A7E">
        <w:rPr>
          <w:rFonts w:eastAsia="Malgun Gothic" w:hint="eastAsia"/>
          <w:lang w:eastAsia="ko-KR"/>
        </w:rPr>
        <w:t>L</w:t>
      </w:r>
      <w:r>
        <w:rPr>
          <w:lang w:eastAsia="ko-KR"/>
        </w:rPr>
        <w:t xml:space="preserve">arge symbol coding method is determined, the encoded envelope data should be decoded using the reverse process of encoding either the pulse mode or the scale mode as described in </w:t>
      </w:r>
      <w:r w:rsidR="003C3674">
        <w:rPr>
          <w:rFonts w:hint="eastAsia"/>
          <w:lang w:eastAsia="zh-CN"/>
        </w:rPr>
        <w:t>subclause</w:t>
      </w:r>
      <w:r>
        <w:rPr>
          <w:lang w:eastAsia="ko-KR"/>
        </w:rPr>
        <w:t xml:space="preserve"> </w:t>
      </w:r>
      <w:r w:rsidRPr="00401C71">
        <w:rPr>
          <w:lang w:eastAsia="ko-KR"/>
        </w:rPr>
        <w:t>5.3.</w:t>
      </w:r>
      <w:r w:rsidR="00951FAD" w:rsidRPr="00401C71">
        <w:rPr>
          <w:rFonts w:eastAsia="MS Mincho" w:hint="eastAsia"/>
          <w:lang w:eastAsia="ja-JP"/>
        </w:rPr>
        <w:t>4</w:t>
      </w:r>
      <w:r w:rsidRPr="00401C71">
        <w:rPr>
          <w:lang w:eastAsia="ko-KR"/>
        </w:rPr>
        <w:t>.1.3.</w:t>
      </w:r>
      <w:r w:rsidR="00951FAD" w:rsidRPr="004E2EA5">
        <w:rPr>
          <w:rFonts w:eastAsia="MS Mincho" w:hint="eastAsia"/>
          <w:lang w:eastAsia="ja-JP"/>
        </w:rPr>
        <w:t>4</w:t>
      </w:r>
    </w:p>
    <w:p w:rsidR="00834EE0" w:rsidRPr="00E91905" w:rsidRDefault="00834EE0" w:rsidP="00EE704E">
      <w:pPr>
        <w:rPr>
          <w:lang w:eastAsia="ko-KR"/>
        </w:rPr>
      </w:pPr>
      <w:r w:rsidRPr="00E91905">
        <w:rPr>
          <w:lang w:eastAsia="ko-KR"/>
        </w:rPr>
        <w:t>The Huffman data in the encoded envelope data is decoded by a Huffman decoding method described in</w:t>
      </w:r>
      <w:r w:rsidR="00EE704E">
        <w:rPr>
          <w:rFonts w:hint="eastAsia"/>
          <w:lang w:eastAsia="zh-CN"/>
        </w:rPr>
        <w:t xml:space="preserve"> subclause </w:t>
      </w:r>
      <w:r w:rsidR="00BB3EDE">
        <w:rPr>
          <w:rFonts w:eastAsia="Malgun Gothic"/>
          <w:lang w:eastAsia="ko-KR"/>
        </w:rPr>
        <w:t>6.2.3.1.2.1.1</w:t>
      </w:r>
      <w:r w:rsidR="00EE704E">
        <w:rPr>
          <w:rFonts w:hint="eastAsia"/>
          <w:lang w:eastAsia="zh-CN"/>
        </w:rPr>
        <w:t xml:space="preserve"> </w:t>
      </w:r>
      <w:r w:rsidRPr="00E91905">
        <w:rPr>
          <w:lang w:eastAsia="ko-KR"/>
        </w:rPr>
        <w:t xml:space="preserve">using </w:t>
      </w:r>
      <w:r w:rsidR="00025A25">
        <w:rPr>
          <w:lang w:eastAsia="ko-KR"/>
        </w:rPr>
        <w:t>table</w:t>
      </w:r>
      <w:r>
        <w:rPr>
          <w:lang w:eastAsia="ko-KR"/>
        </w:rPr>
        <w:t xml:space="preserve"> </w:t>
      </w:r>
      <w:r>
        <w:rPr>
          <w:lang w:eastAsia="ko-KR"/>
        </w:rPr>
        <w:fldChar w:fldCharType="begin"/>
      </w:r>
      <w:r>
        <w:rPr>
          <w:lang w:eastAsia="ko-KR"/>
        </w:rPr>
        <w:instrText xml:space="preserve"> SEQ table hq_lr_huffman_decoding_large_smb \* MERGEFORMAT </w:instrText>
      </w:r>
      <w:r>
        <w:rPr>
          <w:lang w:eastAsia="ko-KR"/>
        </w:rPr>
        <w:fldChar w:fldCharType="separate"/>
      </w:r>
      <w:r w:rsidR="00716DC0">
        <w:rPr>
          <w:noProof/>
          <w:lang w:eastAsia="ko-KR"/>
        </w:rPr>
        <w:t>170</w:t>
      </w:r>
      <w:r>
        <w:rPr>
          <w:lang w:eastAsia="ko-KR"/>
        </w:rPr>
        <w:fldChar w:fldCharType="end"/>
      </w:r>
      <w:r w:rsidRPr="00E91905">
        <w:rPr>
          <w:lang w:eastAsia="ko-KR"/>
        </w:rPr>
        <w:t>.</w:t>
      </w:r>
    </w:p>
    <w:p w:rsidR="00834EE0" w:rsidRPr="00A41433" w:rsidRDefault="00834EE0" w:rsidP="00834EE0">
      <w:pPr>
        <w:pStyle w:val="TH"/>
        <w:rPr>
          <w:lang w:eastAsia="ko-KR"/>
        </w:rPr>
      </w:pPr>
      <w:r w:rsidRPr="00A41433">
        <w:t xml:space="preserve">Table </w:t>
      </w:r>
      <w:bookmarkStart w:id="490" w:name="hq_lr_huffman_decoding_large_smb"/>
      <w:r w:rsidRPr="00A41433">
        <w:fldChar w:fldCharType="begin"/>
      </w:r>
      <w:r w:rsidRPr="00A41433">
        <w:instrText xml:space="preserve"> SEQ table \* MERGEFORMAT </w:instrText>
      </w:r>
      <w:r w:rsidRPr="00A41433">
        <w:fldChar w:fldCharType="separate"/>
      </w:r>
      <w:r w:rsidR="00716DC0">
        <w:rPr>
          <w:noProof/>
        </w:rPr>
        <w:t>170</w:t>
      </w:r>
      <w:r w:rsidRPr="00A41433">
        <w:fldChar w:fldCharType="end"/>
      </w:r>
      <w:bookmarkEnd w:id="490"/>
      <w:r w:rsidRPr="00A41433">
        <w:t xml:space="preserve">: Huffman </w:t>
      </w:r>
      <w:r w:rsidRPr="00A41433">
        <w:rPr>
          <w:rFonts w:hint="eastAsia"/>
          <w:lang w:eastAsia="ko-KR"/>
        </w:rPr>
        <w:t>decoding</w:t>
      </w:r>
      <w:r w:rsidRPr="00A41433">
        <w:t xml:space="preserve"> table</w:t>
      </w:r>
      <w:r w:rsidRPr="00A41433">
        <w:rPr>
          <w:rFonts w:hint="eastAsia"/>
          <w:lang w:eastAsia="ko-KR"/>
        </w:rPr>
        <w:t xml:space="preserve"> for the </w:t>
      </w:r>
      <w:r w:rsidR="008F3396" w:rsidRPr="00292A7E">
        <w:rPr>
          <w:rFonts w:eastAsia="Malgun Gothic" w:hint="eastAsia"/>
          <w:lang w:eastAsia="ko-KR"/>
        </w:rPr>
        <w:t>L</w:t>
      </w:r>
      <w:r w:rsidRPr="00A41433">
        <w:rPr>
          <w:rFonts w:hint="eastAsia"/>
          <w:lang w:eastAsia="ko-KR"/>
        </w:rPr>
        <w:t>arge symbol decoding method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87"/>
        <w:gridCol w:w="697"/>
        <w:gridCol w:w="687"/>
        <w:gridCol w:w="697"/>
        <w:gridCol w:w="687"/>
        <w:gridCol w:w="697"/>
      </w:tblGrid>
      <w:tr w:rsidR="00834EE0" w:rsidRPr="005B31C9" w:rsidTr="00E92E62">
        <w:trPr>
          <w:trHeight w:val="270"/>
          <w:tblHeader/>
          <w:jc w:val="center"/>
        </w:trPr>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pPr>
            <w:r w:rsidRPr="005B31C9">
              <w:t>Code</w:t>
            </w:r>
          </w:p>
        </w:tc>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pPr>
            <w:r w:rsidRPr="005B31C9">
              <w:t>Code</w:t>
            </w:r>
          </w:p>
        </w:tc>
        <w:tc>
          <w:tcPr>
            <w:tcW w:w="0" w:type="auto"/>
            <w:shd w:val="clear" w:color="auto" w:fill="D9D9D9"/>
            <w:vAlign w:val="center"/>
          </w:tcPr>
          <w:p w:rsidR="00834EE0" w:rsidRPr="005B31C9" w:rsidRDefault="00834EE0" w:rsidP="00E92E62">
            <w:pPr>
              <w:pStyle w:val="TAH"/>
            </w:pPr>
            <w:r w:rsidRPr="005B31C9">
              <w:t>Index</w:t>
            </w:r>
          </w:p>
        </w:tc>
        <w:tc>
          <w:tcPr>
            <w:tcW w:w="0" w:type="auto"/>
            <w:shd w:val="clear" w:color="auto" w:fill="D9D9D9"/>
            <w:vAlign w:val="center"/>
          </w:tcPr>
          <w:p w:rsidR="00834EE0" w:rsidRPr="005B31C9" w:rsidRDefault="00834EE0" w:rsidP="00E92E62">
            <w:pPr>
              <w:pStyle w:val="TAH"/>
              <w:rPr>
                <w:lang w:eastAsia="ko-KR"/>
              </w:rPr>
            </w:pPr>
            <w:r w:rsidRPr="005B31C9">
              <w:rPr>
                <w:rFonts w:hint="eastAsia"/>
                <w:lang w:eastAsia="ko-KR"/>
              </w:rPr>
              <w:t>Code</w:t>
            </w:r>
          </w:p>
        </w:tc>
      </w:tr>
      <w:tr w:rsidR="00834EE0" w:rsidRPr="005B31C9" w:rsidTr="00E92E62">
        <w:trPr>
          <w:trHeight w:val="255"/>
          <w:jc w:val="center"/>
        </w:trPr>
        <w:tc>
          <w:tcPr>
            <w:tcW w:w="0" w:type="auto"/>
            <w:shd w:val="clear" w:color="auto" w:fill="auto"/>
            <w:vAlign w:val="center"/>
          </w:tcPr>
          <w:p w:rsidR="00834EE0" w:rsidRPr="005B31C9" w:rsidRDefault="00834EE0" w:rsidP="00E92E62">
            <w:pPr>
              <w:pStyle w:val="TAL"/>
              <w:jc w:val="center"/>
            </w:pPr>
            <w:r w:rsidRPr="005B31C9">
              <w:t>0</w:t>
            </w:r>
          </w:p>
        </w:tc>
        <w:tc>
          <w:tcPr>
            <w:tcW w:w="0" w:type="auto"/>
            <w:shd w:val="clear" w:color="auto" w:fill="auto"/>
            <w:vAlign w:val="center"/>
          </w:tcPr>
          <w:p w:rsidR="00834EE0" w:rsidRPr="005B31C9" w:rsidRDefault="00834EE0" w:rsidP="00E92E62">
            <w:pPr>
              <w:pStyle w:val="TAL"/>
              <w:jc w:val="center"/>
              <w:rPr>
                <w:lang w:eastAsia="ko-KR"/>
              </w:rPr>
            </w:pPr>
            <w:r w:rsidRPr="005B31C9">
              <w:t>0X1</w:t>
            </w:r>
            <w:r w:rsidRPr="005B31C9">
              <w:rPr>
                <w:rFonts w:hint="eastAsia"/>
                <w:lang w:eastAsia="ko-KR"/>
              </w:rPr>
              <w:t>1</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5</w:t>
            </w:r>
          </w:p>
        </w:tc>
        <w:tc>
          <w:tcPr>
            <w:tcW w:w="0" w:type="auto"/>
            <w:shd w:val="clear" w:color="auto" w:fill="auto"/>
            <w:vAlign w:val="center"/>
          </w:tcPr>
          <w:p w:rsidR="00834EE0" w:rsidRPr="005B31C9" w:rsidRDefault="00834EE0" w:rsidP="00E92E62">
            <w:pPr>
              <w:pStyle w:val="TAL"/>
              <w:jc w:val="center"/>
              <w:rPr>
                <w:lang w:eastAsia="ko-KR"/>
              </w:rPr>
            </w:pPr>
            <w:r w:rsidRPr="005B31C9">
              <w:t>0X</w:t>
            </w:r>
            <w:r w:rsidRPr="005B31C9">
              <w:rPr>
                <w:rFonts w:hint="eastAsia"/>
                <w:lang w:eastAsia="ko-KR"/>
              </w:rPr>
              <w:t>21</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10</w:t>
            </w:r>
          </w:p>
        </w:tc>
        <w:tc>
          <w:tcPr>
            <w:tcW w:w="0" w:type="auto"/>
            <w:vAlign w:val="center"/>
          </w:tcPr>
          <w:p w:rsidR="00834EE0" w:rsidRPr="005B31C9" w:rsidRDefault="00834EE0" w:rsidP="00E92E62">
            <w:pPr>
              <w:pStyle w:val="TAL"/>
              <w:jc w:val="center"/>
              <w:rPr>
                <w:lang w:eastAsia="ko-KR"/>
              </w:rPr>
            </w:pPr>
            <w:r w:rsidRPr="005B31C9">
              <w:t>-0X</w:t>
            </w:r>
            <w:r w:rsidRPr="005B31C9">
              <w:rPr>
                <w:rFonts w:hint="eastAsia"/>
                <w:lang w:eastAsia="ko-KR"/>
              </w:rPr>
              <w:t>01</w:t>
            </w:r>
          </w:p>
        </w:tc>
      </w:tr>
      <w:tr w:rsidR="00834EE0" w:rsidRPr="005B31C9" w:rsidTr="00E92E62">
        <w:trPr>
          <w:trHeight w:val="255"/>
          <w:jc w:val="center"/>
        </w:trPr>
        <w:tc>
          <w:tcPr>
            <w:tcW w:w="0" w:type="auto"/>
            <w:shd w:val="clear" w:color="auto" w:fill="auto"/>
            <w:vAlign w:val="center"/>
          </w:tcPr>
          <w:p w:rsidR="00834EE0" w:rsidRPr="005B31C9" w:rsidRDefault="00834EE0" w:rsidP="00E92E62">
            <w:pPr>
              <w:pStyle w:val="TAL"/>
              <w:jc w:val="center"/>
            </w:pPr>
            <w:r w:rsidRPr="005B31C9">
              <w:t>1</w:t>
            </w:r>
          </w:p>
        </w:tc>
        <w:tc>
          <w:tcPr>
            <w:tcW w:w="0" w:type="auto"/>
            <w:shd w:val="clear" w:color="auto" w:fill="auto"/>
            <w:vAlign w:val="center"/>
          </w:tcPr>
          <w:p w:rsidR="00834EE0" w:rsidRPr="005B31C9" w:rsidRDefault="00834EE0" w:rsidP="00E92E62">
            <w:pPr>
              <w:pStyle w:val="TAL"/>
              <w:jc w:val="center"/>
              <w:rPr>
                <w:lang w:eastAsia="ko-KR"/>
              </w:rPr>
            </w:pPr>
            <w:r w:rsidRPr="005B31C9">
              <w:t>0X</w:t>
            </w:r>
            <w:r w:rsidRPr="005B31C9">
              <w:rPr>
                <w:rFonts w:hint="eastAsia"/>
                <w:lang w:eastAsia="ko-KR"/>
              </w:rPr>
              <w:t>21</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6</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w:t>
            </w:r>
            <w:r w:rsidRPr="005B31C9">
              <w:t>0X</w:t>
            </w:r>
            <w:r w:rsidRPr="005B31C9">
              <w:rPr>
                <w:rFonts w:hint="eastAsia"/>
                <w:lang w:eastAsia="ko-KR"/>
              </w:rPr>
              <w:t>02</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11</w:t>
            </w:r>
          </w:p>
        </w:tc>
        <w:tc>
          <w:tcPr>
            <w:tcW w:w="0" w:type="auto"/>
            <w:vAlign w:val="center"/>
          </w:tcPr>
          <w:p w:rsidR="00834EE0" w:rsidRPr="005B31C9" w:rsidRDefault="00834EE0" w:rsidP="00E92E62">
            <w:pPr>
              <w:pStyle w:val="TAL"/>
              <w:jc w:val="center"/>
              <w:rPr>
                <w:lang w:eastAsia="ko-KR"/>
              </w:rPr>
            </w:pPr>
            <w:r w:rsidRPr="005B31C9">
              <w:t>-0X</w:t>
            </w:r>
            <w:r w:rsidRPr="005B31C9">
              <w:rPr>
                <w:rFonts w:hint="eastAsia"/>
                <w:lang w:eastAsia="ko-KR"/>
              </w:rPr>
              <w:t>0</w:t>
            </w:r>
            <w:r w:rsidRPr="005B31C9">
              <w:t>6</w:t>
            </w:r>
          </w:p>
        </w:tc>
      </w:tr>
      <w:tr w:rsidR="00834EE0" w:rsidRPr="005B31C9" w:rsidTr="00E92E62">
        <w:trPr>
          <w:trHeight w:val="255"/>
          <w:jc w:val="center"/>
        </w:trPr>
        <w:tc>
          <w:tcPr>
            <w:tcW w:w="0" w:type="auto"/>
            <w:shd w:val="clear" w:color="auto" w:fill="auto"/>
            <w:vAlign w:val="center"/>
          </w:tcPr>
          <w:p w:rsidR="00834EE0" w:rsidRPr="005B31C9" w:rsidRDefault="00834EE0" w:rsidP="00E92E62">
            <w:pPr>
              <w:pStyle w:val="TAL"/>
              <w:jc w:val="center"/>
            </w:pPr>
            <w:r w:rsidRPr="005B31C9">
              <w:t>2</w:t>
            </w:r>
          </w:p>
        </w:tc>
        <w:tc>
          <w:tcPr>
            <w:tcW w:w="0" w:type="auto"/>
            <w:shd w:val="clear" w:color="auto" w:fill="auto"/>
            <w:vAlign w:val="center"/>
          </w:tcPr>
          <w:p w:rsidR="00834EE0" w:rsidRPr="005B31C9" w:rsidRDefault="00834EE0" w:rsidP="00E92E62">
            <w:pPr>
              <w:pStyle w:val="TAL"/>
              <w:jc w:val="center"/>
              <w:rPr>
                <w:lang w:eastAsia="ko-KR"/>
              </w:rPr>
            </w:pPr>
            <w:r w:rsidRPr="005B31C9">
              <w:t>-0X0</w:t>
            </w:r>
            <w:r w:rsidRPr="005B31C9">
              <w:rPr>
                <w:rFonts w:hint="eastAsia"/>
                <w:lang w:eastAsia="ko-KR"/>
              </w:rPr>
              <w:t>4</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7</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w:t>
            </w:r>
            <w:r w:rsidRPr="005B31C9">
              <w:t>0X</w:t>
            </w:r>
            <w:r w:rsidRPr="005B31C9">
              <w:rPr>
                <w:rFonts w:hint="eastAsia"/>
                <w:lang w:eastAsia="ko-KR"/>
              </w:rPr>
              <w:t>05</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12</w:t>
            </w:r>
          </w:p>
        </w:tc>
        <w:tc>
          <w:tcPr>
            <w:tcW w:w="0" w:type="auto"/>
            <w:vAlign w:val="center"/>
          </w:tcPr>
          <w:p w:rsidR="00834EE0" w:rsidRPr="005B31C9" w:rsidRDefault="00834EE0" w:rsidP="00E92E62">
            <w:pPr>
              <w:pStyle w:val="TAL"/>
              <w:jc w:val="center"/>
              <w:rPr>
                <w:lang w:eastAsia="ko-KR"/>
              </w:rPr>
            </w:pPr>
            <w:r w:rsidRPr="005B31C9">
              <w:t>0X</w:t>
            </w:r>
            <w:r w:rsidRPr="005B31C9">
              <w:rPr>
                <w:rFonts w:hint="eastAsia"/>
                <w:lang w:eastAsia="ko-KR"/>
              </w:rPr>
              <w:t>1</w:t>
            </w:r>
            <w:r w:rsidRPr="005B31C9">
              <w:t>1</w:t>
            </w:r>
          </w:p>
        </w:tc>
      </w:tr>
      <w:tr w:rsidR="00834EE0" w:rsidRPr="005B31C9" w:rsidTr="00E92E62">
        <w:trPr>
          <w:trHeight w:val="139"/>
          <w:jc w:val="center"/>
        </w:trPr>
        <w:tc>
          <w:tcPr>
            <w:tcW w:w="0" w:type="auto"/>
            <w:shd w:val="clear" w:color="auto" w:fill="auto"/>
            <w:vAlign w:val="center"/>
          </w:tcPr>
          <w:p w:rsidR="00834EE0" w:rsidRPr="005B31C9" w:rsidRDefault="00834EE0" w:rsidP="00E92E62">
            <w:pPr>
              <w:pStyle w:val="TAL"/>
              <w:jc w:val="center"/>
            </w:pPr>
            <w:r w:rsidRPr="005B31C9">
              <w:t>3</w:t>
            </w:r>
          </w:p>
        </w:tc>
        <w:tc>
          <w:tcPr>
            <w:tcW w:w="0" w:type="auto"/>
            <w:shd w:val="clear" w:color="auto" w:fill="auto"/>
            <w:vAlign w:val="center"/>
          </w:tcPr>
          <w:p w:rsidR="00834EE0" w:rsidRPr="005B31C9" w:rsidRDefault="00834EE0" w:rsidP="00E92E62">
            <w:pPr>
              <w:pStyle w:val="TAL"/>
              <w:jc w:val="center"/>
              <w:rPr>
                <w:lang w:eastAsia="ko-KR"/>
              </w:rPr>
            </w:pPr>
            <w:r w:rsidRPr="005B31C9">
              <w:t>0X</w:t>
            </w:r>
            <w:r w:rsidRPr="005B31C9">
              <w:rPr>
                <w:rFonts w:hint="eastAsia"/>
                <w:lang w:eastAsia="ko-KR"/>
              </w:rPr>
              <w:t>2</w:t>
            </w:r>
            <w:r w:rsidRPr="005B31C9">
              <w:t>1</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8</w:t>
            </w:r>
          </w:p>
        </w:tc>
        <w:tc>
          <w:tcPr>
            <w:tcW w:w="0" w:type="auto"/>
            <w:shd w:val="clear" w:color="auto" w:fill="auto"/>
            <w:vAlign w:val="center"/>
          </w:tcPr>
          <w:p w:rsidR="00834EE0" w:rsidRPr="005B31C9" w:rsidRDefault="00834EE0" w:rsidP="00E92E62">
            <w:pPr>
              <w:pStyle w:val="TAL"/>
              <w:jc w:val="center"/>
              <w:rPr>
                <w:lang w:eastAsia="ko-KR"/>
              </w:rPr>
            </w:pPr>
            <w:r w:rsidRPr="005B31C9">
              <w:t>0X1</w:t>
            </w:r>
            <w:r w:rsidRPr="005B31C9">
              <w:rPr>
                <w:rFonts w:hint="eastAsia"/>
                <w:lang w:eastAsia="ko-KR"/>
              </w:rPr>
              <w:t>1</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13</w:t>
            </w:r>
          </w:p>
        </w:tc>
        <w:tc>
          <w:tcPr>
            <w:tcW w:w="0" w:type="auto"/>
            <w:vAlign w:val="center"/>
          </w:tcPr>
          <w:p w:rsidR="00834EE0" w:rsidRPr="005B31C9" w:rsidRDefault="00834EE0" w:rsidP="00E92E62">
            <w:pPr>
              <w:pStyle w:val="TAL"/>
              <w:jc w:val="center"/>
              <w:rPr>
                <w:lang w:eastAsia="ko-KR"/>
              </w:rPr>
            </w:pPr>
            <w:r w:rsidRPr="005B31C9">
              <w:t>-0X0</w:t>
            </w:r>
            <w:r w:rsidRPr="005B31C9">
              <w:rPr>
                <w:rFonts w:hint="eastAsia"/>
                <w:lang w:eastAsia="ko-KR"/>
              </w:rPr>
              <w:t>7</w:t>
            </w:r>
          </w:p>
        </w:tc>
      </w:tr>
      <w:tr w:rsidR="00834EE0" w:rsidRPr="005B31C9" w:rsidTr="00E92E62">
        <w:trPr>
          <w:trHeight w:val="48"/>
          <w:jc w:val="center"/>
        </w:trPr>
        <w:tc>
          <w:tcPr>
            <w:tcW w:w="0" w:type="auto"/>
            <w:shd w:val="clear" w:color="auto" w:fill="auto"/>
            <w:vAlign w:val="center"/>
          </w:tcPr>
          <w:p w:rsidR="00834EE0" w:rsidRPr="005B31C9" w:rsidRDefault="00834EE0" w:rsidP="00E92E62">
            <w:pPr>
              <w:pStyle w:val="TAL"/>
              <w:jc w:val="center"/>
            </w:pPr>
            <w:r w:rsidRPr="005B31C9">
              <w:t>4</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w:t>
            </w:r>
            <w:r w:rsidRPr="005B31C9">
              <w:t>0X</w:t>
            </w:r>
            <w:r w:rsidRPr="005B31C9">
              <w:rPr>
                <w:rFonts w:hint="eastAsia"/>
                <w:lang w:eastAsia="ko-KR"/>
              </w:rPr>
              <w:t>03</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9</w:t>
            </w:r>
          </w:p>
        </w:tc>
        <w:tc>
          <w:tcPr>
            <w:tcW w:w="0" w:type="auto"/>
            <w:shd w:val="clear" w:color="auto" w:fill="auto"/>
            <w:vAlign w:val="center"/>
          </w:tcPr>
          <w:p w:rsidR="00834EE0" w:rsidRPr="005B31C9" w:rsidRDefault="00834EE0" w:rsidP="00E92E62">
            <w:pPr>
              <w:pStyle w:val="TAL"/>
              <w:jc w:val="center"/>
              <w:rPr>
                <w:lang w:eastAsia="ko-KR"/>
              </w:rPr>
            </w:pPr>
            <w:r w:rsidRPr="005B31C9">
              <w:t>0X</w:t>
            </w:r>
            <w:r w:rsidRPr="005B31C9">
              <w:rPr>
                <w:rFonts w:hint="eastAsia"/>
                <w:lang w:eastAsia="ko-KR"/>
              </w:rPr>
              <w:t>2</w:t>
            </w:r>
            <w:r w:rsidRPr="005B31C9">
              <w:t>1</w:t>
            </w:r>
          </w:p>
        </w:tc>
        <w:tc>
          <w:tcPr>
            <w:tcW w:w="0" w:type="auto"/>
            <w:shd w:val="clear" w:color="auto" w:fill="auto"/>
            <w:vAlign w:val="center"/>
          </w:tcPr>
          <w:p w:rsidR="00834EE0" w:rsidRPr="005B31C9" w:rsidRDefault="00834EE0" w:rsidP="00E92E62">
            <w:pPr>
              <w:pStyle w:val="TAL"/>
              <w:jc w:val="center"/>
              <w:rPr>
                <w:lang w:eastAsia="ko-KR"/>
              </w:rPr>
            </w:pPr>
            <w:r w:rsidRPr="005B31C9">
              <w:rPr>
                <w:rFonts w:hint="eastAsia"/>
                <w:lang w:eastAsia="ko-KR"/>
              </w:rPr>
              <w:t>14</w:t>
            </w:r>
          </w:p>
        </w:tc>
        <w:tc>
          <w:tcPr>
            <w:tcW w:w="0" w:type="auto"/>
            <w:vAlign w:val="center"/>
          </w:tcPr>
          <w:p w:rsidR="00834EE0" w:rsidRPr="005B31C9" w:rsidRDefault="00834EE0" w:rsidP="00E92E62">
            <w:pPr>
              <w:pStyle w:val="TAL"/>
              <w:jc w:val="center"/>
              <w:rPr>
                <w:lang w:eastAsia="ko-KR"/>
              </w:rPr>
            </w:pPr>
            <w:r w:rsidRPr="005B31C9">
              <w:rPr>
                <w:rFonts w:hint="eastAsia"/>
                <w:lang w:eastAsia="ko-KR"/>
              </w:rPr>
              <w:t>-</w:t>
            </w:r>
            <w:r w:rsidRPr="005B31C9">
              <w:t>0X</w:t>
            </w:r>
            <w:r w:rsidRPr="005B31C9">
              <w:rPr>
                <w:rFonts w:hint="eastAsia"/>
                <w:lang w:eastAsia="ko-KR"/>
              </w:rPr>
              <w:t>00</w:t>
            </w:r>
          </w:p>
        </w:tc>
      </w:tr>
    </w:tbl>
    <w:p w:rsidR="00834EE0" w:rsidRPr="00EA43AC" w:rsidRDefault="00834EE0" w:rsidP="00834EE0">
      <w:pPr>
        <w:pStyle w:val="Heading5"/>
      </w:pPr>
      <w:bookmarkStart w:id="491" w:name="_Toc394417784"/>
      <w:r>
        <w:t>6.2.3.1.3</w:t>
      </w:r>
      <w:r>
        <w:tab/>
        <w:t>Spectral coefficients decoding</w:t>
      </w:r>
      <w:bookmarkEnd w:id="478"/>
      <w:bookmarkEnd w:id="479"/>
      <w:bookmarkEnd w:id="491"/>
    </w:p>
    <w:p w:rsidR="00834EE0" w:rsidRPr="008B1459" w:rsidRDefault="00834EE0" w:rsidP="008B1459">
      <w:pPr>
        <w:pStyle w:val="H6"/>
        <w:rPr>
          <w:rFonts w:hint="eastAsia"/>
          <w:lang w:eastAsia="ja-JP"/>
        </w:rPr>
      </w:pPr>
      <w:bookmarkStart w:id="492" w:name="_Toc393887660"/>
      <w:bookmarkStart w:id="493" w:name="_Toc394084522"/>
      <w:bookmarkStart w:id="494" w:name="_Toc394417785"/>
      <w:r w:rsidRPr="008B1459">
        <w:t>6.2.3.1.3.1</w:t>
      </w:r>
      <w:r w:rsidRPr="008B1459">
        <w:tab/>
        <w:t>Normal Mode</w:t>
      </w:r>
      <w:bookmarkEnd w:id="492"/>
      <w:bookmarkEnd w:id="493"/>
      <w:bookmarkEnd w:id="494"/>
    </w:p>
    <w:p w:rsidR="00834EE0" w:rsidRPr="00CB53AB" w:rsidRDefault="00834EE0" w:rsidP="00834EE0">
      <w:pPr>
        <w:rPr>
          <w:lang w:eastAsia="ja-JP"/>
        </w:rPr>
      </w:pPr>
      <w:r w:rsidRPr="009A15AB">
        <w:rPr>
          <w:rFonts w:hint="eastAsia"/>
        </w:rPr>
        <w:t xml:space="preserve">Figure </w:t>
      </w:r>
      <w:r w:rsidRPr="009A15AB">
        <w:fldChar w:fldCharType="begin"/>
      </w:r>
      <w:r w:rsidRPr="009A15AB">
        <w:instrText xml:space="preserve"> </w:instrText>
      </w:r>
      <w:r w:rsidRPr="009A15AB">
        <w:rPr>
          <w:rFonts w:hint="eastAsia"/>
        </w:rPr>
        <w:instrText>REF hq_lr_Fig_normal_dec \h</w:instrText>
      </w:r>
      <w:r w:rsidRPr="009A15AB">
        <w:instrText xml:space="preserve"> </w:instrText>
      </w:r>
      <w:r>
        <w:instrText xml:space="preserve"> \* MERGEFORMAT </w:instrText>
      </w:r>
      <w:r w:rsidRPr="009A15AB">
        <w:fldChar w:fldCharType="separate"/>
      </w:r>
      <w:r w:rsidR="00716DC0">
        <w:t>94</w:t>
      </w:r>
      <w:r w:rsidRPr="009A15AB">
        <w:fldChar w:fldCharType="end"/>
      </w:r>
      <w:r w:rsidRPr="009A15AB">
        <w:rPr>
          <w:rFonts w:hint="eastAsia"/>
        </w:rPr>
        <w:t xml:space="preserve"> shows</w:t>
      </w:r>
      <w:r w:rsidRPr="00CB53AB">
        <w:rPr>
          <w:rFonts w:hint="eastAsia"/>
          <w:lang w:eastAsia="ja-JP"/>
        </w:rPr>
        <w:t xml:space="preserve"> the overview of the normal mode decoder.</w:t>
      </w:r>
    </w:p>
    <w:p w:rsidR="00C42602" w:rsidRDefault="005B6522" w:rsidP="00C42602">
      <w:pPr>
        <w:pStyle w:val="TH"/>
      </w:pPr>
      <w:r w:rsidRPr="00C42602">
        <w:rPr>
          <w:noProof/>
        </w:rPr>
        <w:drawing>
          <wp:inline distT="0" distB="0" distL="0" distR="0">
            <wp:extent cx="5943600" cy="2609850"/>
            <wp:effectExtent l="0" t="0" r="0" b="0"/>
            <wp:docPr id="2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834EE0" w:rsidRPr="00CB53AB" w:rsidRDefault="00834EE0" w:rsidP="00834EE0">
      <w:pPr>
        <w:pStyle w:val="TF"/>
        <w:rPr>
          <w:rFonts w:hint="eastAsia"/>
        </w:rPr>
      </w:pPr>
      <w:r w:rsidRPr="00CB53AB">
        <w:t xml:space="preserve">Figure </w:t>
      </w:r>
      <w:bookmarkStart w:id="495" w:name="hq_lr_Fig_normal_dec"/>
      <w:r w:rsidRPr="00CB53AB">
        <w:fldChar w:fldCharType="begin"/>
      </w:r>
      <w:r w:rsidRPr="00CB53AB">
        <w:instrText xml:space="preserve"> SEQ Figure \* ARABIC </w:instrText>
      </w:r>
      <w:r w:rsidRPr="00CB53AB">
        <w:fldChar w:fldCharType="separate"/>
      </w:r>
      <w:r w:rsidR="00716DC0">
        <w:rPr>
          <w:noProof/>
        </w:rPr>
        <w:t>94</w:t>
      </w:r>
      <w:r w:rsidRPr="00CB53AB">
        <w:fldChar w:fldCharType="end"/>
      </w:r>
      <w:bookmarkEnd w:id="495"/>
      <w:r w:rsidRPr="00CB53AB">
        <w:t xml:space="preserve">: </w:t>
      </w:r>
      <w:r w:rsidRPr="00CB53AB">
        <w:rPr>
          <w:rFonts w:hint="eastAsia"/>
          <w:lang w:eastAsia="ja-JP"/>
        </w:rPr>
        <w:t>Block diagram of the Normal mode decoder overview</w:t>
      </w:r>
    </w:p>
    <w:p w:rsidR="00834EE0" w:rsidRPr="008B1459" w:rsidRDefault="00834EE0" w:rsidP="008B1459">
      <w:pPr>
        <w:pStyle w:val="H6"/>
        <w:rPr>
          <w:lang w:eastAsia="ja-JP"/>
        </w:rPr>
      </w:pPr>
      <w:bookmarkStart w:id="496" w:name="_Toc394417786"/>
      <w:r w:rsidRPr="008B1459">
        <w:rPr>
          <w:rFonts w:hint="eastAsia"/>
          <w:lang w:eastAsia="ja-JP"/>
        </w:rPr>
        <w:t>6.2.3.1.3.1.1</w:t>
      </w:r>
      <w:r w:rsidR="008B1459" w:rsidRPr="008B1459">
        <w:rPr>
          <w:rFonts w:hint="eastAsia"/>
          <w:lang w:eastAsia="ja-JP"/>
        </w:rPr>
        <w:tab/>
      </w:r>
      <w:r w:rsidRPr="008B1459">
        <w:rPr>
          <w:rFonts w:hint="eastAsia"/>
          <w:lang w:eastAsia="ja-JP"/>
        </w:rPr>
        <w:t>Energy envelope decoding</w:t>
      </w:r>
      <w:bookmarkEnd w:id="496"/>
    </w:p>
    <w:p w:rsidR="00834EE0" w:rsidRPr="00CB53AB" w:rsidRDefault="00834EE0" w:rsidP="00834EE0">
      <w:pPr>
        <w:rPr>
          <w:lang w:eastAsia="ja-JP"/>
        </w:rPr>
      </w:pPr>
      <w:r w:rsidRPr="00CB53AB">
        <w:rPr>
          <w:rFonts w:hint="eastAsia"/>
          <w:lang w:eastAsia="ja-JP"/>
        </w:rPr>
        <w:t xml:space="preserve">Details are described in </w:t>
      </w:r>
      <w:r w:rsidR="003C3674">
        <w:rPr>
          <w:rFonts w:hint="eastAsia"/>
          <w:lang w:eastAsia="zh-CN"/>
        </w:rPr>
        <w:t>subclause</w:t>
      </w:r>
      <w:r w:rsidRPr="00CB53AB">
        <w:rPr>
          <w:rFonts w:hint="eastAsia"/>
          <w:lang w:eastAsia="ja-JP"/>
        </w:rPr>
        <w:t xml:space="preserve"> </w:t>
      </w:r>
      <w:r w:rsidRPr="00401C71">
        <w:rPr>
          <w:lang w:eastAsia="ja-JP"/>
        </w:rPr>
        <w:fldChar w:fldCharType="begin"/>
      </w:r>
      <w:r w:rsidRPr="00401C71">
        <w:rPr>
          <w:lang w:eastAsia="ja-JP"/>
        </w:rPr>
        <w:instrText xml:space="preserve"> </w:instrText>
      </w:r>
      <w:r w:rsidRPr="00401C71">
        <w:rPr>
          <w:rFonts w:hint="eastAsia"/>
          <w:lang w:eastAsia="ja-JP"/>
        </w:rPr>
        <w:instrText>REF hq_lr_Sec_energy_env_dec \h</w:instrText>
      </w:r>
      <w:r w:rsidRPr="00401C71">
        <w:rPr>
          <w:lang w:eastAsia="ja-JP"/>
        </w:rPr>
        <w:instrText xml:space="preserve"> </w:instrText>
      </w:r>
      <w:r w:rsidRPr="00401C71">
        <w:rPr>
          <w:lang w:eastAsia="ja-JP"/>
        </w:rPr>
      </w:r>
      <w:r w:rsidRPr="00401C71">
        <w:rPr>
          <w:lang w:eastAsia="ja-JP"/>
        </w:rPr>
        <w:instrText xml:space="preserve"> \* MERGEFORMAT </w:instrText>
      </w:r>
      <w:r w:rsidRPr="00401C71">
        <w:rPr>
          <w:lang w:eastAsia="ja-JP"/>
        </w:rPr>
        <w:fldChar w:fldCharType="separate"/>
      </w:r>
      <w:r w:rsidR="00716DC0">
        <w:t>6.2.3.1.2</w:t>
      </w:r>
      <w:r w:rsidRPr="00401C71">
        <w:rPr>
          <w:lang w:eastAsia="ja-JP"/>
        </w:rPr>
        <w:fldChar w:fldCharType="end"/>
      </w:r>
      <w:r w:rsidRPr="00401C71">
        <w:t>.</w:t>
      </w:r>
    </w:p>
    <w:p w:rsidR="00834EE0" w:rsidRPr="008B1459" w:rsidRDefault="00834EE0" w:rsidP="008B1459">
      <w:pPr>
        <w:pStyle w:val="H6"/>
        <w:rPr>
          <w:rFonts w:hint="eastAsia"/>
          <w:lang w:eastAsia="ja-JP"/>
        </w:rPr>
      </w:pPr>
      <w:bookmarkStart w:id="497" w:name="_Toc394417787"/>
      <w:r w:rsidRPr="008B1459">
        <w:rPr>
          <w:rFonts w:hint="eastAsia"/>
          <w:lang w:eastAsia="ja-JP"/>
        </w:rPr>
        <w:t>6.2.3.1.3.1.2</w:t>
      </w:r>
      <w:r w:rsidR="008B1459" w:rsidRPr="008B1459">
        <w:rPr>
          <w:rFonts w:hint="eastAsia"/>
          <w:lang w:eastAsia="ja-JP"/>
        </w:rPr>
        <w:tab/>
      </w:r>
      <w:r w:rsidRPr="008B1459">
        <w:rPr>
          <w:rFonts w:hint="eastAsia"/>
          <w:lang w:eastAsia="ja-JP"/>
        </w:rPr>
        <w:t>Tonality flag decoding</w:t>
      </w:r>
      <w:bookmarkEnd w:id="497"/>
    </w:p>
    <w:p w:rsidR="00834EE0" w:rsidRPr="006E47FE" w:rsidRDefault="00834EE0" w:rsidP="00834EE0">
      <w:pPr>
        <w:rPr>
          <w:rFonts w:hint="eastAsia"/>
          <w:lang w:eastAsia="ja-JP"/>
        </w:rPr>
      </w:pPr>
      <w:bookmarkStart w:id="498" w:name="_Toc393887661"/>
      <w:bookmarkStart w:id="499" w:name="_Toc394084523"/>
      <w:r w:rsidRPr="00CB53AB">
        <w:rPr>
          <w:rFonts w:hint="eastAsia"/>
          <w:lang w:eastAsia="ja-JP"/>
        </w:rPr>
        <w:t>Tonal</w:t>
      </w:r>
      <w:r>
        <w:rPr>
          <w:rFonts w:hint="eastAsia"/>
          <w:lang w:eastAsia="ja-JP"/>
        </w:rPr>
        <w:t>ity</w:t>
      </w:r>
      <w:r w:rsidRPr="00CB53AB">
        <w:rPr>
          <w:rFonts w:hint="eastAsia"/>
          <w:lang w:eastAsia="ja-JP"/>
        </w:rPr>
        <w:t xml:space="preserve"> flags described in </w:t>
      </w:r>
      <w:r w:rsidR="003C3674" w:rsidRPr="00401C71">
        <w:rPr>
          <w:rFonts w:hint="eastAsia"/>
          <w:lang w:eastAsia="zh-CN"/>
        </w:rPr>
        <w:t>subclause</w:t>
      </w:r>
      <w:r w:rsidRPr="00401C71">
        <w:rPr>
          <w:rFonts w:hint="eastAsia"/>
          <w:lang w:eastAsia="ja-JP"/>
        </w:rPr>
        <w:t xml:space="preserve"> </w:t>
      </w:r>
      <w:r w:rsidRPr="00401C71">
        <w:rPr>
          <w:lang w:eastAsia="ja-JP"/>
        </w:rPr>
        <w:t>5.3.4.1.4.1.3</w:t>
      </w:r>
      <w:r>
        <w:rPr>
          <w:lang w:eastAsia="ja-JP"/>
        </w:rPr>
        <w:t xml:space="preserve"> </w:t>
      </w:r>
      <w:r w:rsidRPr="00CB53AB">
        <w:rPr>
          <w:rFonts w:hint="eastAsia"/>
          <w:lang w:eastAsia="ja-JP"/>
        </w:rPr>
        <w:t>are decoded and used for calculation of the bit allocations.</w:t>
      </w:r>
    </w:p>
    <w:p w:rsidR="00834EE0" w:rsidRPr="008B1459" w:rsidRDefault="00834EE0" w:rsidP="008B1459">
      <w:pPr>
        <w:pStyle w:val="H6"/>
        <w:rPr>
          <w:lang w:eastAsia="ja-JP"/>
        </w:rPr>
      </w:pPr>
      <w:bookmarkStart w:id="500" w:name="_Toc394417788"/>
      <w:r w:rsidRPr="008B1459">
        <w:rPr>
          <w:rFonts w:hint="eastAsia"/>
          <w:lang w:eastAsia="ja-JP"/>
        </w:rPr>
        <w:t>6.2.3.1.3.1.3</w:t>
      </w:r>
      <w:r w:rsidR="008B1459" w:rsidRPr="008B1459">
        <w:rPr>
          <w:rFonts w:hint="eastAsia"/>
          <w:lang w:eastAsia="ja-JP"/>
        </w:rPr>
        <w:tab/>
      </w:r>
      <w:r w:rsidRPr="008B1459">
        <w:rPr>
          <w:rFonts w:hint="eastAsia"/>
          <w:lang w:eastAsia="ja-JP"/>
        </w:rPr>
        <w:t>Bit allocation</w:t>
      </w:r>
      <w:bookmarkEnd w:id="498"/>
      <w:bookmarkEnd w:id="499"/>
      <w:bookmarkEnd w:id="500"/>
    </w:p>
    <w:p w:rsidR="00A96477" w:rsidRDefault="00A96477" w:rsidP="00A96477">
      <w:pPr>
        <w:rPr>
          <w:rFonts w:hint="eastAsia"/>
          <w:lang w:eastAsia="ja-JP"/>
        </w:rPr>
      </w:pPr>
      <w:bookmarkStart w:id="501" w:name="_Toc393887662"/>
      <w:bookmarkStart w:id="502" w:name="_Toc394084529"/>
      <w:r w:rsidRPr="00D834E4">
        <w:rPr>
          <w:rFonts w:hint="eastAsia"/>
          <w:lang w:eastAsia="ja-JP"/>
        </w:rPr>
        <w:t xml:space="preserve">The processing is </w:t>
      </w:r>
      <w:r w:rsidRPr="00016A61">
        <w:rPr>
          <w:rFonts w:eastAsia="MS Mincho" w:hint="eastAsia"/>
          <w:lang w:eastAsia="ja-JP"/>
        </w:rPr>
        <w:t xml:space="preserve">in </w:t>
      </w:r>
      <w:r w:rsidRPr="00D834E4">
        <w:rPr>
          <w:rFonts w:hint="eastAsia"/>
          <w:lang w:eastAsia="ja-JP"/>
        </w:rPr>
        <w:t xml:space="preserve">the same </w:t>
      </w:r>
      <w:r w:rsidRPr="00016A61">
        <w:rPr>
          <w:rFonts w:eastAsia="MS Mincho" w:hint="eastAsia"/>
          <w:lang w:eastAsia="ja-JP"/>
        </w:rPr>
        <w:t xml:space="preserve">manner </w:t>
      </w:r>
      <w:r w:rsidRPr="00D834E4">
        <w:rPr>
          <w:rFonts w:hint="eastAsia"/>
          <w:lang w:eastAsia="ja-JP"/>
        </w:rPr>
        <w:t xml:space="preserve">with the one at the </w:t>
      </w:r>
      <w:r>
        <w:rPr>
          <w:rFonts w:hint="eastAsia"/>
          <w:lang w:eastAsia="ja-JP"/>
        </w:rPr>
        <w:t>en</w:t>
      </w:r>
      <w:r w:rsidRPr="00D834E4">
        <w:rPr>
          <w:rFonts w:hint="eastAsia"/>
          <w:lang w:eastAsia="ja-JP"/>
        </w:rPr>
        <w:t>coder side.</w:t>
      </w:r>
    </w:p>
    <w:p w:rsidR="00A96477" w:rsidRPr="00AD4810" w:rsidRDefault="00A96477" w:rsidP="00A96477">
      <w:pPr>
        <w:rPr>
          <w:rFonts w:eastAsia="MS Mincho" w:hint="eastAsia"/>
          <w:lang w:eastAsia="ja-JP"/>
        </w:rPr>
      </w:pPr>
      <w:r w:rsidRPr="00AD4810">
        <w:rPr>
          <w:rFonts w:eastAsia="MS Mincho" w:hint="eastAsia"/>
          <w:lang w:eastAsia="ja-JP"/>
        </w:rPr>
        <w:t xml:space="preserve">Firstly, the fine gain adjustment bits are derived. </w:t>
      </w:r>
    </w:p>
    <w:p w:rsidR="007D23BD" w:rsidRDefault="007D23BD" w:rsidP="007D23BD">
      <w:pPr>
        <w:rPr>
          <w:lang w:eastAsia="ja-JP"/>
        </w:rPr>
      </w:pPr>
      <w:r>
        <w:rPr>
          <w:lang w:eastAsia="ja-JP"/>
        </w:rPr>
        <w:t xml:space="preserve">Secondly, the bands of the limited-band mode are identified based on the decoded limited-band mode flags, and their corresponding bandwidths are set if the limited-band mode is used in encoding. </w:t>
      </w:r>
      <w:r w:rsidRPr="00E400E3">
        <w:rPr>
          <w:lang w:eastAsia="ja-JP"/>
        </w:rPr>
        <w:t>As is described in 5.3.4.1.4.1.4.4.2, the band is limited to the vicinity of the maximum amplitude spectrum frequency of the previous frame. The position of the maximum amplitude spectrum frequency of the previous frame is stored in a memory, which was searched using the decoded MDCT spectrum in the previous frame. The information of the limited band (i.e. identified vicinity of the maximum amplitude spectrum frequency position) is output to the TCQ decoder along with the bit budget allocated through the following bit allocation process.</w:t>
      </w:r>
      <w:r>
        <w:rPr>
          <w:lang w:eastAsia="ja-JP"/>
        </w:rPr>
        <w:t xml:space="preserve"> </w:t>
      </w:r>
    </w:p>
    <w:p w:rsidR="00A96477" w:rsidRDefault="00A96477" w:rsidP="00A96477">
      <w:pPr>
        <w:rPr>
          <w:lang w:eastAsia="ja-JP"/>
        </w:rPr>
      </w:pPr>
      <w:r>
        <w:rPr>
          <w:lang w:eastAsia="ja-JP"/>
        </w:rPr>
        <w:t>Thirdly</w:t>
      </w:r>
      <w:r w:rsidRPr="004C1DD8">
        <w:rPr>
          <w:rFonts w:hint="eastAsia"/>
          <w:lang w:eastAsia="ja-JP"/>
        </w:rPr>
        <w:t xml:space="preserve">, bands encoded using PFSC are identified </w:t>
      </w:r>
      <w:r w:rsidRPr="007915A3">
        <w:rPr>
          <w:rFonts w:hint="eastAsia"/>
          <w:lang w:eastAsia="ja-JP"/>
        </w:rPr>
        <w:t xml:space="preserve">based on </w:t>
      </w:r>
      <w:r>
        <w:rPr>
          <w:rFonts w:hint="eastAsia"/>
          <w:lang w:eastAsia="ja-JP"/>
        </w:rPr>
        <w:t>the decoded tonality flags</w:t>
      </w:r>
      <w:r w:rsidRPr="007915A3">
        <w:rPr>
          <w:rFonts w:hint="eastAsia"/>
          <w:lang w:eastAsia="ja-JP"/>
        </w:rPr>
        <w:t xml:space="preserve"> </w:t>
      </w:r>
      <w:r w:rsidRPr="004C1DD8">
        <w:rPr>
          <w:rFonts w:hint="eastAsia"/>
          <w:lang w:eastAsia="ja-JP"/>
        </w:rPr>
        <w:t xml:space="preserve">among the </w:t>
      </w:r>
      <w:r w:rsidRPr="004C1DD8">
        <w:rPr>
          <w:lang w:eastAsia="ja-JP"/>
        </w:rPr>
        <w:t>four</w:t>
      </w:r>
      <w:r w:rsidRPr="004C1DD8">
        <w:rPr>
          <w:rFonts w:hint="eastAsia"/>
          <w:lang w:eastAsia="ja-JP"/>
        </w:rPr>
        <w:t xml:space="preserve"> highest </w:t>
      </w:r>
      <w:r w:rsidRPr="004C1DD8">
        <w:rPr>
          <w:lang w:eastAsia="ja-JP"/>
        </w:rPr>
        <w:t>bands</w:t>
      </w:r>
      <w:r w:rsidRPr="004C1DD8">
        <w:rPr>
          <w:rFonts w:hint="eastAsia"/>
          <w:lang w:eastAsia="ja-JP"/>
        </w:rPr>
        <w:t xml:space="preserve"> and necessary bits (1 or 2 bits) are allocated to each of the identified bands. </w:t>
      </w:r>
    </w:p>
    <w:p w:rsidR="00834EE0" w:rsidRPr="006E47FE" w:rsidRDefault="00A96477" w:rsidP="00A96477">
      <w:pPr>
        <w:rPr>
          <w:lang w:eastAsia="ja-JP"/>
        </w:rPr>
      </w:pPr>
      <w:r>
        <w:rPr>
          <w:rFonts w:eastAsia="MS Mincho"/>
          <w:lang w:eastAsia="ja-JP"/>
        </w:rPr>
        <w:t>Finally</w:t>
      </w:r>
      <w:r w:rsidRPr="004C1DD8">
        <w:rPr>
          <w:rFonts w:hint="eastAsia"/>
          <w:lang w:eastAsia="ja-JP"/>
        </w:rPr>
        <w:t>, remaining bits are allocated to other bands based on perceptual importance</w:t>
      </w:r>
      <w:r>
        <w:rPr>
          <w:rFonts w:hint="eastAsia"/>
          <w:lang w:eastAsia="ja-JP"/>
        </w:rPr>
        <w:t xml:space="preserve"> using the decoded quantized band energies</w:t>
      </w:r>
      <w:r w:rsidRPr="004C1DD8">
        <w:rPr>
          <w:rFonts w:hint="eastAsia"/>
          <w:lang w:eastAsia="ja-JP"/>
        </w:rPr>
        <w:t>.</w:t>
      </w:r>
      <w:r w:rsidRPr="00485414">
        <w:rPr>
          <w:rFonts w:hint="eastAsia"/>
          <w:lang w:eastAsia="ja-JP"/>
        </w:rPr>
        <w:t xml:space="preserve"> </w:t>
      </w:r>
      <w:r w:rsidRPr="00D834E4">
        <w:rPr>
          <w:rFonts w:hint="eastAsia"/>
          <w:lang w:eastAsia="ja-JP"/>
        </w:rPr>
        <w:t xml:space="preserve">When there is any band whose assigned bit </w:t>
      </w:r>
      <w:r>
        <w:rPr>
          <w:rFonts w:hint="eastAsia"/>
          <w:lang w:eastAsia="ja-JP"/>
        </w:rPr>
        <w:t>results in</w:t>
      </w:r>
      <w:r w:rsidRPr="00D834E4">
        <w:rPr>
          <w:rFonts w:hint="eastAsia"/>
          <w:lang w:eastAsia="ja-JP"/>
        </w:rPr>
        <w:t xml:space="preserve"> zero in the four bands, </w:t>
      </w:r>
      <w:r>
        <w:rPr>
          <w:rFonts w:hint="eastAsia"/>
          <w:lang w:eastAsia="ja-JP"/>
        </w:rPr>
        <w:t>such</w:t>
      </w:r>
      <w:r w:rsidRPr="00D834E4">
        <w:rPr>
          <w:rFonts w:hint="eastAsia"/>
          <w:lang w:eastAsia="ja-JP"/>
        </w:rPr>
        <w:t xml:space="preserve"> band </w:t>
      </w:r>
      <w:r>
        <w:rPr>
          <w:rFonts w:hint="eastAsia"/>
          <w:lang w:eastAsia="ja-JP"/>
        </w:rPr>
        <w:t>is</w:t>
      </w:r>
      <w:r w:rsidRPr="00D834E4">
        <w:rPr>
          <w:rFonts w:hint="eastAsia"/>
          <w:lang w:eastAsia="ja-JP"/>
        </w:rPr>
        <w:t xml:space="preserve"> re-identified as a PFSC encoding band and the bit allocations </w:t>
      </w:r>
      <w:r>
        <w:rPr>
          <w:rFonts w:hint="eastAsia"/>
          <w:lang w:eastAsia="ja-JP"/>
        </w:rPr>
        <w:t>are</w:t>
      </w:r>
      <w:r w:rsidRPr="00D834E4">
        <w:rPr>
          <w:rFonts w:hint="eastAsia"/>
          <w:lang w:eastAsia="ja-JP"/>
        </w:rPr>
        <w:t xml:space="preserve"> re-calculated</w:t>
      </w:r>
      <w:r w:rsidR="00834EE0" w:rsidRPr="00D834E4">
        <w:rPr>
          <w:rFonts w:hint="eastAsia"/>
          <w:lang w:eastAsia="ja-JP"/>
        </w:rPr>
        <w:t>.</w:t>
      </w:r>
    </w:p>
    <w:p w:rsidR="00834EE0" w:rsidRPr="008B1459" w:rsidRDefault="00834EE0" w:rsidP="008B1459">
      <w:pPr>
        <w:pStyle w:val="H6"/>
        <w:rPr>
          <w:lang w:eastAsia="ja-JP"/>
        </w:rPr>
      </w:pPr>
      <w:bookmarkStart w:id="503" w:name="_Toc394417789"/>
      <w:r w:rsidRPr="008B1459">
        <w:rPr>
          <w:rFonts w:hint="eastAsia"/>
          <w:lang w:eastAsia="ja-JP"/>
        </w:rPr>
        <w:t>6.2.3.1.3.1.4</w:t>
      </w:r>
      <w:r w:rsidR="008B1459" w:rsidRPr="008B1459">
        <w:rPr>
          <w:rFonts w:hint="eastAsia"/>
          <w:lang w:eastAsia="ja-JP"/>
        </w:rPr>
        <w:tab/>
      </w:r>
      <w:r w:rsidRPr="008B1459">
        <w:rPr>
          <w:rFonts w:hint="eastAsia"/>
          <w:lang w:eastAsia="ja-JP"/>
        </w:rPr>
        <w:t>Fine structure decoding</w:t>
      </w:r>
      <w:bookmarkEnd w:id="501"/>
      <w:bookmarkEnd w:id="502"/>
      <w:bookmarkEnd w:id="503"/>
    </w:p>
    <w:p w:rsidR="00834EE0" w:rsidRPr="008B1459" w:rsidRDefault="00834EE0" w:rsidP="008B1459">
      <w:pPr>
        <w:pStyle w:val="H6"/>
        <w:rPr>
          <w:lang w:eastAsia="ja-JP"/>
        </w:rPr>
      </w:pPr>
      <w:bookmarkStart w:id="504" w:name="_Toc393887663"/>
      <w:bookmarkStart w:id="505" w:name="_Toc394084530"/>
      <w:bookmarkStart w:id="506" w:name="_Toc394417790"/>
      <w:bookmarkStart w:id="507" w:name="normal_mode_bit_tcq_decoding"/>
      <w:r w:rsidRPr="008B1459">
        <w:rPr>
          <w:rFonts w:hint="eastAsia"/>
          <w:lang w:eastAsia="ja-JP"/>
        </w:rPr>
        <w:t>6.2.3.1.3.1.4.1</w:t>
      </w:r>
      <w:bookmarkEnd w:id="507"/>
      <w:r w:rsidR="008B1459" w:rsidRPr="008B1459">
        <w:rPr>
          <w:rFonts w:hint="eastAsia"/>
          <w:lang w:eastAsia="ja-JP"/>
        </w:rPr>
        <w:tab/>
      </w:r>
      <w:r w:rsidRPr="008B1459">
        <w:rPr>
          <w:rFonts w:hint="eastAsia"/>
          <w:lang w:eastAsia="ja-JP"/>
        </w:rPr>
        <w:t xml:space="preserve">TCQ </w:t>
      </w:r>
      <w:r w:rsidRPr="008B1459">
        <w:rPr>
          <w:rFonts w:hint="eastAsia"/>
        </w:rPr>
        <w:t>decoding</w:t>
      </w:r>
      <w:bookmarkEnd w:id="504"/>
      <w:bookmarkEnd w:id="505"/>
      <w:bookmarkEnd w:id="506"/>
    </w:p>
    <w:p w:rsidR="00834EE0" w:rsidRPr="008B1459" w:rsidRDefault="00834EE0" w:rsidP="008B1459">
      <w:pPr>
        <w:pStyle w:val="H6"/>
        <w:rPr>
          <w:rFonts w:hint="eastAsia"/>
          <w:lang w:val="en-US" w:eastAsia="ko-KR"/>
        </w:rPr>
      </w:pPr>
      <w:bookmarkStart w:id="508" w:name="_Toc394344845"/>
      <w:bookmarkStart w:id="509" w:name="_Toc394417791"/>
      <w:r w:rsidRPr="008B1459">
        <w:rPr>
          <w:rFonts w:hint="eastAsia"/>
          <w:lang w:eastAsia="ko-KR"/>
        </w:rPr>
        <w:t>6.2.3.1.3.1.4.1.1</w:t>
      </w:r>
      <w:r w:rsidR="008B1459" w:rsidRPr="008B1459">
        <w:rPr>
          <w:rFonts w:hint="eastAsia"/>
          <w:lang w:eastAsia="ko-KR"/>
        </w:rPr>
        <w:tab/>
      </w:r>
      <w:r w:rsidRPr="008B1459">
        <w:rPr>
          <w:rFonts w:hint="eastAsia"/>
          <w:lang w:eastAsia="ko-KR"/>
        </w:rPr>
        <w:t>Joint USQ and TCQ</w:t>
      </w:r>
      <w:bookmarkEnd w:id="508"/>
      <w:bookmarkEnd w:id="509"/>
    </w:p>
    <w:p w:rsidR="00834EE0" w:rsidRDefault="00834EE0" w:rsidP="00757A76">
      <w:pPr>
        <w:tabs>
          <w:tab w:val="left" w:pos="3589"/>
        </w:tabs>
        <w:rPr>
          <w:rFonts w:hint="eastAsia"/>
          <w:lang w:val="en-US" w:eastAsia="ko-KR"/>
        </w:rPr>
      </w:pPr>
      <w:r>
        <w:rPr>
          <w:lang w:val="en-US" w:eastAsia="ko-KR"/>
        </w:rPr>
        <w:t>I</w:t>
      </w:r>
      <w:r>
        <w:rPr>
          <w:rFonts w:hint="eastAsia"/>
          <w:lang w:val="en-US" w:eastAsia="ko-KR"/>
        </w:rPr>
        <w:t xml:space="preserve">n order to de-quantize the </w:t>
      </w:r>
      <w:r w:rsidRPr="00A116F1">
        <w:rPr>
          <w:lang w:val="en-US" w:eastAsia="ko-KR"/>
        </w:rPr>
        <w:t>fine structure of the normalized</w:t>
      </w:r>
      <w:r w:rsidRPr="00A116F1">
        <w:rPr>
          <w:rFonts w:hint="eastAsia"/>
          <w:lang w:val="en-US" w:eastAsia="ko-KR"/>
        </w:rPr>
        <w:t xml:space="preserve"> </w:t>
      </w:r>
      <w:r>
        <w:rPr>
          <w:rFonts w:hint="eastAsia"/>
          <w:lang w:val="en-US" w:eastAsia="ko-KR"/>
        </w:rPr>
        <w:t>spectrum, the ISC and the information for the selected ISCs in each band are decoded by the position, number, sign and magnitude of the ISCs.</w:t>
      </w:r>
    </w:p>
    <w:p w:rsidR="00834EE0" w:rsidRPr="002F3E5D" w:rsidRDefault="00834EE0" w:rsidP="00757A76">
      <w:pPr>
        <w:tabs>
          <w:tab w:val="left" w:pos="3589"/>
        </w:tabs>
        <w:rPr>
          <w:rFonts w:hint="eastAsia"/>
          <w:lang w:val="en-US" w:eastAsia="ko-KR"/>
        </w:rPr>
      </w:pPr>
      <w:r>
        <w:rPr>
          <w:lang w:val="en-US" w:eastAsia="ko-KR"/>
        </w:rPr>
        <w:t>T</w:t>
      </w:r>
      <w:r>
        <w:rPr>
          <w:rFonts w:hint="eastAsia"/>
          <w:lang w:val="en-US" w:eastAsia="ko-KR"/>
        </w:rPr>
        <w:t>he magnitude information is decoded by the joint USQ and TCQ</w:t>
      </w:r>
      <w:r w:rsidRPr="00A116F1">
        <w:t xml:space="preserve"> </w:t>
      </w:r>
      <w:r w:rsidRPr="00A116F1">
        <w:rPr>
          <w:lang w:val="en-US" w:eastAsia="ko-KR"/>
        </w:rPr>
        <w:t xml:space="preserve">with </w:t>
      </w:r>
      <w:r>
        <w:rPr>
          <w:rFonts w:hint="eastAsia"/>
          <w:lang w:val="en-US" w:eastAsia="ko-KR"/>
        </w:rPr>
        <w:t xml:space="preserve">an </w:t>
      </w:r>
      <w:r w:rsidRPr="00A116F1">
        <w:rPr>
          <w:lang w:val="en-US" w:eastAsia="ko-KR"/>
        </w:rPr>
        <w:t xml:space="preserve">arithmetic </w:t>
      </w:r>
      <w:r>
        <w:rPr>
          <w:rFonts w:hint="eastAsia"/>
          <w:lang w:val="en-US" w:eastAsia="ko-KR"/>
        </w:rPr>
        <w:t>de</w:t>
      </w:r>
      <w:r w:rsidRPr="00A116F1">
        <w:rPr>
          <w:lang w:val="en-US" w:eastAsia="ko-KR"/>
        </w:rPr>
        <w:t>coding</w:t>
      </w:r>
      <w:r>
        <w:rPr>
          <w:rFonts w:hint="eastAsia"/>
          <w:lang w:val="en-US" w:eastAsia="ko-KR"/>
        </w:rPr>
        <w:t xml:space="preserve">, </w:t>
      </w:r>
      <w:r>
        <w:rPr>
          <w:lang w:val="en-US" w:eastAsia="ko-KR"/>
        </w:rPr>
        <w:t>while</w:t>
      </w:r>
      <w:r>
        <w:rPr>
          <w:rFonts w:hint="eastAsia"/>
          <w:lang w:val="en-US" w:eastAsia="ko-KR"/>
        </w:rPr>
        <w:t xml:space="preserve"> the</w:t>
      </w:r>
      <w:r>
        <w:rPr>
          <w:lang w:val="en-US" w:eastAsia="ko-KR"/>
        </w:rPr>
        <w:t xml:space="preserve"> position, number and sign are</w:t>
      </w:r>
      <w:r>
        <w:rPr>
          <w:rFonts w:hint="eastAsia"/>
          <w:lang w:val="en-US" w:eastAsia="ko-KR"/>
        </w:rPr>
        <w:t xml:space="preserve"> de</w:t>
      </w:r>
      <w:r w:rsidRPr="00A116F1">
        <w:rPr>
          <w:lang w:val="en-US" w:eastAsia="ko-KR"/>
        </w:rPr>
        <w:t>coded by a</w:t>
      </w:r>
      <w:r>
        <w:rPr>
          <w:rFonts w:hint="eastAsia"/>
          <w:lang w:val="en-US" w:eastAsia="ko-KR"/>
        </w:rPr>
        <w:t xml:space="preserve">n </w:t>
      </w:r>
      <w:r>
        <w:rPr>
          <w:lang w:val="en-US" w:eastAsia="ko-KR"/>
        </w:rPr>
        <w:t>arithmetic</w:t>
      </w:r>
      <w:r>
        <w:rPr>
          <w:rFonts w:hint="eastAsia"/>
          <w:lang w:val="en-US" w:eastAsia="ko-KR"/>
        </w:rPr>
        <w:t xml:space="preserve"> decoding.</w:t>
      </w:r>
    </w:p>
    <w:p w:rsidR="00834EE0" w:rsidRDefault="00834EE0" w:rsidP="00757A76">
      <w:pPr>
        <w:tabs>
          <w:tab w:val="left" w:pos="3589"/>
        </w:tabs>
        <w:rPr>
          <w:rFonts w:hint="eastAsia"/>
          <w:lang w:val="en-US" w:eastAsia="ko-KR"/>
        </w:rPr>
      </w:pPr>
      <w:r>
        <w:rPr>
          <w:rFonts w:hint="eastAsia"/>
          <w:lang w:val="en-US" w:eastAsia="ko-KR"/>
        </w:rPr>
        <w:t>The decoding method is selected at the Selecting Decoding Method block by the bit allocation and the information for each band. If a bit allocated for a band is zero, all the samples in the band are decoded to zero by the zero decoding block. Otherwise, each band is decoded by the selected de-quantizer.</w:t>
      </w:r>
    </w:p>
    <w:p w:rsidR="00834EE0" w:rsidRDefault="00834EE0" w:rsidP="00757A76">
      <w:pPr>
        <w:tabs>
          <w:tab w:val="left" w:pos="3589"/>
        </w:tabs>
        <w:rPr>
          <w:rFonts w:hint="eastAsia"/>
          <w:lang w:val="en-US" w:eastAsia="ko-KR"/>
        </w:rPr>
      </w:pPr>
      <w:r>
        <w:rPr>
          <w:rFonts w:hint="eastAsia"/>
          <w:lang w:val="en-US" w:eastAsia="ko-KR"/>
        </w:rPr>
        <w:t xml:space="preserve">The quantizer selection information selects </w:t>
      </w:r>
      <w:r>
        <w:rPr>
          <w:lang w:val="en-US" w:eastAsia="ko-KR"/>
        </w:rPr>
        <w:t xml:space="preserve">between the </w:t>
      </w:r>
      <w:r>
        <w:rPr>
          <w:rFonts w:hint="eastAsia"/>
          <w:lang w:val="en-US" w:eastAsia="ko-KR"/>
        </w:rPr>
        <w:t>TCQ and USQ quantize</w:t>
      </w:r>
      <w:r>
        <w:rPr>
          <w:lang w:val="en-US" w:eastAsia="ko-KR"/>
        </w:rPr>
        <w:t>s</w:t>
      </w:r>
      <w:r>
        <w:rPr>
          <w:rFonts w:hint="eastAsia"/>
          <w:lang w:val="en-US" w:eastAsia="ko-KR"/>
        </w:rPr>
        <w:t xml:space="preserve"> to get the same results as that of encoder.</w:t>
      </w:r>
    </w:p>
    <w:p w:rsidR="00834EE0" w:rsidRPr="00366971" w:rsidRDefault="00834EE0" w:rsidP="00834EE0">
      <w:pPr>
        <w:rPr>
          <w:rFonts w:hint="eastAsia"/>
        </w:rPr>
      </w:pPr>
      <w:r>
        <w:rPr>
          <w:lang w:val="en-US" w:eastAsia="ko-KR"/>
        </w:rPr>
        <w:t>T</w:t>
      </w:r>
      <w:r w:rsidRPr="00C575AF">
        <w:rPr>
          <w:rFonts w:hint="eastAsia"/>
          <w:lang w:val="en-US" w:eastAsia="ko-KR"/>
        </w:rPr>
        <w:t>he Estimating Number of Pulses block</w:t>
      </w:r>
      <w:r w:rsidRPr="00CE038D">
        <w:rPr>
          <w:lang w:val="en-US" w:eastAsia="ko-KR"/>
        </w:rPr>
        <w:t xml:space="preserve"> </w:t>
      </w:r>
      <w:r w:rsidRPr="00C575AF">
        <w:rPr>
          <w:lang w:val="en-US" w:eastAsia="ko-KR"/>
        </w:rPr>
        <w:t>determine</w:t>
      </w:r>
      <w:r w:rsidRPr="00C575AF">
        <w:rPr>
          <w:rFonts w:hint="eastAsia"/>
          <w:lang w:val="en-US" w:eastAsia="ko-KR"/>
        </w:rPr>
        <w:t>s</w:t>
      </w:r>
      <w:r w:rsidRPr="00C575AF">
        <w:rPr>
          <w:lang w:val="en-US" w:eastAsia="ko-KR"/>
        </w:rPr>
        <w:t xml:space="preserve"> </w:t>
      </w:r>
      <w:r w:rsidRPr="00C575AF">
        <w:rPr>
          <w:rFonts w:hint="eastAsia"/>
          <w:lang w:val="en-US" w:eastAsia="ko-KR"/>
        </w:rPr>
        <w:t xml:space="preserve">the </w:t>
      </w:r>
      <w:r w:rsidRPr="00C575AF">
        <w:rPr>
          <w:lang w:val="en-US" w:eastAsia="ko-KR"/>
        </w:rPr>
        <w:t xml:space="preserve">number of pulses per </w:t>
      </w:r>
      <w:r w:rsidRPr="00C575AF">
        <w:rPr>
          <w:rFonts w:hint="eastAsia"/>
          <w:lang w:val="en-US" w:eastAsia="ko-KR"/>
        </w:rPr>
        <w:t xml:space="preserve">a </w:t>
      </w:r>
      <w:r w:rsidRPr="00C575AF">
        <w:rPr>
          <w:lang w:val="en-US" w:eastAsia="ko-KR"/>
        </w:rPr>
        <w:t xml:space="preserve">band </w:t>
      </w:r>
      <w:r>
        <w:rPr>
          <w:lang w:val="en-US" w:eastAsia="ko-KR"/>
        </w:rPr>
        <w:t>using</w:t>
      </w:r>
      <w:r w:rsidRPr="00C575AF">
        <w:rPr>
          <w:lang w:val="en-US" w:eastAsia="ko-KR"/>
        </w:rPr>
        <w:t xml:space="preserve"> </w:t>
      </w:r>
      <w:r w:rsidRPr="00C575AF">
        <w:rPr>
          <w:rFonts w:hint="eastAsia"/>
          <w:lang w:val="en-US" w:eastAsia="ko-KR"/>
        </w:rPr>
        <w:t xml:space="preserve">the </w:t>
      </w:r>
      <w:r w:rsidRPr="00C575AF">
        <w:rPr>
          <w:lang w:val="en-US" w:eastAsia="ko-KR"/>
        </w:rPr>
        <w:t xml:space="preserve">band length and </w:t>
      </w:r>
      <w:r w:rsidRPr="00C575AF">
        <w:rPr>
          <w:rFonts w:hint="eastAsia"/>
          <w:lang w:val="en-US" w:eastAsia="ko-KR"/>
        </w:rPr>
        <w:t xml:space="preserve">the </w:t>
      </w:r>
      <w:r w:rsidRPr="00C575AF">
        <w:rPr>
          <w:lang w:val="en-US" w:eastAsia="ko-KR"/>
        </w:rPr>
        <w:t xml:space="preserve">bit allocation data R[]. </w:t>
      </w:r>
      <w:r>
        <w:rPr>
          <w:lang w:val="en-US" w:eastAsia="ko-KR"/>
        </w:rPr>
        <w:t>Its p</w:t>
      </w:r>
      <w:r w:rsidRPr="00C575AF">
        <w:rPr>
          <w:lang w:val="en-US" w:eastAsia="ko-KR"/>
        </w:rPr>
        <w:t xml:space="preserve">rinciple of operation is same </w:t>
      </w:r>
      <w:r w:rsidRPr="00C575AF">
        <w:rPr>
          <w:rFonts w:hint="eastAsia"/>
          <w:lang w:val="en-US" w:eastAsia="ko-KR"/>
        </w:rPr>
        <w:t xml:space="preserve">as that of the method </w:t>
      </w:r>
      <w:r>
        <w:rPr>
          <w:lang w:val="en-US" w:eastAsia="ko-KR"/>
        </w:rPr>
        <w:t>which</w:t>
      </w:r>
      <w:r w:rsidRPr="00C575AF">
        <w:rPr>
          <w:rFonts w:hint="eastAsia"/>
          <w:lang w:val="en-US" w:eastAsia="ko-KR"/>
        </w:rPr>
        <w:t xml:space="preserve"> is</w:t>
      </w:r>
      <w:r w:rsidRPr="00C575AF">
        <w:rPr>
          <w:lang w:val="en-US" w:eastAsia="ko-KR"/>
        </w:rPr>
        <w:t xml:space="preserve"> used in </w:t>
      </w:r>
      <w:r w:rsidRPr="00C575AF">
        <w:rPr>
          <w:rFonts w:hint="eastAsia"/>
          <w:lang w:val="en-US" w:eastAsia="ko-KR"/>
        </w:rPr>
        <w:t>the</w:t>
      </w:r>
      <w:r w:rsidRPr="00CE038D">
        <w:rPr>
          <w:lang w:val="en-US" w:eastAsia="ko-KR"/>
        </w:rPr>
        <w:t xml:space="preserve"> Scaling Bands</w:t>
      </w:r>
      <w:r w:rsidRPr="00C575AF">
        <w:rPr>
          <w:rFonts w:hint="eastAsia"/>
          <w:lang w:val="en-US" w:eastAsia="ko-KR"/>
        </w:rPr>
        <w:t xml:space="preserve"> </w:t>
      </w:r>
      <w:r w:rsidRPr="00C575AF">
        <w:rPr>
          <w:lang w:val="en-US" w:eastAsia="ko-KR"/>
        </w:rPr>
        <w:t>module in encoder</w:t>
      </w:r>
      <w:r>
        <w:rPr>
          <w:lang w:val="en-US" w:eastAsia="ko-KR"/>
        </w:rPr>
        <w:t xml:space="preserve">, see </w:t>
      </w:r>
      <w:r w:rsidR="00320297">
        <w:rPr>
          <w:rFonts w:hint="eastAsia"/>
          <w:lang w:val="en-US" w:eastAsia="zh-CN"/>
        </w:rPr>
        <w:t>subclause</w:t>
      </w:r>
      <w:r w:rsidRPr="00366971">
        <w:t xml:space="preserve"> 5.3.4.1.4.1.5.1.1.</w:t>
      </w:r>
    </w:p>
    <w:p w:rsidR="00834EE0" w:rsidRPr="00366971" w:rsidRDefault="00834EE0" w:rsidP="00834EE0">
      <w:pPr>
        <w:rPr>
          <w:rFonts w:hint="eastAsia"/>
        </w:rPr>
      </w:pPr>
      <w:r>
        <w:rPr>
          <w:lang w:val="en-US" w:eastAsia="ko-KR"/>
        </w:rPr>
        <w:t>T</w:t>
      </w:r>
      <w:r w:rsidRPr="00C575AF">
        <w:rPr>
          <w:rFonts w:hint="eastAsia"/>
          <w:lang w:val="en-US" w:eastAsia="ko-KR"/>
        </w:rPr>
        <w:t xml:space="preserve">he Lossless Decoding </w:t>
      </w:r>
      <w:r>
        <w:rPr>
          <w:lang w:val="en-US" w:eastAsia="ko-KR"/>
        </w:rPr>
        <w:t>and the</w:t>
      </w:r>
      <w:r w:rsidRPr="00C575AF">
        <w:rPr>
          <w:rFonts w:hint="eastAsia"/>
          <w:lang w:val="en-US" w:eastAsia="ko-KR"/>
        </w:rPr>
        <w:t xml:space="preserve"> Decoding </w:t>
      </w:r>
      <w:r>
        <w:rPr>
          <w:lang w:val="en-US" w:eastAsia="ko-KR"/>
        </w:rPr>
        <w:t>P</w:t>
      </w:r>
      <w:r w:rsidRPr="00C575AF">
        <w:rPr>
          <w:rFonts w:hint="eastAsia"/>
          <w:lang w:val="en-US" w:eastAsia="ko-KR"/>
        </w:rPr>
        <w:t>osition Info</w:t>
      </w:r>
      <w:r w:rsidRPr="00C575AF">
        <w:rPr>
          <w:lang w:val="en-US" w:eastAsia="ko-KR"/>
        </w:rPr>
        <w:t xml:space="preserve"> b</w:t>
      </w:r>
      <w:r w:rsidRPr="00C575AF">
        <w:rPr>
          <w:rFonts w:hint="eastAsia"/>
          <w:lang w:val="en-US" w:eastAsia="ko-KR"/>
        </w:rPr>
        <w:t>lock</w:t>
      </w:r>
      <w:r w:rsidRPr="00CE038D">
        <w:rPr>
          <w:lang w:val="en-US" w:eastAsia="ko-KR"/>
        </w:rPr>
        <w:t xml:space="preserve"> </w:t>
      </w:r>
      <w:r w:rsidRPr="00C575AF">
        <w:rPr>
          <w:lang w:val="en-US" w:eastAsia="ko-KR"/>
        </w:rPr>
        <w:t>reconstruct the</w:t>
      </w:r>
      <w:r w:rsidRPr="00C575AF">
        <w:rPr>
          <w:rFonts w:hint="eastAsia"/>
          <w:lang w:val="en-US" w:eastAsia="ko-KR"/>
        </w:rPr>
        <w:t xml:space="preserve"> position information of the ISCs</w:t>
      </w:r>
      <w:r>
        <w:rPr>
          <w:lang w:val="en-US" w:eastAsia="ko-KR"/>
        </w:rPr>
        <w:t>, i.e.</w:t>
      </w:r>
      <w:r w:rsidRPr="00C575AF">
        <w:rPr>
          <w:rFonts w:hint="eastAsia"/>
          <w:lang w:val="en-US" w:eastAsia="ko-KR"/>
        </w:rPr>
        <w:t xml:space="preserve"> the </w:t>
      </w:r>
      <w:r w:rsidRPr="00C575AF">
        <w:rPr>
          <w:lang w:val="en-US" w:eastAsia="ko-KR"/>
        </w:rPr>
        <w:t xml:space="preserve">number of </w:t>
      </w:r>
      <w:r w:rsidRPr="00C575AF">
        <w:rPr>
          <w:rFonts w:hint="eastAsia"/>
          <w:lang w:val="en-US" w:eastAsia="ko-KR"/>
        </w:rPr>
        <w:t>ISCs</w:t>
      </w:r>
      <w:r w:rsidRPr="00C575AF">
        <w:rPr>
          <w:lang w:val="en-US" w:eastAsia="ko-KR"/>
        </w:rPr>
        <w:t xml:space="preserve"> and </w:t>
      </w:r>
      <w:r w:rsidRPr="00C575AF">
        <w:rPr>
          <w:rFonts w:hint="eastAsia"/>
          <w:lang w:val="en-US" w:eastAsia="ko-KR"/>
        </w:rPr>
        <w:t>the</w:t>
      </w:r>
      <w:r>
        <w:rPr>
          <w:lang w:val="en-US" w:eastAsia="ko-KR"/>
        </w:rPr>
        <w:t>ir</w:t>
      </w:r>
      <w:r w:rsidRPr="00C575AF">
        <w:rPr>
          <w:rFonts w:hint="eastAsia"/>
          <w:lang w:val="en-US" w:eastAsia="ko-KR"/>
        </w:rPr>
        <w:t xml:space="preserve"> positions</w:t>
      </w:r>
      <w:r w:rsidRPr="00C575AF">
        <w:rPr>
          <w:lang w:val="en-US" w:eastAsia="ko-KR"/>
        </w:rPr>
        <w:t xml:space="preserve">. This process is similar to encoder side and same probabilities should be used for </w:t>
      </w:r>
      <w:r w:rsidRPr="00C575AF">
        <w:rPr>
          <w:rFonts w:hint="eastAsia"/>
          <w:lang w:val="en-US" w:eastAsia="ko-KR"/>
        </w:rPr>
        <w:t xml:space="preserve">the </w:t>
      </w:r>
      <w:r w:rsidRPr="00C575AF">
        <w:rPr>
          <w:lang w:val="en-US" w:eastAsia="ko-KR"/>
        </w:rPr>
        <w:t>prope</w:t>
      </w:r>
      <w:r w:rsidRPr="00C575AF">
        <w:rPr>
          <w:rFonts w:hint="eastAsia"/>
          <w:lang w:val="en-US" w:eastAsia="ko-KR"/>
        </w:rPr>
        <w:t>r</w:t>
      </w:r>
      <w:r w:rsidRPr="00C575AF">
        <w:rPr>
          <w:lang w:val="en-US" w:eastAsia="ko-KR"/>
        </w:rPr>
        <w:t xml:space="preserve"> decoding</w:t>
      </w:r>
      <w:r>
        <w:rPr>
          <w:lang w:val="en-US" w:eastAsia="ko-KR"/>
        </w:rPr>
        <w:t xml:space="preserve">, see </w:t>
      </w:r>
      <w:r w:rsidR="00320297">
        <w:rPr>
          <w:rFonts w:hint="eastAsia"/>
          <w:lang w:val="en-US" w:eastAsia="zh-CN"/>
        </w:rPr>
        <w:t>subclause</w:t>
      </w:r>
      <w:r w:rsidRPr="00A81D16">
        <w:rPr>
          <w:lang w:val="en-US" w:eastAsia="ko-KR"/>
        </w:rPr>
        <w:t xml:space="preserve"> </w:t>
      </w:r>
      <w:r w:rsidRPr="00366971">
        <w:t>5.3.4.1.4.1.5.1.</w:t>
      </w:r>
    </w:p>
    <w:p w:rsidR="00834EE0" w:rsidRPr="00457A5F" w:rsidRDefault="00834EE0" w:rsidP="00834EE0">
      <w:pPr>
        <w:rPr>
          <w:rFonts w:hint="eastAsia"/>
          <w:lang w:eastAsia="ko-KR"/>
        </w:rPr>
      </w:pPr>
      <w:r>
        <w:rPr>
          <w:rFonts w:hint="eastAsia"/>
          <w:lang w:val="en-US" w:eastAsia="ko-KR"/>
        </w:rPr>
        <w:t xml:space="preserve">In the Joint USQ and TCQ Decoding block, the magnitudes of the gathered ISCs are decoded by the arithmetic decoding and de-quantized by the joint USQ and TCQ decoding. In this block the non-zero position and the number of </w:t>
      </w:r>
      <w:r>
        <w:rPr>
          <w:lang w:val="en-US" w:eastAsia="ko-KR"/>
        </w:rPr>
        <w:t xml:space="preserve">the </w:t>
      </w:r>
      <w:r>
        <w:rPr>
          <w:rFonts w:hint="eastAsia"/>
          <w:lang w:val="en-US" w:eastAsia="ko-KR"/>
        </w:rPr>
        <w:t>ISC is utilized for the arithmetic decoding. The joint USQ and TCQ have two types of decoding methods. One is TCQ and USQ with 2</w:t>
      </w:r>
      <w:r w:rsidRPr="00F352DE">
        <w:rPr>
          <w:rFonts w:hint="eastAsia"/>
          <w:vertAlign w:val="superscript"/>
          <w:lang w:val="en-US" w:eastAsia="ko-KR"/>
        </w:rPr>
        <w:t>nd</w:t>
      </w:r>
      <w:r>
        <w:rPr>
          <w:rFonts w:hint="eastAsia"/>
          <w:lang w:val="en-US" w:eastAsia="ko-KR"/>
        </w:rPr>
        <w:t xml:space="preserve"> bit allocation for the NB and WB, and the other one is the LSB TCQ for USQ for the SWB and FB. These methods are described in </w:t>
      </w:r>
      <w:r w:rsidR="00320297">
        <w:rPr>
          <w:rFonts w:hint="eastAsia"/>
          <w:lang w:val="en-US" w:eastAsia="zh-CN"/>
        </w:rPr>
        <w:t>subclause</w:t>
      </w:r>
      <w:r>
        <w:rPr>
          <w:rFonts w:hint="eastAsia"/>
          <w:lang w:val="en-US" w:eastAsia="ko-KR"/>
        </w:rPr>
        <w:t xml:space="preserve"> 6.2.3.</w:t>
      </w:r>
      <w:r w:rsidRPr="00FF0EE2">
        <w:rPr>
          <w:lang w:val="en-US" w:eastAsia="ko-KR"/>
        </w:rPr>
        <w:t>1.</w:t>
      </w:r>
      <w:r>
        <w:rPr>
          <w:lang w:val="en-US" w:eastAsia="ko-KR"/>
        </w:rPr>
        <w:t>3.1.4.1</w:t>
      </w:r>
      <w:r>
        <w:rPr>
          <w:rFonts w:hint="eastAsia"/>
          <w:lang w:val="en-US" w:eastAsia="ko-KR"/>
        </w:rPr>
        <w:t>.</w:t>
      </w:r>
      <w:r w:rsidRPr="00FF0EE2">
        <w:rPr>
          <w:lang w:val="en-US" w:eastAsia="ko-KR"/>
        </w:rPr>
        <w:t>2</w:t>
      </w:r>
      <w:r>
        <w:rPr>
          <w:rFonts w:hint="eastAsia"/>
          <w:lang w:val="en-US" w:eastAsia="ko-KR"/>
        </w:rPr>
        <w:t xml:space="preserve"> </w:t>
      </w:r>
      <w:r>
        <w:t>TCQ</w:t>
      </w:r>
      <w:r>
        <w:rPr>
          <w:rFonts w:hint="eastAsia"/>
          <w:lang w:eastAsia="ko-KR"/>
        </w:rPr>
        <w:t xml:space="preserve"> and </w:t>
      </w:r>
      <w:r>
        <w:t>USQ with second bit allocation</w:t>
      </w:r>
      <w:r>
        <w:rPr>
          <w:rFonts w:hint="eastAsia"/>
          <w:lang w:eastAsia="ko-KR"/>
        </w:rPr>
        <w:t xml:space="preserve"> and </w:t>
      </w:r>
      <w:r>
        <w:rPr>
          <w:rFonts w:hint="eastAsia"/>
          <w:lang w:val="en-US" w:eastAsia="ko-KR"/>
        </w:rPr>
        <w:t>6.2.3.</w:t>
      </w:r>
      <w:r w:rsidRPr="00FF0EE2">
        <w:rPr>
          <w:lang w:val="en-US" w:eastAsia="ko-KR"/>
        </w:rPr>
        <w:t>1.</w:t>
      </w:r>
      <w:r>
        <w:rPr>
          <w:lang w:val="en-US" w:eastAsia="ko-KR"/>
        </w:rPr>
        <w:t>3.1.4.1</w:t>
      </w:r>
      <w:r>
        <w:rPr>
          <w:rFonts w:hint="eastAsia"/>
          <w:lang w:val="en-US" w:eastAsia="ko-KR"/>
        </w:rPr>
        <w:t>.</w:t>
      </w:r>
      <w:r w:rsidRPr="00171924">
        <w:rPr>
          <w:rFonts w:hint="eastAsia"/>
          <w:lang w:val="en-US" w:eastAsia="ko-KR"/>
        </w:rPr>
        <w:t>3</w:t>
      </w:r>
      <w:r w:rsidRPr="00FF0EE2">
        <w:rPr>
          <w:lang w:val="en-US" w:eastAsia="ko-KR"/>
        </w:rPr>
        <w:t xml:space="preserve"> </w:t>
      </w:r>
      <w:r>
        <w:t>LSB TCQ</w:t>
      </w:r>
      <w:r>
        <w:rPr>
          <w:rFonts w:hint="eastAsia"/>
          <w:lang w:eastAsia="ko-KR"/>
        </w:rPr>
        <w:t xml:space="preserve"> for USQ</w:t>
      </w:r>
      <w:r>
        <w:rPr>
          <w:rFonts w:hint="eastAsia"/>
          <w:lang w:val="en-US" w:eastAsia="ko-KR"/>
        </w:rPr>
        <w:t>.</w:t>
      </w:r>
    </w:p>
    <w:p w:rsidR="00834EE0" w:rsidRPr="0067469B" w:rsidRDefault="00834EE0" w:rsidP="00757A76">
      <w:pPr>
        <w:tabs>
          <w:tab w:val="left" w:pos="3589"/>
        </w:tabs>
        <w:rPr>
          <w:rFonts w:hint="eastAsia"/>
          <w:lang w:val="en-US" w:eastAsia="ko-KR"/>
        </w:rPr>
      </w:pPr>
      <w:r w:rsidRPr="00CE038D">
        <w:rPr>
          <w:rFonts w:hint="eastAsia"/>
          <w:lang w:val="en-US" w:eastAsia="ko-KR"/>
        </w:rPr>
        <w:t xml:space="preserve">In the Decoding Signs block, the sign information of the selected ISC is decoded by the arithmetic </w:t>
      </w:r>
      <w:r w:rsidRPr="00AF0A25">
        <w:rPr>
          <w:rFonts w:hint="eastAsia"/>
          <w:lang w:val="en-US" w:eastAsia="ko-KR"/>
        </w:rPr>
        <w:t>decoding</w:t>
      </w:r>
      <w:r w:rsidRPr="00AF0A25">
        <w:rPr>
          <w:lang w:val="en-US" w:eastAsia="ko-KR"/>
        </w:rPr>
        <w:t xml:space="preserve"> </w:t>
      </w:r>
      <w:r w:rsidRPr="00C575AF">
        <w:rPr>
          <w:lang w:val="en-US" w:eastAsia="ko-KR"/>
        </w:rPr>
        <w:t xml:space="preserve">with </w:t>
      </w:r>
      <w:r>
        <w:rPr>
          <w:lang w:val="en-US" w:eastAsia="ko-KR"/>
        </w:rPr>
        <w:t>equal</w:t>
      </w:r>
      <w:r w:rsidRPr="00C575AF">
        <w:rPr>
          <w:lang w:val="en-US" w:eastAsia="ko-KR"/>
        </w:rPr>
        <w:t xml:space="preserve"> probabilities </w:t>
      </w:r>
      <w:r>
        <w:rPr>
          <w:lang w:val="en-US" w:eastAsia="ko-KR"/>
        </w:rPr>
        <w:t>for</w:t>
      </w:r>
      <w:r w:rsidRPr="00C575AF">
        <w:rPr>
          <w:lang w:val="en-US" w:eastAsia="ko-KR"/>
        </w:rPr>
        <w:t xml:space="preserve"> </w:t>
      </w:r>
      <w:r w:rsidRPr="00C575AF">
        <w:rPr>
          <w:rFonts w:hint="eastAsia"/>
          <w:lang w:val="en-US" w:eastAsia="ko-KR"/>
        </w:rPr>
        <w:t xml:space="preserve">the </w:t>
      </w:r>
      <w:r w:rsidRPr="00C575AF">
        <w:rPr>
          <w:lang w:val="en-US" w:eastAsia="ko-KR"/>
        </w:rPr>
        <w:t>positive and negative signs</w:t>
      </w:r>
      <w:r w:rsidRPr="00C575AF">
        <w:rPr>
          <w:rFonts w:hint="eastAsia"/>
          <w:lang w:val="en-US" w:eastAsia="ko-KR"/>
        </w:rPr>
        <w:t>.</w:t>
      </w:r>
    </w:p>
    <w:p w:rsidR="00834EE0" w:rsidRDefault="00834EE0" w:rsidP="00757A76">
      <w:pPr>
        <w:tabs>
          <w:tab w:val="left" w:pos="3589"/>
        </w:tabs>
        <w:rPr>
          <w:rFonts w:hint="eastAsia"/>
          <w:lang w:val="en-US" w:eastAsia="ko-KR"/>
        </w:rPr>
      </w:pPr>
      <w:r>
        <w:rPr>
          <w:rFonts w:hint="eastAsia"/>
          <w:lang w:val="en-US" w:eastAsia="ko-KR"/>
        </w:rPr>
        <w:t xml:space="preserve">In order to recover the quantized components for each band, the position, sign and magnitude </w:t>
      </w:r>
      <w:r>
        <w:rPr>
          <w:lang w:val="en-US" w:eastAsia="ko-KR"/>
        </w:rPr>
        <w:t>information</w:t>
      </w:r>
      <w:r>
        <w:rPr>
          <w:rFonts w:hint="eastAsia"/>
          <w:lang w:val="en-US" w:eastAsia="ko-KR"/>
        </w:rPr>
        <w:t xml:space="preserve"> is added to the quantized components to recover the real components at the Recovering Quantized Components block.</w:t>
      </w:r>
    </w:p>
    <w:p w:rsidR="00834EE0" w:rsidRPr="0080623E" w:rsidRDefault="00834EE0" w:rsidP="00757A76">
      <w:pPr>
        <w:rPr>
          <w:rFonts w:hint="eastAsia"/>
          <w:lang w:val="en-US" w:eastAsia="ko-KR"/>
        </w:rPr>
      </w:pPr>
      <w:r w:rsidRPr="00C575AF">
        <w:rPr>
          <w:lang w:eastAsia="ko-KR"/>
        </w:rPr>
        <w:t xml:space="preserve">At this </w:t>
      </w:r>
      <w:r>
        <w:rPr>
          <w:lang w:eastAsia="ko-KR"/>
        </w:rPr>
        <w:t>point</w:t>
      </w:r>
      <w:r w:rsidRPr="00C575AF">
        <w:rPr>
          <w:lang w:eastAsia="ko-KR"/>
        </w:rPr>
        <w:t xml:space="preserve"> </w:t>
      </w:r>
      <w:r w:rsidRPr="00C575AF">
        <w:rPr>
          <w:rFonts w:hint="eastAsia"/>
          <w:lang w:eastAsia="ko-KR"/>
        </w:rPr>
        <w:t xml:space="preserve">the </w:t>
      </w:r>
      <w:r w:rsidRPr="00C575AF">
        <w:rPr>
          <w:lang w:eastAsia="ko-KR"/>
        </w:rPr>
        <w:t xml:space="preserve">determined bands </w:t>
      </w:r>
      <w:r>
        <w:rPr>
          <w:lang w:eastAsia="ko-KR"/>
        </w:rPr>
        <w:t>with no</w:t>
      </w:r>
      <w:r w:rsidRPr="00C575AF">
        <w:rPr>
          <w:rFonts w:hint="eastAsia"/>
          <w:lang w:eastAsia="ko-KR"/>
        </w:rPr>
        <w:t xml:space="preserve"> </w:t>
      </w:r>
      <w:r w:rsidRPr="00C575AF">
        <w:rPr>
          <w:lang w:eastAsia="ko-KR"/>
        </w:rPr>
        <w:t xml:space="preserve">transmitted data are filled by zeroes. Then </w:t>
      </w:r>
      <w:r w:rsidRPr="00C575AF">
        <w:rPr>
          <w:rFonts w:hint="eastAsia"/>
          <w:lang w:eastAsia="ko-KR"/>
        </w:rPr>
        <w:t xml:space="preserve">the </w:t>
      </w:r>
      <w:r w:rsidRPr="00C575AF">
        <w:rPr>
          <w:lang w:eastAsia="ko-KR"/>
        </w:rPr>
        <w:t xml:space="preserve">number of pulses in </w:t>
      </w:r>
      <w:r>
        <w:rPr>
          <w:lang w:eastAsia="ko-KR"/>
        </w:rPr>
        <w:t xml:space="preserve">the </w:t>
      </w:r>
      <w:r w:rsidRPr="00C575AF">
        <w:rPr>
          <w:lang w:eastAsia="ko-KR"/>
        </w:rPr>
        <w:t>non</w:t>
      </w:r>
      <w:r w:rsidRPr="00C575AF">
        <w:rPr>
          <w:rFonts w:hint="eastAsia"/>
          <w:lang w:eastAsia="ko-KR"/>
        </w:rPr>
        <w:t>-</w:t>
      </w:r>
      <w:r w:rsidRPr="00C575AF">
        <w:rPr>
          <w:lang w:eastAsia="ko-KR"/>
        </w:rPr>
        <w:t>zero bands</w:t>
      </w:r>
      <w:r w:rsidRPr="00C575AF">
        <w:rPr>
          <w:rFonts w:hint="eastAsia"/>
          <w:lang w:eastAsia="ko-KR"/>
        </w:rPr>
        <w:t xml:space="preserve"> is </w:t>
      </w:r>
      <w:r w:rsidRPr="00C575AF">
        <w:rPr>
          <w:lang w:eastAsia="ko-KR"/>
        </w:rPr>
        <w:t xml:space="preserve">estimated and </w:t>
      </w:r>
      <w:r w:rsidRPr="00C575AF">
        <w:rPr>
          <w:rFonts w:hint="eastAsia"/>
          <w:lang w:eastAsia="ko-KR"/>
        </w:rPr>
        <w:t>the</w:t>
      </w:r>
      <w:r w:rsidRPr="00C575AF">
        <w:rPr>
          <w:lang w:eastAsia="ko-KR"/>
        </w:rPr>
        <w:t xml:space="preserve"> position info</w:t>
      </w:r>
      <w:r w:rsidRPr="00C575AF">
        <w:rPr>
          <w:rFonts w:hint="eastAsia"/>
          <w:lang w:eastAsia="ko-KR"/>
        </w:rPr>
        <w:t>rmation</w:t>
      </w:r>
      <w:r>
        <w:rPr>
          <w:lang w:eastAsia="ko-KR"/>
        </w:rPr>
        <w:t>,</w:t>
      </w:r>
      <w:r w:rsidRPr="00C575AF">
        <w:rPr>
          <w:lang w:eastAsia="ko-KR"/>
        </w:rPr>
        <w:t xml:space="preserve"> including </w:t>
      </w:r>
      <w:r w:rsidRPr="00C575AF">
        <w:rPr>
          <w:rFonts w:hint="eastAsia"/>
          <w:lang w:eastAsia="ko-KR"/>
        </w:rPr>
        <w:t xml:space="preserve">the </w:t>
      </w:r>
      <w:r w:rsidRPr="00C575AF">
        <w:rPr>
          <w:lang w:eastAsia="ko-KR"/>
        </w:rPr>
        <w:t xml:space="preserve">number </w:t>
      </w:r>
      <w:r w:rsidRPr="00C575AF">
        <w:rPr>
          <w:rFonts w:hint="eastAsia"/>
          <w:lang w:eastAsia="ko-KR"/>
        </w:rPr>
        <w:t xml:space="preserve">and position </w:t>
      </w:r>
      <w:r w:rsidRPr="00C575AF">
        <w:rPr>
          <w:lang w:eastAsia="ko-KR"/>
        </w:rPr>
        <w:t xml:space="preserve">of </w:t>
      </w:r>
      <w:r w:rsidRPr="00C575AF">
        <w:rPr>
          <w:rFonts w:hint="eastAsia"/>
          <w:lang w:eastAsia="ko-KR"/>
        </w:rPr>
        <w:t>ISCs</w:t>
      </w:r>
      <w:r>
        <w:rPr>
          <w:lang w:eastAsia="ko-KR"/>
        </w:rPr>
        <w:t>,</w:t>
      </w:r>
      <w:r w:rsidRPr="00C575AF">
        <w:rPr>
          <w:rFonts w:hint="eastAsia"/>
          <w:lang w:eastAsia="ko-KR"/>
        </w:rPr>
        <w:t xml:space="preserve"> is decoded </w:t>
      </w:r>
      <w:r>
        <w:rPr>
          <w:lang w:eastAsia="ko-KR"/>
        </w:rPr>
        <w:t>using</w:t>
      </w:r>
      <w:r w:rsidRPr="00C575AF">
        <w:rPr>
          <w:rFonts w:hint="eastAsia"/>
          <w:lang w:eastAsia="ko-KR"/>
        </w:rPr>
        <w:t xml:space="preserve"> this</w:t>
      </w:r>
      <w:r>
        <w:rPr>
          <w:lang w:eastAsia="ko-KR"/>
        </w:rPr>
        <w:t xml:space="preserve"> estimated</w:t>
      </w:r>
      <w:r w:rsidRPr="00C575AF">
        <w:rPr>
          <w:rFonts w:hint="eastAsia"/>
          <w:lang w:eastAsia="ko-KR"/>
        </w:rPr>
        <w:t xml:space="preserve"> number</w:t>
      </w:r>
      <w:r w:rsidRPr="00C575AF">
        <w:rPr>
          <w:lang w:eastAsia="ko-KR"/>
        </w:rPr>
        <w:t xml:space="preserve">. After </w:t>
      </w:r>
      <w:r w:rsidRPr="00C575AF">
        <w:rPr>
          <w:rFonts w:hint="eastAsia"/>
          <w:lang w:eastAsia="ko-KR"/>
        </w:rPr>
        <w:t xml:space="preserve">the </w:t>
      </w:r>
      <w:r w:rsidRPr="00C575AF">
        <w:rPr>
          <w:lang w:eastAsia="ko-KR"/>
        </w:rPr>
        <w:t>magnitude</w:t>
      </w:r>
      <w:r w:rsidRPr="00C575AF">
        <w:rPr>
          <w:rFonts w:hint="eastAsia"/>
          <w:lang w:eastAsia="ko-KR"/>
        </w:rPr>
        <w:t xml:space="preserve"> </w:t>
      </w:r>
      <w:r w:rsidRPr="00C575AF">
        <w:rPr>
          <w:lang w:eastAsia="ko-KR"/>
        </w:rPr>
        <w:t>information</w:t>
      </w:r>
      <w:r w:rsidRPr="00C575AF">
        <w:rPr>
          <w:rFonts w:hint="eastAsia"/>
          <w:lang w:eastAsia="ko-KR"/>
        </w:rPr>
        <w:t xml:space="preserve"> is decoded </w:t>
      </w:r>
      <w:r w:rsidRPr="00C575AF">
        <w:rPr>
          <w:lang w:eastAsia="ko-KR"/>
        </w:rPr>
        <w:t xml:space="preserve">using </w:t>
      </w:r>
      <w:r w:rsidRPr="00C575AF">
        <w:rPr>
          <w:rFonts w:hint="eastAsia"/>
          <w:lang w:eastAsia="ko-KR"/>
        </w:rPr>
        <w:t xml:space="preserve">the </w:t>
      </w:r>
      <w:r w:rsidRPr="00C575AF">
        <w:rPr>
          <w:lang w:eastAsia="ko-KR"/>
        </w:rPr>
        <w:t>lossless decoder</w:t>
      </w:r>
      <w:r>
        <w:rPr>
          <w:lang w:eastAsia="ko-KR"/>
        </w:rPr>
        <w:t>,</w:t>
      </w:r>
      <w:r w:rsidRPr="00C575AF">
        <w:rPr>
          <w:lang w:eastAsia="ko-KR"/>
        </w:rPr>
        <w:t xml:space="preserve"> </w:t>
      </w:r>
      <w:r w:rsidRPr="00C575AF">
        <w:rPr>
          <w:rFonts w:hint="eastAsia"/>
          <w:lang w:eastAsia="ko-KR"/>
        </w:rPr>
        <w:t xml:space="preserve">the joint </w:t>
      </w:r>
      <w:r w:rsidRPr="00C575AF">
        <w:rPr>
          <w:lang w:eastAsia="ko-KR"/>
        </w:rPr>
        <w:t>USQ and TCQ</w:t>
      </w:r>
      <w:r w:rsidRPr="00C575AF">
        <w:rPr>
          <w:rFonts w:hint="eastAsia"/>
          <w:lang w:eastAsia="ko-KR"/>
        </w:rPr>
        <w:t xml:space="preserve"> decoding is performed</w:t>
      </w:r>
      <w:r w:rsidRPr="00C575AF">
        <w:rPr>
          <w:lang w:eastAsia="ko-KR"/>
        </w:rPr>
        <w:t>. For non</w:t>
      </w:r>
      <w:r w:rsidRPr="00C575AF">
        <w:rPr>
          <w:rFonts w:hint="eastAsia"/>
          <w:lang w:eastAsia="ko-KR"/>
        </w:rPr>
        <w:t>-</w:t>
      </w:r>
      <w:r w:rsidRPr="00C575AF">
        <w:rPr>
          <w:lang w:eastAsia="ko-KR"/>
        </w:rPr>
        <w:t>zero magnitude</w:t>
      </w:r>
      <w:r>
        <w:rPr>
          <w:lang w:eastAsia="ko-KR"/>
        </w:rPr>
        <w:t xml:space="preserve"> values </w:t>
      </w:r>
      <w:r w:rsidRPr="00C575AF">
        <w:rPr>
          <w:rFonts w:hint="eastAsia"/>
          <w:lang w:eastAsia="ko-KR"/>
        </w:rPr>
        <w:t>the</w:t>
      </w:r>
      <w:r w:rsidRPr="00C575AF">
        <w:rPr>
          <w:lang w:eastAsia="ko-KR"/>
        </w:rPr>
        <w:t xml:space="preserve"> signs and quantized components </w:t>
      </w:r>
      <w:r w:rsidRPr="00C575AF">
        <w:rPr>
          <w:rFonts w:hint="eastAsia"/>
          <w:lang w:eastAsia="ko-KR"/>
        </w:rPr>
        <w:t xml:space="preserve">are </w:t>
      </w:r>
      <w:r w:rsidRPr="00C575AF">
        <w:rPr>
          <w:lang w:eastAsia="ko-KR"/>
        </w:rPr>
        <w:t>finally reconstructed.</w:t>
      </w:r>
    </w:p>
    <w:p w:rsidR="00834EE0" w:rsidRPr="00683361" w:rsidRDefault="00834EE0" w:rsidP="00757A76">
      <w:pPr>
        <w:tabs>
          <w:tab w:val="left" w:pos="3589"/>
        </w:tabs>
        <w:rPr>
          <w:rFonts w:hint="eastAsia"/>
          <w:lang w:val="en-US" w:eastAsia="ko-KR"/>
        </w:rPr>
      </w:pPr>
      <w:r>
        <w:rPr>
          <w:rFonts w:hint="eastAsia"/>
          <w:lang w:val="en-US" w:eastAsia="ko-KR"/>
        </w:rPr>
        <w:t xml:space="preserve">In the </w:t>
      </w:r>
      <w:r w:rsidRPr="00187D36">
        <w:rPr>
          <w:lang w:val="en-US" w:eastAsia="ko-KR"/>
        </w:rPr>
        <w:t>Inverse Scaling Bands</w:t>
      </w:r>
      <w:r>
        <w:rPr>
          <w:rFonts w:hint="eastAsia"/>
          <w:lang w:val="en-US" w:eastAsia="ko-KR"/>
        </w:rPr>
        <w:t xml:space="preserve"> block, the inverse scaling of the quantized components is performed by using the transmitted norm information. The inverse scaled signal is the output of the TCQ decoding.</w:t>
      </w:r>
    </w:p>
    <w:p w:rsidR="00834EE0" w:rsidRDefault="005B6522" w:rsidP="00D72F2B">
      <w:pPr>
        <w:pStyle w:val="TH"/>
      </w:pPr>
      <w:r w:rsidRPr="0075325C">
        <w:rPr>
          <w:rFonts w:hint="eastAsia"/>
          <w:noProof/>
        </w:rPr>
        <w:drawing>
          <wp:inline distT="0" distB="0" distL="0" distR="0">
            <wp:extent cx="4524375" cy="3590925"/>
            <wp:effectExtent l="0" t="0" r="0" b="0"/>
            <wp:docPr id="2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4524375" cy="3590925"/>
                    </a:xfrm>
                    <a:prstGeom prst="rect">
                      <a:avLst/>
                    </a:prstGeom>
                    <a:noFill/>
                    <a:ln>
                      <a:noFill/>
                    </a:ln>
                  </pic:spPr>
                </pic:pic>
              </a:graphicData>
            </a:graphic>
          </wp:inline>
        </w:drawing>
      </w:r>
    </w:p>
    <w:p w:rsidR="00834EE0" w:rsidRPr="002E2CD8" w:rsidRDefault="00834EE0" w:rsidP="00D72F2B">
      <w:pPr>
        <w:pStyle w:val="TF"/>
        <w:rPr>
          <w:rFonts w:hint="eastAsia"/>
          <w:lang w:eastAsia="ko-KR"/>
        </w:rPr>
      </w:pPr>
      <w:r w:rsidRPr="00035ABB">
        <w:t xml:space="preserve">Figure </w:t>
      </w:r>
      <w:r w:rsidR="00716DC0">
        <w:rPr>
          <w:noProof/>
        </w:rPr>
        <w:t>95</w:t>
      </w:r>
      <w:r w:rsidRPr="00C56437">
        <w:t xml:space="preserve">: Block diagram of </w:t>
      </w:r>
      <w:r w:rsidRPr="00C56437">
        <w:rPr>
          <w:rFonts w:hint="eastAsia"/>
        </w:rPr>
        <w:t>f</w:t>
      </w:r>
      <w:r w:rsidRPr="00C56437">
        <w:t xml:space="preserve">ine structure </w:t>
      </w:r>
      <w:r w:rsidRPr="00C56437">
        <w:rPr>
          <w:rFonts w:hint="eastAsia"/>
        </w:rPr>
        <w:t>decoding using TCQ</w:t>
      </w:r>
    </w:p>
    <w:p w:rsidR="00834EE0" w:rsidRPr="008B1459" w:rsidRDefault="00834EE0" w:rsidP="008B1459">
      <w:pPr>
        <w:pStyle w:val="H6"/>
      </w:pPr>
      <w:bookmarkStart w:id="510" w:name="_Toc394344846"/>
      <w:bookmarkStart w:id="511" w:name="_Toc394417792"/>
      <w:r w:rsidRPr="008B1459">
        <w:rPr>
          <w:rFonts w:hint="eastAsia"/>
          <w:lang w:eastAsia="ja-JP"/>
        </w:rPr>
        <w:t>6.2.3.1.3.1.4.1</w:t>
      </w:r>
      <w:r w:rsidRPr="008B1459">
        <w:t>.</w:t>
      </w:r>
      <w:r w:rsidRPr="008B1459">
        <w:rPr>
          <w:rFonts w:hint="eastAsia"/>
          <w:lang w:eastAsia="ko-KR"/>
        </w:rPr>
        <w:t>2</w:t>
      </w:r>
      <w:r w:rsidR="008B1459" w:rsidRPr="008B1459">
        <w:rPr>
          <w:rFonts w:hint="eastAsia"/>
          <w:lang w:eastAsia="ko-KR"/>
        </w:rPr>
        <w:tab/>
      </w:r>
      <w:r w:rsidRPr="008B1459">
        <w:t>TCQ</w:t>
      </w:r>
      <w:r w:rsidRPr="008B1459">
        <w:rPr>
          <w:rFonts w:hint="eastAsia"/>
          <w:lang w:eastAsia="ko-KR"/>
        </w:rPr>
        <w:t xml:space="preserve"> and </w:t>
      </w:r>
      <w:r w:rsidRPr="008B1459">
        <w:t>USQ with second bit allocation</w:t>
      </w:r>
      <w:bookmarkEnd w:id="510"/>
      <w:bookmarkEnd w:id="511"/>
    </w:p>
    <w:p w:rsidR="00834EE0" w:rsidRPr="001E2E5F" w:rsidRDefault="00834EE0" w:rsidP="00757A76">
      <w:pPr>
        <w:rPr>
          <w:rFonts w:hint="eastAsia"/>
          <w:lang w:eastAsia="ko-KR"/>
        </w:rPr>
      </w:pPr>
      <w:r>
        <w:t>The g</w:t>
      </w:r>
      <w:r w:rsidRPr="00E14172">
        <w:t xml:space="preserve">eneral </w:t>
      </w:r>
      <w:r>
        <w:rPr>
          <w:rFonts w:hint="eastAsia"/>
          <w:lang w:eastAsia="ko-KR"/>
        </w:rPr>
        <w:t>de-</w:t>
      </w:r>
      <w:r w:rsidRPr="00E14172">
        <w:t xml:space="preserve">quantization and </w:t>
      </w:r>
      <w:r>
        <w:rPr>
          <w:rFonts w:hint="eastAsia"/>
          <w:lang w:eastAsia="ko-KR"/>
        </w:rPr>
        <w:t>de</w:t>
      </w:r>
      <w:r w:rsidRPr="00E14172">
        <w:t xml:space="preserve">coding scheme of </w:t>
      </w:r>
      <w:r>
        <w:rPr>
          <w:rFonts w:hint="eastAsia"/>
          <w:lang w:eastAsia="ko-KR"/>
        </w:rPr>
        <w:t>the</w:t>
      </w:r>
      <w:r w:rsidRPr="00E14172">
        <w:t xml:space="preserve"> TCQ and USQ </w:t>
      </w:r>
      <w:r>
        <w:rPr>
          <w:rFonts w:hint="eastAsia"/>
          <w:lang w:eastAsia="ko-KR"/>
        </w:rPr>
        <w:t>with second bit allocation</w:t>
      </w:r>
      <w:r w:rsidRPr="00E14172">
        <w:t xml:space="preserve"> consists of several main blocks: quantizer decision, TCQ </w:t>
      </w:r>
      <w:r>
        <w:rPr>
          <w:rFonts w:hint="eastAsia"/>
          <w:lang w:eastAsia="ko-KR"/>
        </w:rPr>
        <w:t>decoder</w:t>
      </w:r>
      <w:r w:rsidRPr="00E14172">
        <w:t xml:space="preserve">, USQ </w:t>
      </w:r>
      <w:r>
        <w:rPr>
          <w:rFonts w:hint="eastAsia"/>
          <w:lang w:eastAsia="ko-KR"/>
        </w:rPr>
        <w:t>decoder</w:t>
      </w:r>
      <w:r w:rsidRPr="00E14172">
        <w:t xml:space="preserve">, lossless </w:t>
      </w:r>
      <w:r>
        <w:rPr>
          <w:rFonts w:hint="eastAsia"/>
          <w:lang w:eastAsia="ko-KR"/>
        </w:rPr>
        <w:t>de</w:t>
      </w:r>
      <w:r w:rsidRPr="00E14172">
        <w:t xml:space="preserve">coder, </w:t>
      </w:r>
      <w:r>
        <w:rPr>
          <w:rFonts w:hint="eastAsia"/>
          <w:lang w:eastAsia="ko-KR"/>
        </w:rPr>
        <w:t>and Second bit allocation</w:t>
      </w:r>
      <w:r w:rsidRPr="00E14172">
        <w:t xml:space="preserve">. In </w:t>
      </w:r>
      <w:r>
        <w:t xml:space="preserve">the </w:t>
      </w:r>
      <w:r w:rsidRPr="00E14172">
        <w:t xml:space="preserve">quantizer decision module </w:t>
      </w:r>
      <w:r>
        <w:rPr>
          <w:rFonts w:hint="eastAsia"/>
          <w:lang w:eastAsia="ko-KR"/>
        </w:rPr>
        <w:t xml:space="preserve">the </w:t>
      </w:r>
      <w:r w:rsidRPr="00E14172">
        <w:t xml:space="preserve">quantization mode </w:t>
      </w:r>
      <w:r>
        <w:rPr>
          <w:rFonts w:hint="eastAsia"/>
          <w:lang w:eastAsia="ko-KR"/>
        </w:rPr>
        <w:t xml:space="preserve">of the </w:t>
      </w:r>
      <w:r w:rsidRPr="00E14172">
        <w:t>current band is selected</w:t>
      </w:r>
      <w:r w:rsidRPr="00732C04">
        <w:rPr>
          <w:rFonts w:hint="eastAsia"/>
          <w:lang w:eastAsia="ko-KR"/>
        </w:rPr>
        <w:t xml:space="preserve"> </w:t>
      </w:r>
      <w:r>
        <w:rPr>
          <w:rFonts w:hint="eastAsia"/>
          <w:lang w:eastAsia="ko-KR"/>
        </w:rPr>
        <w:t xml:space="preserve">by using the results of the </w:t>
      </w:r>
      <w:r w:rsidRPr="00745C05">
        <w:rPr>
          <w:lang w:eastAsia="ko-KR"/>
        </w:rPr>
        <w:t xml:space="preserve">Selecting </w:t>
      </w:r>
      <w:r>
        <w:rPr>
          <w:rFonts w:hint="eastAsia"/>
          <w:lang w:eastAsia="ko-KR"/>
        </w:rPr>
        <w:t>De</w:t>
      </w:r>
      <w:r w:rsidRPr="00745C05">
        <w:rPr>
          <w:lang w:eastAsia="ko-KR"/>
        </w:rPr>
        <w:t>coding Method</w:t>
      </w:r>
      <w:r>
        <w:rPr>
          <w:rFonts w:hint="eastAsia"/>
          <w:lang w:eastAsia="ko-KR"/>
        </w:rPr>
        <w:t xml:space="preserve"> block</w:t>
      </w:r>
      <w:r w:rsidRPr="001E2E5F">
        <w:t>. Th</w:t>
      </w:r>
      <w:r w:rsidRPr="001E2E5F">
        <w:rPr>
          <w:rFonts w:hint="eastAsia"/>
          <w:lang w:eastAsia="ko-KR"/>
        </w:rPr>
        <w:t>e</w:t>
      </w:r>
      <w:r w:rsidRPr="001E2E5F">
        <w:t xml:space="preserve">n </w:t>
      </w:r>
      <w:r w:rsidRPr="001E2E5F">
        <w:rPr>
          <w:rFonts w:hint="eastAsia"/>
          <w:lang w:eastAsia="ko-KR"/>
        </w:rPr>
        <w:t xml:space="preserve">the </w:t>
      </w:r>
      <w:r w:rsidRPr="001E2E5F">
        <w:t xml:space="preserve">selected decoder restores </w:t>
      </w:r>
      <w:r w:rsidRPr="001E2E5F">
        <w:rPr>
          <w:rFonts w:hint="eastAsia"/>
          <w:lang w:eastAsia="ko-KR"/>
        </w:rPr>
        <w:t xml:space="preserve">the </w:t>
      </w:r>
      <w:r w:rsidRPr="001E2E5F">
        <w:t xml:space="preserve">current band in association with the lossless </w:t>
      </w:r>
      <w:r w:rsidRPr="001E2E5F">
        <w:rPr>
          <w:rFonts w:hint="eastAsia"/>
          <w:lang w:eastAsia="ko-KR"/>
        </w:rPr>
        <w:t>de</w:t>
      </w:r>
      <w:r w:rsidRPr="001E2E5F">
        <w:t>coder,</w:t>
      </w:r>
      <w:r w:rsidRPr="001E2E5F">
        <w:rPr>
          <w:rFonts w:hint="eastAsia"/>
          <w:lang w:eastAsia="ko-KR"/>
        </w:rPr>
        <w:t xml:space="preserve"> based on the arithmetic decoding</w:t>
      </w:r>
      <w:r w:rsidRPr="001E2E5F">
        <w:t xml:space="preserve"> </w:t>
      </w:r>
      <w:r w:rsidRPr="001E2E5F">
        <w:rPr>
          <w:rFonts w:hint="eastAsia"/>
          <w:lang w:eastAsia="ko-KR"/>
        </w:rPr>
        <w:t xml:space="preserve">with the </w:t>
      </w:r>
      <w:r w:rsidRPr="001E2E5F">
        <w:t>transmit</w:t>
      </w:r>
      <w:r w:rsidRPr="001E2E5F">
        <w:rPr>
          <w:rFonts w:hint="eastAsia"/>
          <w:lang w:eastAsia="ko-KR"/>
        </w:rPr>
        <w:t xml:space="preserve">ted </w:t>
      </w:r>
      <w:r w:rsidRPr="001E2E5F">
        <w:t>bit stream.</w:t>
      </w:r>
    </w:p>
    <w:p w:rsidR="00834EE0" w:rsidRDefault="005B6522" w:rsidP="00D72F2B">
      <w:pPr>
        <w:pStyle w:val="TH"/>
        <w:rPr>
          <w:rFonts w:hint="eastAsia"/>
          <w:lang w:eastAsia="ko-KR"/>
        </w:rPr>
      </w:pPr>
      <w:r w:rsidRPr="0075325C">
        <w:rPr>
          <w:rFonts w:hint="eastAsia"/>
          <w:noProof/>
        </w:rPr>
        <w:drawing>
          <wp:inline distT="0" distB="0" distL="0" distR="0">
            <wp:extent cx="6115050" cy="1876425"/>
            <wp:effectExtent l="0" t="0" r="0" b="0"/>
            <wp:docPr id="2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115050" cy="1876425"/>
                    </a:xfrm>
                    <a:prstGeom prst="rect">
                      <a:avLst/>
                    </a:prstGeom>
                    <a:noFill/>
                    <a:ln>
                      <a:noFill/>
                    </a:ln>
                  </pic:spPr>
                </pic:pic>
              </a:graphicData>
            </a:graphic>
          </wp:inline>
        </w:drawing>
      </w:r>
    </w:p>
    <w:p w:rsidR="00834EE0" w:rsidRDefault="00834EE0" w:rsidP="00834EE0">
      <w:pPr>
        <w:pStyle w:val="TF"/>
        <w:rPr>
          <w:rFonts w:hint="eastAsia"/>
        </w:rPr>
      </w:pPr>
      <w:r>
        <w:t xml:space="preserve">Figure </w:t>
      </w:r>
      <w:r>
        <w:fldChar w:fldCharType="begin"/>
      </w:r>
      <w:r>
        <w:instrText xml:space="preserve"> SEQ Figure \* ARABIC </w:instrText>
      </w:r>
      <w:r>
        <w:fldChar w:fldCharType="separate"/>
      </w:r>
      <w:r w:rsidR="00716DC0">
        <w:rPr>
          <w:noProof/>
        </w:rPr>
        <w:t>96</w:t>
      </w:r>
      <w:r>
        <w:fldChar w:fldCharType="end"/>
      </w:r>
      <w:r>
        <w:t xml:space="preserve">: </w:t>
      </w:r>
      <w:r>
        <w:rPr>
          <w:rFonts w:hint="eastAsia"/>
          <w:lang w:eastAsia="ko-KR"/>
        </w:rPr>
        <w:t xml:space="preserve">Block diagram of </w:t>
      </w:r>
      <w:r w:rsidRPr="002B3E6B">
        <w:rPr>
          <w:bCs/>
          <w:lang w:eastAsia="ko-KR"/>
        </w:rPr>
        <w:t>TCQ and USQ</w:t>
      </w:r>
      <w:r>
        <w:rPr>
          <w:rFonts w:hint="eastAsia"/>
          <w:bCs/>
          <w:lang w:eastAsia="ko-KR"/>
        </w:rPr>
        <w:t xml:space="preserve"> decoding</w:t>
      </w:r>
      <w:r w:rsidRPr="002B3E6B">
        <w:rPr>
          <w:bCs/>
          <w:lang w:eastAsia="ko-KR"/>
        </w:rPr>
        <w:t xml:space="preserve"> with second bit allocation</w:t>
      </w:r>
    </w:p>
    <w:p w:rsidR="00834EE0" w:rsidRPr="00A81D16" w:rsidRDefault="00834EE0" w:rsidP="00757A76">
      <w:pPr>
        <w:rPr>
          <w:rFonts w:hint="eastAsia"/>
        </w:rPr>
      </w:pPr>
      <w:r>
        <w:t>The d</w:t>
      </w:r>
      <w:r w:rsidRPr="00C575AF">
        <w:t xml:space="preserve">ecoding process </w:t>
      </w:r>
      <w:r w:rsidRPr="00C575AF">
        <w:rPr>
          <w:rFonts w:hint="eastAsia"/>
          <w:lang w:eastAsia="ko-KR"/>
        </w:rPr>
        <w:t xml:space="preserve">is </w:t>
      </w:r>
      <w:r w:rsidRPr="00C575AF">
        <w:t xml:space="preserve">started </w:t>
      </w:r>
      <w:r>
        <w:t>by</w:t>
      </w:r>
      <w:r w:rsidRPr="00C575AF">
        <w:rPr>
          <w:rFonts w:hint="eastAsia"/>
          <w:lang w:eastAsia="ko-KR"/>
        </w:rPr>
        <w:t xml:space="preserve"> the</w:t>
      </w:r>
      <w:r w:rsidRPr="00C575AF">
        <w:t xml:space="preserve"> recovering </w:t>
      </w:r>
      <w:r>
        <w:t xml:space="preserve">the </w:t>
      </w:r>
      <w:r w:rsidRPr="00C575AF">
        <w:t>non</w:t>
      </w:r>
      <w:r w:rsidRPr="00C575AF">
        <w:rPr>
          <w:rFonts w:hint="eastAsia"/>
          <w:lang w:eastAsia="ko-KR"/>
        </w:rPr>
        <w:t>-</w:t>
      </w:r>
      <w:r w:rsidRPr="00C575AF">
        <w:t xml:space="preserve">zero bands and positions using </w:t>
      </w:r>
      <w:r w:rsidRPr="00C575AF">
        <w:rPr>
          <w:rFonts w:hint="eastAsia"/>
          <w:lang w:eastAsia="ko-KR"/>
        </w:rPr>
        <w:t xml:space="preserve">the transmitted </w:t>
      </w:r>
      <w:r w:rsidRPr="00C575AF">
        <w:t>bit</w:t>
      </w:r>
      <w:r>
        <w:t>-</w:t>
      </w:r>
      <w:r w:rsidRPr="00C575AF">
        <w:t xml:space="preserve">stream and </w:t>
      </w:r>
      <w:r w:rsidRPr="00C575AF">
        <w:rPr>
          <w:rFonts w:hint="eastAsia"/>
          <w:lang w:eastAsia="ko-KR"/>
        </w:rPr>
        <w:t xml:space="preserve">the </w:t>
      </w:r>
      <w:r w:rsidRPr="00C575AF">
        <w:t>bit allocation R[]</w:t>
      </w:r>
      <w:r w:rsidRPr="00C575AF">
        <w:rPr>
          <w:rFonts w:hint="eastAsia"/>
          <w:lang w:eastAsia="ko-KR"/>
        </w:rPr>
        <w:t xml:space="preserve"> for the </w:t>
      </w:r>
      <w:r w:rsidRPr="00CE038D">
        <w:rPr>
          <w:rFonts w:hint="eastAsia"/>
          <w:lang w:eastAsia="ko-KR"/>
        </w:rPr>
        <w:t>selected</w:t>
      </w:r>
      <w:r w:rsidRPr="00CE038D">
        <w:rPr>
          <w:rFonts w:hint="eastAsia"/>
          <w:lang w:val="en-US" w:eastAsia="ko-KR"/>
        </w:rPr>
        <w:t xml:space="preserve"> quantizer</w:t>
      </w:r>
      <w:r w:rsidRPr="00C575AF">
        <w:t xml:space="preserve">. By using this information, </w:t>
      </w:r>
      <w:r w:rsidRPr="00C575AF">
        <w:rPr>
          <w:rFonts w:hint="eastAsia"/>
          <w:lang w:eastAsia="ko-KR"/>
        </w:rPr>
        <w:t xml:space="preserve">the </w:t>
      </w:r>
      <w:r w:rsidRPr="00C575AF">
        <w:t>appropriate magnitude</w:t>
      </w:r>
      <w:r w:rsidRPr="00C575AF">
        <w:rPr>
          <w:rFonts w:hint="eastAsia"/>
          <w:lang w:eastAsia="ko-KR"/>
        </w:rPr>
        <w:t xml:space="preserve"> for the</w:t>
      </w:r>
      <w:r w:rsidRPr="00C575AF">
        <w:t xml:space="preserve"> decode</w:t>
      </w:r>
      <w:r w:rsidRPr="00C575AF">
        <w:rPr>
          <w:rFonts w:hint="eastAsia"/>
          <w:lang w:eastAsia="ko-KR"/>
        </w:rPr>
        <w:t>d</w:t>
      </w:r>
      <w:r w:rsidRPr="00C575AF">
        <w:t xml:space="preserve"> band is selected. </w:t>
      </w:r>
      <w:r>
        <w:t>The d</w:t>
      </w:r>
      <w:r w:rsidRPr="00C575AF">
        <w:t xml:space="preserve">ifference between bit allocation R[] and actual decoded bits per band </w:t>
      </w:r>
      <w:r>
        <w:t xml:space="preserve">is </w:t>
      </w:r>
      <w:r w:rsidRPr="00C575AF">
        <w:t xml:space="preserve">accumulated and called </w:t>
      </w:r>
      <w:r>
        <w:t xml:space="preserve">the </w:t>
      </w:r>
      <w:r w:rsidRPr="00C575AF">
        <w:t xml:space="preserve">surplus. </w:t>
      </w:r>
      <w:r w:rsidRPr="00A81D16">
        <w:t xml:space="preserve">This surplus will be used while decoding two band determined by second bit allocation procedure described in encoder in </w:t>
      </w:r>
      <w:r w:rsidR="00320297">
        <w:rPr>
          <w:rFonts w:hint="eastAsia"/>
        </w:rPr>
        <w:t>subclause</w:t>
      </w:r>
      <w:r w:rsidRPr="00A81D16">
        <w:t xml:space="preserve"> </w:t>
      </w:r>
      <w:r w:rsidRPr="00242C1F">
        <w:t>5.3.4.1.4.1.5.1.</w:t>
      </w:r>
      <w:r w:rsidRPr="00242C1F">
        <w:rPr>
          <w:rFonts w:hint="eastAsia"/>
        </w:rPr>
        <w:t>2</w:t>
      </w:r>
      <w:r w:rsidRPr="00A81D16">
        <w:t>.</w:t>
      </w:r>
    </w:p>
    <w:p w:rsidR="00834EE0" w:rsidRPr="00A81D16" w:rsidRDefault="00834EE0" w:rsidP="00757A76">
      <w:pPr>
        <w:rPr>
          <w:lang w:val="en-US" w:eastAsia="ko-KR"/>
        </w:rPr>
      </w:pPr>
      <w:r w:rsidRPr="00A81D16">
        <w:rPr>
          <w:lang w:val="en-US"/>
        </w:rPr>
        <w:t xml:space="preserve">The magnitude decoding based on binary arithmetic </w:t>
      </w:r>
      <w:r w:rsidRPr="00A81D16">
        <w:rPr>
          <w:rFonts w:hint="eastAsia"/>
          <w:lang w:val="en-US" w:eastAsia="ko-KR"/>
        </w:rPr>
        <w:t>de</w:t>
      </w:r>
      <w:r w:rsidRPr="00A81D16">
        <w:rPr>
          <w:lang w:val="en-US"/>
        </w:rPr>
        <w:t>coding is as follows.</w:t>
      </w:r>
      <w:r w:rsidRPr="00A81D16">
        <w:rPr>
          <w:rFonts w:hint="eastAsia"/>
          <w:lang w:val="en-US" w:eastAsia="ko-KR"/>
        </w:rPr>
        <w:t xml:space="preserve"> First the </w:t>
      </w:r>
      <w:r w:rsidRPr="00A81D16">
        <w:rPr>
          <w:lang w:val="en-US"/>
        </w:rPr>
        <w:t xml:space="preserve">probability of symbol </w:t>
      </w:r>
      <w:r w:rsidRPr="00A81D16">
        <w:rPr>
          <w:rFonts w:hint="eastAsia"/>
          <w:lang w:val="en-US" w:eastAsia="ko-KR"/>
        </w:rPr>
        <w:t xml:space="preserve">is </w:t>
      </w:r>
      <w:r w:rsidRPr="00A81D16">
        <w:rPr>
          <w:lang w:val="en-US"/>
        </w:rPr>
        <w:t xml:space="preserve">calculated </w:t>
      </w:r>
      <w:r w:rsidRPr="00A81D16">
        <w:rPr>
          <w:rFonts w:hint="eastAsia"/>
          <w:lang w:val="en-US" w:eastAsia="ko-KR"/>
        </w:rPr>
        <w:t xml:space="preserve">by </w:t>
      </w:r>
      <w:r>
        <w:rPr>
          <w:rFonts w:hint="eastAsia"/>
          <w:lang w:val="en-US" w:eastAsia="ko-KR"/>
        </w:rPr>
        <w:t>the e</w:t>
      </w:r>
      <w:r w:rsidRPr="00A81D16">
        <w:rPr>
          <w:rFonts w:hint="eastAsia"/>
          <w:lang w:val="en-US" w:eastAsia="ko-KR"/>
        </w:rPr>
        <w:t>quation</w:t>
      </w:r>
      <w:r>
        <w:rPr>
          <w:rFonts w:hint="eastAsia"/>
          <w:lang w:val="en-US" w:eastAsia="ko-KR"/>
        </w:rPr>
        <w:t>s</w:t>
      </w:r>
      <w:r w:rsidRPr="00A81D16">
        <w:rPr>
          <w:rFonts w:hint="eastAsia"/>
          <w:lang w:val="en-US" w:eastAsia="ko-KR"/>
        </w:rPr>
        <w:t xml:space="preserve"> in encoder</w:t>
      </w:r>
      <w:r w:rsidRPr="00A81D16">
        <w:t xml:space="preserve"> </w:t>
      </w:r>
      <w:r w:rsidR="00320297">
        <w:rPr>
          <w:rFonts w:hint="eastAsia"/>
        </w:rPr>
        <w:t>subclause</w:t>
      </w:r>
      <w:r w:rsidRPr="00A81D16">
        <w:t xml:space="preserve"> </w:t>
      </w:r>
      <w:r w:rsidR="0031691A" w:rsidRPr="00241B4E">
        <w:t>5.3.4.1.4.1.5.1.2</w:t>
      </w:r>
      <w:r>
        <w:rPr>
          <w:rFonts w:ascii="Arial" w:hAnsi="Arial" w:cs="Arial" w:hint="eastAsia"/>
          <w:color w:val="000000"/>
          <w:sz w:val="18"/>
          <w:szCs w:val="18"/>
          <w:lang w:val="en-US" w:eastAsia="ko-KR"/>
        </w:rPr>
        <w:t xml:space="preserve">. </w:t>
      </w:r>
      <w:r w:rsidRPr="00A81D16">
        <w:rPr>
          <w:rFonts w:hint="eastAsia"/>
          <w:lang w:eastAsia="ko-KR"/>
        </w:rPr>
        <w:t>The</w:t>
      </w:r>
      <w:r w:rsidRPr="00A81D16">
        <w:rPr>
          <w:lang w:eastAsia="ko-KR"/>
        </w:rPr>
        <w:t>n the</w:t>
      </w:r>
      <w:r w:rsidRPr="00A81D16">
        <w:rPr>
          <w:rFonts w:hint="eastAsia"/>
          <w:lang w:eastAsia="ko-KR"/>
        </w:rPr>
        <w:t xml:space="preserve"> number of pulses for each magnitude is </w:t>
      </w:r>
      <w:r w:rsidRPr="00A81D16">
        <w:rPr>
          <w:lang w:eastAsia="ko-KR"/>
        </w:rPr>
        <w:t>de</w:t>
      </w:r>
      <w:r w:rsidRPr="00A81D16">
        <w:rPr>
          <w:rFonts w:hint="eastAsia"/>
          <w:lang w:eastAsia="ko-KR"/>
        </w:rPr>
        <w:t>coded by using the probabilities</w:t>
      </w:r>
      <w:r w:rsidRPr="00A81D16">
        <w:rPr>
          <w:lang w:eastAsia="ko-KR"/>
        </w:rPr>
        <w:t xml:space="preserve"> </w:t>
      </w:r>
      <w:r w:rsidRPr="00A81D16">
        <w:rPr>
          <w:position w:val="-10"/>
        </w:rPr>
        <w:object w:dxaOrig="260" w:dyaOrig="300">
          <v:shape id="_x0000_i1278" type="#_x0000_t75" style="width:13.15pt;height:15pt" o:ole="">
            <v:imagedata r:id="rId501" o:title=""/>
          </v:shape>
          <o:OLEObject Type="Embed" ProgID="Equation.3" ShapeID="_x0000_i1278" DrawAspect="Content" ObjectID="_1783089603" r:id="rId502"/>
        </w:object>
      </w:r>
      <w:r w:rsidRPr="00A81D16">
        <w:rPr>
          <w:rFonts w:hint="eastAsia"/>
          <w:lang w:eastAsia="ko-KR"/>
        </w:rPr>
        <w:t xml:space="preserve"> and</w:t>
      </w:r>
      <w:r w:rsidRPr="00A81D16">
        <w:rPr>
          <w:lang w:eastAsia="ko-KR"/>
        </w:rPr>
        <w:t xml:space="preserve"> </w:t>
      </w:r>
      <w:r w:rsidRPr="0000111B">
        <w:rPr>
          <w:position w:val="-10"/>
        </w:rPr>
        <w:object w:dxaOrig="279" w:dyaOrig="300">
          <v:shape id="_x0000_i1279" type="#_x0000_t75" style="width:13.9pt;height:15pt" o:ole="">
            <v:imagedata r:id="rId503" o:title=""/>
          </v:shape>
          <o:OLEObject Type="Embed" ProgID="Equation.3" ShapeID="_x0000_i1279" DrawAspect="Content" ObjectID="_1783089604" r:id="rId504"/>
        </w:object>
      </w:r>
      <w:r w:rsidRPr="00A81D16">
        <w:rPr>
          <w:rFonts w:hint="eastAsia"/>
          <w:lang w:eastAsia="ko-KR"/>
        </w:rPr>
        <w:t>, where</w:t>
      </w:r>
      <w:r w:rsidRPr="00A81D16">
        <w:rPr>
          <w:lang w:eastAsia="ko-KR"/>
        </w:rPr>
        <w:t xml:space="preserve"> </w:t>
      </w:r>
      <w:r w:rsidRPr="00A81D16">
        <w:rPr>
          <w:position w:val="-10"/>
        </w:rPr>
        <w:object w:dxaOrig="260" w:dyaOrig="300">
          <v:shape id="_x0000_i1280" type="#_x0000_t75" style="width:13.15pt;height:15pt" o:ole="">
            <v:imagedata r:id="rId505" o:title=""/>
          </v:shape>
          <o:OLEObject Type="Embed" ProgID="Equation.3" ShapeID="_x0000_i1280" DrawAspect="Content" ObjectID="_1783089605" r:id="rId506"/>
        </w:object>
      </w:r>
      <w:r w:rsidRPr="00A81D16">
        <w:rPr>
          <w:rFonts w:hint="eastAsia"/>
          <w:lang w:eastAsia="ko-KR"/>
        </w:rPr>
        <w:t>corresponds to last pulse in magnitude and</w:t>
      </w:r>
      <w:r w:rsidRPr="00A81D16">
        <w:rPr>
          <w:lang w:eastAsia="ko-KR"/>
        </w:rPr>
        <w:t xml:space="preserve"> </w:t>
      </w:r>
      <w:r w:rsidRPr="0000111B">
        <w:rPr>
          <w:position w:val="-10"/>
        </w:rPr>
        <w:object w:dxaOrig="279" w:dyaOrig="300">
          <v:shape id="_x0000_i1281" type="#_x0000_t75" style="width:13.9pt;height:15pt" o:ole="">
            <v:imagedata r:id="rId507" o:title=""/>
          </v:shape>
          <o:OLEObject Type="Embed" ProgID="Equation.3" ShapeID="_x0000_i1281" DrawAspect="Content" ObjectID="_1783089606" r:id="rId508"/>
        </w:object>
      </w:r>
      <w:r w:rsidRPr="00A81D16">
        <w:rPr>
          <w:rFonts w:hint="eastAsia"/>
          <w:lang w:eastAsia="ko-KR"/>
        </w:rPr>
        <w:t xml:space="preserve"> to all other pulses.</w:t>
      </w:r>
      <w:r w:rsidRPr="00A81D16">
        <w:rPr>
          <w:lang w:val="en-US" w:eastAsia="ko-KR"/>
        </w:rPr>
        <w:t xml:space="preserve"> </w:t>
      </w:r>
      <w:r w:rsidRPr="00A81D16">
        <w:rPr>
          <w:lang w:eastAsia="ko-KR"/>
        </w:rPr>
        <w:t>The magnitude of the pulse probabilities are then modified after this calculation with respect to the trellis code limitation, i.e. magnitudes that are impossible are assigned zero probability.</w:t>
      </w:r>
    </w:p>
    <w:p w:rsidR="00834EE0" w:rsidRPr="00A81D16" w:rsidRDefault="00834EE0" w:rsidP="00757A76">
      <w:pPr>
        <w:rPr>
          <w:rFonts w:hint="eastAsia"/>
          <w:lang w:eastAsia="ko-KR"/>
        </w:rPr>
      </w:pPr>
      <w:r w:rsidRPr="00A81D16">
        <w:t>This algorithm was modified to save complexity for bands with a large number of pulses.</w:t>
      </w:r>
      <w:r w:rsidRPr="00A81D16">
        <w:rPr>
          <w:rFonts w:hint="eastAsia"/>
          <w:lang w:eastAsia="ko-KR"/>
        </w:rPr>
        <w:t xml:space="preserve"> The procedure is same as that of encoder</w:t>
      </w:r>
      <w:r w:rsidRPr="00A81D16">
        <w:rPr>
          <w:lang w:eastAsia="ko-KR"/>
        </w:rPr>
        <w:t xml:space="preserve"> </w:t>
      </w:r>
      <w:r w:rsidR="00320297">
        <w:rPr>
          <w:rFonts w:hint="eastAsia"/>
          <w:lang w:eastAsia="zh-CN"/>
        </w:rPr>
        <w:t>subclause</w:t>
      </w:r>
      <w:r w:rsidRPr="00A81D16">
        <w:t xml:space="preserve"> </w:t>
      </w:r>
      <w:r>
        <w:rPr>
          <w:rFonts w:ascii="Arial" w:hAnsi="Arial" w:cs="Arial"/>
          <w:color w:val="000000"/>
          <w:sz w:val="18"/>
          <w:szCs w:val="18"/>
          <w:lang w:val="en-US" w:eastAsia="en-GB"/>
        </w:rPr>
        <w:t>5.3.4.1.4.1.5.1.</w:t>
      </w:r>
      <w:r w:rsidRPr="00171924">
        <w:rPr>
          <w:rFonts w:ascii="Arial" w:hAnsi="Arial" w:cs="Arial" w:hint="eastAsia"/>
          <w:color w:val="000000"/>
          <w:sz w:val="18"/>
          <w:szCs w:val="18"/>
          <w:lang w:val="en-US" w:eastAsia="ko-KR"/>
        </w:rPr>
        <w:t>2</w:t>
      </w:r>
      <w:r>
        <w:rPr>
          <w:rFonts w:ascii="Arial" w:hAnsi="Arial" w:cs="Arial"/>
          <w:color w:val="000000"/>
          <w:sz w:val="18"/>
          <w:szCs w:val="18"/>
          <w:lang w:val="en-US" w:eastAsia="en-GB"/>
        </w:rPr>
        <w:t>.</w:t>
      </w:r>
    </w:p>
    <w:p w:rsidR="00834EE0" w:rsidRPr="00A81D16" w:rsidRDefault="00834EE0" w:rsidP="00757A76">
      <w:r w:rsidRPr="00A81D16">
        <w:t xml:space="preserve">Location </w:t>
      </w:r>
      <w:r w:rsidRPr="00A81D16">
        <w:rPr>
          <w:rFonts w:hint="eastAsia"/>
          <w:lang w:eastAsia="ko-KR"/>
        </w:rPr>
        <w:t>de</w:t>
      </w:r>
      <w:r w:rsidRPr="00A81D16">
        <w:t xml:space="preserve">coding </w:t>
      </w:r>
      <w:r w:rsidRPr="00A81D16">
        <w:rPr>
          <w:rFonts w:hint="eastAsia"/>
          <w:lang w:eastAsia="ko-KR"/>
        </w:rPr>
        <w:t xml:space="preserve">is done </w:t>
      </w:r>
      <w:r w:rsidRPr="00A81D16">
        <w:t xml:space="preserve">based </w:t>
      </w:r>
      <w:r w:rsidRPr="00A81D16">
        <w:rPr>
          <w:rFonts w:hint="eastAsia"/>
          <w:lang w:eastAsia="ko-KR"/>
        </w:rPr>
        <w:t>on the</w:t>
      </w:r>
      <w:r w:rsidRPr="00A81D16">
        <w:t xml:space="preserve"> same algorithm as </w:t>
      </w:r>
      <w:r w:rsidRPr="00A81D16">
        <w:rPr>
          <w:rFonts w:hint="eastAsia"/>
          <w:lang w:eastAsia="ko-KR"/>
        </w:rPr>
        <w:t xml:space="preserve">that of </w:t>
      </w:r>
      <w:r w:rsidRPr="00A81D16">
        <w:t xml:space="preserve">magnitudes </w:t>
      </w:r>
      <w:r w:rsidRPr="00A81D16">
        <w:rPr>
          <w:rFonts w:hint="eastAsia"/>
          <w:lang w:eastAsia="ko-KR"/>
        </w:rPr>
        <w:t>de</w:t>
      </w:r>
      <w:r w:rsidRPr="00A81D16">
        <w:t xml:space="preserve">coding and uses </w:t>
      </w:r>
      <w:r w:rsidRPr="00A81D16">
        <w:rPr>
          <w:rFonts w:hint="eastAsia"/>
          <w:lang w:eastAsia="ko-KR"/>
        </w:rPr>
        <w:t xml:space="preserve">the </w:t>
      </w:r>
      <w:r w:rsidRPr="00A81D16">
        <w:t>same complexity reduction technique.</w:t>
      </w:r>
    </w:p>
    <w:p w:rsidR="00834EE0" w:rsidRPr="00A81D16" w:rsidRDefault="00834EE0" w:rsidP="00757A76">
      <w:r w:rsidRPr="00A81D16">
        <w:t>Signs are decoded with the arithmetic decoder, using</w:t>
      </w:r>
      <w:r w:rsidRPr="00A81D16">
        <w:rPr>
          <w:rFonts w:hint="eastAsia"/>
          <w:lang w:eastAsia="ko-KR"/>
        </w:rPr>
        <w:t xml:space="preserve"> </w:t>
      </w:r>
      <w:r w:rsidRPr="00A81D16">
        <w:t>equal probabilities of positive and negative signs.</w:t>
      </w:r>
    </w:p>
    <w:p w:rsidR="00834EE0" w:rsidRPr="008B1459" w:rsidRDefault="00834EE0" w:rsidP="008B1459">
      <w:pPr>
        <w:pStyle w:val="H6"/>
        <w:rPr>
          <w:rFonts w:hint="eastAsia"/>
          <w:lang w:eastAsia="ko-KR"/>
        </w:rPr>
      </w:pPr>
      <w:bookmarkStart w:id="512" w:name="_Toc394344847"/>
      <w:bookmarkStart w:id="513" w:name="_Toc394417793"/>
      <w:r w:rsidRPr="008B1459">
        <w:rPr>
          <w:rFonts w:hint="eastAsia"/>
          <w:lang w:eastAsia="ja-JP"/>
        </w:rPr>
        <w:t>6.2.3.1.3.1.4.1</w:t>
      </w:r>
      <w:r w:rsidRPr="008B1459">
        <w:t>.</w:t>
      </w:r>
      <w:r w:rsidRPr="008B1459">
        <w:rPr>
          <w:rFonts w:hint="eastAsia"/>
          <w:lang w:eastAsia="ko-KR"/>
        </w:rPr>
        <w:t>3</w:t>
      </w:r>
      <w:r w:rsidR="008B1459" w:rsidRPr="008B1459">
        <w:rPr>
          <w:rFonts w:hint="eastAsia"/>
          <w:lang w:eastAsia="ko-KR"/>
        </w:rPr>
        <w:tab/>
      </w:r>
      <w:r w:rsidRPr="008B1459">
        <w:t>LSB TCQ</w:t>
      </w:r>
      <w:r w:rsidRPr="008B1459">
        <w:rPr>
          <w:rFonts w:hint="eastAsia"/>
          <w:lang w:eastAsia="ko-KR"/>
        </w:rPr>
        <w:t xml:space="preserve"> for USQ</w:t>
      </w:r>
      <w:bookmarkEnd w:id="512"/>
      <w:bookmarkEnd w:id="513"/>
    </w:p>
    <w:p w:rsidR="00834EE0" w:rsidRDefault="00834EE0" w:rsidP="00757A76">
      <w:pPr>
        <w:rPr>
          <w:rFonts w:hint="eastAsia"/>
          <w:lang w:eastAsia="ko-KR"/>
        </w:rPr>
      </w:pPr>
      <w:r w:rsidRPr="00A81D16">
        <w:t>The idea</w:t>
      </w:r>
      <w:r w:rsidRPr="00A81D16">
        <w:rPr>
          <w:rFonts w:hint="eastAsia"/>
          <w:lang w:eastAsia="ko-KR"/>
        </w:rPr>
        <w:t xml:space="preserve"> of the LSB TCQ</w:t>
      </w:r>
      <w:r w:rsidRPr="00A81D16">
        <w:t xml:space="preserve"> </w:t>
      </w:r>
      <w:r w:rsidRPr="00A81D16">
        <w:rPr>
          <w:rFonts w:hint="eastAsia"/>
          <w:lang w:eastAsia="ko-KR"/>
        </w:rPr>
        <w:t xml:space="preserve">for USQ </w:t>
      </w:r>
      <w:r w:rsidRPr="00A81D16">
        <w:t xml:space="preserve">is to use advantages of both quantizers (USQ and TCQ) in one scheme and exclude </w:t>
      </w:r>
      <w:r w:rsidRPr="00A81D16">
        <w:rPr>
          <w:rFonts w:hint="eastAsia"/>
          <w:lang w:eastAsia="ko-KR"/>
        </w:rPr>
        <w:t xml:space="preserve">the </w:t>
      </w:r>
      <w:r w:rsidRPr="00A81D16">
        <w:t>path limitation from</w:t>
      </w:r>
      <w:r w:rsidRPr="00A81D16">
        <w:rPr>
          <w:rFonts w:hint="eastAsia"/>
          <w:lang w:eastAsia="ko-KR"/>
        </w:rPr>
        <w:t xml:space="preserve"> the</w:t>
      </w:r>
      <w:r w:rsidRPr="00A81D16">
        <w:t xml:space="preserve"> TCQ.</w:t>
      </w:r>
    </w:p>
    <w:p w:rsidR="00834EE0" w:rsidRPr="00640FFC" w:rsidRDefault="00834EE0" w:rsidP="00834EE0"/>
    <w:p w:rsidR="00834EE0" w:rsidRDefault="005B6522" w:rsidP="00D72F2B">
      <w:pPr>
        <w:pStyle w:val="TH"/>
        <w:rPr>
          <w:rFonts w:hint="eastAsia"/>
          <w:lang w:eastAsia="ko-KR"/>
        </w:rPr>
      </w:pPr>
      <w:r w:rsidRPr="0075325C">
        <w:rPr>
          <w:rFonts w:hint="eastAsia"/>
          <w:noProof/>
        </w:rPr>
        <w:drawing>
          <wp:inline distT="0" distB="0" distL="0" distR="0">
            <wp:extent cx="6124575" cy="2543175"/>
            <wp:effectExtent l="0" t="0" r="0" b="0"/>
            <wp:docPr id="2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6124575" cy="2543175"/>
                    </a:xfrm>
                    <a:prstGeom prst="rect">
                      <a:avLst/>
                    </a:prstGeom>
                    <a:noFill/>
                    <a:ln>
                      <a:noFill/>
                    </a:ln>
                  </pic:spPr>
                </pic:pic>
              </a:graphicData>
            </a:graphic>
          </wp:inline>
        </w:drawing>
      </w:r>
    </w:p>
    <w:p w:rsidR="00834EE0" w:rsidRDefault="00834EE0" w:rsidP="00834EE0">
      <w:pPr>
        <w:pStyle w:val="TF"/>
      </w:pPr>
      <w:r>
        <w:t xml:space="preserve">Figure </w:t>
      </w:r>
      <w:r>
        <w:fldChar w:fldCharType="begin"/>
      </w:r>
      <w:r>
        <w:instrText xml:space="preserve"> SEQ Figure \* ARABIC </w:instrText>
      </w:r>
      <w:r>
        <w:fldChar w:fldCharType="separate"/>
      </w:r>
      <w:r w:rsidR="00716DC0">
        <w:rPr>
          <w:noProof/>
        </w:rPr>
        <w:t>97</w:t>
      </w:r>
      <w:r>
        <w:fldChar w:fldCharType="end"/>
      </w:r>
      <w:r>
        <w:t xml:space="preserve">: </w:t>
      </w:r>
      <w:r>
        <w:rPr>
          <w:rFonts w:hint="eastAsia"/>
          <w:bCs/>
          <w:lang w:eastAsia="ko-KR"/>
        </w:rPr>
        <w:t>Block diagram for LSB TCQ decoding</w:t>
      </w:r>
    </w:p>
    <w:p w:rsidR="00834EE0" w:rsidRPr="001E2E5F" w:rsidRDefault="00834EE0" w:rsidP="00757A76">
      <w:pPr>
        <w:rPr>
          <w:lang w:eastAsia="ko-KR"/>
        </w:rPr>
      </w:pPr>
      <w:r>
        <w:rPr>
          <w:lang w:eastAsia="ko-KR"/>
        </w:rPr>
        <w:t>The decoding process starts</w:t>
      </w:r>
      <w:r w:rsidRPr="001E2E5F">
        <w:rPr>
          <w:lang w:eastAsia="ko-KR"/>
        </w:rPr>
        <w:t xml:space="preserve"> from receiving </w:t>
      </w:r>
      <w:r>
        <w:rPr>
          <w:lang w:eastAsia="ko-KR"/>
        </w:rPr>
        <w:t xml:space="preserve">the </w:t>
      </w:r>
      <w:r w:rsidRPr="001E2E5F">
        <w:rPr>
          <w:lang w:eastAsia="ko-KR"/>
        </w:rPr>
        <w:t xml:space="preserve">bit allocation R[] and </w:t>
      </w:r>
      <w:r>
        <w:rPr>
          <w:lang w:eastAsia="ko-KR"/>
        </w:rPr>
        <w:t xml:space="preserve">the </w:t>
      </w:r>
      <w:r w:rsidRPr="001E2E5F">
        <w:rPr>
          <w:lang w:eastAsia="ko-KR"/>
        </w:rPr>
        <w:t>decoding of</w:t>
      </w:r>
      <w:r>
        <w:rPr>
          <w:lang w:eastAsia="ko-KR"/>
        </w:rPr>
        <w:t xml:space="preserve"> the band</w:t>
      </w:r>
      <w:r w:rsidRPr="001E2E5F">
        <w:rPr>
          <w:lang w:eastAsia="ko-KR"/>
        </w:rPr>
        <w:t xml:space="preserve"> information including:</w:t>
      </w:r>
    </w:p>
    <w:p w:rsidR="00834EE0" w:rsidRPr="001E2E5F" w:rsidRDefault="00834EE0" w:rsidP="00834EE0">
      <w:pPr>
        <w:numPr>
          <w:ilvl w:val="0"/>
          <w:numId w:val="28"/>
        </w:numPr>
        <w:rPr>
          <w:lang w:eastAsia="ko-KR"/>
        </w:rPr>
      </w:pPr>
      <w:r w:rsidRPr="001E2E5F">
        <w:rPr>
          <w:lang w:eastAsia="ko-KR"/>
        </w:rPr>
        <w:t>Number of nonzero positions</w:t>
      </w:r>
      <w:r w:rsidRPr="001E2E5F">
        <w:rPr>
          <w:rFonts w:hint="eastAsia"/>
          <w:lang w:eastAsia="ko-KR"/>
        </w:rPr>
        <w:t xml:space="preserve"> for ISCs</w:t>
      </w:r>
    </w:p>
    <w:p w:rsidR="00834EE0" w:rsidRPr="001E2E5F" w:rsidRDefault="00834EE0" w:rsidP="00834EE0">
      <w:pPr>
        <w:numPr>
          <w:ilvl w:val="0"/>
          <w:numId w:val="28"/>
        </w:numPr>
        <w:rPr>
          <w:lang w:eastAsia="ko-KR"/>
        </w:rPr>
      </w:pPr>
      <w:r w:rsidRPr="001E2E5F">
        <w:rPr>
          <w:lang w:eastAsia="ko-KR"/>
        </w:rPr>
        <w:t>Nonzero positions</w:t>
      </w:r>
    </w:p>
    <w:p w:rsidR="00834EE0" w:rsidRPr="001E2E5F" w:rsidRDefault="00834EE0" w:rsidP="00834EE0">
      <w:pPr>
        <w:numPr>
          <w:ilvl w:val="0"/>
          <w:numId w:val="28"/>
        </w:numPr>
        <w:rPr>
          <w:lang w:eastAsia="ko-KR"/>
        </w:rPr>
      </w:pPr>
      <w:r w:rsidRPr="001E2E5F">
        <w:rPr>
          <w:lang w:eastAsia="ko-KR"/>
        </w:rPr>
        <w:t>USQ magnitude</w:t>
      </w:r>
    </w:p>
    <w:p w:rsidR="00834EE0" w:rsidRPr="001E2E5F" w:rsidRDefault="00834EE0" w:rsidP="00834EE0">
      <w:pPr>
        <w:numPr>
          <w:ilvl w:val="0"/>
          <w:numId w:val="28"/>
        </w:numPr>
        <w:rPr>
          <w:lang w:eastAsia="ko-KR"/>
        </w:rPr>
      </w:pPr>
      <w:r w:rsidRPr="001E2E5F">
        <w:rPr>
          <w:lang w:eastAsia="ko-KR"/>
        </w:rPr>
        <w:t>Signs for nonzero magnitudes</w:t>
      </w:r>
    </w:p>
    <w:p w:rsidR="00834EE0" w:rsidRPr="001E2E5F" w:rsidRDefault="00834EE0" w:rsidP="00757A76">
      <w:pPr>
        <w:rPr>
          <w:rFonts w:hint="eastAsia"/>
          <w:lang w:eastAsia="ko-KR"/>
        </w:rPr>
      </w:pPr>
      <w:r>
        <w:rPr>
          <w:lang w:eastAsia="ko-KR"/>
        </w:rPr>
        <w:t>First the</w:t>
      </w:r>
      <w:r w:rsidRPr="001E2E5F">
        <w:rPr>
          <w:lang w:eastAsia="ko-KR"/>
        </w:rPr>
        <w:t xml:space="preserve"> number of nonzero </w:t>
      </w:r>
      <w:r>
        <w:rPr>
          <w:lang w:eastAsia="ko-KR"/>
        </w:rPr>
        <w:t>pulses</w:t>
      </w:r>
      <w:r w:rsidRPr="001E2E5F">
        <w:rPr>
          <w:lang w:eastAsia="ko-KR"/>
        </w:rPr>
        <w:t xml:space="preserve"> and </w:t>
      </w:r>
      <w:r>
        <w:rPr>
          <w:lang w:eastAsia="ko-KR"/>
        </w:rPr>
        <w:t xml:space="preserve">their </w:t>
      </w:r>
      <w:r w:rsidRPr="001E2E5F">
        <w:rPr>
          <w:lang w:eastAsia="ko-KR"/>
        </w:rPr>
        <w:t xml:space="preserve">positions are decoded using </w:t>
      </w:r>
      <w:r>
        <w:rPr>
          <w:lang w:eastAsia="ko-KR"/>
        </w:rPr>
        <w:t xml:space="preserve">the </w:t>
      </w:r>
      <w:r w:rsidRPr="001E2E5F">
        <w:rPr>
          <w:lang w:eastAsia="ko-KR"/>
        </w:rPr>
        <w:t xml:space="preserve">arithmetic decoder. Then </w:t>
      </w:r>
      <w:r>
        <w:rPr>
          <w:lang w:eastAsia="ko-KR"/>
        </w:rPr>
        <w:t xml:space="preserve">the </w:t>
      </w:r>
      <w:r w:rsidRPr="001E2E5F">
        <w:rPr>
          <w:lang w:eastAsia="ko-KR"/>
        </w:rPr>
        <w:t>USQ magnitudes are decoded band by band using bit allocation with surplus control</w:t>
      </w:r>
      <w:r>
        <w:rPr>
          <w:lang w:eastAsia="ko-KR"/>
        </w:rPr>
        <w:t xml:space="preserve">. </w:t>
      </w:r>
      <w:r w:rsidRPr="001E2E5F">
        <w:rPr>
          <w:lang w:eastAsia="ko-KR"/>
        </w:rPr>
        <w:t xml:space="preserve"> </w:t>
      </w:r>
      <w:r>
        <w:rPr>
          <w:lang w:eastAsia="ko-KR"/>
        </w:rPr>
        <w:t>This</w:t>
      </w:r>
      <w:r w:rsidRPr="001E2E5F">
        <w:rPr>
          <w:lang w:eastAsia="ko-KR"/>
        </w:rPr>
        <w:t xml:space="preserve"> generate</w:t>
      </w:r>
      <w:r>
        <w:rPr>
          <w:lang w:eastAsia="ko-KR"/>
        </w:rPr>
        <w:t>s</w:t>
      </w:r>
      <w:r w:rsidRPr="001E2E5F">
        <w:rPr>
          <w:lang w:eastAsia="ko-KR"/>
        </w:rPr>
        <w:t xml:space="preserve"> Delta value</w:t>
      </w:r>
      <w:r>
        <w:rPr>
          <w:lang w:eastAsia="ko-KR"/>
        </w:rPr>
        <w:t>s in the</w:t>
      </w:r>
      <w:r w:rsidRPr="001E2E5F">
        <w:rPr>
          <w:lang w:eastAsia="ko-KR"/>
        </w:rPr>
        <w:t xml:space="preserve"> same </w:t>
      </w:r>
      <w:r>
        <w:rPr>
          <w:lang w:eastAsia="ko-KR"/>
        </w:rPr>
        <w:t xml:space="preserve">manner as the encoder, see </w:t>
      </w:r>
      <w:r w:rsidR="00320297">
        <w:rPr>
          <w:rFonts w:hint="eastAsia"/>
          <w:lang w:eastAsia="zh-CN"/>
        </w:rPr>
        <w:t>subclause</w:t>
      </w:r>
      <w:r w:rsidRPr="00C56437">
        <w:t xml:space="preserve"> </w:t>
      </w:r>
      <w:r w:rsidRPr="00B53EB8">
        <w:rPr>
          <w:lang w:eastAsia="ko-KR"/>
        </w:rPr>
        <w:t>5.3.4.1.4.1.5.1.</w:t>
      </w:r>
      <w:r w:rsidRPr="00171924">
        <w:rPr>
          <w:rFonts w:hint="eastAsia"/>
          <w:lang w:eastAsia="ko-KR"/>
        </w:rPr>
        <w:t>3</w:t>
      </w:r>
      <w:r w:rsidRPr="00B53EB8">
        <w:rPr>
          <w:lang w:eastAsia="ko-KR"/>
        </w:rPr>
        <w:t>.</w:t>
      </w:r>
      <w:r w:rsidRPr="001E2E5F">
        <w:rPr>
          <w:lang w:eastAsia="ko-KR"/>
        </w:rPr>
        <w:t xml:space="preserve"> </w:t>
      </w:r>
      <w:r w:rsidRPr="001E2E5F">
        <w:t xml:space="preserve">The difference between </w:t>
      </w:r>
      <w:r>
        <w:t xml:space="preserve">the </w:t>
      </w:r>
      <w:r w:rsidRPr="001E2E5F">
        <w:t>bit allocation R[] and actual decoded bits per band is accumulated and called the surplus</w:t>
      </w:r>
      <w:r>
        <w:t>,</w:t>
      </w:r>
      <w:r w:rsidRPr="001E2E5F">
        <w:t xml:space="preserve"> </w:t>
      </w:r>
      <w:r>
        <w:t xml:space="preserve">which is then </w:t>
      </w:r>
      <w:r w:rsidRPr="001E2E5F">
        <w:t xml:space="preserve">used </w:t>
      </w:r>
      <w:r>
        <w:t xml:space="preserve">in the </w:t>
      </w:r>
      <w:r w:rsidRPr="001E2E5F">
        <w:t>next bands.</w:t>
      </w:r>
    </w:p>
    <w:p w:rsidR="00834EE0" w:rsidRPr="001E2E5F" w:rsidRDefault="00834EE0" w:rsidP="00757A76">
      <w:pPr>
        <w:rPr>
          <w:lang w:eastAsia="ko-KR"/>
        </w:rPr>
      </w:pPr>
      <w:r>
        <w:rPr>
          <w:lang w:eastAsia="ko-KR"/>
        </w:rPr>
        <w:t>The a</w:t>
      </w:r>
      <w:r w:rsidRPr="001E2E5F">
        <w:rPr>
          <w:lang w:eastAsia="ko-KR"/>
        </w:rPr>
        <w:t>lgorithm</w:t>
      </w:r>
      <w:r>
        <w:rPr>
          <w:lang w:eastAsia="ko-KR"/>
        </w:rPr>
        <w:t>s</w:t>
      </w:r>
      <w:r w:rsidRPr="001E2E5F">
        <w:rPr>
          <w:lang w:eastAsia="ko-KR"/>
        </w:rPr>
        <w:t xml:space="preserve"> </w:t>
      </w:r>
      <w:r>
        <w:rPr>
          <w:lang w:eastAsia="ko-KR"/>
        </w:rPr>
        <w:t>used for</w:t>
      </w:r>
      <w:r w:rsidRPr="001E2E5F">
        <w:rPr>
          <w:lang w:eastAsia="ko-KR"/>
        </w:rPr>
        <w:t xml:space="preserve"> decoding positions and magnitudes are </w:t>
      </w:r>
      <w:r>
        <w:rPr>
          <w:lang w:eastAsia="ko-KR"/>
        </w:rPr>
        <w:t xml:space="preserve">the </w:t>
      </w:r>
      <w:r w:rsidRPr="001E2E5F">
        <w:rPr>
          <w:lang w:eastAsia="ko-KR"/>
        </w:rPr>
        <w:t xml:space="preserve">same as </w:t>
      </w:r>
      <w:r>
        <w:rPr>
          <w:lang w:eastAsia="ko-KR"/>
        </w:rPr>
        <w:t xml:space="preserve">those </w:t>
      </w:r>
      <w:r w:rsidRPr="001E2E5F">
        <w:rPr>
          <w:lang w:eastAsia="ko-KR"/>
        </w:rPr>
        <w:t xml:space="preserve">described in </w:t>
      </w:r>
      <w:r w:rsidR="00320297">
        <w:rPr>
          <w:rFonts w:hint="eastAsia"/>
          <w:lang w:eastAsia="zh-CN"/>
        </w:rPr>
        <w:t>subclause</w:t>
      </w:r>
      <w:r w:rsidRPr="00C56437">
        <w:t xml:space="preserve"> </w:t>
      </w:r>
      <w:r w:rsidRPr="00C56437">
        <w:rPr>
          <w:rFonts w:hint="eastAsia"/>
        </w:rPr>
        <w:t>6.2.3.1.</w:t>
      </w:r>
      <w:r>
        <w:rPr>
          <w:rFonts w:hint="eastAsia"/>
          <w:lang w:eastAsia="ko-KR"/>
        </w:rPr>
        <w:t>3.</w:t>
      </w:r>
      <w:r w:rsidRPr="00C56437">
        <w:rPr>
          <w:rFonts w:hint="eastAsia"/>
        </w:rPr>
        <w:t>1.</w:t>
      </w:r>
      <w:r>
        <w:rPr>
          <w:rFonts w:hint="eastAsia"/>
          <w:lang w:eastAsia="ko-KR"/>
        </w:rPr>
        <w:t>4.</w:t>
      </w:r>
      <w:r w:rsidRPr="00C56437">
        <w:rPr>
          <w:rFonts w:hint="eastAsia"/>
        </w:rPr>
        <w:t>1.</w:t>
      </w:r>
      <w:r w:rsidRPr="00B53EB8">
        <w:rPr>
          <w:rFonts w:hint="eastAsia"/>
          <w:lang w:eastAsia="ko-KR"/>
        </w:rPr>
        <w:t>2</w:t>
      </w:r>
      <w:r w:rsidRPr="001E2E5F">
        <w:rPr>
          <w:lang w:val="en-US" w:eastAsia="ko-KR"/>
        </w:rPr>
        <w:t xml:space="preserve"> in </w:t>
      </w:r>
      <w:r w:rsidRPr="00171924">
        <w:rPr>
          <w:rFonts w:hint="eastAsia"/>
          <w:lang w:val="en-US" w:eastAsia="ko-KR"/>
        </w:rPr>
        <w:t>TCQ and</w:t>
      </w:r>
      <w:r w:rsidRPr="001E2E5F">
        <w:rPr>
          <w:lang w:val="en-US" w:eastAsia="ko-KR"/>
        </w:rPr>
        <w:t xml:space="preserve"> USQ decoder.</w:t>
      </w:r>
    </w:p>
    <w:p w:rsidR="00834EE0" w:rsidRPr="001E2E5F" w:rsidRDefault="00834EE0" w:rsidP="00757A76">
      <w:pPr>
        <w:rPr>
          <w:rFonts w:hint="eastAsia"/>
          <w:lang w:eastAsia="ko-KR"/>
        </w:rPr>
      </w:pPr>
      <w:r w:rsidRPr="001E2E5F">
        <w:rPr>
          <w:lang w:eastAsia="ko-KR"/>
        </w:rPr>
        <w:t>After receiving</w:t>
      </w:r>
      <w:r>
        <w:rPr>
          <w:lang w:eastAsia="ko-KR"/>
        </w:rPr>
        <w:t xml:space="preserve"> the USQ magnitudes, the </w:t>
      </w:r>
      <w:r w:rsidRPr="001E2E5F">
        <w:rPr>
          <w:lang w:eastAsia="ko-KR"/>
        </w:rPr>
        <w:t xml:space="preserve">TCQ path </w:t>
      </w:r>
      <w:r w:rsidRPr="001E2E5F">
        <w:rPr>
          <w:rFonts w:hint="eastAsia"/>
          <w:lang w:eastAsia="ko-KR"/>
        </w:rPr>
        <w:t xml:space="preserve">is </w:t>
      </w:r>
      <w:r w:rsidRPr="001E2E5F">
        <w:rPr>
          <w:lang w:eastAsia="ko-KR"/>
        </w:rPr>
        <w:t xml:space="preserve">decoded from </w:t>
      </w:r>
      <w:r w:rsidRPr="001E2E5F">
        <w:rPr>
          <w:rFonts w:hint="eastAsia"/>
          <w:lang w:eastAsia="ko-KR"/>
        </w:rPr>
        <w:t xml:space="preserve">the </w:t>
      </w:r>
      <w:r w:rsidRPr="001E2E5F">
        <w:rPr>
          <w:lang w:eastAsia="ko-KR"/>
        </w:rPr>
        <w:t>bit</w:t>
      </w:r>
      <w:r>
        <w:rPr>
          <w:lang w:eastAsia="ko-KR"/>
        </w:rPr>
        <w:t>-</w:t>
      </w:r>
      <w:r w:rsidRPr="001E2E5F">
        <w:rPr>
          <w:lang w:eastAsia="ko-KR"/>
        </w:rPr>
        <w:t xml:space="preserve">stream using </w:t>
      </w:r>
      <w:r>
        <w:rPr>
          <w:lang w:eastAsia="ko-KR"/>
        </w:rPr>
        <w:t xml:space="preserve">the </w:t>
      </w:r>
      <w:r w:rsidRPr="001E2E5F">
        <w:rPr>
          <w:lang w:eastAsia="ko-KR"/>
        </w:rPr>
        <w:t>arithmetic decoder</w:t>
      </w:r>
      <w:r>
        <w:rPr>
          <w:lang w:eastAsia="ko-KR"/>
        </w:rPr>
        <w:t>.</w:t>
      </w:r>
    </w:p>
    <w:p w:rsidR="00834EE0" w:rsidRPr="001E2E5F" w:rsidRDefault="00834EE0" w:rsidP="00757A76">
      <w:pPr>
        <w:rPr>
          <w:lang w:eastAsia="ko-KR"/>
        </w:rPr>
      </w:pPr>
      <w:r>
        <w:rPr>
          <w:lang w:eastAsia="ko-KR"/>
        </w:rPr>
        <w:t>The d</w:t>
      </w:r>
      <w:r w:rsidRPr="001E2E5F">
        <w:rPr>
          <w:lang w:eastAsia="ko-KR"/>
        </w:rPr>
        <w:t xml:space="preserve">ecoded path is used to reconstruct </w:t>
      </w:r>
      <w:r w:rsidRPr="001E2E5F">
        <w:rPr>
          <w:rFonts w:hint="eastAsia"/>
          <w:lang w:eastAsia="ko-KR"/>
        </w:rPr>
        <w:t xml:space="preserve">the </w:t>
      </w:r>
      <w:r w:rsidRPr="001E2E5F">
        <w:rPr>
          <w:lang w:eastAsia="ko-KR"/>
        </w:rPr>
        <w:t xml:space="preserve">residual array according to </w:t>
      </w:r>
      <w:r w:rsidRPr="001E2E5F">
        <w:rPr>
          <w:rFonts w:hint="eastAsia"/>
          <w:lang w:eastAsia="ko-KR"/>
        </w:rPr>
        <w:t>the de</w:t>
      </w:r>
      <w:r w:rsidRPr="001E2E5F">
        <w:rPr>
          <w:lang w:eastAsia="ko-KR"/>
        </w:rPr>
        <w:t>code</w:t>
      </w:r>
      <w:r w:rsidRPr="001E2E5F">
        <w:rPr>
          <w:rFonts w:hint="eastAsia"/>
          <w:lang w:eastAsia="ko-KR"/>
        </w:rPr>
        <w:t>d</w:t>
      </w:r>
      <w:r w:rsidRPr="001E2E5F">
        <w:rPr>
          <w:lang w:eastAsia="ko-KR"/>
        </w:rPr>
        <w:t xml:space="preserve"> trellis state. </w:t>
      </w:r>
      <w:r>
        <w:rPr>
          <w:lang w:eastAsia="ko-KR"/>
        </w:rPr>
        <w:t>F</w:t>
      </w:r>
      <w:r w:rsidRPr="001E2E5F">
        <w:rPr>
          <w:lang w:eastAsia="ko-KR"/>
        </w:rPr>
        <w:t>r</w:t>
      </w:r>
      <w:r>
        <w:rPr>
          <w:lang w:eastAsia="ko-KR"/>
        </w:rPr>
        <w:t>o</w:t>
      </w:r>
      <w:r w:rsidRPr="001E2E5F">
        <w:rPr>
          <w:lang w:eastAsia="ko-KR"/>
        </w:rPr>
        <w:t>m each path bit</w:t>
      </w:r>
      <w:r>
        <w:rPr>
          <w:lang w:eastAsia="ko-KR"/>
        </w:rPr>
        <w:t>,</w:t>
      </w:r>
      <w:r w:rsidRPr="001E2E5F">
        <w:rPr>
          <w:lang w:eastAsia="ko-KR"/>
        </w:rPr>
        <w:t xml:space="preserve"> two LSB bits</w:t>
      </w:r>
      <w:r>
        <w:rPr>
          <w:lang w:eastAsia="ko-KR"/>
        </w:rPr>
        <w:t xml:space="preserve"> are </w:t>
      </w:r>
      <w:r w:rsidRPr="001E2E5F">
        <w:rPr>
          <w:lang w:eastAsia="ko-KR"/>
        </w:rPr>
        <w:t>generated</w:t>
      </w:r>
      <w:r>
        <w:rPr>
          <w:lang w:eastAsia="ko-KR"/>
        </w:rPr>
        <w:t xml:space="preserve"> </w:t>
      </w:r>
      <w:r w:rsidRPr="001E2E5F">
        <w:rPr>
          <w:lang w:eastAsia="ko-KR"/>
        </w:rPr>
        <w:t xml:space="preserve">in </w:t>
      </w:r>
      <w:r>
        <w:rPr>
          <w:lang w:eastAsia="ko-KR"/>
        </w:rPr>
        <w:t xml:space="preserve">the </w:t>
      </w:r>
      <w:r w:rsidRPr="001E2E5F">
        <w:rPr>
          <w:lang w:eastAsia="ko-KR"/>
        </w:rPr>
        <w:t>residual array. This process shown in pseudo code:</w:t>
      </w:r>
    </w:p>
    <w:p w:rsidR="00834EE0" w:rsidRPr="001E2E5F" w:rsidRDefault="00834EE0" w:rsidP="00834EE0">
      <w:pPr>
        <w:pStyle w:val="PL"/>
        <w:rPr>
          <w:lang w:eastAsia="ko-KR"/>
        </w:rPr>
      </w:pPr>
      <w:r w:rsidRPr="001E2E5F">
        <w:rPr>
          <w:lang w:eastAsia="ko-KR"/>
        </w:rPr>
        <w:t>for( state = 0, i = 0; i &lt; bcount; i++)</w:t>
      </w:r>
    </w:p>
    <w:p w:rsidR="00834EE0" w:rsidRPr="001E2E5F" w:rsidRDefault="00834EE0" w:rsidP="00834EE0">
      <w:pPr>
        <w:pStyle w:val="PL"/>
        <w:rPr>
          <w:lang w:eastAsia="ko-KR"/>
        </w:rPr>
      </w:pPr>
      <w:r w:rsidRPr="001E2E5F">
        <w:rPr>
          <w:lang w:eastAsia="ko-KR"/>
        </w:rPr>
        <w:t>{</w:t>
      </w:r>
    </w:p>
    <w:p w:rsidR="00834EE0" w:rsidRPr="001E2E5F" w:rsidRDefault="00834EE0" w:rsidP="00834EE0">
      <w:pPr>
        <w:pStyle w:val="PL"/>
        <w:rPr>
          <w:lang w:eastAsia="ko-KR"/>
        </w:rPr>
      </w:pPr>
      <w:r w:rsidRPr="001E2E5F">
        <w:rPr>
          <w:lang w:eastAsia="ko-KR"/>
        </w:rPr>
        <w:tab/>
        <w:t>residualbuffer[2*i]     =  dec_LSB[state][dpath[i]] &amp; 0x1;</w:t>
      </w:r>
    </w:p>
    <w:p w:rsidR="00834EE0" w:rsidRPr="001E2E5F" w:rsidRDefault="00834EE0" w:rsidP="00834EE0">
      <w:pPr>
        <w:pStyle w:val="PL"/>
        <w:rPr>
          <w:lang w:eastAsia="ko-KR"/>
        </w:rPr>
      </w:pPr>
      <w:r w:rsidRPr="001E2E5F">
        <w:rPr>
          <w:lang w:eastAsia="ko-KR"/>
        </w:rPr>
        <w:tab/>
        <w:t>residualbuffer [2*i + 1] =  dec_LSB[state][dpath[i]] &amp; 0x2;</w:t>
      </w:r>
    </w:p>
    <w:p w:rsidR="00834EE0" w:rsidRPr="001E2E5F" w:rsidRDefault="00834EE0" w:rsidP="00834EE0">
      <w:pPr>
        <w:pStyle w:val="PL"/>
        <w:rPr>
          <w:lang w:eastAsia="ko-KR"/>
        </w:rPr>
      </w:pPr>
      <w:r w:rsidRPr="001E2E5F">
        <w:rPr>
          <w:lang w:eastAsia="ko-KR"/>
        </w:rPr>
        <w:tab/>
        <w:t>state  = trellis_nextstate[state][dpath[i]];</w:t>
      </w:r>
    </w:p>
    <w:p w:rsidR="00834EE0" w:rsidRDefault="00834EE0" w:rsidP="00834EE0">
      <w:pPr>
        <w:pStyle w:val="PL"/>
        <w:rPr>
          <w:lang w:eastAsia="ko-KR"/>
        </w:rPr>
      </w:pPr>
      <w:r w:rsidRPr="001E2E5F">
        <w:rPr>
          <w:lang w:eastAsia="ko-KR"/>
        </w:rPr>
        <w:t>}</w:t>
      </w:r>
    </w:p>
    <w:p w:rsidR="00834EE0" w:rsidRPr="001E2E5F" w:rsidRDefault="00834EE0" w:rsidP="00834EE0">
      <w:pPr>
        <w:pStyle w:val="PL"/>
        <w:rPr>
          <w:lang w:eastAsia="ko-KR"/>
        </w:rPr>
      </w:pPr>
    </w:p>
    <w:p w:rsidR="00834EE0" w:rsidRPr="001E2E5F" w:rsidRDefault="00834EE0" w:rsidP="00757A76">
      <w:pPr>
        <w:rPr>
          <w:lang w:eastAsia="ko-KR"/>
        </w:rPr>
      </w:pPr>
      <w:r w:rsidRPr="001E2E5F">
        <w:rPr>
          <w:lang w:eastAsia="ko-KR"/>
        </w:rPr>
        <w:t xml:space="preserve">Starting from </w:t>
      </w:r>
      <w:r w:rsidRPr="001E2E5F">
        <w:rPr>
          <w:i/>
          <w:lang w:eastAsia="ko-KR"/>
        </w:rPr>
        <w:t>state</w:t>
      </w:r>
      <w:r w:rsidRPr="001E2E5F">
        <w:rPr>
          <w:lang w:eastAsia="ko-KR"/>
        </w:rPr>
        <w:t xml:space="preserve"> 0, </w:t>
      </w:r>
      <w:r>
        <w:rPr>
          <w:lang w:eastAsia="ko-KR"/>
        </w:rPr>
        <w:t xml:space="preserve">the </w:t>
      </w:r>
      <w:r w:rsidRPr="001E2E5F">
        <w:rPr>
          <w:lang w:eastAsia="ko-KR"/>
        </w:rPr>
        <w:t>decoder move</w:t>
      </w:r>
      <w:r>
        <w:rPr>
          <w:lang w:eastAsia="ko-KR"/>
        </w:rPr>
        <w:t>s</w:t>
      </w:r>
      <w:r w:rsidRPr="001E2E5F">
        <w:rPr>
          <w:lang w:eastAsia="ko-KR"/>
        </w:rPr>
        <w:t xml:space="preserve"> through </w:t>
      </w:r>
      <w:r>
        <w:rPr>
          <w:lang w:eastAsia="ko-KR"/>
        </w:rPr>
        <w:t xml:space="preserve">the </w:t>
      </w:r>
      <w:r w:rsidRPr="001E2E5F">
        <w:rPr>
          <w:lang w:eastAsia="ko-KR"/>
        </w:rPr>
        <w:t xml:space="preserve">trellis using decoded </w:t>
      </w:r>
      <w:r w:rsidRPr="001E2E5F">
        <w:rPr>
          <w:i/>
          <w:lang w:eastAsia="ko-KR"/>
        </w:rPr>
        <w:t>dpath</w:t>
      </w:r>
      <w:r w:rsidRPr="001E2E5F">
        <w:rPr>
          <w:lang w:eastAsia="ko-KR"/>
        </w:rPr>
        <w:t xml:space="preserve"> bits, and extract</w:t>
      </w:r>
      <w:r>
        <w:rPr>
          <w:lang w:eastAsia="ko-KR"/>
        </w:rPr>
        <w:t>s two bits corresponding</w:t>
      </w:r>
      <w:r w:rsidRPr="001E2E5F">
        <w:rPr>
          <w:lang w:eastAsia="ko-KR"/>
        </w:rPr>
        <w:t xml:space="preserve"> to </w:t>
      </w:r>
      <w:r>
        <w:rPr>
          <w:lang w:eastAsia="ko-KR"/>
        </w:rPr>
        <w:t xml:space="preserve">the </w:t>
      </w:r>
      <w:r w:rsidRPr="001E2E5F">
        <w:rPr>
          <w:lang w:eastAsia="ko-KR"/>
        </w:rPr>
        <w:t>current trellis edge.</w:t>
      </w:r>
    </w:p>
    <w:p w:rsidR="00834EE0" w:rsidRPr="00C56437" w:rsidRDefault="00834EE0" w:rsidP="00757A76">
      <w:pPr>
        <w:rPr>
          <w:highlight w:val="yellow"/>
        </w:rPr>
      </w:pPr>
      <w:r w:rsidRPr="001E2E5F">
        <w:rPr>
          <w:lang w:eastAsia="ko-KR"/>
        </w:rPr>
        <w:t xml:space="preserve">In </w:t>
      </w:r>
      <w:r>
        <w:rPr>
          <w:lang w:eastAsia="ko-KR"/>
        </w:rPr>
        <w:t xml:space="preserve">the </w:t>
      </w:r>
      <w:r w:rsidRPr="001E2E5F">
        <w:rPr>
          <w:lang w:eastAsia="ko-KR"/>
        </w:rPr>
        <w:t xml:space="preserve">Spectrum recovering block </w:t>
      </w:r>
      <w:r w:rsidRPr="001E2E5F">
        <w:rPr>
          <w:rFonts w:hint="eastAsia"/>
          <w:lang w:eastAsia="ko-KR"/>
        </w:rPr>
        <w:t xml:space="preserve">the </w:t>
      </w:r>
      <w:r w:rsidRPr="001E2E5F">
        <w:rPr>
          <w:lang w:eastAsia="ko-KR"/>
        </w:rPr>
        <w:t xml:space="preserve">decoded residual array </w:t>
      </w:r>
      <w:r w:rsidRPr="001E2E5F">
        <w:rPr>
          <w:rFonts w:hint="eastAsia"/>
          <w:lang w:eastAsia="ko-KR"/>
        </w:rPr>
        <w:t xml:space="preserve">is </w:t>
      </w:r>
      <w:r w:rsidRPr="001E2E5F">
        <w:rPr>
          <w:lang w:eastAsia="ko-KR"/>
        </w:rPr>
        <w:t xml:space="preserve">added to </w:t>
      </w:r>
      <w:r w:rsidRPr="001E2E5F">
        <w:rPr>
          <w:rFonts w:hint="eastAsia"/>
          <w:lang w:eastAsia="ko-KR"/>
        </w:rPr>
        <w:t xml:space="preserve">the </w:t>
      </w:r>
      <w:r w:rsidRPr="001E2E5F">
        <w:rPr>
          <w:lang w:eastAsia="ko-KR"/>
        </w:rPr>
        <w:t>non</w:t>
      </w:r>
      <w:r w:rsidRPr="001E2E5F">
        <w:rPr>
          <w:rFonts w:hint="eastAsia"/>
          <w:lang w:eastAsia="ko-KR"/>
        </w:rPr>
        <w:t>-</w:t>
      </w:r>
      <w:r>
        <w:rPr>
          <w:lang w:eastAsia="ko-KR"/>
        </w:rPr>
        <w:t>zero spectral</w:t>
      </w:r>
      <w:r w:rsidRPr="001E2E5F">
        <w:rPr>
          <w:lang w:eastAsia="ko-KR"/>
        </w:rPr>
        <w:t xml:space="preserve"> components.</w:t>
      </w:r>
      <w:r>
        <w:rPr>
          <w:lang w:eastAsia="ko-KR"/>
        </w:rPr>
        <w:t xml:space="preserve"> The o</w:t>
      </w:r>
      <w:r w:rsidRPr="001E2E5F">
        <w:rPr>
          <w:lang w:eastAsia="ko-KR"/>
        </w:rPr>
        <w:t xml:space="preserve">utput of this block is </w:t>
      </w:r>
      <w:r>
        <w:rPr>
          <w:lang w:eastAsia="ko-KR"/>
        </w:rPr>
        <w:t>the</w:t>
      </w:r>
      <w:r w:rsidRPr="001E2E5F">
        <w:rPr>
          <w:lang w:eastAsia="ko-KR"/>
        </w:rPr>
        <w:t xml:space="preserve"> reconstructed spectrum.</w:t>
      </w:r>
    </w:p>
    <w:p w:rsidR="00834EE0" w:rsidRPr="004C1DD8" w:rsidRDefault="00834EE0" w:rsidP="00757A76">
      <w:pPr>
        <w:rPr>
          <w:lang w:eastAsia="ja-JP"/>
        </w:rPr>
      </w:pPr>
      <w:r w:rsidRPr="004C1DD8">
        <w:rPr>
          <w:rFonts w:hint="eastAsia"/>
          <w:lang w:eastAsia="ja-JP"/>
        </w:rPr>
        <w:t xml:space="preserve">The </w:t>
      </w:r>
      <w:r>
        <w:rPr>
          <w:rFonts w:hint="eastAsia"/>
          <w:lang w:eastAsia="ja-JP"/>
        </w:rPr>
        <w:t>decod</w:t>
      </w:r>
      <w:r w:rsidRPr="004C1DD8">
        <w:rPr>
          <w:rFonts w:hint="eastAsia"/>
          <w:lang w:eastAsia="ja-JP"/>
        </w:rPr>
        <w:t xml:space="preserve">ed MDCT coefficients are de-normalized using the </w:t>
      </w:r>
      <w:r>
        <w:rPr>
          <w:rFonts w:hint="eastAsia"/>
          <w:lang w:eastAsia="ja-JP"/>
        </w:rPr>
        <w:t>decod</w:t>
      </w:r>
      <w:r w:rsidRPr="004C1DD8">
        <w:rPr>
          <w:rFonts w:hint="eastAsia"/>
          <w:lang w:eastAsia="ja-JP"/>
        </w:rPr>
        <w:t>ed band energies.</w:t>
      </w:r>
    </w:p>
    <w:p w:rsidR="00834EE0" w:rsidRPr="006E47FE" w:rsidRDefault="00834EE0" w:rsidP="00757A76">
      <w:pPr>
        <w:rPr>
          <w:lang w:eastAsia="ja-JP"/>
        </w:rPr>
      </w:pPr>
      <w:r w:rsidRPr="004C1DD8">
        <w:rPr>
          <w:rFonts w:hint="eastAsia"/>
          <w:lang w:eastAsia="ja-JP"/>
        </w:rPr>
        <w:t xml:space="preserve">Finally, as described in </w:t>
      </w:r>
      <w:r w:rsidR="00320297">
        <w:rPr>
          <w:rFonts w:hint="eastAsia"/>
          <w:lang w:eastAsia="zh-CN"/>
        </w:rPr>
        <w:t xml:space="preserve">subclause </w:t>
      </w:r>
      <w:r w:rsidR="0031691A" w:rsidRPr="00241B4E">
        <w:rPr>
          <w:lang w:eastAsia="ko-KR"/>
        </w:rPr>
        <w:t>5.3.4.1.4.1.4.4.1</w:t>
      </w:r>
      <w:r w:rsidRPr="00B53EB8">
        <w:rPr>
          <w:rFonts w:hint="eastAsia"/>
          <w:lang w:eastAsia="ja-JP"/>
        </w:rPr>
        <w:t>,</w:t>
      </w:r>
      <w:r w:rsidRPr="004C1DD8">
        <w:rPr>
          <w:rFonts w:hint="eastAsia"/>
          <w:lang w:eastAsia="ja-JP"/>
        </w:rPr>
        <w:t xml:space="preserve"> fine gain adjustment is performed on the dominant bands. </w:t>
      </w:r>
      <w:r>
        <w:rPr>
          <w:rFonts w:hint="eastAsia"/>
          <w:lang w:eastAsia="ja-JP"/>
        </w:rPr>
        <w:t xml:space="preserve">Decoded </w:t>
      </w:r>
      <w:r w:rsidRPr="004C1DD8">
        <w:rPr>
          <w:rFonts w:hint="eastAsia"/>
          <w:lang w:eastAsia="ja-JP"/>
        </w:rPr>
        <w:t xml:space="preserve">fine gain adjustment factor is </w:t>
      </w:r>
      <w:r>
        <w:rPr>
          <w:rFonts w:hint="eastAsia"/>
          <w:lang w:eastAsia="ja-JP"/>
        </w:rPr>
        <w:t>applied to</w:t>
      </w:r>
      <w:r w:rsidRPr="004C1DD8">
        <w:rPr>
          <w:rFonts w:hint="eastAsia"/>
          <w:lang w:eastAsia="ja-JP"/>
        </w:rPr>
        <w:t xml:space="preserve"> the de-normalized </w:t>
      </w:r>
      <w:r>
        <w:rPr>
          <w:rFonts w:hint="eastAsia"/>
          <w:lang w:eastAsia="ja-JP"/>
        </w:rPr>
        <w:t>decod</w:t>
      </w:r>
      <w:r w:rsidRPr="004C1DD8">
        <w:rPr>
          <w:rFonts w:hint="eastAsia"/>
          <w:lang w:eastAsia="ja-JP"/>
        </w:rPr>
        <w:t>ed MDCT coefficients.</w:t>
      </w:r>
    </w:p>
    <w:p w:rsidR="00834EE0" w:rsidRPr="008B1459" w:rsidRDefault="00834EE0" w:rsidP="008B1459">
      <w:pPr>
        <w:pStyle w:val="H6"/>
        <w:rPr>
          <w:lang w:eastAsia="ja-JP"/>
        </w:rPr>
      </w:pPr>
      <w:bookmarkStart w:id="514" w:name="_Toc393887664"/>
      <w:bookmarkStart w:id="515" w:name="_Toc394084531"/>
      <w:bookmarkStart w:id="516" w:name="_Toc394417794"/>
      <w:r w:rsidRPr="008B1459">
        <w:rPr>
          <w:rFonts w:hint="eastAsia"/>
          <w:lang w:eastAsia="ja-JP"/>
        </w:rPr>
        <w:t>6.2.3.1.3.1.4.2</w:t>
      </w:r>
      <w:r w:rsidR="008B1459" w:rsidRPr="008B1459">
        <w:rPr>
          <w:rFonts w:hint="eastAsia"/>
          <w:lang w:eastAsia="ja-JP"/>
        </w:rPr>
        <w:tab/>
      </w:r>
      <w:r w:rsidRPr="008B1459">
        <w:rPr>
          <w:rFonts w:hint="eastAsia"/>
          <w:lang w:eastAsia="ja-JP"/>
        </w:rPr>
        <w:t>Noise-filling</w:t>
      </w:r>
      <w:bookmarkEnd w:id="514"/>
      <w:bookmarkEnd w:id="515"/>
      <w:bookmarkEnd w:id="516"/>
    </w:p>
    <w:p w:rsidR="00925FF7" w:rsidRDefault="00925FF7" w:rsidP="00925FF7">
      <w:pPr>
        <w:rPr>
          <w:lang w:eastAsia="ja-JP"/>
        </w:rPr>
      </w:pPr>
      <w:bookmarkStart w:id="517" w:name="_Toc393887665"/>
      <w:bookmarkStart w:id="518" w:name="_Toc394084532"/>
      <w:bookmarkStart w:id="519" w:name="_Toc394417795"/>
      <w:r>
        <w:rPr>
          <w:lang w:eastAsia="ja-JP"/>
        </w:rPr>
        <w:t>Noise-filling is performed between “De-norm. and Fine gain adj.” and “PFSC decoder” blocks in Figure 94 and the process is the same as the one at the encoder side.</w:t>
      </w:r>
    </w:p>
    <w:p w:rsidR="00834EE0" w:rsidRPr="008B1459" w:rsidRDefault="00834EE0" w:rsidP="008B1459">
      <w:pPr>
        <w:pStyle w:val="H6"/>
        <w:rPr>
          <w:lang w:eastAsia="ja-JP"/>
        </w:rPr>
      </w:pPr>
      <w:r w:rsidRPr="008B1459">
        <w:rPr>
          <w:rFonts w:hint="eastAsia"/>
          <w:lang w:eastAsia="ja-JP"/>
        </w:rPr>
        <w:t>6.2.3.1.3.1.4.3</w:t>
      </w:r>
      <w:r w:rsidR="008B1459" w:rsidRPr="008B1459">
        <w:rPr>
          <w:rFonts w:hint="eastAsia"/>
          <w:lang w:eastAsia="ja-JP"/>
        </w:rPr>
        <w:tab/>
      </w:r>
      <w:r w:rsidRPr="008B1459">
        <w:rPr>
          <w:rFonts w:hint="eastAsia"/>
          <w:lang w:eastAsia="ja-JP"/>
        </w:rPr>
        <w:t>PFSC decoding</w:t>
      </w:r>
      <w:bookmarkEnd w:id="517"/>
      <w:bookmarkEnd w:id="518"/>
      <w:bookmarkEnd w:id="519"/>
    </w:p>
    <w:p w:rsidR="00834EE0" w:rsidRPr="008B1459" w:rsidRDefault="00834EE0" w:rsidP="008B1459">
      <w:pPr>
        <w:pStyle w:val="H6"/>
        <w:rPr>
          <w:rFonts w:hint="eastAsia"/>
          <w:lang w:eastAsia="ja-JP"/>
        </w:rPr>
      </w:pPr>
      <w:bookmarkStart w:id="520" w:name="_Toc394084533"/>
      <w:bookmarkStart w:id="521" w:name="_Toc394417796"/>
      <w:r w:rsidRPr="008B1459">
        <w:rPr>
          <w:rFonts w:hint="eastAsia"/>
          <w:lang w:eastAsia="ja-JP"/>
        </w:rPr>
        <w:t>6.2.3.1.3.1.4.3.1</w:t>
      </w:r>
      <w:r w:rsidR="008B1459" w:rsidRPr="008B1459">
        <w:rPr>
          <w:lang w:eastAsia="ja-JP"/>
        </w:rPr>
        <w:tab/>
      </w:r>
      <w:r w:rsidRPr="008B1459">
        <w:rPr>
          <w:rFonts w:hint="eastAsia"/>
          <w:lang w:eastAsia="ja-JP"/>
        </w:rPr>
        <w:t>Envelope normalization</w:t>
      </w:r>
      <w:bookmarkEnd w:id="520"/>
      <w:bookmarkEnd w:id="521"/>
    </w:p>
    <w:p w:rsidR="00834EE0" w:rsidRPr="008A7EEE" w:rsidRDefault="00834EE0" w:rsidP="00834EE0">
      <w:pPr>
        <w:rPr>
          <w:lang w:eastAsia="ja-JP"/>
        </w:rPr>
      </w:pPr>
      <w:r>
        <w:rPr>
          <w:rFonts w:hint="eastAsia"/>
          <w:lang w:eastAsia="ja-JP"/>
        </w:rPr>
        <w:t xml:space="preserve">This process is the same with the one described in </w:t>
      </w:r>
      <w:r w:rsidR="00320297" w:rsidRPr="00401C71">
        <w:rPr>
          <w:rFonts w:hint="eastAsia"/>
          <w:lang w:eastAsia="zh-CN"/>
        </w:rPr>
        <w:t>subclause</w:t>
      </w:r>
      <w:r w:rsidRPr="00401C71">
        <w:rPr>
          <w:lang w:eastAsia="ja-JP"/>
        </w:rPr>
        <w:t xml:space="preserve"> 5.3.4.1.4.1.5.3.2</w:t>
      </w:r>
      <w:r w:rsidRPr="00951FAD">
        <w:rPr>
          <w:rFonts w:hint="eastAsia"/>
          <w:lang w:eastAsia="ja-JP"/>
        </w:rPr>
        <w:t>.</w:t>
      </w:r>
    </w:p>
    <w:p w:rsidR="00834EE0" w:rsidRPr="008B1459" w:rsidRDefault="00834EE0" w:rsidP="008B1459">
      <w:pPr>
        <w:pStyle w:val="H6"/>
        <w:rPr>
          <w:lang w:eastAsia="ja-JP"/>
        </w:rPr>
      </w:pPr>
      <w:bookmarkStart w:id="522" w:name="_Toc394084534"/>
      <w:bookmarkStart w:id="523" w:name="_Toc394417797"/>
      <w:r w:rsidRPr="008B1459">
        <w:rPr>
          <w:rFonts w:hint="eastAsia"/>
          <w:lang w:eastAsia="ja-JP"/>
        </w:rPr>
        <w:t>6.2.3.1.3.1.4.3.2</w:t>
      </w:r>
      <w:r w:rsidR="008B1459" w:rsidRPr="008B1459">
        <w:rPr>
          <w:rFonts w:hint="eastAsia"/>
          <w:lang w:eastAsia="ja-JP"/>
        </w:rPr>
        <w:tab/>
      </w:r>
      <w:r w:rsidRPr="008B1459">
        <w:rPr>
          <w:rFonts w:hint="eastAsia"/>
          <w:lang w:eastAsia="ja-JP"/>
        </w:rPr>
        <w:t>Lag information decoding</w:t>
      </w:r>
      <w:bookmarkEnd w:id="522"/>
      <w:bookmarkEnd w:id="523"/>
    </w:p>
    <w:p w:rsidR="00834EE0" w:rsidRPr="008A7EEE" w:rsidRDefault="00834EE0" w:rsidP="00757A76">
      <w:pPr>
        <w:rPr>
          <w:rFonts w:hint="eastAsia"/>
          <w:lang w:eastAsia="ja-JP"/>
        </w:rPr>
      </w:pPr>
      <w:bookmarkStart w:id="524" w:name="_Toc394084535"/>
      <w:r>
        <w:rPr>
          <w:rFonts w:hint="eastAsia"/>
          <w:lang w:eastAsia="ja-JP"/>
        </w:rPr>
        <w:t xml:space="preserve">Lag indices for the last four sub-bands </w:t>
      </w:r>
      <w:r w:rsidRPr="004C1DD8">
        <w:rPr>
          <w:rFonts w:hint="eastAsia"/>
          <w:lang w:eastAsia="ja-JP"/>
        </w:rPr>
        <w:t xml:space="preserve">(i.e. </w:t>
      </w:r>
      <w:r w:rsidRPr="004C1DD8">
        <w:rPr>
          <w:rFonts w:hint="eastAsia"/>
          <w:i/>
          <w:lang w:eastAsia="ja-JP"/>
        </w:rPr>
        <w:t>b</w:t>
      </w:r>
      <w:r w:rsidRPr="004C1DD8">
        <w:rPr>
          <w:rFonts w:hint="eastAsia"/>
          <w:lang w:eastAsia="ja-JP"/>
        </w:rPr>
        <w:t xml:space="preserve">=18 to 21 in 13.2 kbps and </w:t>
      </w:r>
      <w:r w:rsidRPr="004C1DD8">
        <w:rPr>
          <w:rFonts w:hint="eastAsia"/>
          <w:i/>
          <w:lang w:eastAsia="ja-JP"/>
        </w:rPr>
        <w:t>b</w:t>
      </w:r>
      <w:r w:rsidRPr="004C1DD8">
        <w:rPr>
          <w:rFonts w:hint="eastAsia"/>
          <w:lang w:eastAsia="ja-JP"/>
        </w:rPr>
        <w:t xml:space="preserve">=20 to 23 in 16.4 kbps) </w:t>
      </w:r>
      <w:r>
        <w:rPr>
          <w:rFonts w:hint="eastAsia"/>
          <w:lang w:eastAsia="ja-JP"/>
        </w:rPr>
        <w:t xml:space="preserve">are decoded if the corresponding decoded tonality flag is set to </w:t>
      </w:r>
      <w:r>
        <w:rPr>
          <w:lang w:eastAsia="ja-JP"/>
        </w:rPr>
        <w:t>“</w:t>
      </w:r>
      <w:r>
        <w:rPr>
          <w:rFonts w:hint="eastAsia"/>
          <w:lang w:eastAsia="ja-JP"/>
        </w:rPr>
        <w:t>0</w:t>
      </w:r>
      <w:r>
        <w:rPr>
          <w:lang w:eastAsia="ja-JP"/>
        </w:rPr>
        <w:t>”</w:t>
      </w:r>
      <w:r>
        <w:rPr>
          <w:rFonts w:hint="eastAsia"/>
          <w:lang w:eastAsia="ja-JP"/>
        </w:rPr>
        <w:t xml:space="preserve">. The starting position is decoded as  </w:t>
      </w:r>
      <w:r w:rsidRPr="00540C83">
        <w:rPr>
          <w:position w:val="-10"/>
        </w:rPr>
        <w:object w:dxaOrig="1080" w:dyaOrig="360">
          <v:shape id="_x0000_i1283" type="#_x0000_t75" style="width:54pt;height:18pt" o:ole="">
            <v:imagedata r:id="rId510" o:title=""/>
          </v:shape>
          <o:OLEObject Type="Embed" ProgID="Equation.3" ShapeID="_x0000_i1283" DrawAspect="Content" ObjectID="_1783089607" r:id="rId511"/>
        </w:object>
      </w:r>
      <w:r>
        <w:rPr>
          <w:rFonts w:hint="eastAsia"/>
          <w:lang w:eastAsia="ja-JP"/>
        </w:rPr>
        <w:t xml:space="preserve"> as described in </w:t>
      </w:r>
      <w:r w:rsidR="00320297" w:rsidRPr="00401C71">
        <w:rPr>
          <w:rFonts w:hint="eastAsia"/>
          <w:lang w:eastAsia="zh-CN"/>
        </w:rPr>
        <w:t>subclause</w:t>
      </w:r>
      <w:r w:rsidRPr="00401C71">
        <w:rPr>
          <w:lang w:eastAsia="ja-JP"/>
        </w:rPr>
        <w:t xml:space="preserve"> 5.3.4.1.4.1.5.3.3</w:t>
      </w:r>
      <w:r>
        <w:rPr>
          <w:rFonts w:hint="eastAsia"/>
          <w:lang w:eastAsia="ja-JP"/>
        </w:rPr>
        <w:t xml:space="preserve">. </w:t>
      </w:r>
      <w:r>
        <w:rPr>
          <w:lang w:eastAsia="ja-JP"/>
        </w:rPr>
        <w:t>Based on the starting position and width of search band</w:t>
      </w:r>
      <w:r>
        <w:rPr>
          <w:rFonts w:hint="eastAsia"/>
          <w:lang w:eastAsia="ja-JP"/>
        </w:rPr>
        <w:t>,</w:t>
      </w:r>
      <w:r>
        <w:rPr>
          <w:lang w:eastAsia="ja-JP"/>
        </w:rPr>
        <w:t xml:space="preserve"> t</w:t>
      </w:r>
      <w:r>
        <w:t xml:space="preserve">he </w:t>
      </w:r>
      <w:r>
        <w:rPr>
          <w:rFonts w:hint="eastAsia"/>
          <w:lang w:eastAsia="ja-JP"/>
        </w:rPr>
        <w:t>predicted</w:t>
      </w:r>
      <w:r>
        <w:t xml:space="preserve"> </w:t>
      </w:r>
      <w:r>
        <w:rPr>
          <w:rFonts w:hint="eastAsia"/>
          <w:lang w:eastAsia="ja-JP"/>
        </w:rPr>
        <w:t xml:space="preserve">high-frequency </w:t>
      </w:r>
      <w:r>
        <w:t xml:space="preserve">spectrum is generated from the </w:t>
      </w:r>
      <w:r>
        <w:rPr>
          <w:rFonts w:hint="eastAsia"/>
          <w:lang w:eastAsia="ja-JP"/>
        </w:rPr>
        <w:t>envelope normalized</w:t>
      </w:r>
      <w:r>
        <w:rPr>
          <w:lang w:eastAsia="ja-JP"/>
        </w:rPr>
        <w:t xml:space="preserve"> </w:t>
      </w:r>
      <w:r>
        <w:rPr>
          <w:rFonts w:hint="eastAsia"/>
          <w:lang w:eastAsia="ja-JP"/>
        </w:rPr>
        <w:t>TCQ-decoded</w:t>
      </w:r>
      <w:r>
        <w:rPr>
          <w:lang w:eastAsia="ja-JP"/>
        </w:rPr>
        <w:t xml:space="preserve"> </w:t>
      </w:r>
      <w:r>
        <w:rPr>
          <w:rFonts w:hint="eastAsia"/>
          <w:lang w:eastAsia="ja-JP"/>
        </w:rPr>
        <w:t xml:space="preserve">low-frequency </w:t>
      </w:r>
      <w:r>
        <w:rPr>
          <w:lang w:eastAsia="ja-JP"/>
        </w:rPr>
        <w:t>spectrum.</w:t>
      </w:r>
    </w:p>
    <w:p w:rsidR="00834EE0" w:rsidRPr="00D73FD7" w:rsidRDefault="00834EE0" w:rsidP="008B1459">
      <w:pPr>
        <w:pStyle w:val="H6"/>
        <w:rPr>
          <w:lang w:val="en-GB" w:eastAsia="ja-JP"/>
        </w:rPr>
      </w:pPr>
      <w:bookmarkStart w:id="525" w:name="_Toc394417798"/>
      <w:r w:rsidRPr="008B1459">
        <w:rPr>
          <w:rFonts w:hint="eastAsia"/>
          <w:lang w:eastAsia="ja-JP"/>
        </w:rPr>
        <w:t>6.2.3.1.3.1.4.3.3</w:t>
      </w:r>
      <w:r w:rsidR="008B1459" w:rsidRPr="008B1459">
        <w:rPr>
          <w:rFonts w:hint="eastAsia"/>
          <w:lang w:eastAsia="ja-JP"/>
        </w:rPr>
        <w:tab/>
      </w:r>
      <w:r w:rsidRPr="008B1459">
        <w:rPr>
          <w:rFonts w:hint="eastAsia"/>
          <w:lang w:eastAsia="ja-JP"/>
        </w:rPr>
        <w:t>Scaling</w:t>
      </w:r>
      <w:bookmarkEnd w:id="524"/>
      <w:r w:rsidRPr="008B1459">
        <w:rPr>
          <w:rFonts w:hint="eastAsia"/>
          <w:lang w:eastAsia="ja-JP"/>
        </w:rPr>
        <w:t xml:space="preserve"> and noise smoothing</w:t>
      </w:r>
      <w:bookmarkEnd w:id="525"/>
    </w:p>
    <w:p w:rsidR="00834EE0" w:rsidRDefault="00834EE0" w:rsidP="00834EE0">
      <w:pPr>
        <w:rPr>
          <w:rFonts w:hint="eastAsia"/>
          <w:lang w:eastAsia="ja-JP"/>
        </w:rPr>
      </w:pPr>
      <w:bookmarkStart w:id="526" w:name="_Toc393887666"/>
      <w:bookmarkStart w:id="527" w:name="_Toc394084536"/>
      <w:r>
        <w:rPr>
          <w:rFonts w:hint="eastAsia"/>
          <w:lang w:eastAsia="ja-JP"/>
        </w:rPr>
        <w:t>S</w:t>
      </w:r>
      <w:r w:rsidRPr="004C1DD8">
        <w:rPr>
          <w:rFonts w:hint="eastAsia"/>
          <w:lang w:eastAsia="ja-JP"/>
        </w:rPr>
        <w:t xml:space="preserve">caling factors are </w:t>
      </w:r>
      <w:r w:rsidRPr="004C1DD8">
        <w:rPr>
          <w:lang w:eastAsia="ja-JP"/>
        </w:rPr>
        <w:t>calculated</w:t>
      </w:r>
      <w:r w:rsidRPr="004C1DD8">
        <w:rPr>
          <w:rFonts w:hint="eastAsia"/>
          <w:lang w:eastAsia="ja-JP"/>
        </w:rPr>
        <w:t xml:space="preserve"> for the </w:t>
      </w:r>
      <w:r>
        <w:rPr>
          <w:rFonts w:hint="eastAsia"/>
          <w:lang w:eastAsia="ja-JP"/>
        </w:rPr>
        <w:t>predicted</w:t>
      </w:r>
      <w:r w:rsidRPr="004C1DD8">
        <w:rPr>
          <w:rFonts w:hint="eastAsia"/>
          <w:lang w:eastAsia="ja-JP"/>
        </w:rPr>
        <w:t xml:space="preserve"> bands using the </w:t>
      </w:r>
      <w:r>
        <w:rPr>
          <w:rFonts w:hint="eastAsia"/>
          <w:lang w:eastAsia="ja-JP"/>
        </w:rPr>
        <w:t>decod</w:t>
      </w:r>
      <w:r w:rsidRPr="004C1DD8">
        <w:rPr>
          <w:rFonts w:hint="eastAsia"/>
          <w:lang w:eastAsia="ja-JP"/>
        </w:rPr>
        <w:t xml:space="preserve">ed band energies. </w:t>
      </w:r>
      <w:r w:rsidR="00D73FD7">
        <w:rPr>
          <w:lang w:eastAsia="ja-JP"/>
        </w:rPr>
        <w:t xml:space="preserve">Each scaling factor is calculated as the square root of the quotient of the quantized band energy divided by its corresponding band energy from </w:t>
      </w:r>
      <w:r w:rsidR="00D73FD7" w:rsidRPr="00CB6FD9">
        <w:rPr>
          <w:rFonts w:eastAsia="MS Mincho" w:hint="eastAsia"/>
          <w:lang w:eastAsia="ja-JP"/>
        </w:rPr>
        <w:t>the</w:t>
      </w:r>
      <w:r w:rsidR="00D73FD7">
        <w:rPr>
          <w:lang w:eastAsia="ja-JP"/>
        </w:rPr>
        <w:t xml:space="preserve"> </w:t>
      </w:r>
      <w:r w:rsidR="00D73FD7" w:rsidRPr="00CB6FD9">
        <w:rPr>
          <w:rFonts w:eastAsia="MS Mincho" w:hint="eastAsia"/>
          <w:lang w:eastAsia="ja-JP"/>
        </w:rPr>
        <w:t>predic</w:t>
      </w:r>
      <w:r w:rsidR="00D73FD7">
        <w:rPr>
          <w:lang w:eastAsia="ja-JP"/>
        </w:rPr>
        <w:t xml:space="preserve">ted high-frequency spectrum. </w:t>
      </w:r>
      <w:r w:rsidRPr="004C1DD8">
        <w:rPr>
          <w:rFonts w:hint="eastAsia"/>
          <w:lang w:eastAsia="ja-JP"/>
        </w:rPr>
        <w:t>The calculated scaling factors are attenuated by the scaling factor of 0.9</w:t>
      </w:r>
      <w:r>
        <w:rPr>
          <w:rFonts w:hint="eastAsia"/>
          <w:lang w:eastAsia="ja-JP"/>
        </w:rPr>
        <w:t xml:space="preserve"> and applied to the predicted high-frequency spectrum</w:t>
      </w:r>
      <w:r w:rsidRPr="004C1DD8">
        <w:rPr>
          <w:rFonts w:hint="eastAsia"/>
          <w:lang w:eastAsia="ja-JP"/>
        </w:rPr>
        <w:t>.</w:t>
      </w:r>
    </w:p>
    <w:p w:rsidR="00834EE0" w:rsidRDefault="00834EE0" w:rsidP="00834EE0">
      <w:pPr>
        <w:rPr>
          <w:rFonts w:hint="eastAsia"/>
          <w:highlight w:val="yellow"/>
          <w:lang w:eastAsia="zh-CN"/>
        </w:rPr>
      </w:pPr>
      <w:r w:rsidRPr="00366971">
        <w:rPr>
          <w:rFonts w:hint="eastAsia"/>
          <w:lang w:eastAsia="ja-JP"/>
        </w:rPr>
        <w:t xml:space="preserve">Inter-frame smoothing process for the noise components are applied as described in </w:t>
      </w:r>
      <w:r w:rsidR="00320297" w:rsidRPr="00401C71">
        <w:rPr>
          <w:rFonts w:hint="eastAsia"/>
          <w:lang w:eastAsia="zh-CN"/>
        </w:rPr>
        <w:t>subclause</w:t>
      </w:r>
      <w:r w:rsidRPr="00401C71">
        <w:rPr>
          <w:rFonts w:hint="eastAsia"/>
          <w:lang w:eastAsia="ja-JP"/>
        </w:rPr>
        <w:t xml:space="preserve"> </w:t>
      </w:r>
      <w:r w:rsidRPr="00401C71">
        <w:rPr>
          <w:lang w:eastAsia="ja-JP"/>
        </w:rPr>
        <w:t>5.3.4.1.4.1.5.3.3.3</w:t>
      </w:r>
      <w:r w:rsidRPr="00401C71">
        <w:rPr>
          <w:rFonts w:hint="eastAsia"/>
          <w:lang w:eastAsia="ja-JP"/>
        </w:rPr>
        <w:t>.</w:t>
      </w:r>
    </w:p>
    <w:p w:rsidR="00320297" w:rsidRPr="00757A76" w:rsidRDefault="00320297" w:rsidP="00834EE0">
      <w:pPr>
        <w:rPr>
          <w:rFonts w:hint="eastAsia"/>
          <w:lang w:eastAsia="zh-CN"/>
        </w:rPr>
      </w:pPr>
      <w:r w:rsidRPr="00757A76">
        <w:rPr>
          <w:rFonts w:hint="eastAsia"/>
          <w:lang w:eastAsia="zh-CN"/>
        </w:rPr>
        <w:t xml:space="preserve">The Normal mode PFSC decoding overview is shown in </w:t>
      </w:r>
      <w:r w:rsidR="00025A25">
        <w:rPr>
          <w:rFonts w:hint="eastAsia"/>
          <w:lang w:eastAsia="zh-CN"/>
        </w:rPr>
        <w:t>figure</w:t>
      </w:r>
      <w:r w:rsidRPr="00757A76">
        <w:rPr>
          <w:rFonts w:hint="eastAsia"/>
          <w:lang w:eastAsia="zh-CN"/>
        </w:rPr>
        <w:t xml:space="preserve"> </w:t>
      </w:r>
      <w:r w:rsidRPr="00757A76">
        <w:rPr>
          <w:lang w:eastAsia="zh-CN"/>
        </w:rPr>
        <w:fldChar w:fldCharType="begin"/>
      </w:r>
      <w:r w:rsidRPr="00757A76">
        <w:rPr>
          <w:lang w:eastAsia="zh-CN"/>
        </w:rPr>
        <w:instrText xml:space="preserve"> </w:instrText>
      </w:r>
      <w:r w:rsidRPr="00757A76">
        <w:rPr>
          <w:rFonts w:hint="eastAsia"/>
          <w:lang w:eastAsia="zh-CN"/>
        </w:rPr>
        <w:instrText>SEQ Figure fig_block_diagram_of_the_normal_mode \* MERGEFORMAT</w:instrText>
      </w:r>
      <w:r w:rsidRPr="00757A76">
        <w:rPr>
          <w:lang w:eastAsia="zh-CN"/>
        </w:rPr>
        <w:instrText xml:space="preserve"> </w:instrText>
      </w:r>
      <w:r w:rsidRPr="00757A76">
        <w:rPr>
          <w:lang w:eastAsia="zh-CN"/>
        </w:rPr>
        <w:fldChar w:fldCharType="separate"/>
      </w:r>
      <w:r w:rsidR="00716DC0">
        <w:rPr>
          <w:noProof/>
          <w:lang w:eastAsia="zh-CN"/>
        </w:rPr>
        <w:t>98</w:t>
      </w:r>
      <w:r w:rsidRPr="00757A76">
        <w:rPr>
          <w:lang w:eastAsia="zh-CN"/>
        </w:rPr>
        <w:fldChar w:fldCharType="end"/>
      </w:r>
      <w:r w:rsidRPr="00757A76">
        <w:rPr>
          <w:rFonts w:hint="eastAsia"/>
          <w:lang w:eastAsia="zh-CN"/>
        </w:rPr>
        <w:t>.</w:t>
      </w:r>
    </w:p>
    <w:p w:rsidR="00CB371F" w:rsidRDefault="005B6522" w:rsidP="00CB371F">
      <w:pPr>
        <w:pStyle w:val="TH"/>
      </w:pPr>
      <w:r w:rsidRPr="007744EE">
        <w:rPr>
          <w:noProof/>
        </w:rPr>
        <w:drawing>
          <wp:inline distT="0" distB="0" distL="0" distR="0">
            <wp:extent cx="4424680" cy="3200400"/>
            <wp:effectExtent l="0" t="0" r="0" b="0"/>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4424680" cy="3200400"/>
                    </a:xfrm>
                    <a:prstGeom prst="rect">
                      <a:avLst/>
                    </a:prstGeom>
                    <a:noFill/>
                    <a:ln>
                      <a:noFill/>
                    </a:ln>
                  </pic:spPr>
                </pic:pic>
              </a:graphicData>
            </a:graphic>
          </wp:inline>
        </w:drawing>
      </w:r>
    </w:p>
    <w:p w:rsidR="00320297" w:rsidRPr="00320297" w:rsidRDefault="00320297" w:rsidP="00D73FD7">
      <w:pPr>
        <w:pStyle w:val="TF"/>
        <w:rPr>
          <w:rFonts w:hint="eastAsia"/>
        </w:rPr>
      </w:pPr>
      <w:r w:rsidRPr="00320297">
        <w:t xml:space="preserve">Figure </w:t>
      </w:r>
      <w:bookmarkStart w:id="528" w:name="hq_lr_Fig_normal_dec_pfsc"/>
      <w:bookmarkStart w:id="529" w:name="fig_block_diagram_of_the_normal_mode"/>
      <w:r w:rsidR="00716DC0">
        <w:rPr>
          <w:noProof/>
        </w:rPr>
        <w:t>98</w:t>
      </w:r>
      <w:bookmarkEnd w:id="528"/>
      <w:bookmarkEnd w:id="529"/>
      <w:r w:rsidRPr="00320297">
        <w:t xml:space="preserve">: </w:t>
      </w:r>
      <w:r w:rsidRPr="00320297">
        <w:rPr>
          <w:rFonts w:hint="eastAsia"/>
          <w:lang w:eastAsia="ja-JP"/>
        </w:rPr>
        <w:t>Block diagram of the Normal mode PFSC decoder</w:t>
      </w:r>
    </w:p>
    <w:p w:rsidR="00320297" w:rsidRPr="00320297" w:rsidRDefault="00320297" w:rsidP="00D73FD7">
      <w:pPr>
        <w:pStyle w:val="FP"/>
        <w:rPr>
          <w:highlight w:val="yellow"/>
          <w:lang w:eastAsia="zh-CN"/>
        </w:rPr>
      </w:pPr>
    </w:p>
    <w:p w:rsidR="00834EE0" w:rsidRPr="008B1459" w:rsidRDefault="00834EE0" w:rsidP="008B1459">
      <w:pPr>
        <w:pStyle w:val="H6"/>
        <w:rPr>
          <w:rFonts w:hint="eastAsia"/>
          <w:lang w:eastAsia="ja-JP"/>
        </w:rPr>
      </w:pPr>
      <w:bookmarkStart w:id="530" w:name="_Toc394417799"/>
      <w:r w:rsidRPr="008B1459">
        <w:t>6.2.3.1.3.2</w:t>
      </w:r>
      <w:r w:rsidRPr="008B1459">
        <w:tab/>
        <w:t>Transient Mode</w:t>
      </w:r>
      <w:bookmarkEnd w:id="526"/>
      <w:bookmarkEnd w:id="527"/>
      <w:bookmarkEnd w:id="530"/>
    </w:p>
    <w:p w:rsidR="00834EE0" w:rsidRPr="008402EA" w:rsidRDefault="00834EE0" w:rsidP="00834EE0">
      <w:pPr>
        <w:keepNext/>
        <w:keepLines/>
        <w:spacing w:before="120"/>
        <w:ind w:left="1985" w:hanging="1985"/>
        <w:outlineLvl w:val="6"/>
        <w:rPr>
          <w:rFonts w:ascii="Arial" w:hAnsi="Arial" w:hint="eastAsia"/>
          <w:lang w:eastAsia="ja-JP"/>
        </w:rPr>
      </w:pPr>
      <w:r w:rsidRPr="008402EA">
        <w:rPr>
          <w:rFonts w:ascii="Arial" w:hAnsi="Arial" w:hint="eastAsia"/>
          <w:lang w:eastAsia="ja-JP"/>
        </w:rPr>
        <w:t>6.2.3.1.3.2.1</w:t>
      </w:r>
      <w:r w:rsidRPr="008402EA">
        <w:rPr>
          <w:rFonts w:ascii="Arial" w:hAnsi="Arial" w:hint="eastAsia"/>
          <w:lang w:eastAsia="ja-JP"/>
        </w:rPr>
        <w:tab/>
        <w:t>Energy envelope decoding</w:t>
      </w:r>
    </w:p>
    <w:p w:rsidR="00834EE0" w:rsidRPr="008402EA" w:rsidRDefault="00834EE0" w:rsidP="00834EE0">
      <w:pPr>
        <w:rPr>
          <w:lang w:eastAsia="ja-JP"/>
        </w:rPr>
      </w:pPr>
      <w:r w:rsidRPr="008402EA">
        <w:rPr>
          <w:rFonts w:hint="eastAsia"/>
          <w:lang w:eastAsia="ja-JP"/>
        </w:rPr>
        <w:t xml:space="preserve">Details are described in </w:t>
      </w:r>
      <w:r w:rsidR="00327F2B">
        <w:rPr>
          <w:rFonts w:hint="eastAsia"/>
          <w:lang w:eastAsia="zh-CN"/>
        </w:rPr>
        <w:t>subclause</w:t>
      </w:r>
      <w:r w:rsidRPr="008402EA">
        <w:rPr>
          <w:rFonts w:hint="eastAsia"/>
          <w:lang w:eastAsia="ja-JP"/>
        </w:rPr>
        <w:t xml:space="preserve"> </w:t>
      </w:r>
      <w:r w:rsidR="00BB3EDE">
        <w:rPr>
          <w:rFonts w:eastAsia="Malgun Gothic"/>
          <w:lang w:eastAsia="ko-KR"/>
        </w:rPr>
        <w:t>6.2.3.1.2</w:t>
      </w:r>
      <w:r w:rsidRPr="008402EA">
        <w:rPr>
          <w:lang w:eastAsia="ja-JP"/>
        </w:rPr>
        <w:t>.</w:t>
      </w:r>
    </w:p>
    <w:p w:rsidR="00834EE0" w:rsidRPr="008402EA" w:rsidRDefault="00834EE0" w:rsidP="00834EE0">
      <w:pPr>
        <w:keepNext/>
        <w:keepLines/>
        <w:spacing w:before="120"/>
        <w:ind w:left="1985" w:hanging="1985"/>
        <w:outlineLvl w:val="6"/>
        <w:rPr>
          <w:rFonts w:ascii="Arial" w:hAnsi="Arial" w:hint="eastAsia"/>
          <w:lang w:eastAsia="ja-JP"/>
        </w:rPr>
      </w:pPr>
      <w:r w:rsidRPr="008402EA">
        <w:rPr>
          <w:rFonts w:ascii="Arial" w:hAnsi="Arial" w:hint="eastAsia"/>
          <w:lang w:eastAsia="ja-JP"/>
        </w:rPr>
        <w:t>6.2.3.1.3.2.2</w:t>
      </w:r>
      <w:r w:rsidRPr="008402EA">
        <w:rPr>
          <w:rFonts w:ascii="Arial" w:hAnsi="Arial" w:hint="eastAsia"/>
          <w:lang w:eastAsia="ja-JP"/>
        </w:rPr>
        <w:tab/>
        <w:t>Bit allocation</w:t>
      </w:r>
    </w:p>
    <w:p w:rsidR="00834EE0" w:rsidRPr="008402EA" w:rsidRDefault="00834EE0" w:rsidP="00834EE0">
      <w:pPr>
        <w:rPr>
          <w:rFonts w:hint="eastAsia"/>
          <w:lang w:eastAsia="zh-CN"/>
        </w:rPr>
      </w:pPr>
      <w:r w:rsidRPr="008402EA">
        <w:rPr>
          <w:rFonts w:hint="eastAsia"/>
          <w:lang w:eastAsia="ja-JP"/>
        </w:rPr>
        <w:t xml:space="preserve">The processing is the same as </w:t>
      </w:r>
      <w:r w:rsidR="00327F2B">
        <w:rPr>
          <w:rFonts w:hint="eastAsia"/>
          <w:lang w:eastAsia="zh-CN"/>
        </w:rPr>
        <w:t>subclause</w:t>
      </w:r>
      <w:r w:rsidRPr="008402EA">
        <w:rPr>
          <w:rFonts w:hint="eastAsia"/>
          <w:lang w:eastAsia="ja-JP"/>
        </w:rPr>
        <w:t xml:space="preserve"> </w:t>
      </w:r>
      <w:r w:rsidR="00327F2B">
        <w:rPr>
          <w:rFonts w:hint="eastAsia"/>
          <w:lang w:eastAsia="zh-CN"/>
        </w:rPr>
        <w:t>5.3.4.1.4.2.2</w:t>
      </w:r>
    </w:p>
    <w:p w:rsidR="00834EE0" w:rsidRPr="008402EA" w:rsidRDefault="00834EE0" w:rsidP="00834EE0">
      <w:pPr>
        <w:keepNext/>
        <w:keepLines/>
        <w:spacing w:before="120"/>
        <w:ind w:left="1985" w:hanging="1985"/>
        <w:outlineLvl w:val="6"/>
        <w:rPr>
          <w:rFonts w:ascii="Arial" w:hAnsi="Arial" w:hint="eastAsia"/>
          <w:lang w:eastAsia="ja-JP"/>
        </w:rPr>
      </w:pPr>
      <w:r w:rsidRPr="008402EA">
        <w:rPr>
          <w:rFonts w:ascii="Arial" w:hAnsi="Arial" w:hint="eastAsia"/>
          <w:lang w:eastAsia="ja-JP"/>
        </w:rPr>
        <w:t>6.2.3.1.3.2.3</w:t>
      </w:r>
      <w:r w:rsidRPr="008402EA">
        <w:rPr>
          <w:rFonts w:ascii="Arial" w:hAnsi="Arial" w:hint="eastAsia"/>
          <w:lang w:eastAsia="ja-JP"/>
        </w:rPr>
        <w:tab/>
        <w:t>Fine structure decoding</w:t>
      </w:r>
    </w:p>
    <w:p w:rsidR="00834EE0" w:rsidRPr="0037024B" w:rsidRDefault="00834EE0" w:rsidP="00834EE0">
      <w:pPr>
        <w:rPr>
          <w:lang w:eastAsia="ja-JP"/>
        </w:rPr>
      </w:pPr>
      <w:r w:rsidRPr="008402EA">
        <w:rPr>
          <w:rFonts w:hint="eastAsia"/>
          <w:lang w:eastAsia="ja-JP"/>
        </w:rPr>
        <w:t>TCQ decoding with Transient mode configurations is performed.</w:t>
      </w:r>
    </w:p>
    <w:p w:rsidR="00834EE0" w:rsidRPr="008B1459" w:rsidRDefault="00834EE0" w:rsidP="008B1459">
      <w:pPr>
        <w:pStyle w:val="H6"/>
      </w:pPr>
      <w:bookmarkStart w:id="531" w:name="_Toc393887667"/>
      <w:bookmarkStart w:id="532" w:name="_Toc394084537"/>
      <w:bookmarkStart w:id="533" w:name="_Toc394417800"/>
      <w:r w:rsidRPr="008B1459">
        <w:t>6.2.3.1.3.3</w:t>
      </w:r>
      <w:r w:rsidRPr="008B1459">
        <w:tab/>
        <w:t>Harmonic Mode</w:t>
      </w:r>
      <w:bookmarkEnd w:id="531"/>
      <w:bookmarkEnd w:id="532"/>
      <w:bookmarkEnd w:id="533"/>
    </w:p>
    <w:p w:rsidR="00834EE0" w:rsidRPr="008B1459" w:rsidRDefault="00834EE0" w:rsidP="008B1459">
      <w:pPr>
        <w:pStyle w:val="H6"/>
        <w:rPr>
          <w:rFonts w:hint="eastAsia"/>
          <w:lang w:eastAsia="ja-JP"/>
        </w:rPr>
      </w:pPr>
      <w:bookmarkStart w:id="534" w:name="_Toc393281281"/>
      <w:bookmarkStart w:id="535" w:name="_Toc393306277"/>
      <w:bookmarkStart w:id="536" w:name="_Toc393628449"/>
      <w:bookmarkStart w:id="537" w:name="_Toc393726386"/>
      <w:bookmarkStart w:id="538" w:name="_Toc394084547"/>
      <w:bookmarkStart w:id="539" w:name="_Toc393887668"/>
      <w:bookmarkStart w:id="540" w:name="_Toc394084538"/>
      <w:bookmarkStart w:id="541" w:name="_Toc394318692"/>
      <w:bookmarkStart w:id="542" w:name="_Toc394417801"/>
      <w:bookmarkEnd w:id="456"/>
      <w:bookmarkEnd w:id="457"/>
      <w:bookmarkEnd w:id="458"/>
      <w:bookmarkEnd w:id="459"/>
      <w:r w:rsidRPr="008B1459">
        <w:t>6.2.3.1.3.3.1</w:t>
      </w:r>
      <w:r w:rsidRPr="008B1459">
        <w:tab/>
      </w:r>
      <w:r w:rsidRPr="008B1459">
        <w:rPr>
          <w:rFonts w:hint="eastAsia"/>
          <w:lang w:eastAsia="ja-JP"/>
        </w:rPr>
        <w:t>Overview</w:t>
      </w:r>
      <w:bookmarkEnd w:id="542"/>
    </w:p>
    <w:p w:rsidR="00834EE0" w:rsidRPr="00CB53AB" w:rsidRDefault="00834EE0" w:rsidP="00834EE0">
      <w:pPr>
        <w:rPr>
          <w:lang w:eastAsia="ja-JP"/>
        </w:rPr>
      </w:pPr>
      <w:r>
        <w:rPr>
          <w:rFonts w:hint="eastAsia"/>
          <w:lang w:val="x-none" w:eastAsia="ja-JP"/>
        </w:rPr>
        <w:t xml:space="preserve">The high-level decoder structure of the Harmonic mode is basically the same with the Normal mode. The main difference can be found in its detailed structure of the PFSC block, and it is shown in the following </w:t>
      </w:r>
      <w:r w:rsidR="00025A25">
        <w:rPr>
          <w:rFonts w:hint="eastAsia"/>
          <w:lang w:val="x-none" w:eastAsia="ja-JP"/>
        </w:rPr>
        <w:t>figure</w:t>
      </w:r>
      <w:r>
        <w:rPr>
          <w:rFonts w:hint="eastAsia"/>
          <w:lang w:val="x-none" w:eastAsia="ja-JP"/>
        </w:rPr>
        <w:t>.</w:t>
      </w:r>
    </w:p>
    <w:p w:rsidR="00020816" w:rsidRDefault="005B6522" w:rsidP="00020816">
      <w:pPr>
        <w:pStyle w:val="TH"/>
        <w:rPr>
          <w:lang w:eastAsia="ja-JP"/>
        </w:rPr>
      </w:pPr>
      <w:r w:rsidRPr="00746001">
        <w:rPr>
          <w:noProof/>
        </w:rPr>
        <w:drawing>
          <wp:inline distT="0" distB="0" distL="0" distR="0">
            <wp:extent cx="4295775" cy="3200400"/>
            <wp:effectExtent l="0" t="0" r="0" b="0"/>
            <wp:docPr id="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4295775" cy="3200400"/>
                    </a:xfrm>
                    <a:prstGeom prst="rect">
                      <a:avLst/>
                    </a:prstGeom>
                    <a:noFill/>
                    <a:ln>
                      <a:noFill/>
                    </a:ln>
                  </pic:spPr>
                </pic:pic>
              </a:graphicData>
            </a:graphic>
          </wp:inline>
        </w:drawing>
      </w:r>
    </w:p>
    <w:p w:rsidR="00834EE0" w:rsidRDefault="00834EE0" w:rsidP="00834EE0">
      <w:pPr>
        <w:pStyle w:val="TF"/>
        <w:rPr>
          <w:lang w:eastAsia="ja-JP"/>
        </w:rPr>
      </w:pPr>
      <w:r w:rsidRPr="00CB53AB">
        <w:t xml:space="preserve">Figure </w:t>
      </w:r>
      <w:r w:rsidRPr="00CB53AB">
        <w:fldChar w:fldCharType="begin"/>
      </w:r>
      <w:r w:rsidRPr="00CB53AB">
        <w:instrText xml:space="preserve"> SEQ Figure \* ARABIC </w:instrText>
      </w:r>
      <w:r w:rsidRPr="00CB53AB">
        <w:fldChar w:fldCharType="separate"/>
      </w:r>
      <w:r w:rsidR="00716DC0">
        <w:rPr>
          <w:noProof/>
        </w:rPr>
        <w:t>99</w:t>
      </w:r>
      <w:r w:rsidRPr="00CB53AB">
        <w:fldChar w:fldCharType="end"/>
      </w:r>
      <w:r w:rsidRPr="00CB53AB">
        <w:t xml:space="preserve">: </w:t>
      </w:r>
      <w:r w:rsidRPr="00CB53AB">
        <w:rPr>
          <w:rFonts w:hint="eastAsia"/>
          <w:lang w:eastAsia="ja-JP"/>
        </w:rPr>
        <w:t xml:space="preserve">Block diagram of the </w:t>
      </w:r>
      <w:r w:rsidR="00327F2B">
        <w:rPr>
          <w:rFonts w:hint="eastAsia"/>
          <w:lang w:eastAsia="zh-CN"/>
        </w:rPr>
        <w:t>Harmonic</w:t>
      </w:r>
      <w:r w:rsidRPr="00CB53AB">
        <w:rPr>
          <w:rFonts w:hint="eastAsia"/>
          <w:lang w:eastAsia="ja-JP"/>
        </w:rPr>
        <w:t xml:space="preserve"> mode decoder overview</w:t>
      </w:r>
    </w:p>
    <w:p w:rsidR="00CB251B" w:rsidRPr="008F60CA" w:rsidRDefault="00CB251B" w:rsidP="00CB251B">
      <w:pPr>
        <w:pStyle w:val="FP"/>
        <w:rPr>
          <w:rFonts w:hint="eastAsia"/>
        </w:rPr>
      </w:pPr>
    </w:p>
    <w:p w:rsidR="00834EE0" w:rsidRPr="008B1459" w:rsidRDefault="00834EE0" w:rsidP="008B1459">
      <w:pPr>
        <w:pStyle w:val="H6"/>
        <w:rPr>
          <w:rFonts w:hint="eastAsia"/>
          <w:lang w:eastAsia="ja-JP"/>
        </w:rPr>
      </w:pPr>
      <w:bookmarkStart w:id="543" w:name="_Toc394417802"/>
      <w:r w:rsidRPr="008B1459">
        <w:t>6.2.3.1.3.3.</w:t>
      </w:r>
      <w:r w:rsidRPr="008B1459">
        <w:rPr>
          <w:rFonts w:hint="eastAsia"/>
          <w:lang w:eastAsia="ja-JP"/>
        </w:rPr>
        <w:t>2</w:t>
      </w:r>
      <w:r w:rsidRPr="008B1459">
        <w:tab/>
      </w:r>
      <w:r w:rsidR="00951FAD" w:rsidRPr="008B1459">
        <w:t>Energy envelope</w:t>
      </w:r>
      <w:r w:rsidRPr="008B1459">
        <w:t xml:space="preserve"> decoding</w:t>
      </w:r>
      <w:bookmarkEnd w:id="539"/>
      <w:bookmarkEnd w:id="540"/>
      <w:bookmarkEnd w:id="541"/>
      <w:bookmarkEnd w:id="543"/>
    </w:p>
    <w:p w:rsidR="00834EE0" w:rsidRPr="007251B9" w:rsidRDefault="00834EE0" w:rsidP="00834EE0">
      <w:pPr>
        <w:rPr>
          <w:rFonts w:hint="eastAsia"/>
          <w:lang w:eastAsia="ja-JP"/>
        </w:rPr>
      </w:pPr>
      <w:r w:rsidRPr="00CB53AB">
        <w:rPr>
          <w:rFonts w:hint="eastAsia"/>
          <w:lang w:eastAsia="ja-JP"/>
        </w:rPr>
        <w:t xml:space="preserve">Details are described in </w:t>
      </w:r>
      <w:r w:rsidR="00327F2B">
        <w:rPr>
          <w:rFonts w:hint="eastAsia"/>
          <w:lang w:eastAsia="zh-CN"/>
        </w:rPr>
        <w:t>subclause</w:t>
      </w:r>
      <w:r w:rsidRPr="00CB53AB">
        <w:rPr>
          <w:rFonts w:hint="eastAsia"/>
          <w:lang w:eastAsia="ja-JP"/>
        </w:rPr>
        <w:t xml:space="preserve"> </w:t>
      </w:r>
      <w:r w:rsidR="00BB3EDE">
        <w:rPr>
          <w:rFonts w:eastAsia="Malgun Gothic"/>
          <w:lang w:eastAsia="ko-KR"/>
        </w:rPr>
        <w:t>6.2.3.1.2</w:t>
      </w:r>
      <w:r w:rsidRPr="00F95AF3">
        <w:rPr>
          <w:lang w:eastAsia="ja-JP"/>
        </w:rPr>
        <w:t>.</w:t>
      </w:r>
    </w:p>
    <w:p w:rsidR="00834EE0" w:rsidRPr="008B1459" w:rsidRDefault="00834EE0" w:rsidP="008B1459">
      <w:pPr>
        <w:pStyle w:val="H6"/>
        <w:rPr>
          <w:rFonts w:hint="eastAsia"/>
          <w:lang w:eastAsia="ja-JP"/>
        </w:rPr>
      </w:pPr>
      <w:bookmarkStart w:id="544" w:name="hq_lr_sec_bit_allocation_dec"/>
      <w:bookmarkStart w:id="545" w:name="_Toc394417803"/>
      <w:r w:rsidRPr="008B1459">
        <w:rPr>
          <w:rFonts w:hint="eastAsia"/>
          <w:lang w:eastAsia="ja-JP"/>
        </w:rPr>
        <w:t>6.2.3.1.3.3.3</w:t>
      </w:r>
      <w:bookmarkEnd w:id="544"/>
      <w:r w:rsidRPr="008B1459">
        <w:rPr>
          <w:rFonts w:hint="eastAsia"/>
          <w:lang w:eastAsia="ja-JP"/>
        </w:rPr>
        <w:tab/>
        <w:t>Bit allocation</w:t>
      </w:r>
      <w:bookmarkEnd w:id="545"/>
    </w:p>
    <w:p w:rsidR="00B87FF8" w:rsidRPr="00E2144D" w:rsidRDefault="00B87FF8" w:rsidP="00B87FF8">
      <w:pPr>
        <w:rPr>
          <w:rFonts w:hint="eastAsia"/>
          <w:noProof/>
          <w:lang w:eastAsia="zh-CN"/>
        </w:rPr>
      </w:pPr>
      <w:bookmarkStart w:id="546" w:name="_Toc394417804"/>
      <w:r w:rsidRPr="00E2144D">
        <w:rPr>
          <w:rFonts w:hint="eastAsia"/>
          <w:lang w:eastAsia="ja-JP"/>
        </w:rPr>
        <w:t xml:space="preserve">The processing is </w:t>
      </w:r>
      <w:r w:rsidRPr="00E2144D">
        <w:rPr>
          <w:noProof/>
          <w:lang w:eastAsia="zh-CN"/>
        </w:rPr>
        <w:t>in the same manner with the one at the encoder side.</w:t>
      </w:r>
    </w:p>
    <w:p w:rsidR="00B87FF8" w:rsidRDefault="00B87FF8" w:rsidP="00B87FF8">
      <w:pPr>
        <w:rPr>
          <w:noProof/>
          <w:lang w:eastAsia="zh-CN"/>
        </w:rPr>
      </w:pPr>
      <w:r w:rsidRPr="00224945">
        <w:rPr>
          <w:noProof/>
          <w:lang w:eastAsia="zh-CN"/>
        </w:rPr>
        <w:t xml:space="preserve">At first, the fine gain adjustment bits are derived, procedure is same as </w:t>
      </w:r>
      <w:r>
        <w:rPr>
          <w:noProof/>
          <w:lang w:eastAsia="zh-CN"/>
        </w:rPr>
        <w:t>in</w:t>
      </w:r>
      <w:r w:rsidRPr="00224945">
        <w:rPr>
          <w:noProof/>
          <w:lang w:eastAsia="zh-CN"/>
        </w:rPr>
        <w:t xml:space="preserve"> explained in sub-clause 5.3.4.1.4.3.2.1</w:t>
      </w:r>
      <w:r>
        <w:rPr>
          <w:noProof/>
          <w:lang w:eastAsia="zh-CN"/>
        </w:rPr>
        <w:t>,</w:t>
      </w:r>
      <w:r w:rsidRPr="00224945">
        <w:rPr>
          <w:noProof/>
          <w:lang w:eastAsia="zh-CN"/>
        </w:rPr>
        <w:t xml:space="preserve"> and then remaining bits are allocated in an adaptive manner where more bits are allocated to the bands in a perceptually significant group than those in a less significant group. Detailed procedure is same as in explained in sub-clause 5.3.4.1.4.3.2.2</w:t>
      </w:r>
      <w:r>
        <w:rPr>
          <w:noProof/>
          <w:lang w:eastAsia="zh-CN"/>
        </w:rPr>
        <w:t>.</w:t>
      </w:r>
    </w:p>
    <w:p w:rsidR="00834EE0" w:rsidRPr="008B1459" w:rsidRDefault="00834EE0" w:rsidP="008B1459">
      <w:pPr>
        <w:pStyle w:val="H6"/>
        <w:rPr>
          <w:rFonts w:hint="eastAsia"/>
          <w:lang w:eastAsia="ja-JP"/>
        </w:rPr>
      </w:pPr>
      <w:r w:rsidRPr="008B1459">
        <w:rPr>
          <w:rFonts w:hint="eastAsia"/>
          <w:lang w:eastAsia="ja-JP"/>
        </w:rPr>
        <w:t>6.2.3.1.3.3.4</w:t>
      </w:r>
      <w:r w:rsidRPr="008B1459">
        <w:rPr>
          <w:rFonts w:hint="eastAsia"/>
          <w:lang w:eastAsia="ja-JP"/>
        </w:rPr>
        <w:tab/>
        <w:t>Fine structure decoding</w:t>
      </w:r>
      <w:bookmarkEnd w:id="546"/>
    </w:p>
    <w:p w:rsidR="00834EE0" w:rsidRPr="008B1459" w:rsidRDefault="00834EE0" w:rsidP="008B1459">
      <w:pPr>
        <w:pStyle w:val="H6"/>
        <w:rPr>
          <w:rFonts w:hint="eastAsia"/>
          <w:lang w:eastAsia="ja-JP"/>
        </w:rPr>
      </w:pPr>
      <w:bookmarkStart w:id="547" w:name="_Toc394417805"/>
      <w:r w:rsidRPr="008B1459">
        <w:rPr>
          <w:rFonts w:hint="eastAsia"/>
          <w:lang w:eastAsia="ja-JP"/>
        </w:rPr>
        <w:t>6.2.3.1.3.3.4.1</w:t>
      </w:r>
      <w:r w:rsidRPr="008B1459">
        <w:rPr>
          <w:rFonts w:hint="eastAsia"/>
          <w:lang w:eastAsia="ja-JP"/>
        </w:rPr>
        <w:tab/>
        <w:t>TCQ decoding</w:t>
      </w:r>
      <w:bookmarkEnd w:id="547"/>
    </w:p>
    <w:p w:rsidR="00834EE0" w:rsidRPr="00587AA3" w:rsidRDefault="00834EE0" w:rsidP="00834EE0">
      <w:pPr>
        <w:rPr>
          <w:lang w:val="en-US" w:eastAsia="ja-JP"/>
        </w:rPr>
      </w:pPr>
      <w:r>
        <w:rPr>
          <w:rFonts w:hint="eastAsia"/>
          <w:lang w:eastAsia="ja-JP"/>
        </w:rPr>
        <w:t>This part is the same with the Norm</w:t>
      </w:r>
      <w:bookmarkStart w:id="548" w:name="_Toc393887669"/>
      <w:bookmarkStart w:id="549" w:name="_Toc394084539"/>
      <w:bookmarkStart w:id="550" w:name="_Toc394318693"/>
      <w:r>
        <w:rPr>
          <w:rFonts w:hint="eastAsia"/>
          <w:lang w:eastAsia="ja-JP"/>
        </w:rPr>
        <w:t xml:space="preserve">al mode as described in </w:t>
      </w:r>
      <w:r w:rsidR="00327F2B">
        <w:rPr>
          <w:rFonts w:hint="eastAsia"/>
          <w:lang w:eastAsia="zh-CN"/>
        </w:rPr>
        <w:t>subclause</w:t>
      </w:r>
      <w:r>
        <w:rPr>
          <w:lang w:eastAsia="ja-JP"/>
        </w:rPr>
        <w:t xml:space="preserve"> </w:t>
      </w:r>
      <w:r w:rsidRPr="00401C71">
        <w:rPr>
          <w:rFonts w:hint="eastAsia"/>
          <w:lang w:eastAsia="ja-JP"/>
        </w:rPr>
        <w:t>6.2.3.1.3.1.4.1</w:t>
      </w:r>
      <w:r w:rsidRPr="00951FAD">
        <w:rPr>
          <w:lang w:eastAsia="ja-JP"/>
        </w:rPr>
        <w:t>.</w:t>
      </w:r>
    </w:p>
    <w:p w:rsidR="00834EE0" w:rsidRPr="008B1459" w:rsidRDefault="00834EE0" w:rsidP="008B1459">
      <w:pPr>
        <w:pStyle w:val="H6"/>
      </w:pPr>
      <w:bookmarkStart w:id="551" w:name="_Toc394417806"/>
      <w:r w:rsidRPr="008B1459">
        <w:t>6.2.3.1.3.3.</w:t>
      </w:r>
      <w:r w:rsidRPr="008B1459">
        <w:rPr>
          <w:rFonts w:hint="eastAsia"/>
          <w:lang w:eastAsia="ja-JP"/>
        </w:rPr>
        <w:t>4.</w:t>
      </w:r>
      <w:r w:rsidRPr="008B1459">
        <w:t>2</w:t>
      </w:r>
      <w:r w:rsidRPr="008B1459">
        <w:tab/>
        <w:t>Noise filling for quantized spectrum</w:t>
      </w:r>
      <w:bookmarkEnd w:id="548"/>
      <w:bookmarkEnd w:id="549"/>
      <w:bookmarkEnd w:id="550"/>
      <w:bookmarkEnd w:id="551"/>
    </w:p>
    <w:p w:rsidR="00834EE0" w:rsidRPr="00401C71" w:rsidRDefault="00834EE0" w:rsidP="00757A76">
      <w:pPr>
        <w:rPr>
          <w:rFonts w:eastAsia="MS Mincho"/>
          <w:lang w:eastAsia="ja-JP"/>
        </w:rPr>
      </w:pPr>
      <w:bookmarkStart w:id="552" w:name="_Toc393887670"/>
      <w:r>
        <w:t>In t</w:t>
      </w:r>
      <w:r w:rsidRPr="007006A9">
        <w:t xml:space="preserve">his </w:t>
      </w:r>
      <w:r w:rsidR="00327F2B">
        <w:rPr>
          <w:rFonts w:hint="eastAsia"/>
          <w:lang w:eastAsia="zh-CN"/>
        </w:rPr>
        <w:t>sub</w:t>
      </w:r>
      <w:r w:rsidRPr="007006A9">
        <w:t xml:space="preserve">clause </w:t>
      </w:r>
      <w:r>
        <w:t xml:space="preserve">noise is </w:t>
      </w:r>
      <w:r w:rsidRPr="007006A9">
        <w:t>fill</w:t>
      </w:r>
      <w:r>
        <w:t>ed</w:t>
      </w:r>
      <w:r w:rsidRPr="007006A9">
        <w:t xml:space="preserve"> </w:t>
      </w:r>
      <w:r>
        <w:t xml:space="preserve">in the quantized spectrum where coefficients have been quantized to zero when the bit allocation </w:t>
      </w:r>
      <w:r w:rsidR="00327F2B">
        <w:rPr>
          <w:rFonts w:hint="eastAsia"/>
          <w:lang w:eastAsia="zh-CN"/>
        </w:rPr>
        <w:t>sub</w:t>
      </w:r>
      <w:r>
        <w:t>clause allocates non zero bits to the bands</w:t>
      </w:r>
      <w:r w:rsidRPr="007006A9">
        <w:t xml:space="preserve"> </w:t>
      </w:r>
      <w:r>
        <w:t xml:space="preserve">and also fills the un quantized bands </w:t>
      </w:r>
      <w:r w:rsidRPr="007006A9">
        <w:t>up to the transition frequency</w:t>
      </w:r>
      <w:r w:rsidRPr="00035D50">
        <w:rPr>
          <w:position w:val="-10"/>
        </w:rPr>
        <w:object w:dxaOrig="240" w:dyaOrig="300">
          <v:shape id="_x0000_i1286" type="#_x0000_t75" style="width:12pt;height:15pt" o:ole="">
            <v:imagedata r:id="rId514" o:title=""/>
          </v:shape>
          <o:OLEObject Type="Embed" ProgID="Equation.3" ShapeID="_x0000_i1286" DrawAspect="Content" ObjectID="_1783089608" r:id="rId515"/>
        </w:object>
      </w:r>
      <w:r>
        <w:t xml:space="preserve"> </w:t>
      </w:r>
      <w:r w:rsidRPr="007006A9">
        <w:t>in the same manner as in the encoder</w:t>
      </w:r>
      <w:r>
        <w:t xml:space="preserve">, see </w:t>
      </w:r>
      <w:r w:rsidR="00327F2B">
        <w:rPr>
          <w:rFonts w:hint="eastAsia"/>
          <w:lang w:eastAsia="zh-CN"/>
        </w:rPr>
        <w:t>subclause</w:t>
      </w:r>
      <w:r>
        <w:t xml:space="preserve"> </w:t>
      </w:r>
      <w:r w:rsidRPr="00401C71">
        <w:rPr>
          <w:rFonts w:hint="eastAsia"/>
        </w:rPr>
        <w:t>5.3.4.1.</w:t>
      </w:r>
      <w:r w:rsidR="00BA4354" w:rsidRPr="00401C71">
        <w:rPr>
          <w:rFonts w:eastAsia="MS Mincho" w:hint="eastAsia"/>
          <w:lang w:eastAsia="ja-JP"/>
        </w:rPr>
        <w:t>4</w:t>
      </w:r>
      <w:r w:rsidRPr="00401C71">
        <w:rPr>
          <w:rFonts w:hint="eastAsia"/>
        </w:rPr>
        <w:t>.3</w:t>
      </w:r>
      <w:r w:rsidR="00BA4354" w:rsidRPr="004E2EA5">
        <w:rPr>
          <w:rFonts w:eastAsia="MS Mincho" w:hint="eastAsia"/>
          <w:lang w:eastAsia="ja-JP"/>
        </w:rPr>
        <w:t>.3.2</w:t>
      </w:r>
    </w:p>
    <w:p w:rsidR="00834EE0" w:rsidRPr="008B1459" w:rsidRDefault="00834EE0" w:rsidP="008B1459">
      <w:pPr>
        <w:pStyle w:val="H6"/>
        <w:rPr>
          <w:rFonts w:hint="eastAsia"/>
          <w:lang w:eastAsia="ja-JP"/>
        </w:rPr>
      </w:pPr>
      <w:bookmarkStart w:id="553" w:name="_Toc394084540"/>
      <w:bookmarkStart w:id="554" w:name="_Toc394318694"/>
      <w:bookmarkStart w:id="555" w:name="_Toc394417807"/>
      <w:r w:rsidRPr="008B1459">
        <w:t>6.2.3.1.3.3.</w:t>
      </w:r>
      <w:r w:rsidRPr="008B1459">
        <w:rPr>
          <w:rFonts w:hint="eastAsia"/>
          <w:lang w:eastAsia="ja-JP"/>
        </w:rPr>
        <w:t>4.</w:t>
      </w:r>
      <w:r w:rsidRPr="008B1459">
        <w:t>3</w:t>
      </w:r>
      <w:r w:rsidRPr="008B1459">
        <w:tab/>
      </w:r>
      <w:r w:rsidRPr="008B1459">
        <w:rPr>
          <w:rFonts w:hint="eastAsia"/>
          <w:lang w:eastAsia="ja-JP"/>
        </w:rPr>
        <w:t>PF</w:t>
      </w:r>
      <w:r w:rsidRPr="008B1459">
        <w:rPr>
          <w:lang w:val="en-US" w:eastAsia="ja-JP"/>
        </w:rPr>
        <w:t>S</w:t>
      </w:r>
      <w:r w:rsidRPr="008B1459">
        <w:rPr>
          <w:rFonts w:hint="eastAsia"/>
          <w:lang w:eastAsia="ja-JP"/>
        </w:rPr>
        <w:t>C-based g</w:t>
      </w:r>
      <w:r w:rsidRPr="008B1459">
        <w:t>ap filling</w:t>
      </w:r>
      <w:bookmarkEnd w:id="552"/>
      <w:bookmarkEnd w:id="553"/>
      <w:bookmarkEnd w:id="554"/>
      <w:bookmarkEnd w:id="555"/>
    </w:p>
    <w:p w:rsidR="00834EE0" w:rsidRPr="008B1459" w:rsidRDefault="00834EE0" w:rsidP="008B1459">
      <w:pPr>
        <w:pStyle w:val="H6"/>
      </w:pPr>
      <w:r w:rsidRPr="008B1459">
        <w:t xml:space="preserve"> </w:t>
      </w:r>
      <w:bookmarkStart w:id="556" w:name="_Toc394417808"/>
      <w:r w:rsidRPr="008B1459">
        <w:rPr>
          <w:rFonts w:hint="eastAsia"/>
          <w:lang w:eastAsia="ja-JP"/>
        </w:rPr>
        <w:t>6.2.3.1.3.3.4.3.1</w:t>
      </w:r>
      <w:r w:rsidRPr="008B1459">
        <w:rPr>
          <w:rFonts w:hint="eastAsia"/>
          <w:lang w:eastAsia="ja-JP"/>
        </w:rPr>
        <w:tab/>
        <w:t>Overview</w:t>
      </w:r>
      <w:bookmarkEnd w:id="556"/>
    </w:p>
    <w:p w:rsidR="00834EE0" w:rsidRDefault="00834EE0" w:rsidP="00757A76">
      <w:bookmarkStart w:id="557" w:name="_Toc244669232"/>
      <w:bookmarkStart w:id="558" w:name="_Toc393887671"/>
      <w:r>
        <w:t xml:space="preserve">This </w:t>
      </w:r>
      <w:r w:rsidR="00327F2B">
        <w:rPr>
          <w:rFonts w:hint="eastAsia"/>
          <w:lang w:eastAsia="zh-CN"/>
        </w:rPr>
        <w:t>sub</w:t>
      </w:r>
      <w:r>
        <w:t xml:space="preserve">clause is only applied to SWB and FB input signals. </w:t>
      </w:r>
      <w:r w:rsidRPr="00284695">
        <w:t>The spectral coefficients which belong to bands which are assigned zero bits from the bit</w:t>
      </w:r>
      <w:r w:rsidRPr="00284695">
        <w:noBreakHyphen/>
        <w:t xml:space="preserve">allocation </w:t>
      </w:r>
      <w:r w:rsidR="00327F2B">
        <w:rPr>
          <w:rFonts w:hint="eastAsia"/>
          <w:lang w:eastAsia="zh-CN"/>
        </w:rPr>
        <w:t>sub</w:t>
      </w:r>
      <w:r>
        <w:t>clause</w:t>
      </w:r>
      <w:r w:rsidRPr="00284695">
        <w:t xml:space="preserve"> are not </w:t>
      </w:r>
      <w:r>
        <w:t>quantized</w:t>
      </w:r>
      <w:r w:rsidRPr="00284695">
        <w:t>. This means that not all transform coefficients are transmitted to the decoder.</w:t>
      </w:r>
      <w:r>
        <w:t xml:space="preserve"> From the noise filled quantized spectrum, the gaps in the high frequency region </w:t>
      </w:r>
      <w:r w:rsidRPr="004B12F4">
        <w:rPr>
          <w:position w:val="-10"/>
        </w:rPr>
        <w:object w:dxaOrig="2260" w:dyaOrig="300">
          <v:shape id="_x0000_i1287" type="#_x0000_t75" style="width:113.65pt;height:15pt" o:ole="">
            <v:imagedata r:id="rId516" o:title=""/>
          </v:shape>
          <o:OLEObject Type="Embed" ProgID="Equation.3" ShapeID="_x0000_i1287" DrawAspect="Content" ObjectID="_1783089609" r:id="rId517"/>
        </w:object>
      </w:r>
      <w:r>
        <w:t xml:space="preserve"> which has zero bit allocation are identified and are filled with the new generated spectrum. The predicted spectrum is generated using normalized noise filled quantized spectrum described in </w:t>
      </w:r>
      <w:r w:rsidR="00327F2B">
        <w:rPr>
          <w:rFonts w:hint="eastAsia"/>
          <w:lang w:eastAsia="zh-CN"/>
        </w:rPr>
        <w:t>sub</w:t>
      </w:r>
      <w:r>
        <w:t xml:space="preserve">clause </w:t>
      </w:r>
      <w:r w:rsidR="00BB3EDE">
        <w:rPr>
          <w:rFonts w:eastAsia="Malgun Gothic"/>
          <w:lang w:eastAsia="ko-KR"/>
        </w:rPr>
        <w:t>6.2.3.1.3.3.4.3.2</w:t>
      </w:r>
      <w:r>
        <w:t>.</w:t>
      </w:r>
    </w:p>
    <w:p w:rsidR="00834EE0" w:rsidRDefault="00921808" w:rsidP="00757A76">
      <w:r>
        <w:t xml:space="preserve">Based on the bit allocation described in </w:t>
      </w:r>
      <w:r>
        <w:rPr>
          <w:rFonts w:hint="eastAsia"/>
          <w:lang w:eastAsia="zh-CN"/>
        </w:rPr>
        <w:t>sub</w:t>
      </w:r>
      <w:r>
        <w:t xml:space="preserve">clause </w:t>
      </w:r>
      <w:r>
        <w:rPr>
          <w:lang w:eastAsia="ko-KR"/>
        </w:rPr>
        <w:t>6.2.3.1.3.3.3</w:t>
      </w:r>
      <w:r>
        <w:t xml:space="preserve">, if any of </w:t>
      </w:r>
      <w:r w:rsidRPr="002F7B8B">
        <w:rPr>
          <w:position w:val="-10"/>
        </w:rPr>
        <w:object w:dxaOrig="2900" w:dyaOrig="300">
          <v:shape id="_x0000_i1288" type="#_x0000_t75" style="width:145.9pt;height:15pt" o:ole="">
            <v:imagedata r:id="rId518" o:title=""/>
          </v:shape>
          <o:OLEObject Type="Embed" ProgID="Equation.3" ShapeID="_x0000_i1288" DrawAspect="Content" ObjectID="_1783089610" r:id="rId519"/>
        </w:object>
      </w:r>
      <w:r>
        <w:t xml:space="preserve"> is allocated with zero bits, the corresponding band with start and end positions </w:t>
      </w:r>
      <w:r w:rsidRPr="0059487B">
        <w:rPr>
          <w:position w:val="-10"/>
        </w:rPr>
        <w:object w:dxaOrig="940" w:dyaOrig="300">
          <v:shape id="_x0000_i1289" type="#_x0000_t75" style="width:47.25pt;height:15pt" o:ole="">
            <v:imagedata r:id="rId520" o:title=""/>
          </v:shape>
          <o:OLEObject Type="Embed" ProgID="Equation.3" ShapeID="_x0000_i1289" DrawAspect="Content" ObjectID="_1783089611" r:id="rId521"/>
        </w:object>
      </w:r>
      <w:r>
        <w:t xml:space="preserve"> according to table </w:t>
      </w:r>
      <w:r>
        <w:rPr>
          <w:lang w:eastAsia="zh-CN"/>
        </w:rPr>
        <w:t>108</w:t>
      </w:r>
      <w:r>
        <w:t xml:space="preserve"> in the</w:t>
      </w:r>
      <w:r w:rsidRPr="0059487B">
        <w:rPr>
          <w:position w:val="-10"/>
        </w:rPr>
        <w:object w:dxaOrig="680" w:dyaOrig="340">
          <v:shape id="_x0000_i1290" type="#_x0000_t75" style="width:34.15pt;height:16.9pt" o:ole="">
            <v:imagedata r:id="rId522" o:title=""/>
          </v:shape>
          <o:OLEObject Type="Embed" ProgID="Equation.3" ShapeID="_x0000_i1290" DrawAspect="Content" ObjectID="_1783089612" r:id="rId523"/>
        </w:object>
      </w:r>
      <w:r>
        <w:t>has a gap</w:t>
      </w:r>
      <w:r w:rsidR="00834EE0">
        <w:t xml:space="preserve"> and it is filled with the predicted spectrum described in </w:t>
      </w:r>
      <w:r w:rsidR="00327F2B">
        <w:rPr>
          <w:rFonts w:hint="eastAsia"/>
          <w:lang w:eastAsia="zh-CN"/>
        </w:rPr>
        <w:t>sub</w:t>
      </w:r>
      <w:r w:rsidR="00834EE0">
        <w:t xml:space="preserve">clause </w:t>
      </w:r>
      <w:r w:rsidR="00BB3EDE">
        <w:rPr>
          <w:rFonts w:eastAsia="Malgun Gothic"/>
          <w:lang w:eastAsia="ko-KR"/>
        </w:rPr>
        <w:t>6.2.3.1.3.3.4.3.5</w:t>
      </w:r>
      <w:r w:rsidR="00834EE0">
        <w:t xml:space="preserve"> corresponding to </w:t>
      </w:r>
      <w:r w:rsidR="00834EE0" w:rsidRPr="00021D87">
        <w:rPr>
          <w:position w:val="-10"/>
        </w:rPr>
        <w:object w:dxaOrig="940" w:dyaOrig="300">
          <v:shape id="_x0000_i1291" type="#_x0000_t75" style="width:47.25pt;height:15pt" o:ole="">
            <v:imagedata r:id="rId524" o:title=""/>
          </v:shape>
          <o:OLEObject Type="Embed" ProgID="Equation.3" ShapeID="_x0000_i1291" DrawAspect="Content" ObjectID="_1783089613" r:id="rId525"/>
        </w:object>
      </w:r>
      <w:r w:rsidR="00834EE0">
        <w:t xml:space="preserve">.in </w:t>
      </w:r>
      <w:r w:rsidR="00834EE0" w:rsidRPr="00E91905">
        <w:rPr>
          <w:position w:val="-10"/>
        </w:rPr>
        <w:object w:dxaOrig="680" w:dyaOrig="340">
          <v:shape id="_x0000_i1292" type="#_x0000_t75" style="width:34.15pt;height:17.25pt" o:ole="">
            <v:imagedata r:id="rId526" o:title=""/>
          </v:shape>
          <o:OLEObject Type="Embed" ProgID="Equation.3" ShapeID="_x0000_i1292" DrawAspect="Content" ObjectID="_1783089614" r:id="rId527"/>
        </w:object>
      </w:r>
    </w:p>
    <w:p w:rsidR="00834EE0" w:rsidRPr="008B1459" w:rsidRDefault="00834EE0" w:rsidP="008B1459">
      <w:pPr>
        <w:pStyle w:val="H6"/>
      </w:pPr>
      <w:bookmarkStart w:id="559" w:name="_Toc394084541"/>
      <w:bookmarkStart w:id="560" w:name="_Toc394318695"/>
      <w:bookmarkStart w:id="561" w:name="hq_lr_sec_energy_normalization_dec"/>
      <w:bookmarkStart w:id="562" w:name="_Toc394417809"/>
      <w:r w:rsidRPr="008B1459">
        <w:t>6.2.3.1.3.3.</w:t>
      </w:r>
      <w:r w:rsidRPr="008B1459">
        <w:rPr>
          <w:rFonts w:hint="eastAsia"/>
          <w:lang w:eastAsia="ja-JP"/>
        </w:rPr>
        <w:t>4.</w:t>
      </w:r>
      <w:r w:rsidRPr="008B1459">
        <w:t>3.</w:t>
      </w:r>
      <w:r w:rsidRPr="008B1459">
        <w:rPr>
          <w:rFonts w:hint="eastAsia"/>
          <w:lang w:eastAsia="ja-JP"/>
        </w:rPr>
        <w:t>2</w:t>
      </w:r>
      <w:bookmarkEnd w:id="561"/>
      <w:r w:rsidRPr="008B1459">
        <w:tab/>
        <w:t>Envelope Normalization</w:t>
      </w:r>
      <w:bookmarkEnd w:id="557"/>
      <w:bookmarkEnd w:id="558"/>
      <w:bookmarkEnd w:id="559"/>
      <w:bookmarkEnd w:id="560"/>
      <w:bookmarkEnd w:id="562"/>
    </w:p>
    <w:p w:rsidR="00834EE0" w:rsidRDefault="00834EE0" w:rsidP="00757A76">
      <w:bookmarkStart w:id="563" w:name="_Toc393887672"/>
      <w:r>
        <w:t xml:space="preserve">The envelope normalization is performed equally as in the encoder, described in </w:t>
      </w:r>
      <w:r w:rsidR="00327F2B">
        <w:rPr>
          <w:rFonts w:hint="eastAsia"/>
          <w:lang w:eastAsia="zh-CN"/>
        </w:rPr>
        <w:t>sub</w:t>
      </w:r>
      <w:r>
        <w:t xml:space="preserve">clause </w:t>
      </w:r>
      <w:r w:rsidRPr="004C1DD8">
        <w:rPr>
          <w:rFonts w:hint="eastAsia"/>
        </w:rPr>
        <w:t>5.3.4.1.</w:t>
      </w:r>
      <w:r>
        <w:rPr>
          <w:rFonts w:hint="eastAsia"/>
          <w:lang w:eastAsia="ja-JP"/>
        </w:rPr>
        <w:t>4.3</w:t>
      </w:r>
      <w:r w:rsidRPr="004C1DD8">
        <w:rPr>
          <w:rFonts w:hint="eastAsia"/>
        </w:rPr>
        <w:t>.</w:t>
      </w:r>
      <w:r>
        <w:rPr>
          <w:rFonts w:hint="eastAsia"/>
          <w:lang w:eastAsia="ja-JP"/>
        </w:rPr>
        <w:t>3</w:t>
      </w:r>
      <w:r w:rsidRPr="004C1DD8">
        <w:t>.</w:t>
      </w:r>
      <w:r>
        <w:rPr>
          <w:rFonts w:hint="eastAsia"/>
          <w:lang w:eastAsia="ja-JP"/>
        </w:rPr>
        <w:t>3.2</w:t>
      </w:r>
      <w:r>
        <w:t xml:space="preserve">. As a result the envelope normalized </w:t>
      </w:r>
      <w:r w:rsidRPr="00214543">
        <w:t xml:space="preserve">signal </w:t>
      </w:r>
      <w:r w:rsidRPr="00214543">
        <w:rPr>
          <w:position w:val="-10"/>
        </w:rPr>
        <w:object w:dxaOrig="2299" w:dyaOrig="340">
          <v:shape id="_x0000_i1293" type="#_x0000_t75" style="width:115.15pt;height:16.9pt" o:ole="">
            <v:imagedata r:id="rId528" o:title=""/>
          </v:shape>
          <o:OLEObject Type="Embed" ProgID="Equation.3" ShapeID="_x0000_i1293" DrawAspect="Content" ObjectID="_1783089615" r:id="rId529"/>
        </w:object>
      </w:r>
      <w:r w:rsidRPr="00214543">
        <w:t xml:space="preserve"> is</w:t>
      </w:r>
      <w:r>
        <w:t xml:space="preserve"> obtained, where</w:t>
      </w:r>
      <w:r w:rsidRPr="00021D87">
        <w:rPr>
          <w:position w:val="-10"/>
        </w:rPr>
        <w:object w:dxaOrig="680" w:dyaOrig="340">
          <v:shape id="_x0000_i1294" type="#_x0000_t75" style="width:33.75pt;height:16.9pt" o:ole="">
            <v:imagedata r:id="rId530" o:title=""/>
          </v:shape>
          <o:OLEObject Type="Embed" ProgID="Equation.3" ShapeID="_x0000_i1294" DrawAspect="Content" ObjectID="_1783089616" r:id="rId531"/>
        </w:object>
      </w:r>
      <w:r>
        <w:t xml:space="preserve">is the envelope normalized low frequency quantized spectrum and </w:t>
      </w:r>
      <w:r w:rsidRPr="00021D87">
        <w:rPr>
          <w:position w:val="-10"/>
        </w:rPr>
        <w:object w:dxaOrig="680" w:dyaOrig="340">
          <v:shape id="_x0000_i1295" type="#_x0000_t75" style="width:33.75pt;height:16.9pt" o:ole="">
            <v:imagedata r:id="rId532" o:title=""/>
          </v:shape>
          <o:OLEObject Type="Embed" ProgID="Equation.3" ShapeID="_x0000_i1295" DrawAspect="Content" ObjectID="_1783089617" r:id="rId533"/>
        </w:object>
      </w:r>
      <w:r>
        <w:t xml:space="preserve"> is the envelope normalized low frequency noise spectrum.</w:t>
      </w:r>
    </w:p>
    <w:p w:rsidR="00834EE0" w:rsidRPr="008B1459" w:rsidRDefault="00834EE0" w:rsidP="008B1459">
      <w:pPr>
        <w:pStyle w:val="H6"/>
      </w:pPr>
      <w:bookmarkStart w:id="564" w:name="_Toc394084542"/>
      <w:bookmarkStart w:id="565" w:name="_Toc394318696"/>
      <w:bookmarkStart w:id="566" w:name="_Toc394417810"/>
      <w:r w:rsidRPr="008B1459">
        <w:t>6.2.3.1.3.3.</w:t>
      </w:r>
      <w:r w:rsidRPr="008B1459">
        <w:rPr>
          <w:rFonts w:hint="eastAsia"/>
          <w:lang w:eastAsia="ja-JP"/>
        </w:rPr>
        <w:t>4.</w:t>
      </w:r>
      <w:r w:rsidRPr="008B1459">
        <w:t>3.</w:t>
      </w:r>
      <w:r w:rsidRPr="008B1459">
        <w:rPr>
          <w:rFonts w:hint="eastAsia"/>
          <w:lang w:eastAsia="ja-JP"/>
        </w:rPr>
        <w:t>3</w:t>
      </w:r>
      <w:r w:rsidRPr="008B1459">
        <w:tab/>
        <w:t>Decoding of lag index</w:t>
      </w:r>
      <w:bookmarkEnd w:id="563"/>
      <w:bookmarkEnd w:id="564"/>
      <w:bookmarkEnd w:id="565"/>
      <w:bookmarkEnd w:id="566"/>
    </w:p>
    <w:p w:rsidR="002F4509" w:rsidRDefault="002F4509" w:rsidP="002F4509">
      <w:pPr>
        <w:jc w:val="both"/>
        <w:rPr>
          <w:lang w:eastAsia="ja-JP"/>
        </w:rPr>
      </w:pPr>
      <w:bookmarkStart w:id="567" w:name="_Toc393887673"/>
      <w:r>
        <w:t xml:space="preserve">Lag index </w:t>
      </w:r>
      <w:r w:rsidRPr="009A75BD">
        <w:rPr>
          <w:position w:val="-10"/>
        </w:rPr>
        <w:object w:dxaOrig="900" w:dyaOrig="360">
          <v:shape id="_x0000_i1296" type="#_x0000_t75" style="width:45pt;height:18pt" o:ole="">
            <v:imagedata r:id="rId534" o:title=""/>
          </v:shape>
          <o:OLEObject Type="Embed" ProgID="Equation.3" ShapeID="_x0000_i1296" DrawAspect="Content" ObjectID="_1783089618" r:id="rId535"/>
        </w:object>
      </w:r>
      <w:r>
        <w:t xml:space="preserve"> for sub-bands i=0,1 </w:t>
      </w:r>
      <w:r>
        <w:rPr>
          <w:rFonts w:hint="eastAsia"/>
          <w:lang w:eastAsia="ja-JP"/>
        </w:rPr>
        <w:t>is</w:t>
      </w:r>
      <w:r>
        <w:t xml:space="preserve"> </w:t>
      </w:r>
      <w:r>
        <w:rPr>
          <w:rFonts w:hint="eastAsia"/>
          <w:lang w:eastAsia="ja-JP"/>
        </w:rPr>
        <w:t>decoded</w:t>
      </w:r>
      <w:r>
        <w:t xml:space="preserve"> from the bit stream. For sub-bands 0 and 1, encoded best match position </w:t>
      </w:r>
      <w:r w:rsidR="005B6522" w:rsidRPr="00FA15F0">
        <w:rPr>
          <w:noProof/>
          <w:position w:val="-6"/>
          <w:lang w:val="en-US" w:eastAsia="ja-JP"/>
        </w:rPr>
        <w:drawing>
          <wp:inline distT="0" distB="0" distL="0" distR="0">
            <wp:extent cx="462280" cy="200025"/>
            <wp:effectExtent l="0" t="0" r="0" b="0"/>
            <wp:docPr id="27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462280" cy="200025"/>
                    </a:xfrm>
                    <a:prstGeom prst="rect">
                      <a:avLst/>
                    </a:prstGeom>
                    <a:noFill/>
                    <a:ln>
                      <a:noFill/>
                    </a:ln>
                  </pic:spPr>
                </pic:pic>
              </a:graphicData>
            </a:graphic>
          </wp:inline>
        </w:drawing>
      </w:r>
      <w:r>
        <w:t xml:space="preserve"> is decoded using the </w:t>
      </w:r>
      <w:r>
        <w:rPr>
          <w:rFonts w:hint="eastAsia"/>
          <w:lang w:eastAsia="ja-JP"/>
        </w:rPr>
        <w:t xml:space="preserve">starting position </w:t>
      </w:r>
      <w:r w:rsidRPr="00EA062A">
        <w:rPr>
          <w:position w:val="-6"/>
        </w:rPr>
        <w:object w:dxaOrig="240" w:dyaOrig="320">
          <v:shape id="_x0000_i1298" type="#_x0000_t75" style="width:12pt;height:16.15pt" o:ole="">
            <v:imagedata r:id="rId537" o:title=""/>
          </v:shape>
          <o:OLEObject Type="Embed" ProgID="Equation.3" ShapeID="_x0000_i1298" DrawAspect="Content" ObjectID="_1783089619" r:id="rId538"/>
        </w:object>
      </w:r>
      <w:r>
        <w:t xml:space="preserve"> and the lag index </w:t>
      </w:r>
      <w:r w:rsidRPr="009A75BD">
        <w:rPr>
          <w:position w:val="-10"/>
        </w:rPr>
        <w:object w:dxaOrig="900" w:dyaOrig="360">
          <v:shape id="_x0000_i1299" type="#_x0000_t75" style="width:45pt;height:18pt" o:ole="">
            <v:imagedata r:id="rId534" o:title=""/>
          </v:shape>
          <o:OLEObject Type="Embed" ProgID="Equation.3" ShapeID="_x0000_i1299" DrawAspect="Content" ObjectID="_1783089620" r:id="rId539"/>
        </w:object>
      </w:r>
      <w:r>
        <w:t xml:space="preserve">, </w:t>
      </w:r>
      <w:r w:rsidRPr="00EA062A">
        <w:rPr>
          <w:position w:val="-6"/>
        </w:rPr>
        <w:object w:dxaOrig="240" w:dyaOrig="320">
          <v:shape id="_x0000_i1300" type="#_x0000_t75" style="width:12pt;height:16.15pt" o:ole="">
            <v:imagedata r:id="rId537" o:title=""/>
          </v:shape>
          <o:OLEObject Type="Embed" ProgID="Equation.3" ShapeID="_x0000_i1300" DrawAspect="Content" ObjectID="_1783089621" r:id="rId540"/>
        </w:object>
      </w:r>
      <w:r>
        <w:t>is defined in equation (</w:t>
      </w:r>
      <w:r>
        <w:rPr>
          <w:lang w:eastAsia="ja-JP"/>
        </w:rPr>
        <w:t>1147</w:t>
      </w:r>
      <w:r>
        <w:rPr>
          <w:lang w:eastAsia="zh-CN"/>
        </w:rPr>
        <w:t>)</w:t>
      </w:r>
      <w:r>
        <w:rPr>
          <w:lang w:eastAsia="ja-JP"/>
        </w:rPr>
        <w:t>.</w:t>
      </w:r>
    </w:p>
    <w:p w:rsidR="00834EE0" w:rsidRDefault="002F4509" w:rsidP="002F4509">
      <w:pPr>
        <w:jc w:val="both"/>
      </w:pPr>
      <w:r>
        <w:rPr>
          <w:lang w:eastAsia="ja-JP"/>
        </w:rPr>
        <w:t>Based on the best match position t</w:t>
      </w:r>
      <w:r>
        <w:t xml:space="preserve">he predicted spectrum is generated from the </w:t>
      </w:r>
      <w:r>
        <w:rPr>
          <w:rFonts w:hint="eastAsia"/>
          <w:lang w:eastAsia="ja-JP"/>
        </w:rPr>
        <w:t>envelope normalized</w:t>
      </w:r>
      <w:r>
        <w:rPr>
          <w:lang w:eastAsia="ja-JP"/>
        </w:rPr>
        <w:t xml:space="preserve"> noise filled quantized spectrum. The detailed description of the predicted spectrum generation is described in following </w:t>
      </w:r>
      <w:r>
        <w:rPr>
          <w:rFonts w:hint="eastAsia"/>
          <w:lang w:eastAsia="zh-CN"/>
        </w:rPr>
        <w:t>sub</w:t>
      </w:r>
      <w:r>
        <w:rPr>
          <w:lang w:eastAsia="ja-JP"/>
        </w:rPr>
        <w:t xml:space="preserve">clause </w:t>
      </w:r>
      <w:r>
        <w:rPr>
          <w:rFonts w:eastAsia="Malgun Gothic"/>
          <w:lang w:eastAsia="ko-KR"/>
        </w:rPr>
        <w:t>6.2.3.1.3.3.4.3.5</w:t>
      </w:r>
      <w:r w:rsidR="00834EE0">
        <w:t>.</w:t>
      </w:r>
    </w:p>
    <w:p w:rsidR="00834EE0" w:rsidRPr="008B1459" w:rsidRDefault="00834EE0" w:rsidP="008B1459">
      <w:pPr>
        <w:pStyle w:val="H6"/>
      </w:pPr>
      <w:bookmarkStart w:id="568" w:name="_Toc394084543"/>
      <w:bookmarkStart w:id="569" w:name="_Toc394318697"/>
      <w:bookmarkStart w:id="570" w:name="_Toc394417811"/>
      <w:r w:rsidRPr="008B1459">
        <w:t>6.2.3.1.3.3.</w:t>
      </w:r>
      <w:r w:rsidRPr="008B1459">
        <w:rPr>
          <w:rFonts w:hint="eastAsia"/>
          <w:lang w:eastAsia="ja-JP"/>
        </w:rPr>
        <w:t>4.</w:t>
      </w:r>
      <w:r w:rsidRPr="008B1459">
        <w:t>3.</w:t>
      </w:r>
      <w:r w:rsidRPr="008B1459">
        <w:rPr>
          <w:rFonts w:hint="eastAsia"/>
          <w:lang w:eastAsia="ja-JP"/>
        </w:rPr>
        <w:t>4</w:t>
      </w:r>
      <w:r w:rsidRPr="008B1459">
        <w:tab/>
        <w:t>Structure analysis for Harmonics</w:t>
      </w:r>
      <w:bookmarkEnd w:id="567"/>
      <w:bookmarkEnd w:id="568"/>
      <w:bookmarkEnd w:id="569"/>
      <w:bookmarkEnd w:id="570"/>
    </w:p>
    <w:p w:rsidR="00834EE0" w:rsidRPr="00E65727" w:rsidRDefault="00834EE0" w:rsidP="00757A76">
      <w:bookmarkStart w:id="571" w:name="_Toc393887674"/>
      <w:r>
        <w:t xml:space="preserve">The structure analysis for Harmonic mode is performed equally as in the encoder, described in </w:t>
      </w:r>
      <w:r w:rsidR="00327F2B">
        <w:rPr>
          <w:rFonts w:hint="eastAsia"/>
          <w:lang w:eastAsia="zh-CN"/>
        </w:rPr>
        <w:t>sub</w:t>
      </w:r>
      <w:r>
        <w:t xml:space="preserve">clause </w:t>
      </w:r>
      <w:bookmarkStart w:id="572" w:name="hq_lr_Sec_analy_harmonics"/>
      <w:r w:rsidRPr="004C1DD8">
        <w:rPr>
          <w:rFonts w:hint="eastAsia"/>
        </w:rPr>
        <w:t>5.3.4.1.</w:t>
      </w:r>
      <w:r>
        <w:rPr>
          <w:rFonts w:hint="eastAsia"/>
          <w:lang w:eastAsia="ja-JP"/>
        </w:rPr>
        <w:t>4.3</w:t>
      </w:r>
      <w:r w:rsidRPr="004C1DD8">
        <w:rPr>
          <w:rFonts w:hint="eastAsia"/>
        </w:rPr>
        <w:t>.</w:t>
      </w:r>
      <w:r>
        <w:rPr>
          <w:rFonts w:hint="eastAsia"/>
          <w:lang w:eastAsia="ja-JP"/>
        </w:rPr>
        <w:t>3</w:t>
      </w:r>
      <w:r w:rsidRPr="004C1DD8">
        <w:t>.</w:t>
      </w:r>
      <w:r>
        <w:rPr>
          <w:rFonts w:hint="eastAsia"/>
          <w:lang w:eastAsia="ja-JP"/>
        </w:rPr>
        <w:t>3.4</w:t>
      </w:r>
      <w:bookmarkEnd w:id="572"/>
      <w:r>
        <w:t xml:space="preserve">. As a result estimated harmonic </w:t>
      </w:r>
      <w:r w:rsidRPr="00CE1762">
        <w:rPr>
          <w:position w:val="-14"/>
        </w:rPr>
        <w:object w:dxaOrig="920" w:dyaOrig="340">
          <v:shape id="_x0000_i1301" type="#_x0000_t75" style="width:46.9pt;height:16.9pt" o:ole="">
            <v:imagedata r:id="rId541" o:title=""/>
          </v:shape>
          <o:OLEObject Type="Embed" ProgID="Equation.3" ShapeID="_x0000_i1301" DrawAspect="Content" ObjectID="_1783089622" r:id="rId542"/>
        </w:object>
      </w:r>
      <w:r>
        <w:t>is obtained; the estimated harmonic is used for generating the predicted spectrum for the HF region</w:t>
      </w:r>
    </w:p>
    <w:p w:rsidR="00834EE0" w:rsidRPr="008B1459" w:rsidRDefault="00834EE0" w:rsidP="008B1459">
      <w:pPr>
        <w:pStyle w:val="H6"/>
      </w:pPr>
      <w:bookmarkStart w:id="573" w:name="_Toc394084544"/>
      <w:bookmarkStart w:id="574" w:name="_Toc394318698"/>
      <w:bookmarkStart w:id="575" w:name="hq_lr_sec_pred_spec_gen_Har"/>
      <w:bookmarkStart w:id="576" w:name="_Toc394417812"/>
      <w:r w:rsidRPr="008B1459">
        <w:t>6.2.3.1.3.3.</w:t>
      </w:r>
      <w:r w:rsidRPr="008B1459">
        <w:rPr>
          <w:rFonts w:hint="eastAsia"/>
          <w:lang w:eastAsia="ja-JP"/>
        </w:rPr>
        <w:t>4.</w:t>
      </w:r>
      <w:r w:rsidRPr="008B1459">
        <w:t>3.</w:t>
      </w:r>
      <w:r w:rsidRPr="008B1459">
        <w:rPr>
          <w:rFonts w:hint="eastAsia"/>
          <w:lang w:eastAsia="ja-JP"/>
        </w:rPr>
        <w:t>5</w:t>
      </w:r>
      <w:bookmarkEnd w:id="575"/>
      <w:r w:rsidRPr="008B1459">
        <w:tab/>
        <w:t>Predicted spectrum generation</w:t>
      </w:r>
      <w:bookmarkEnd w:id="571"/>
      <w:bookmarkEnd w:id="573"/>
      <w:bookmarkEnd w:id="574"/>
      <w:bookmarkEnd w:id="576"/>
    </w:p>
    <w:p w:rsidR="00834EE0" w:rsidRDefault="00834EE0" w:rsidP="00757A76">
      <w:bookmarkStart w:id="577" w:name="_Toc393887675"/>
      <w:r>
        <w:t xml:space="preserve">Predicted spectrum </w:t>
      </w:r>
      <w:r w:rsidRPr="00CC5D7E">
        <w:rPr>
          <w:position w:val="-10"/>
        </w:rPr>
        <w:object w:dxaOrig="680" w:dyaOrig="340">
          <v:shape id="_x0000_i1302" type="#_x0000_t75" style="width:34.15pt;height:16.9pt" o:ole="">
            <v:imagedata r:id="rId543" o:title=""/>
          </v:shape>
          <o:OLEObject Type="Embed" ProgID="Equation.3" ShapeID="_x0000_i1302" DrawAspect="Content" ObjectID="_1783089623" r:id="rId544"/>
        </w:object>
      </w:r>
      <w:r>
        <w:rPr>
          <w:position w:val="-10"/>
        </w:rPr>
        <w:t xml:space="preserve"> </w:t>
      </w:r>
      <w:r>
        <w:t xml:space="preserve">is generated for the high frequency region </w:t>
      </w:r>
      <w:r w:rsidRPr="007006A9">
        <w:t xml:space="preserve">by using the </w:t>
      </w:r>
      <w:r>
        <w:t xml:space="preserve">envelope normalized </w:t>
      </w:r>
      <w:r w:rsidRPr="007006A9">
        <w:t xml:space="preserve">noise-filled </w:t>
      </w:r>
      <w:r>
        <w:t xml:space="preserve">quantized </w:t>
      </w:r>
      <w:r w:rsidRPr="007006A9">
        <w:t>spectrum</w:t>
      </w:r>
      <w:r w:rsidRPr="00021D87">
        <w:rPr>
          <w:position w:val="-10"/>
        </w:rPr>
        <w:object w:dxaOrig="1359" w:dyaOrig="340">
          <v:shape id="_x0000_i1303" type="#_x0000_t75" style="width:67.5pt;height:16.9pt" o:ole="">
            <v:imagedata r:id="rId545" o:title=""/>
          </v:shape>
          <o:OLEObject Type="Embed" ProgID="Equation.3" ShapeID="_x0000_i1303" DrawAspect="Content" ObjectID="_1783089624" r:id="rId546"/>
        </w:object>
      </w:r>
      <w:r>
        <w:t xml:space="preserve">, which is obtained from </w:t>
      </w:r>
      <w:r w:rsidR="00327F2B">
        <w:rPr>
          <w:rFonts w:hint="eastAsia"/>
          <w:lang w:eastAsia="zh-CN"/>
        </w:rPr>
        <w:t>sub</w:t>
      </w:r>
      <w:r>
        <w:t xml:space="preserve">clause </w:t>
      </w:r>
      <w:r w:rsidR="00242C1F">
        <w:t>6.2.3.1.3.3.4.3.2</w:t>
      </w:r>
      <w:r>
        <w:t xml:space="preserve">. Predicted spectrum is generated, first by extracting the desired noise components from the </w:t>
      </w:r>
      <w:r w:rsidRPr="00021D87">
        <w:rPr>
          <w:position w:val="-10"/>
        </w:rPr>
        <w:object w:dxaOrig="680" w:dyaOrig="340">
          <v:shape id="_x0000_i1304" type="#_x0000_t75" style="width:34.15pt;height:16.9pt" o:ole="">
            <v:imagedata r:id="rId547" o:title=""/>
          </v:shape>
          <o:OLEObject Type="Embed" ProgID="Equation.3" ShapeID="_x0000_i1304" DrawAspect="Content" ObjectID="_1783089625" r:id="rId548"/>
        </w:object>
      </w:r>
      <w:r>
        <w:t xml:space="preserve"> described in </w:t>
      </w:r>
      <w:r w:rsidR="00327F2B">
        <w:rPr>
          <w:rFonts w:hint="eastAsia"/>
          <w:lang w:eastAsia="zh-CN"/>
        </w:rPr>
        <w:t xml:space="preserve">subclause </w:t>
      </w:r>
      <w:r w:rsidR="00242C1F">
        <w:t>6.2.3.1.3.3.4.3.6</w:t>
      </w:r>
      <w:r>
        <w:t xml:space="preserve"> followed by tonal generation using </w:t>
      </w:r>
      <w:r w:rsidRPr="00021D87">
        <w:rPr>
          <w:position w:val="-10"/>
        </w:rPr>
        <w:object w:dxaOrig="680" w:dyaOrig="340">
          <v:shape id="_x0000_i1305" type="#_x0000_t75" style="width:34.15pt;height:16.9pt" o:ole="">
            <v:imagedata r:id="rId549" o:title=""/>
          </v:shape>
          <o:OLEObject Type="Embed" ProgID="Equation.3" ShapeID="_x0000_i1305" DrawAspect="Content" ObjectID="_1783089626" r:id="rId550"/>
        </w:object>
      </w:r>
      <w:r>
        <w:t xml:space="preserve">described in </w:t>
      </w:r>
      <w:r w:rsidR="00327F2B">
        <w:rPr>
          <w:rFonts w:hint="eastAsia"/>
          <w:lang w:eastAsia="zh-CN"/>
        </w:rPr>
        <w:t>subclause</w:t>
      </w:r>
      <w:r>
        <w:t xml:space="preserve"> </w:t>
      </w:r>
      <w:r w:rsidR="00242C1F">
        <w:t>6.2.3.1.3.3.4.3.7.</w:t>
      </w:r>
    </w:p>
    <w:p w:rsidR="00834EE0" w:rsidRDefault="002F4509" w:rsidP="00834EE0">
      <w:r>
        <w:t xml:space="preserve">Noise filled spectrum </w:t>
      </w:r>
      <w:r w:rsidRPr="00E91905">
        <w:rPr>
          <w:position w:val="-10"/>
        </w:rPr>
        <w:object w:dxaOrig="680" w:dyaOrig="340">
          <v:shape id="_x0000_i1306" type="#_x0000_t75" style="width:34.15pt;height:17.25pt" o:ole="">
            <v:imagedata r:id="rId526" o:title=""/>
          </v:shape>
          <o:OLEObject Type="Embed" ProgID="Equation.3" ShapeID="_x0000_i1306" DrawAspect="Content" ObjectID="_1783089627" r:id="rId551"/>
        </w:object>
      </w:r>
      <w:r>
        <w:t xml:space="preserve"> is used for estimating the tonal energy </w:t>
      </w:r>
      <w:r w:rsidRPr="00E91905">
        <w:rPr>
          <w:position w:val="-10"/>
        </w:rPr>
        <w:object w:dxaOrig="2920" w:dyaOrig="300">
          <v:shape id="_x0000_i1307" type="#_x0000_t75" style="width:145.9pt;height:15pt" o:ole="">
            <v:imagedata r:id="rId552" o:title=""/>
          </v:shape>
          <o:OLEObject Type="Embed" ProgID="Equation.3" ShapeID="_x0000_i1307" DrawAspect="Content" ObjectID="_1783089628" r:id="rId553"/>
        </w:object>
      </w:r>
      <w:r>
        <w:t xml:space="preserve"> and the tonal components </w:t>
      </w:r>
      <w:r w:rsidRPr="00E91905">
        <w:rPr>
          <w:position w:val="-10"/>
        </w:rPr>
        <w:object w:dxaOrig="639" w:dyaOrig="360">
          <v:shape id="_x0000_i1308" type="#_x0000_t75" style="width:31.9pt;height:18pt" o:ole="">
            <v:imagedata r:id="rId554" o:title=""/>
          </v:shape>
          <o:OLEObject Type="Embed" ProgID="Equation.3" ShapeID="_x0000_i1308" DrawAspect="Content" ObjectID="_1783089629" r:id="rId555"/>
        </w:object>
      </w:r>
      <w:r>
        <w:t xml:space="preserve"> </w:t>
      </w:r>
      <w:r w:rsidRPr="007B46F0">
        <w:t>of the spectrum in the high frequency region, which is obtained from subclause 6.2.3.1.3.3.4.3.7</w:t>
      </w:r>
      <w:r>
        <w:t xml:space="preserve"> are normalized using the estimated tonal energy</w:t>
      </w:r>
      <w:r w:rsidRPr="00E91905">
        <w:rPr>
          <w:position w:val="-10"/>
        </w:rPr>
        <w:object w:dxaOrig="639" w:dyaOrig="300">
          <v:shape id="_x0000_i1309" type="#_x0000_t75" style="width:31.9pt;height:15pt" o:ole="">
            <v:imagedata r:id="rId556" o:title=""/>
          </v:shape>
          <o:OLEObject Type="Embed" ProgID="Equation.3" ShapeID="_x0000_i1309" DrawAspect="Content" ObjectID="_1783089630" r:id="rId557"/>
        </w:object>
      </w:r>
      <w:r>
        <w:t xml:space="preserve">, where </w:t>
      </w:r>
      <w:r w:rsidRPr="00E91905">
        <w:rPr>
          <w:position w:val="-10"/>
        </w:rPr>
        <w:object w:dxaOrig="639" w:dyaOrig="300">
          <v:shape id="_x0000_i1310" type="#_x0000_t75" style="width:31.9pt;height:15pt" o:ole="">
            <v:imagedata r:id="rId558" o:title=""/>
          </v:shape>
          <o:OLEObject Type="Embed" ProgID="Equation.3" ShapeID="_x0000_i1310" DrawAspect="Content" ObjectID="_1783089631" r:id="rId559"/>
        </w:object>
      </w:r>
      <w:r>
        <w:t xml:space="preserve"> is calculated as follows</w:t>
      </w:r>
      <w:r w:rsidR="00834EE0">
        <w:t>:</w:t>
      </w:r>
    </w:p>
    <w:p w:rsidR="00834EE0" w:rsidRDefault="00834EE0" w:rsidP="00834EE0">
      <w:pPr>
        <w:tabs>
          <w:tab w:val="center" w:pos="4536"/>
          <w:tab w:val="right" w:pos="9072"/>
        </w:tabs>
      </w:pPr>
      <w:r>
        <w:tab/>
      </w:r>
      <w:r w:rsidRPr="007B134B">
        <w:rPr>
          <w:position w:val="-10"/>
        </w:rPr>
        <w:object w:dxaOrig="4720" w:dyaOrig="360">
          <v:shape id="_x0000_i1311" type="#_x0000_t75" style="width:236.25pt;height:18pt" o:ole="">
            <v:imagedata r:id="rId560" o:title=""/>
          </v:shape>
          <o:OLEObject Type="Embed" ProgID="Equation.3" ShapeID="_x0000_i1311" DrawAspect="Content" ObjectID="_1783089632" r:id="rId561"/>
        </w:object>
      </w:r>
      <w:r>
        <w:tab/>
      </w:r>
      <w:r w:rsidRPr="00E91905">
        <w:rPr>
          <w:noProof/>
          <w:color w:val="000000"/>
        </w:rPr>
        <w:t>(</w:t>
      </w:r>
      <w:bookmarkStart w:id="578" w:name="eq_lr_ton_energy_nw_spec"/>
      <w:r w:rsidRPr="00E91905">
        <w:rPr>
          <w:noProof/>
          <w:color w:val="000000"/>
        </w:rPr>
        <w:fldChar w:fldCharType="begin"/>
      </w:r>
      <w:r w:rsidRPr="00E91905">
        <w:rPr>
          <w:noProof/>
          <w:color w:val="000000"/>
        </w:rPr>
        <w:instrText xml:space="preserve"> SEQ eqn \* MERGEFORMAT </w:instrText>
      </w:r>
      <w:r w:rsidRPr="00E91905">
        <w:rPr>
          <w:noProof/>
          <w:color w:val="000000"/>
        </w:rPr>
        <w:fldChar w:fldCharType="separate"/>
      </w:r>
      <w:r w:rsidR="00716DC0">
        <w:rPr>
          <w:noProof/>
          <w:color w:val="000000"/>
        </w:rPr>
        <w:t>1810</w:t>
      </w:r>
      <w:r w:rsidRPr="00E91905">
        <w:rPr>
          <w:noProof/>
          <w:color w:val="000000"/>
        </w:rPr>
        <w:fldChar w:fldCharType="end"/>
      </w:r>
      <w:bookmarkEnd w:id="578"/>
      <w:r w:rsidRPr="00E91905">
        <w:rPr>
          <w:noProof/>
          <w:color w:val="000000"/>
        </w:rPr>
        <w:t>)</w:t>
      </w:r>
    </w:p>
    <w:p w:rsidR="00834EE0" w:rsidRDefault="00834EE0" w:rsidP="00834EE0">
      <w:pPr>
        <w:tabs>
          <w:tab w:val="center" w:pos="4536"/>
          <w:tab w:val="right" w:pos="9072"/>
        </w:tabs>
      </w:pPr>
      <w:r w:rsidRPr="00E91905">
        <w:rPr>
          <w:position w:val="-10"/>
        </w:rPr>
        <w:object w:dxaOrig="859" w:dyaOrig="300">
          <v:shape id="_x0000_i1312" type="#_x0000_t75" style="width:43.15pt;height:15pt" o:ole="">
            <v:imagedata r:id="rId562" o:title=""/>
          </v:shape>
          <o:OLEObject Type="Embed" ProgID="Equation.3" ShapeID="_x0000_i1312" DrawAspect="Content" ObjectID="_1783089633" r:id="rId563"/>
        </w:object>
      </w:r>
      <w:r>
        <w:t xml:space="preserve">: is the noise energy obtained using the noise filled spectrum </w:t>
      </w:r>
      <w:r w:rsidRPr="00E91905">
        <w:rPr>
          <w:position w:val="-10"/>
        </w:rPr>
        <w:object w:dxaOrig="680" w:dyaOrig="340">
          <v:shape id="_x0000_i1313" type="#_x0000_t75" style="width:34.15pt;height:17.25pt" o:ole="">
            <v:imagedata r:id="rId526" o:title=""/>
          </v:shape>
          <o:OLEObject Type="Embed" ProgID="Equation.3" ShapeID="_x0000_i1313" DrawAspect="Content" ObjectID="_1783089634" r:id="rId564"/>
        </w:object>
      </w:r>
      <w:r>
        <w:t xml:space="preserve"> according to</w:t>
      </w:r>
    </w:p>
    <w:p w:rsidR="00834EE0" w:rsidRDefault="00834EE0" w:rsidP="00834EE0">
      <w:pPr>
        <w:tabs>
          <w:tab w:val="center" w:pos="4536"/>
          <w:tab w:val="right" w:pos="9072"/>
        </w:tabs>
      </w:pPr>
      <w:r>
        <w:tab/>
      </w:r>
      <w:r w:rsidRPr="007B134B">
        <w:rPr>
          <w:position w:val="-36"/>
        </w:rPr>
        <w:object w:dxaOrig="2299" w:dyaOrig="820">
          <v:shape id="_x0000_i1314" type="#_x0000_t75" style="width:115.15pt;height:40.9pt" o:ole="">
            <v:imagedata r:id="rId565" o:title=""/>
          </v:shape>
          <o:OLEObject Type="Embed" ProgID="Equation.3" ShapeID="_x0000_i1314" DrawAspect="Content" ObjectID="_1783089635" r:id="rId566"/>
        </w:object>
      </w:r>
      <w:r>
        <w:tab/>
      </w:r>
      <w:r w:rsidRPr="00E91905">
        <w:rPr>
          <w:noProof/>
          <w:color w:val="000000"/>
        </w:rPr>
        <w:t>(</w:t>
      </w:r>
      <w:bookmarkStart w:id="579" w:name="eq_lr_noise_ene_new_spec"/>
      <w:bookmarkStart w:id="580" w:name="eq_e_noise_b"/>
      <w:r w:rsidRPr="00E91905">
        <w:rPr>
          <w:noProof/>
          <w:color w:val="000000"/>
        </w:rPr>
        <w:fldChar w:fldCharType="begin"/>
      </w:r>
      <w:r w:rsidRPr="00E91905">
        <w:rPr>
          <w:noProof/>
          <w:color w:val="000000"/>
        </w:rPr>
        <w:instrText xml:space="preserve"> SEQ eqn \* MERGEFORMAT </w:instrText>
      </w:r>
      <w:r w:rsidRPr="00E91905">
        <w:rPr>
          <w:noProof/>
          <w:color w:val="000000"/>
        </w:rPr>
        <w:fldChar w:fldCharType="separate"/>
      </w:r>
      <w:r w:rsidR="00716DC0">
        <w:rPr>
          <w:noProof/>
          <w:color w:val="000000"/>
        </w:rPr>
        <w:t>1811</w:t>
      </w:r>
      <w:r w:rsidRPr="00E91905">
        <w:rPr>
          <w:noProof/>
          <w:color w:val="000000"/>
        </w:rPr>
        <w:fldChar w:fldCharType="end"/>
      </w:r>
      <w:bookmarkEnd w:id="579"/>
      <w:bookmarkEnd w:id="580"/>
      <w:r w:rsidRPr="00E91905">
        <w:rPr>
          <w:noProof/>
          <w:color w:val="000000"/>
        </w:rPr>
        <w:t>)</w:t>
      </w:r>
    </w:p>
    <w:p w:rsidR="00834EE0" w:rsidRDefault="00834EE0" w:rsidP="00757A76">
      <w:pPr>
        <w:tabs>
          <w:tab w:val="center" w:pos="4536"/>
          <w:tab w:val="right" w:pos="9072"/>
        </w:tabs>
      </w:pPr>
      <w:r>
        <w:t xml:space="preserve">The noise energy obtained from equation </w:t>
      </w:r>
      <w:r w:rsidR="00242C1F">
        <w:t>(</w:t>
      </w:r>
      <w:r w:rsidR="00242C1F">
        <w:rPr>
          <w:lang w:eastAsia="zh-CN"/>
        </w:rPr>
        <w:fldChar w:fldCharType="begin"/>
      </w:r>
      <w:r w:rsidR="00242C1F">
        <w:rPr>
          <w:lang w:eastAsia="zh-CN"/>
        </w:rPr>
        <w:instrText xml:space="preserve"> </w:instrText>
      </w:r>
      <w:r w:rsidR="00242C1F">
        <w:rPr>
          <w:rFonts w:hint="eastAsia"/>
          <w:lang w:eastAsia="zh-CN"/>
        </w:rPr>
        <w:instrText>SEQ eqn eq_e_noise_b \* MERGEFORMAT</w:instrText>
      </w:r>
      <w:r w:rsidR="00242C1F">
        <w:rPr>
          <w:lang w:eastAsia="zh-CN"/>
        </w:rPr>
        <w:instrText xml:space="preserve"> </w:instrText>
      </w:r>
      <w:r w:rsidR="00242C1F">
        <w:rPr>
          <w:lang w:eastAsia="zh-CN"/>
        </w:rPr>
        <w:fldChar w:fldCharType="separate"/>
      </w:r>
      <w:r w:rsidR="00716DC0">
        <w:rPr>
          <w:noProof/>
          <w:lang w:eastAsia="zh-CN"/>
        </w:rPr>
        <w:t>1811</w:t>
      </w:r>
      <w:r w:rsidR="00242C1F">
        <w:rPr>
          <w:lang w:eastAsia="zh-CN"/>
        </w:rPr>
        <w:fldChar w:fldCharType="end"/>
      </w:r>
      <w:r w:rsidR="00242C1F">
        <w:rPr>
          <w:lang w:eastAsia="zh-CN"/>
        </w:rPr>
        <w:t>)</w:t>
      </w:r>
      <w:r w:rsidR="00327F2B">
        <w:t xml:space="preserve"> </w:t>
      </w:r>
      <w:r>
        <w:t xml:space="preserve">is adjusted, when the noise filled spectrum has low level noise and / or when the noise filled spectrum </w:t>
      </w:r>
      <w:r w:rsidRPr="00E91905">
        <w:rPr>
          <w:position w:val="-10"/>
        </w:rPr>
        <w:object w:dxaOrig="700" w:dyaOrig="340">
          <v:shape id="_x0000_i1315" type="#_x0000_t75" style="width:35.25pt;height:17.25pt" o:ole="">
            <v:imagedata r:id="rId567" o:title=""/>
          </v:shape>
          <o:OLEObject Type="Embed" ProgID="Equation.3" ShapeID="_x0000_i1315" DrawAspect="Content" ObjectID="_1783089636" r:id="rId568"/>
        </w:object>
      </w:r>
      <w:r>
        <w:t xml:space="preserve">has high level noise. Low noise level is detected using the energy ratio </w:t>
      </w:r>
      <w:r w:rsidRPr="0062401A">
        <w:rPr>
          <w:position w:val="-10"/>
        </w:rPr>
        <w:object w:dxaOrig="800" w:dyaOrig="300">
          <v:shape id="_x0000_i1316" type="#_x0000_t75" style="width:39.75pt;height:15pt" o:ole="">
            <v:imagedata r:id="rId569" o:title=""/>
          </v:shape>
          <o:OLEObject Type="Embed" ProgID="Equation.3" ShapeID="_x0000_i1316" DrawAspect="Content" ObjectID="_1783089637" r:id="rId570"/>
        </w:object>
      </w:r>
      <w:r>
        <w:t xml:space="preserve">between noise and the total band energy and high noise level is detected when the estimated tonal energy </w:t>
      </w:r>
      <w:r w:rsidRPr="00E91905">
        <w:rPr>
          <w:position w:val="-10"/>
        </w:rPr>
        <w:object w:dxaOrig="639" w:dyaOrig="300">
          <v:shape id="_x0000_i1317" type="#_x0000_t75" style="width:31.9pt;height:15pt" o:ole="">
            <v:imagedata r:id="rId558" o:title=""/>
          </v:shape>
          <o:OLEObject Type="Embed" ProgID="Equation.3" ShapeID="_x0000_i1317" DrawAspect="Content" ObjectID="_1783089638" r:id="rId571"/>
        </w:object>
      </w:r>
      <w:r>
        <w:t xml:space="preserve"> is negative. The adjustment factor </w:t>
      </w:r>
      <w:r w:rsidRPr="00E91905">
        <w:rPr>
          <w:position w:val="-14"/>
        </w:rPr>
        <w:object w:dxaOrig="800" w:dyaOrig="340">
          <v:shape id="_x0000_i1318" type="#_x0000_t75" style="width:39.75pt;height:17.25pt" o:ole="">
            <v:imagedata r:id="rId572" o:title=""/>
          </v:shape>
          <o:OLEObject Type="Embed" ProgID="Equation.3" ShapeID="_x0000_i1318" DrawAspect="Content" ObjectID="_1783089639" r:id="rId573"/>
        </w:object>
      </w:r>
      <w:r>
        <w:t xml:space="preserve"> is estimated according to</w:t>
      </w:r>
    </w:p>
    <w:p w:rsidR="00834EE0" w:rsidRDefault="00834EE0" w:rsidP="00834EE0">
      <w:pPr>
        <w:tabs>
          <w:tab w:val="center" w:pos="4536"/>
          <w:tab w:val="right" w:pos="9072"/>
        </w:tabs>
        <w:jc w:val="both"/>
      </w:pPr>
      <w:r>
        <w:tab/>
      </w:r>
      <w:r w:rsidRPr="003E3D13">
        <w:rPr>
          <w:position w:val="-118"/>
        </w:rPr>
        <w:object w:dxaOrig="4740" w:dyaOrig="7580">
          <v:shape id="_x0000_i1319" type="#_x0000_t75" style="width:236.65pt;height:378.75pt" o:ole="">
            <v:imagedata r:id="rId574" o:title=""/>
          </v:shape>
          <o:OLEObject Type="Embed" ProgID="Equation.3" ShapeID="_x0000_i1319" DrawAspect="Content" ObjectID="_1783089640" r:id="rId575"/>
        </w:object>
      </w:r>
      <w:r>
        <w:tab/>
      </w:r>
      <w:r w:rsidRPr="00E91905">
        <w:rPr>
          <w:noProof/>
          <w:color w:val="000000"/>
        </w:rPr>
        <w:t>(</w:t>
      </w:r>
      <w:bookmarkStart w:id="581" w:name="eq_lr_noise_gain_new_spec"/>
      <w:r w:rsidRPr="00E91905">
        <w:rPr>
          <w:noProof/>
          <w:color w:val="000000"/>
        </w:rPr>
        <w:fldChar w:fldCharType="begin"/>
      </w:r>
      <w:r w:rsidRPr="00E91905">
        <w:rPr>
          <w:noProof/>
          <w:color w:val="000000"/>
        </w:rPr>
        <w:instrText xml:space="preserve"> SEQ eqn \* MERGEFORMAT </w:instrText>
      </w:r>
      <w:r w:rsidRPr="00E91905">
        <w:rPr>
          <w:noProof/>
          <w:color w:val="000000"/>
        </w:rPr>
        <w:fldChar w:fldCharType="separate"/>
      </w:r>
      <w:r w:rsidR="00716DC0">
        <w:rPr>
          <w:noProof/>
          <w:color w:val="000000"/>
        </w:rPr>
        <w:t>1812</w:t>
      </w:r>
      <w:r w:rsidRPr="00E91905">
        <w:rPr>
          <w:noProof/>
          <w:color w:val="000000"/>
        </w:rPr>
        <w:fldChar w:fldCharType="end"/>
      </w:r>
      <w:bookmarkEnd w:id="581"/>
      <w:r w:rsidRPr="00E91905">
        <w:rPr>
          <w:noProof/>
          <w:color w:val="000000"/>
        </w:rPr>
        <w:t>)</w:t>
      </w:r>
    </w:p>
    <w:p w:rsidR="00834EE0" w:rsidRDefault="00834EE0" w:rsidP="00757A76">
      <w:pPr>
        <w:tabs>
          <w:tab w:val="center" w:pos="4536"/>
          <w:tab w:val="right" w:pos="9072"/>
        </w:tabs>
      </w:pPr>
      <w:r>
        <w:t xml:space="preserve">For each band, based on the </w:t>
      </w:r>
      <w:r w:rsidRPr="00E91905">
        <w:rPr>
          <w:position w:val="-14"/>
        </w:rPr>
        <w:object w:dxaOrig="800" w:dyaOrig="340">
          <v:shape id="_x0000_i1320" type="#_x0000_t75" style="width:39.75pt;height:17.25pt" o:ole="">
            <v:imagedata r:id="rId572" o:title=""/>
          </v:shape>
          <o:OLEObject Type="Embed" ProgID="Equation.3" ShapeID="_x0000_i1320" DrawAspect="Content" ObjectID="_1783089641" r:id="rId576"/>
        </w:object>
      </w:r>
      <w:r>
        <w:t xml:space="preserve">obtained from equation </w:t>
      </w:r>
      <w:r w:rsidR="00242C1F">
        <w:t>(</w:t>
      </w:r>
      <w:fldSimple w:instr=" SEQ eqn eq_lr_noise_gain_new_spec \* MERGEFORMAT ">
        <w:r w:rsidR="00716DC0">
          <w:rPr>
            <w:noProof/>
          </w:rPr>
          <w:t>1812</w:t>
        </w:r>
      </w:fldSimple>
      <w:r w:rsidR="00242C1F">
        <w:t>)</w:t>
      </w:r>
      <w:r>
        <w:t xml:space="preserve"> is used to re-calculate the tonal energy </w:t>
      </w:r>
      <w:r w:rsidRPr="00FA2B2A">
        <w:rPr>
          <w:position w:val="-10"/>
        </w:rPr>
        <w:object w:dxaOrig="639" w:dyaOrig="300">
          <v:shape id="_x0000_i1321" type="#_x0000_t75" style="width:31.9pt;height:15pt" o:ole="">
            <v:imagedata r:id="rId577" o:title=""/>
          </v:shape>
          <o:OLEObject Type="Embed" ProgID="Equation.3" ShapeID="_x0000_i1321" DrawAspect="Content" ObjectID="_1783089642" r:id="rId578"/>
        </w:object>
      </w:r>
      <w:r>
        <w:t xml:space="preserve"> and estimated noise </w:t>
      </w:r>
      <w:r w:rsidRPr="00FA2B2A">
        <w:rPr>
          <w:position w:val="-10"/>
        </w:rPr>
        <w:object w:dxaOrig="840" w:dyaOrig="300">
          <v:shape id="_x0000_i1322" type="#_x0000_t75" style="width:42pt;height:15pt" o:ole="">
            <v:imagedata r:id="rId579" o:title=""/>
          </v:shape>
          <o:OLEObject Type="Embed" ProgID="Equation.3" ShapeID="_x0000_i1322" DrawAspect="Content" ObjectID="_1783089643" r:id="rId580"/>
        </w:object>
      </w:r>
      <w:r>
        <w:t xml:space="preserve"> using equation</w:t>
      </w:r>
      <w:r w:rsidR="00242C1F">
        <w:t>s</w:t>
      </w:r>
      <w:r>
        <w:t xml:space="preserve"> </w:t>
      </w:r>
      <w:r w:rsidR="00242C1F">
        <w:t>(</w:t>
      </w:r>
      <w:fldSimple w:instr=" SEQ eqn eq_lr_ton_energy_nw_spec \* MERGEFORMAT ">
        <w:r w:rsidR="00716DC0">
          <w:rPr>
            <w:noProof/>
          </w:rPr>
          <w:t>1810</w:t>
        </w:r>
      </w:fldSimple>
      <w:r w:rsidR="00242C1F">
        <w:t>) and (</w:t>
      </w:r>
      <w:fldSimple w:instr=" SEQ eqn eq_lr_noise_ene_new_spec \* MERGEFORMAT ">
        <w:r w:rsidR="00716DC0">
          <w:rPr>
            <w:noProof/>
          </w:rPr>
          <w:t>1811</w:t>
        </w:r>
      </w:fldSimple>
      <w:r w:rsidR="00242C1F">
        <w:t>)</w:t>
      </w:r>
      <w:r>
        <w:t xml:space="preserve">. </w:t>
      </w:r>
      <w:r w:rsidR="002F4509">
        <w:t xml:space="preserve">The tonal components </w:t>
      </w:r>
      <w:r w:rsidR="002F4509" w:rsidRPr="00FA2B2A">
        <w:rPr>
          <w:position w:val="-10"/>
        </w:rPr>
        <w:object w:dxaOrig="680" w:dyaOrig="360">
          <v:shape id="_x0000_i1323" type="#_x0000_t75" style="width:34.15pt;height:18pt" o:ole="">
            <v:imagedata r:id="rId581" o:title=""/>
          </v:shape>
          <o:OLEObject Type="Embed" ProgID="Equation.3" ShapeID="_x0000_i1323" DrawAspect="Content" ObjectID="_1783089644" r:id="rId582"/>
        </w:object>
      </w:r>
      <w:r w:rsidR="002F4509">
        <w:t xml:space="preserve"> </w:t>
      </w:r>
      <w:r w:rsidR="002F4509" w:rsidRPr="007B46F0">
        <w:t xml:space="preserve">of the spectrum in the high frequency region are </w:t>
      </w:r>
      <w:r w:rsidR="002F4509">
        <w:t xml:space="preserve">normalized using the scale factor </w:t>
      </w:r>
      <w:r w:rsidR="002F4509" w:rsidRPr="00FA2B2A">
        <w:rPr>
          <w:position w:val="-14"/>
        </w:rPr>
        <w:object w:dxaOrig="820" w:dyaOrig="340">
          <v:shape id="_x0000_i1324" type="#_x0000_t75" style="width:40.9pt;height:17.25pt" o:ole="">
            <v:imagedata r:id="rId583" o:title=""/>
          </v:shape>
          <o:OLEObject Type="Embed" ProgID="Equation.3" ShapeID="_x0000_i1324" DrawAspect="Content" ObjectID="_1783089645" r:id="rId584"/>
        </w:object>
      </w:r>
      <w:r w:rsidR="002F4509">
        <w:t xml:space="preserve"> calculated as follows</w:t>
      </w:r>
    </w:p>
    <w:p w:rsidR="00834EE0" w:rsidRDefault="00834EE0" w:rsidP="00834EE0">
      <w:pPr>
        <w:tabs>
          <w:tab w:val="center" w:pos="4536"/>
          <w:tab w:val="right" w:pos="9072"/>
        </w:tabs>
        <w:jc w:val="both"/>
      </w:pPr>
      <w:r>
        <w:tab/>
      </w:r>
      <w:r w:rsidRPr="00CA65D4">
        <w:rPr>
          <w:position w:val="-78"/>
        </w:rPr>
        <w:object w:dxaOrig="4959" w:dyaOrig="1160">
          <v:shape id="_x0000_i1325" type="#_x0000_t75" style="width:247.9pt;height:58.15pt" o:ole="">
            <v:imagedata r:id="rId585" o:title=""/>
          </v:shape>
          <o:OLEObject Type="Embed" ProgID="Equation.3" ShapeID="_x0000_i1325" DrawAspect="Content" ObjectID="_1783089646" r:id="rId586"/>
        </w:object>
      </w:r>
      <w:r>
        <w:tab/>
      </w:r>
      <w:r w:rsidRPr="00E91905">
        <w:rPr>
          <w:noProof/>
          <w:color w:val="000000"/>
        </w:rPr>
        <w:t>(</w:t>
      </w:r>
      <w:r w:rsidRPr="00E91905">
        <w:rPr>
          <w:noProof/>
          <w:color w:val="000000"/>
        </w:rPr>
        <w:fldChar w:fldCharType="begin"/>
      </w:r>
      <w:r w:rsidRPr="00E91905">
        <w:rPr>
          <w:noProof/>
          <w:color w:val="000000"/>
        </w:rPr>
        <w:instrText xml:space="preserve"> SEQ eqn \* MERGEFORMAT </w:instrText>
      </w:r>
      <w:r w:rsidRPr="00E91905">
        <w:rPr>
          <w:noProof/>
          <w:color w:val="000000"/>
        </w:rPr>
        <w:fldChar w:fldCharType="separate"/>
      </w:r>
      <w:r w:rsidR="00716DC0">
        <w:rPr>
          <w:noProof/>
          <w:color w:val="000000"/>
        </w:rPr>
        <w:t>1813</w:t>
      </w:r>
      <w:r w:rsidRPr="00E91905">
        <w:rPr>
          <w:noProof/>
          <w:color w:val="000000"/>
        </w:rPr>
        <w:fldChar w:fldCharType="end"/>
      </w:r>
      <w:r w:rsidRPr="00E91905">
        <w:rPr>
          <w:noProof/>
          <w:color w:val="000000"/>
        </w:rPr>
        <w:t>)</w:t>
      </w:r>
    </w:p>
    <w:p w:rsidR="00834EE0" w:rsidRDefault="00834EE0" w:rsidP="00757A76">
      <w:pPr>
        <w:tabs>
          <w:tab w:val="center" w:pos="4536"/>
          <w:tab w:val="right" w:pos="9072"/>
        </w:tabs>
      </w:pPr>
      <w:r>
        <w:t xml:space="preserve">The calculated scale factor </w:t>
      </w:r>
      <w:r w:rsidRPr="00FA2B2A">
        <w:rPr>
          <w:position w:val="-14"/>
        </w:rPr>
        <w:object w:dxaOrig="820" w:dyaOrig="340">
          <v:shape id="_x0000_i1326" type="#_x0000_t75" style="width:40.9pt;height:17.25pt" o:ole="">
            <v:imagedata r:id="rId587" o:title=""/>
          </v:shape>
          <o:OLEObject Type="Embed" ProgID="Equation.3" ShapeID="_x0000_i1326" DrawAspect="Content" ObjectID="_1783089647" r:id="rId588"/>
        </w:object>
      </w:r>
      <w:r>
        <w:t xml:space="preserve"> and extracted tonal components are used for injecting the tonal components into the noise filled spectrum </w:t>
      </w:r>
      <w:r w:rsidRPr="00FA2B2A">
        <w:rPr>
          <w:position w:val="-10"/>
        </w:rPr>
        <w:object w:dxaOrig="700" w:dyaOrig="340">
          <v:shape id="_x0000_i1327" type="#_x0000_t75" style="width:35.25pt;height:17.25pt" o:ole="">
            <v:imagedata r:id="rId567" o:title=""/>
          </v:shape>
          <o:OLEObject Type="Embed" ProgID="Equation.3" ShapeID="_x0000_i1327" DrawAspect="Content" ObjectID="_1783089648" r:id="rId589"/>
        </w:object>
      </w:r>
      <w:r>
        <w:t xml:space="preserve"> according to</w:t>
      </w:r>
    </w:p>
    <w:p w:rsidR="00834EE0" w:rsidRDefault="00834EE0" w:rsidP="00834EE0">
      <w:pPr>
        <w:tabs>
          <w:tab w:val="center" w:pos="4536"/>
          <w:tab w:val="right" w:pos="9072"/>
        </w:tabs>
        <w:jc w:val="both"/>
      </w:pPr>
      <w:r>
        <w:tab/>
      </w:r>
      <w:r w:rsidRPr="005C2293">
        <w:rPr>
          <w:position w:val="-132"/>
        </w:rPr>
        <w:object w:dxaOrig="4180" w:dyaOrig="2740">
          <v:shape id="_x0000_i1328" type="#_x0000_t75" style="width:208.9pt;height:137.25pt" o:ole="">
            <v:imagedata r:id="rId590" o:title=""/>
          </v:shape>
          <o:OLEObject Type="Embed" ProgID="Equation.3" ShapeID="_x0000_i1328" DrawAspect="Content" ObjectID="_1783089649" r:id="rId591"/>
        </w:object>
      </w:r>
      <w:r>
        <w:tab/>
      </w:r>
      <w:r w:rsidRPr="00E91905">
        <w:rPr>
          <w:noProof/>
          <w:color w:val="000000"/>
        </w:rPr>
        <w:t>(</w:t>
      </w:r>
      <w:r w:rsidRPr="00E91905">
        <w:rPr>
          <w:noProof/>
          <w:color w:val="000000"/>
        </w:rPr>
        <w:fldChar w:fldCharType="begin"/>
      </w:r>
      <w:r w:rsidRPr="00E91905">
        <w:rPr>
          <w:noProof/>
          <w:color w:val="000000"/>
        </w:rPr>
        <w:instrText xml:space="preserve"> SEQ eqn \* MERGEFORMAT </w:instrText>
      </w:r>
      <w:r w:rsidRPr="00E91905">
        <w:rPr>
          <w:noProof/>
          <w:color w:val="000000"/>
        </w:rPr>
        <w:fldChar w:fldCharType="separate"/>
      </w:r>
      <w:r w:rsidR="00716DC0">
        <w:rPr>
          <w:noProof/>
          <w:color w:val="000000"/>
        </w:rPr>
        <w:t>1814</w:t>
      </w:r>
      <w:r w:rsidRPr="00E91905">
        <w:rPr>
          <w:noProof/>
          <w:color w:val="000000"/>
        </w:rPr>
        <w:fldChar w:fldCharType="end"/>
      </w:r>
      <w:r w:rsidRPr="00E91905">
        <w:rPr>
          <w:noProof/>
          <w:color w:val="000000"/>
        </w:rPr>
        <w:t>)</w:t>
      </w:r>
    </w:p>
    <w:p w:rsidR="00834EE0" w:rsidRPr="00291D97" w:rsidRDefault="00834EE0" w:rsidP="00757A76">
      <w:pPr>
        <w:tabs>
          <w:tab w:val="center" w:pos="4536"/>
          <w:tab w:val="right" w:pos="9072"/>
        </w:tabs>
      </w:pPr>
      <w:r>
        <w:t xml:space="preserve">where, </w:t>
      </w:r>
      <w:r w:rsidRPr="00C115CC">
        <w:rPr>
          <w:position w:val="-14"/>
          <w:vertAlign w:val="subscript"/>
        </w:rPr>
        <w:object w:dxaOrig="2060" w:dyaOrig="340">
          <v:shape id="_x0000_i1329" type="#_x0000_t75" style="width:103.15pt;height:16.9pt" o:ole="">
            <v:imagedata r:id="rId592" o:title=""/>
          </v:shape>
          <o:OLEObject Type="Embed" ProgID="Equation.3" ShapeID="_x0000_i1329" DrawAspect="Content" ObjectID="_1783089650" r:id="rId593"/>
        </w:object>
      </w:r>
      <w:r>
        <w:t xml:space="preserve"> is the tonal positions obtained from </w:t>
      </w:r>
      <w:r w:rsidR="00327F2B">
        <w:rPr>
          <w:rFonts w:hint="eastAsia"/>
          <w:lang w:eastAsia="zh-CN"/>
        </w:rPr>
        <w:t>sub</w:t>
      </w:r>
      <w:r>
        <w:t xml:space="preserve">clause </w:t>
      </w:r>
      <w:bookmarkStart w:id="582" w:name="hq_lr_Sec_noise_fill_predicted"/>
      <w:r w:rsidRPr="004C1DD8">
        <w:rPr>
          <w:rFonts w:hint="eastAsia"/>
        </w:rPr>
        <w:t>5.3.4.1.</w:t>
      </w:r>
      <w:r>
        <w:rPr>
          <w:rFonts w:hint="eastAsia"/>
          <w:lang w:eastAsia="ja-JP"/>
        </w:rPr>
        <w:t>4.3</w:t>
      </w:r>
      <w:r w:rsidRPr="004C1DD8">
        <w:rPr>
          <w:rFonts w:hint="eastAsia"/>
        </w:rPr>
        <w:t>.</w:t>
      </w:r>
      <w:r>
        <w:rPr>
          <w:rFonts w:hint="eastAsia"/>
          <w:lang w:eastAsia="ja-JP"/>
        </w:rPr>
        <w:t>3</w:t>
      </w:r>
      <w:r w:rsidRPr="004C1DD8">
        <w:t>.</w:t>
      </w:r>
      <w:r>
        <w:rPr>
          <w:rFonts w:hint="eastAsia"/>
          <w:lang w:eastAsia="ja-JP"/>
        </w:rPr>
        <w:t>3.5</w:t>
      </w:r>
      <w:bookmarkEnd w:id="582"/>
    </w:p>
    <w:p w:rsidR="00834EE0" w:rsidRPr="008B1459" w:rsidRDefault="00834EE0" w:rsidP="008B1459">
      <w:pPr>
        <w:pStyle w:val="H6"/>
      </w:pPr>
      <w:bookmarkStart w:id="583" w:name="_Toc394084545"/>
      <w:bookmarkStart w:id="584" w:name="_Toc394318699"/>
      <w:bookmarkStart w:id="585" w:name="hq_lr_Sec_noise_filling_pred_spec_Dec"/>
      <w:bookmarkStart w:id="586" w:name="_Toc394417813"/>
      <w:r w:rsidRPr="008B1459">
        <w:t>6.2.3.1.3.3.</w:t>
      </w:r>
      <w:r w:rsidRPr="008B1459">
        <w:rPr>
          <w:rFonts w:hint="eastAsia"/>
          <w:lang w:eastAsia="ja-JP"/>
        </w:rPr>
        <w:t>4.</w:t>
      </w:r>
      <w:r w:rsidRPr="008B1459">
        <w:t>3.</w:t>
      </w:r>
      <w:r w:rsidRPr="008B1459">
        <w:rPr>
          <w:lang w:val="en-US" w:eastAsia="ja-JP"/>
        </w:rPr>
        <w:t>6</w:t>
      </w:r>
      <w:bookmarkEnd w:id="585"/>
      <w:r w:rsidRPr="008B1459">
        <w:tab/>
        <w:t>Noise filling for the predicted spectrum</w:t>
      </w:r>
      <w:bookmarkEnd w:id="577"/>
      <w:bookmarkEnd w:id="583"/>
      <w:bookmarkEnd w:id="584"/>
      <w:bookmarkEnd w:id="586"/>
    </w:p>
    <w:p w:rsidR="00834EE0" w:rsidRDefault="00834EE0" w:rsidP="00757A76">
      <w:bookmarkStart w:id="587" w:name="_Toc393887676"/>
      <w:r>
        <w:t xml:space="preserve">Noise filling for the predicted spectrum is performed equally as in the encoder, described in </w:t>
      </w:r>
      <w:r w:rsidR="00327F2B">
        <w:rPr>
          <w:rFonts w:hint="eastAsia"/>
          <w:lang w:eastAsia="zh-CN"/>
        </w:rPr>
        <w:t>sub</w:t>
      </w:r>
      <w:r>
        <w:t xml:space="preserve">clause </w:t>
      </w:r>
      <w:r w:rsidRPr="004C1DD8">
        <w:rPr>
          <w:rFonts w:hint="eastAsia"/>
        </w:rPr>
        <w:t>5.3.4.1.</w:t>
      </w:r>
      <w:r>
        <w:rPr>
          <w:rFonts w:hint="eastAsia"/>
          <w:lang w:eastAsia="ja-JP"/>
        </w:rPr>
        <w:t>4.3</w:t>
      </w:r>
      <w:r w:rsidRPr="004C1DD8">
        <w:rPr>
          <w:rFonts w:hint="eastAsia"/>
        </w:rPr>
        <w:t>.</w:t>
      </w:r>
      <w:r>
        <w:rPr>
          <w:rFonts w:hint="eastAsia"/>
          <w:lang w:eastAsia="ja-JP"/>
        </w:rPr>
        <w:t>3</w:t>
      </w:r>
      <w:r w:rsidRPr="004C1DD8">
        <w:t>.</w:t>
      </w:r>
      <w:r>
        <w:rPr>
          <w:rFonts w:hint="eastAsia"/>
          <w:lang w:eastAsia="ja-JP"/>
        </w:rPr>
        <w:t>3.5</w:t>
      </w:r>
      <w:r>
        <w:t xml:space="preserve">. As a result noise filled spectrum </w:t>
      </w:r>
      <w:r w:rsidRPr="00D10440">
        <w:rPr>
          <w:position w:val="-10"/>
        </w:rPr>
        <w:object w:dxaOrig="700" w:dyaOrig="340">
          <v:shape id="_x0000_i1330" type="#_x0000_t75" style="width:34.9pt;height:16.9pt" o:ole="">
            <v:imagedata r:id="rId594" o:title=""/>
          </v:shape>
          <o:OLEObject Type="Embed" ProgID="Equation.3" ShapeID="_x0000_i1330" DrawAspect="Content" ObjectID="_1783089651" r:id="rId595"/>
        </w:object>
      </w:r>
      <w:r>
        <w:t xml:space="preserve"> and tonal positions</w:t>
      </w:r>
      <w:r w:rsidRPr="00021D87">
        <w:rPr>
          <w:position w:val="-14"/>
        </w:rPr>
        <w:object w:dxaOrig="800" w:dyaOrig="340">
          <v:shape id="_x0000_i1331" type="#_x0000_t75" style="width:40.15pt;height:16.9pt" o:ole="">
            <v:imagedata r:id="rId596" o:title=""/>
          </v:shape>
          <o:OLEObject Type="Embed" ProgID="Equation.3" ShapeID="_x0000_i1331" DrawAspect="Content" ObjectID="_1783089652" r:id="rId597"/>
        </w:object>
      </w:r>
      <w:r>
        <w:t xml:space="preserve">is obtained, where </w:t>
      </w:r>
      <w:r w:rsidRPr="00D10440">
        <w:rPr>
          <w:i/>
        </w:rPr>
        <w:t>j</w:t>
      </w:r>
      <w:r>
        <w:t xml:space="preserve"> is the pulse resolution. The obtained predicted spectrum which contains noise is adjusted using the noise factor </w:t>
      </w:r>
      <w:r w:rsidRPr="0078563A">
        <w:rPr>
          <w:position w:val="-14"/>
        </w:rPr>
        <w:object w:dxaOrig="480" w:dyaOrig="380">
          <v:shape id="_x0000_i1332" type="#_x0000_t75" style="width:24.4pt;height:18.75pt" o:ole="">
            <v:imagedata r:id="rId598" o:title=""/>
          </v:shape>
          <o:OLEObject Type="Embed" ProgID="Equation.3" ShapeID="_x0000_i1332" DrawAspect="Content" ObjectID="_1783089653" r:id="rId599"/>
        </w:object>
      </w:r>
      <w:r>
        <w:t xml:space="preserve"> according to</w:t>
      </w:r>
    </w:p>
    <w:p w:rsidR="00834EE0" w:rsidRDefault="00834EE0" w:rsidP="00834EE0">
      <w:pPr>
        <w:tabs>
          <w:tab w:val="center" w:pos="4536"/>
          <w:tab w:val="right" w:pos="9072"/>
        </w:tabs>
        <w:jc w:val="both"/>
      </w:pPr>
      <w:r>
        <w:tab/>
      </w:r>
      <w:r w:rsidRPr="00D10440">
        <w:rPr>
          <w:position w:val="-14"/>
        </w:rPr>
        <w:object w:dxaOrig="4200" w:dyaOrig="380">
          <v:shape id="_x0000_i1333" type="#_x0000_t75" style="width:209.65pt;height:18.75pt" o:ole="">
            <v:imagedata r:id="rId600" o:title=""/>
          </v:shape>
          <o:OLEObject Type="Embed" ProgID="Equation.3" ShapeID="_x0000_i1333" DrawAspect="Content" ObjectID="_1783089654" r:id="rId601"/>
        </w:object>
      </w:r>
      <w:r>
        <w:tab/>
      </w:r>
      <w:r w:rsidRPr="00E41A07">
        <w:rPr>
          <w:noProof/>
          <w:color w:val="000000"/>
        </w:rPr>
        <w:t>(</w:t>
      </w:r>
      <w:r w:rsidRPr="00E41A07">
        <w:rPr>
          <w:noProof/>
          <w:color w:val="000000"/>
        </w:rPr>
        <w:fldChar w:fldCharType="begin"/>
      </w:r>
      <w:r w:rsidRPr="00E41A07">
        <w:rPr>
          <w:noProof/>
          <w:color w:val="000000"/>
        </w:rPr>
        <w:instrText xml:space="preserve"> SEQ eqn \* MERGEFORMAT </w:instrText>
      </w:r>
      <w:r w:rsidRPr="00E41A07">
        <w:rPr>
          <w:noProof/>
          <w:color w:val="000000"/>
        </w:rPr>
        <w:fldChar w:fldCharType="separate"/>
      </w:r>
      <w:r w:rsidR="00716DC0">
        <w:rPr>
          <w:noProof/>
          <w:color w:val="000000"/>
        </w:rPr>
        <w:t>1815</w:t>
      </w:r>
      <w:r w:rsidRPr="00E41A07">
        <w:rPr>
          <w:noProof/>
          <w:color w:val="000000"/>
        </w:rPr>
        <w:fldChar w:fldCharType="end"/>
      </w:r>
      <w:r w:rsidRPr="00E41A07">
        <w:rPr>
          <w:noProof/>
          <w:color w:val="000000"/>
        </w:rPr>
        <w:t>)</w:t>
      </w:r>
    </w:p>
    <w:p w:rsidR="00834EE0" w:rsidRDefault="00767297" w:rsidP="00757A76">
      <w:pPr>
        <w:tabs>
          <w:tab w:val="center" w:pos="4536"/>
          <w:tab w:val="right" w:pos="9072"/>
        </w:tabs>
      </w:pPr>
      <w:r>
        <w:rPr>
          <w:rFonts w:hint="eastAsia"/>
          <w:lang w:eastAsia="zh-CN"/>
        </w:rPr>
        <w:t>w</w:t>
      </w:r>
      <w:r w:rsidR="00834EE0">
        <w:t xml:space="preserve">here </w:t>
      </w:r>
      <w:r w:rsidR="00834EE0" w:rsidRPr="0078563A">
        <w:rPr>
          <w:position w:val="-14"/>
        </w:rPr>
        <w:object w:dxaOrig="480" w:dyaOrig="380">
          <v:shape id="_x0000_i1334" type="#_x0000_t75" style="width:24.4pt;height:18.75pt" o:ole="">
            <v:imagedata r:id="rId598" o:title=""/>
          </v:shape>
          <o:OLEObject Type="Embed" ProgID="Equation.3" ShapeID="_x0000_i1334" DrawAspect="Content" ObjectID="_1783089655" r:id="rId602"/>
        </w:object>
      </w:r>
      <w:r w:rsidR="00834EE0">
        <w:t xml:space="preserve"> is the noise factor which is decoded from the bit stream and the decoded noise factor is converted to linear domain as follows</w:t>
      </w:r>
    </w:p>
    <w:p w:rsidR="00834EE0" w:rsidRDefault="00834EE0" w:rsidP="00834EE0">
      <w:pPr>
        <w:tabs>
          <w:tab w:val="center" w:pos="4536"/>
          <w:tab w:val="right" w:pos="9072"/>
        </w:tabs>
      </w:pPr>
      <w:r>
        <w:tab/>
      </w:r>
      <w:r w:rsidRPr="0078563A">
        <w:rPr>
          <w:position w:val="-14"/>
        </w:rPr>
        <w:object w:dxaOrig="1300" w:dyaOrig="460">
          <v:shape id="_x0000_i1335" type="#_x0000_t75" style="width:65.25pt;height:23.25pt" o:ole="">
            <v:imagedata r:id="rId603" o:title=""/>
          </v:shape>
          <o:OLEObject Type="Embed" ProgID="Equation.3" ShapeID="_x0000_i1335" DrawAspect="Content" ObjectID="_1783089656" r:id="rId604"/>
        </w:object>
      </w:r>
      <w:r>
        <w:tab/>
      </w:r>
      <w:r w:rsidRPr="00E41A07">
        <w:rPr>
          <w:noProof/>
          <w:color w:val="000000"/>
        </w:rPr>
        <w:t>(</w:t>
      </w:r>
      <w:r w:rsidRPr="00E41A07">
        <w:rPr>
          <w:noProof/>
          <w:color w:val="000000"/>
        </w:rPr>
        <w:fldChar w:fldCharType="begin"/>
      </w:r>
      <w:r w:rsidRPr="00E41A07">
        <w:rPr>
          <w:noProof/>
          <w:color w:val="000000"/>
        </w:rPr>
        <w:instrText xml:space="preserve"> SEQ eqn \* MERGEFORMAT </w:instrText>
      </w:r>
      <w:r w:rsidRPr="00E41A07">
        <w:rPr>
          <w:noProof/>
          <w:color w:val="000000"/>
        </w:rPr>
        <w:fldChar w:fldCharType="separate"/>
      </w:r>
      <w:r w:rsidR="00716DC0">
        <w:rPr>
          <w:noProof/>
          <w:color w:val="000000"/>
        </w:rPr>
        <w:t>1816</w:t>
      </w:r>
      <w:r w:rsidRPr="00E41A07">
        <w:rPr>
          <w:noProof/>
          <w:color w:val="000000"/>
        </w:rPr>
        <w:fldChar w:fldCharType="end"/>
      </w:r>
      <w:r w:rsidRPr="00E41A07">
        <w:rPr>
          <w:noProof/>
          <w:color w:val="000000"/>
        </w:rPr>
        <w:t>)</w:t>
      </w:r>
    </w:p>
    <w:p w:rsidR="00834EE0" w:rsidRPr="008B1459" w:rsidRDefault="00834EE0" w:rsidP="008B1459">
      <w:pPr>
        <w:pStyle w:val="H6"/>
      </w:pPr>
      <w:bookmarkStart w:id="588" w:name="_Toc394084546"/>
      <w:bookmarkStart w:id="589" w:name="_Toc394318700"/>
      <w:bookmarkStart w:id="590" w:name="hq_lr_Sec_signal_gen_pred_spec_dec"/>
      <w:bookmarkStart w:id="591" w:name="_Toc394417814"/>
      <w:r w:rsidRPr="008B1459">
        <w:t>6.2.3.1.3.3.</w:t>
      </w:r>
      <w:r w:rsidRPr="008B1459">
        <w:rPr>
          <w:rFonts w:hint="eastAsia"/>
          <w:lang w:eastAsia="ja-JP"/>
        </w:rPr>
        <w:t>4.</w:t>
      </w:r>
      <w:r w:rsidRPr="008B1459">
        <w:t>3.</w:t>
      </w:r>
      <w:r w:rsidRPr="008B1459">
        <w:rPr>
          <w:lang w:val="en-US" w:eastAsia="ja-JP"/>
        </w:rPr>
        <w:t>7</w:t>
      </w:r>
      <w:bookmarkEnd w:id="590"/>
      <w:r w:rsidRPr="008B1459">
        <w:tab/>
      </w:r>
      <w:r w:rsidR="00020816">
        <w:rPr>
          <w:lang w:val="en-GB"/>
        </w:rPr>
        <w:t>To</w:t>
      </w:r>
      <w:r w:rsidRPr="008B1459">
        <w:t>nal generation for predicted spectrum</w:t>
      </w:r>
      <w:bookmarkEnd w:id="587"/>
      <w:bookmarkEnd w:id="588"/>
      <w:bookmarkEnd w:id="589"/>
      <w:bookmarkEnd w:id="591"/>
    </w:p>
    <w:p w:rsidR="00834EE0" w:rsidRDefault="002F4509" w:rsidP="00834EE0">
      <w:pPr>
        <w:jc w:val="both"/>
      </w:pPr>
      <w:r>
        <w:t xml:space="preserve">First, the tonal components </w:t>
      </w:r>
      <w:r w:rsidRPr="00E91905">
        <w:rPr>
          <w:position w:val="-10"/>
        </w:rPr>
        <w:object w:dxaOrig="660" w:dyaOrig="360">
          <v:shape id="_x0000_i1336" type="#_x0000_t75" style="width:33pt;height:18pt" o:ole="">
            <v:imagedata r:id="rId605" o:title=""/>
          </v:shape>
          <o:OLEObject Type="Embed" ProgID="Equation.3" ShapeID="_x0000_i1336" DrawAspect="Content" ObjectID="_1783089657" r:id="rId606"/>
        </w:object>
      </w:r>
      <w:r>
        <w:t xml:space="preserve"> are extracted from the desired portion of envelope normalized quantized spectrum</w:t>
      </w:r>
      <w:r w:rsidRPr="00021D87">
        <w:rPr>
          <w:position w:val="-10"/>
        </w:rPr>
        <w:object w:dxaOrig="680" w:dyaOrig="340">
          <v:shape id="_x0000_i1337" type="#_x0000_t75" style="width:34.15pt;height:16.9pt" o:ole="">
            <v:imagedata r:id="rId607" o:title=""/>
          </v:shape>
          <o:OLEObject Type="Embed" ProgID="Equation.3" ShapeID="_x0000_i1337" DrawAspect="Content" ObjectID="_1783089658" r:id="rId608"/>
        </w:object>
      </w:r>
      <w:r>
        <w:t xml:space="preserve"> based on the decoded best match position </w:t>
      </w:r>
      <w:r w:rsidR="005B6522" w:rsidRPr="00FA15F0">
        <w:rPr>
          <w:noProof/>
          <w:position w:val="-6"/>
          <w:lang w:val="en-US" w:eastAsia="ja-JP"/>
        </w:rPr>
        <w:drawing>
          <wp:inline distT="0" distB="0" distL="0" distR="0">
            <wp:extent cx="462280" cy="200025"/>
            <wp:effectExtent l="0" t="0" r="0" b="0"/>
            <wp:docPr id="3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462280" cy="200025"/>
                    </a:xfrm>
                    <a:prstGeom prst="rect">
                      <a:avLst/>
                    </a:prstGeom>
                    <a:noFill/>
                    <a:ln>
                      <a:noFill/>
                    </a:ln>
                  </pic:spPr>
                </pic:pic>
              </a:graphicData>
            </a:graphic>
          </wp:inline>
        </w:drawing>
      </w:r>
      <w:r>
        <w:t xml:space="preserve">. The extracted tonal components </w:t>
      </w:r>
      <w:r w:rsidRPr="00E91905">
        <w:rPr>
          <w:position w:val="-10"/>
        </w:rPr>
        <w:object w:dxaOrig="660" w:dyaOrig="360">
          <v:shape id="_x0000_i1339" type="#_x0000_t75" style="width:33.4pt;height:18pt" o:ole="">
            <v:imagedata r:id="rId605" o:title=""/>
          </v:shape>
          <o:OLEObject Type="Embed" ProgID="Equation.3" ShapeID="_x0000_i1339" DrawAspect="Content" ObjectID="_1783089659" r:id="rId609"/>
        </w:object>
      </w:r>
      <w:r>
        <w:t xml:space="preserve"> are used for the spectrum in the high frequency region.</w:t>
      </w:r>
      <w:r w:rsidRPr="002D3D7B">
        <w:t xml:space="preserve"> </w:t>
      </w:r>
      <w:r>
        <w:t xml:space="preserve">As the normalized quantized spectrum characteristics are flat all the values during the normalization process will have similar values, all the non-zero coefficients in the desired region of </w:t>
      </w:r>
      <w:r w:rsidRPr="00021D87">
        <w:rPr>
          <w:position w:val="-10"/>
        </w:rPr>
        <w:object w:dxaOrig="680" w:dyaOrig="340">
          <v:shape id="_x0000_i1340" type="#_x0000_t75" style="width:34.15pt;height:16.9pt" o:ole="">
            <v:imagedata r:id="rId607" o:title=""/>
          </v:shape>
          <o:OLEObject Type="Embed" ProgID="Equation.3" ShapeID="_x0000_i1340" DrawAspect="Content" ObjectID="_1783089660" r:id="rId610"/>
        </w:object>
      </w:r>
      <w:r>
        <w:t>is identified as follows</w:t>
      </w:r>
    </w:p>
    <w:p w:rsidR="002F4509" w:rsidRDefault="002F4509" w:rsidP="002F4509">
      <w:pPr>
        <w:tabs>
          <w:tab w:val="center" w:pos="4536"/>
          <w:tab w:val="right" w:pos="9072"/>
        </w:tabs>
        <w:jc w:val="both"/>
      </w:pPr>
      <w:r>
        <w:rPr>
          <w:position w:val="-208"/>
        </w:rPr>
        <w:tab/>
      </w:r>
      <w:r w:rsidR="005B6522" w:rsidRPr="00FA15F0">
        <w:rPr>
          <w:noProof/>
          <w:lang w:val="en-US" w:eastAsia="ja-JP"/>
        </w:rPr>
        <w:drawing>
          <wp:inline distT="0" distB="0" distL="0" distR="0">
            <wp:extent cx="1338580" cy="2681605"/>
            <wp:effectExtent l="0" t="0" r="0" b="0"/>
            <wp:docPr id="317"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1338580" cy="2681605"/>
                    </a:xfrm>
                    <a:prstGeom prst="rect">
                      <a:avLst/>
                    </a:prstGeom>
                    <a:noFill/>
                    <a:ln>
                      <a:noFill/>
                    </a:ln>
                  </pic:spPr>
                </pic:pic>
              </a:graphicData>
            </a:graphic>
          </wp:inline>
        </w:drawing>
      </w:r>
      <w:r>
        <w:rPr>
          <w:position w:val="-208"/>
        </w:rPr>
        <w:tab/>
      </w:r>
    </w:p>
    <w:p w:rsidR="00834EE0" w:rsidRDefault="00767297" w:rsidP="00757A76">
      <w:r>
        <w:rPr>
          <w:rFonts w:hint="eastAsia"/>
          <w:position w:val="-10"/>
          <w:lang w:eastAsia="zh-CN"/>
        </w:rPr>
        <w:t>w</w:t>
      </w:r>
      <w:r w:rsidR="00834EE0">
        <w:rPr>
          <w:position w:val="-10"/>
        </w:rPr>
        <w:t xml:space="preserve">here, </w:t>
      </w:r>
      <w:r w:rsidR="00834EE0" w:rsidRPr="00E91905">
        <w:rPr>
          <w:position w:val="-10"/>
        </w:rPr>
        <w:object w:dxaOrig="1240" w:dyaOrig="360">
          <v:shape id="_x0000_i1342" type="#_x0000_t75" style="width:62.25pt;height:18pt" o:ole="">
            <v:imagedata r:id="rId612" o:title=""/>
          </v:shape>
          <o:OLEObject Type="Embed" ProgID="Equation.3" ShapeID="_x0000_i1342" DrawAspect="Content" ObjectID="_1783089661" r:id="rId613"/>
        </w:object>
      </w:r>
      <w:r w:rsidR="00834EE0">
        <w:t xml:space="preserve"> are defined as follows</w:t>
      </w:r>
    </w:p>
    <w:p w:rsidR="00834EE0" w:rsidRDefault="00834EE0" w:rsidP="00834EE0">
      <w:pPr>
        <w:jc w:val="both"/>
      </w:pPr>
      <w:r w:rsidRPr="00E91905">
        <w:rPr>
          <w:position w:val="-10"/>
        </w:rPr>
        <w:object w:dxaOrig="560" w:dyaOrig="360">
          <v:shape id="_x0000_i1343" type="#_x0000_t75" style="width:28.15pt;height:18pt" o:ole="">
            <v:imagedata r:id="rId614" o:title=""/>
          </v:shape>
          <o:OLEObject Type="Embed" ProgID="Equation.3" ShapeID="_x0000_i1343" DrawAspect="Content" ObjectID="_1783089662" r:id="rId615"/>
        </w:object>
      </w:r>
      <w:r>
        <w:t xml:space="preserve"> is the tonal resolution obtained from the normalized quantized spectrum for sub band </w:t>
      </w:r>
      <w:r w:rsidRPr="0031261F">
        <w:rPr>
          <w:i/>
        </w:rPr>
        <w:t>i</w:t>
      </w:r>
      <w:r>
        <w:t>=0,1</w:t>
      </w:r>
    </w:p>
    <w:p w:rsidR="00834EE0" w:rsidRDefault="00834EE0" w:rsidP="00834EE0">
      <w:pPr>
        <w:jc w:val="both"/>
      </w:pPr>
      <w:r w:rsidRPr="00E91905">
        <w:rPr>
          <w:position w:val="-10"/>
        </w:rPr>
        <w:object w:dxaOrig="660" w:dyaOrig="360">
          <v:shape id="_x0000_i1344" type="#_x0000_t75" style="width:33pt;height:18pt" o:ole="">
            <v:imagedata r:id="rId616" o:title=""/>
          </v:shape>
          <o:OLEObject Type="Embed" ProgID="Equation.3" ShapeID="_x0000_i1344" DrawAspect="Content" ObjectID="_1783089663" r:id="rId617"/>
        </w:object>
      </w:r>
      <w:r>
        <w:t xml:space="preserve"> is the tonal components extracted from the normalized quantized spectrum </w:t>
      </w:r>
      <w:r w:rsidR="002F4509">
        <w:t xml:space="preserve">and used as the spectrum in the high frequency </w:t>
      </w:r>
      <w:r>
        <w:t xml:space="preserve">for sub band </w:t>
      </w:r>
      <w:r w:rsidRPr="00E91905">
        <w:rPr>
          <w:i/>
        </w:rPr>
        <w:t>i</w:t>
      </w:r>
      <w:r>
        <w:t>=0,1</w:t>
      </w:r>
    </w:p>
    <w:p w:rsidR="00834EE0" w:rsidRDefault="00834EE0" w:rsidP="00834EE0">
      <w:pPr>
        <w:jc w:val="both"/>
      </w:pPr>
      <w:r>
        <w:t>The tonal information</w:t>
      </w:r>
      <w:r w:rsidRPr="00E91905">
        <w:rPr>
          <w:position w:val="-10"/>
        </w:rPr>
        <w:object w:dxaOrig="1240" w:dyaOrig="360">
          <v:shape id="_x0000_i1345" type="#_x0000_t75" style="width:62.25pt;height:18pt" o:ole="">
            <v:imagedata r:id="rId618" o:title=""/>
          </v:shape>
          <o:OLEObject Type="Embed" ProgID="Equation.3" ShapeID="_x0000_i1345" DrawAspect="Content" ObjectID="_1783089664" r:id="rId619"/>
        </w:object>
      </w:r>
      <w:r>
        <w:t xml:space="preserve">, for </w:t>
      </w:r>
      <w:r w:rsidRPr="00021D87">
        <w:rPr>
          <w:i/>
        </w:rPr>
        <w:t>i</w:t>
      </w:r>
      <w:r>
        <w:t xml:space="preserve">=0, 1 obtained from normalized quantized spectrum is used for sub band </w:t>
      </w:r>
      <w:r w:rsidRPr="00021D87">
        <w:rPr>
          <w:i/>
        </w:rPr>
        <w:t>i</w:t>
      </w:r>
      <w:r>
        <w:t>=2, 3.</w:t>
      </w:r>
      <w:r w:rsidR="002F4509">
        <w:t xml:space="preserve"> Using </w:t>
      </w:r>
      <w:r w:rsidR="002F4509" w:rsidRPr="0018301F">
        <w:rPr>
          <w:rFonts w:eastAsia="Times New Roman"/>
          <w:lang w:eastAsia="ja-JP"/>
        </w:rPr>
        <w:t>the estimated harmonic freq</w:t>
      </w:r>
      <w:r w:rsidR="002F4509" w:rsidRPr="0018301F">
        <w:rPr>
          <w:rFonts w:eastAsia="Times New Roman" w:hint="eastAsia"/>
          <w:lang w:eastAsia="ja-JP"/>
        </w:rPr>
        <w:t>u</w:t>
      </w:r>
      <w:r w:rsidR="002F4509" w:rsidRPr="0018301F">
        <w:rPr>
          <w:rFonts w:eastAsia="Times New Roman"/>
          <w:lang w:eastAsia="ja-JP"/>
        </w:rPr>
        <w:t>e</w:t>
      </w:r>
      <w:r w:rsidR="002F4509" w:rsidRPr="0018301F">
        <w:rPr>
          <w:rFonts w:eastAsia="Times New Roman" w:hint="eastAsia"/>
          <w:lang w:eastAsia="ja-JP"/>
        </w:rPr>
        <w:t>n</w:t>
      </w:r>
      <w:r w:rsidR="002F4509" w:rsidRPr="0018301F">
        <w:rPr>
          <w:rFonts w:eastAsia="Times New Roman"/>
          <w:lang w:eastAsia="ja-JP"/>
        </w:rPr>
        <w:t>cy obtained from subclause 6.2.3.1.3.3.4.3.4 frequency positions of the extracted tonal components</w:t>
      </w:r>
      <w:r w:rsidR="002F4509" w:rsidRPr="0018301F">
        <w:rPr>
          <w:rFonts w:eastAsia="Times New Roman" w:hint="eastAsia"/>
          <w:lang w:eastAsia="ja-JP"/>
        </w:rPr>
        <w:t xml:space="preserve"> are adjusted as described in subclause 6.2.3.1.3.3.4.3.5.</w:t>
      </w:r>
    </w:p>
    <w:p w:rsidR="00834EE0" w:rsidRDefault="00834EE0" w:rsidP="00834EE0">
      <w:pPr>
        <w:rPr>
          <w:rFonts w:hint="eastAsia"/>
          <w:lang w:eastAsia="ja-JP"/>
        </w:rPr>
      </w:pPr>
      <w:r w:rsidRPr="00A16933">
        <w:t xml:space="preserve">Based on the band definition described in table </w:t>
      </w:r>
      <w:r w:rsidR="006062C7">
        <w:rPr>
          <w:rFonts w:eastAsia="MS Mincho"/>
          <w:lang w:eastAsia="ja-JP"/>
        </w:rPr>
        <w:t>10</w:t>
      </w:r>
      <w:r w:rsidR="00BA4354" w:rsidRPr="004E2EA5">
        <w:rPr>
          <w:rFonts w:eastAsia="MS Mincho" w:hint="eastAsia"/>
          <w:lang w:eastAsia="ja-JP"/>
        </w:rPr>
        <w:t>8</w:t>
      </w:r>
      <w:r w:rsidRPr="00A16933">
        <w:t>, the high frequency band ranges are defined</w:t>
      </w:r>
      <w:r w:rsidR="006062C7">
        <w:t xml:space="preserve"> </w:t>
      </w:r>
      <w:r w:rsidRPr="00A16933">
        <w:rPr>
          <w:position w:val="-10"/>
        </w:rPr>
        <w:object w:dxaOrig="2200" w:dyaOrig="300">
          <v:shape id="_x0000_i1346" type="#_x0000_t75" style="width:109.9pt;height:15pt" o:ole="">
            <v:imagedata r:id="rId620" o:title=""/>
          </v:shape>
          <o:OLEObject Type="Embed" ProgID="Equation.3" ShapeID="_x0000_i1346" DrawAspect="Content" ObjectID="_1783089665" r:id="rId621"/>
        </w:object>
      </w:r>
      <w:r w:rsidRPr="00A16933">
        <w:t xml:space="preserve">. </w:t>
      </w:r>
      <w:r w:rsidR="002F4509" w:rsidRPr="00A16933">
        <w:t xml:space="preserve">Using the band definitions for high frequency region, the extracted tonal components and its corresponding pulse resolutions are restructured, </w:t>
      </w:r>
      <w:r w:rsidR="002F4509">
        <w:t>and</w:t>
      </w:r>
      <w:r w:rsidR="002F4509" w:rsidRPr="00A16933">
        <w:t xml:space="preserve"> used for </w:t>
      </w:r>
      <w:r w:rsidR="002F4509" w:rsidRPr="00E4000D">
        <w:t xml:space="preserve">generating </w:t>
      </w:r>
      <w:r w:rsidR="002F4509">
        <w:t>predicted</w:t>
      </w:r>
      <w:r w:rsidR="002F4509" w:rsidRPr="00E4000D">
        <w:t xml:space="preserve"> spectrum</w:t>
      </w:r>
      <w:r w:rsidRPr="00E4000D">
        <w:t>. For example, the restructured</w:t>
      </w:r>
      <w:r w:rsidRPr="00E4000D" w:rsidDel="001647E9">
        <w:t xml:space="preserve"> </w:t>
      </w:r>
      <w:r w:rsidRPr="00E4000D">
        <w:t xml:space="preserve">information for sub band </w:t>
      </w:r>
      <w:r w:rsidRPr="00E4000D">
        <w:rPr>
          <w:i/>
        </w:rPr>
        <w:t>i</w:t>
      </w:r>
      <w:r w:rsidRPr="00E4000D">
        <w:t xml:space="preserve">=0 is equivalent to </w:t>
      </w:r>
      <w:r w:rsidRPr="00A16933">
        <w:rPr>
          <w:position w:val="-10"/>
          <w:vertAlign w:val="subscript"/>
        </w:rPr>
        <w:object w:dxaOrig="1180" w:dyaOrig="300">
          <v:shape id="_x0000_i1347" type="#_x0000_t75" style="width:58.9pt;height:15pt" o:ole="">
            <v:imagedata r:id="rId622" o:title=""/>
          </v:shape>
          <o:OLEObject Type="Embed" ProgID="Equation.3" ShapeID="_x0000_i1347" DrawAspect="Content" ObjectID="_1783089666" r:id="rId623"/>
        </w:object>
      </w:r>
      <w:r w:rsidR="002F4509">
        <w:rPr>
          <w:vertAlign w:val="subscript"/>
        </w:rPr>
        <w:t>.</w:t>
      </w:r>
    </w:p>
    <w:p w:rsidR="00834EE0" w:rsidRDefault="00834EE0" w:rsidP="00834EE0">
      <w:pPr>
        <w:pStyle w:val="Heading4"/>
      </w:pPr>
      <w:bookmarkStart w:id="592" w:name="_Toc394417815"/>
      <w:r>
        <w:t>6.2.3.2</w:t>
      </w:r>
      <w:r>
        <w:tab/>
        <w:t>High-rate HQ decoder</w:t>
      </w:r>
      <w:bookmarkEnd w:id="534"/>
      <w:bookmarkEnd w:id="535"/>
      <w:bookmarkEnd w:id="536"/>
      <w:bookmarkEnd w:id="537"/>
      <w:bookmarkEnd w:id="538"/>
      <w:bookmarkEnd w:id="592"/>
    </w:p>
    <w:p w:rsidR="00834EE0" w:rsidRDefault="00834EE0" w:rsidP="00834EE0">
      <w:r>
        <w:t xml:space="preserve">A high level structural block diagram of the high-rate HQ decoder is in </w:t>
      </w:r>
      <w:r w:rsidR="00025A25">
        <w:t>figure</w:t>
      </w:r>
      <w:r>
        <w:t xml:space="preserve"> </w:t>
      </w:r>
      <w:fldSimple w:instr=" SEQ Figure hq_hr_dec_block_diagram \* MERGEFORMAT ">
        <w:r w:rsidR="00716DC0">
          <w:rPr>
            <w:noProof/>
          </w:rPr>
          <w:t>100</w:t>
        </w:r>
      </w:fldSimple>
      <w:r>
        <w:t>.</w:t>
      </w:r>
    </w:p>
    <w:p w:rsidR="00834EE0" w:rsidRPr="00FE3746" w:rsidRDefault="005B6522" w:rsidP="00834EE0">
      <w:pPr>
        <w:pStyle w:val="TH"/>
      </w:pPr>
      <w:r w:rsidRPr="009F3DFA">
        <w:rPr>
          <w:noProof/>
        </w:rPr>
        <w:drawing>
          <wp:inline distT="0" distB="0" distL="0" distR="0">
            <wp:extent cx="6010275" cy="2367280"/>
            <wp:effectExtent l="0" t="0" r="0" b="0"/>
            <wp:docPr id="3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6010275" cy="2367280"/>
                    </a:xfrm>
                    <a:prstGeom prst="rect">
                      <a:avLst/>
                    </a:prstGeom>
                    <a:noFill/>
                    <a:ln>
                      <a:noFill/>
                    </a:ln>
                  </pic:spPr>
                </pic:pic>
              </a:graphicData>
            </a:graphic>
          </wp:inline>
        </w:drawing>
      </w:r>
    </w:p>
    <w:p w:rsidR="00834EE0" w:rsidRPr="00D40098" w:rsidRDefault="00834EE0" w:rsidP="00834EE0">
      <w:pPr>
        <w:pStyle w:val="TF"/>
      </w:pPr>
      <w:r w:rsidRPr="00D40098">
        <w:t>Figure</w:t>
      </w:r>
      <w:r w:rsidRPr="008967CD">
        <w:rPr>
          <w:rFonts w:cs="Arial"/>
        </w:rPr>
        <w:t xml:space="preserve"> </w:t>
      </w:r>
      <w:bookmarkStart w:id="593" w:name="hq_hr_dec_block_diagram"/>
      <w:r w:rsidRPr="008967CD">
        <w:rPr>
          <w:rFonts w:cs="Arial"/>
        </w:rPr>
        <w:fldChar w:fldCharType="begin"/>
      </w:r>
      <w:r w:rsidRPr="008967CD">
        <w:rPr>
          <w:rFonts w:cs="Arial"/>
        </w:rPr>
        <w:instrText xml:space="preserve"> SEQ Figure \* ARABIC </w:instrText>
      </w:r>
      <w:r w:rsidRPr="008967CD">
        <w:rPr>
          <w:rFonts w:cs="Arial"/>
        </w:rPr>
        <w:fldChar w:fldCharType="separate"/>
      </w:r>
      <w:r w:rsidR="00716DC0">
        <w:rPr>
          <w:rFonts w:cs="Arial"/>
          <w:noProof/>
        </w:rPr>
        <w:t>100</w:t>
      </w:r>
      <w:r w:rsidRPr="008967CD">
        <w:rPr>
          <w:rFonts w:cs="Arial"/>
        </w:rPr>
        <w:fldChar w:fldCharType="end"/>
      </w:r>
      <w:bookmarkEnd w:id="593"/>
      <w:r w:rsidRPr="008967CD">
        <w:rPr>
          <w:rFonts w:cs="Arial"/>
        </w:rPr>
        <w:t>:</w:t>
      </w:r>
      <w:r w:rsidRPr="00D40098">
        <w:t xml:space="preserve"> </w:t>
      </w:r>
      <w:r>
        <w:t>High level structure of the high-rate HQ decoder</w:t>
      </w:r>
    </w:p>
    <w:p w:rsidR="00834EE0" w:rsidRPr="009F3DFA" w:rsidRDefault="00D73FD7" w:rsidP="00834EE0">
      <w:pPr>
        <w:rPr>
          <w:lang w:eastAsia="zh-CN"/>
        </w:rPr>
      </w:pPr>
      <w:r>
        <w:rPr>
          <w:lang w:eastAsia="zh-CN"/>
        </w:rPr>
        <w:t>F</w:t>
      </w:r>
      <w:r>
        <w:rPr>
          <w:rFonts w:hint="eastAsia"/>
          <w:lang w:eastAsia="zh-CN"/>
        </w:rPr>
        <w:t>irstly, the High-rate HQ coding mode information is decoded.</w:t>
      </w:r>
    </w:p>
    <w:p w:rsidR="00834EE0" w:rsidRDefault="00834EE0" w:rsidP="00834EE0">
      <w:pPr>
        <w:pStyle w:val="Heading5"/>
      </w:pPr>
      <w:bookmarkStart w:id="594" w:name="_Toc393281282"/>
      <w:bookmarkStart w:id="595" w:name="_Toc393306278"/>
      <w:bookmarkStart w:id="596" w:name="_Toc393628450"/>
      <w:bookmarkStart w:id="597" w:name="_Toc393726387"/>
      <w:bookmarkStart w:id="598" w:name="_Toc394084548"/>
      <w:bookmarkStart w:id="599" w:name="_Toc394417816"/>
      <w:r>
        <w:t>6.2.3.2.1</w:t>
      </w:r>
      <w:r>
        <w:tab/>
        <w:t>Normal Mode</w:t>
      </w:r>
      <w:bookmarkEnd w:id="594"/>
      <w:bookmarkEnd w:id="595"/>
      <w:bookmarkEnd w:id="596"/>
      <w:bookmarkEnd w:id="597"/>
      <w:bookmarkEnd w:id="598"/>
      <w:bookmarkEnd w:id="599"/>
    </w:p>
    <w:p w:rsidR="00834EE0" w:rsidRPr="008B1459" w:rsidRDefault="00834EE0" w:rsidP="008B1459">
      <w:pPr>
        <w:pStyle w:val="H6"/>
      </w:pPr>
      <w:bookmarkStart w:id="600" w:name="_Toc393281283"/>
      <w:bookmarkStart w:id="601" w:name="_Toc393306279"/>
      <w:bookmarkStart w:id="602" w:name="_Toc393628451"/>
      <w:bookmarkStart w:id="603" w:name="_Toc393726388"/>
      <w:bookmarkStart w:id="604" w:name="_Toc394084549"/>
      <w:bookmarkStart w:id="605" w:name="_Toc394417817"/>
      <w:bookmarkStart w:id="606" w:name="hq_hr_clau_normal_env_decoding"/>
      <w:r w:rsidRPr="008B1459">
        <w:t>6.2.3.2.1.1</w:t>
      </w:r>
      <w:bookmarkEnd w:id="606"/>
      <w:r w:rsidR="008B1459" w:rsidRPr="008B1459">
        <w:tab/>
      </w:r>
      <w:r w:rsidRPr="008B1459">
        <w:t>Envelope decoding</w:t>
      </w:r>
      <w:bookmarkEnd w:id="600"/>
      <w:bookmarkEnd w:id="601"/>
      <w:bookmarkEnd w:id="602"/>
      <w:bookmarkEnd w:id="603"/>
      <w:bookmarkEnd w:id="604"/>
      <w:bookmarkEnd w:id="605"/>
    </w:p>
    <w:p w:rsidR="00834EE0" w:rsidRPr="0081101F" w:rsidRDefault="00834EE0" w:rsidP="00834EE0">
      <w:pPr>
        <w:rPr>
          <w:rFonts w:eastAsia="Malgun Gothic" w:hint="eastAsia"/>
          <w:lang w:eastAsia="ko-KR"/>
        </w:rPr>
      </w:pPr>
      <w:r w:rsidRPr="00A41433">
        <w:rPr>
          <w:rFonts w:hint="eastAsia"/>
          <w:lang w:eastAsia="ko-KR"/>
        </w:rPr>
        <w:t xml:space="preserve">From the </w:t>
      </w:r>
      <w:r w:rsidRPr="00A41433">
        <w:rPr>
          <w:lang w:eastAsia="ko-KR"/>
        </w:rPr>
        <w:t>received</w:t>
      </w:r>
      <w:r w:rsidRPr="00A41433">
        <w:rPr>
          <w:rFonts w:hint="eastAsia"/>
          <w:lang w:eastAsia="ko-KR"/>
        </w:rPr>
        <w:t xml:space="preserve"> high-rate HQ norm coding mode bits, the high-rate HQ norm coding mode is determined and the transmitted differential indices are decoded</w:t>
      </w:r>
      <w:r>
        <w:rPr>
          <w:lang w:eastAsia="ko-KR"/>
        </w:rPr>
        <w:t xml:space="preserve"> using the selected method</w:t>
      </w:r>
      <w:r w:rsidRPr="00A41433">
        <w:rPr>
          <w:rFonts w:hint="eastAsia"/>
          <w:lang w:eastAsia="ko-KR"/>
        </w:rPr>
        <w:t>.</w:t>
      </w:r>
      <w:r w:rsidRPr="00462C06">
        <w:rPr>
          <w:rFonts w:eastAsia="Malgun Gothic" w:hint="eastAsia"/>
          <w:lang w:eastAsia="ko-KR"/>
        </w:rPr>
        <w:t xml:space="preserve"> </w:t>
      </w:r>
      <w:r w:rsidR="008F3396" w:rsidRPr="00DF180B">
        <w:t xml:space="preserve">The quantization index of the lowest-frequency band, i.e., </w:t>
      </w:r>
      <w:r w:rsidR="008F3396" w:rsidRPr="003B11B6">
        <w:rPr>
          <w:position w:val="-10"/>
        </w:rPr>
        <w:object w:dxaOrig="600" w:dyaOrig="300">
          <v:shape id="_x0000_i1349" type="#_x0000_t75" style="width:30pt;height:15pt" o:ole="">
            <v:imagedata r:id="rId625" o:title=""/>
          </v:shape>
          <o:OLEObject Type="Embed" ProgID="Equation.3" ShapeID="_x0000_i1349" DrawAspect="Content" ObjectID="_1783089667" r:id="rId626"/>
        </w:object>
      </w:r>
      <w:r w:rsidR="008F3396" w:rsidRPr="00DF180B">
        <w:t xml:space="preserve">, is directly </w:t>
      </w:r>
      <w:r w:rsidR="008F3396" w:rsidRPr="004F115E">
        <w:rPr>
          <w:rFonts w:eastAsia="Malgun Gothic" w:hint="eastAsia"/>
          <w:lang w:eastAsia="ko-KR"/>
        </w:rPr>
        <w:t>decoded in all modes</w:t>
      </w:r>
      <w:r w:rsidR="008F3396" w:rsidRPr="00DF180B">
        <w:t>.</w:t>
      </w:r>
    </w:p>
    <w:p w:rsidR="00834EE0" w:rsidRPr="008B1459" w:rsidRDefault="00834EE0" w:rsidP="008B1459">
      <w:pPr>
        <w:pStyle w:val="H6"/>
        <w:rPr>
          <w:rFonts w:hint="eastAsia"/>
          <w:lang w:eastAsia="ko-KR"/>
        </w:rPr>
      </w:pPr>
      <w:bookmarkStart w:id="607" w:name="_Ref393721849"/>
      <w:bookmarkStart w:id="608" w:name="_Toc394084550"/>
      <w:bookmarkStart w:id="609" w:name="_Ref394160497"/>
      <w:bookmarkStart w:id="610" w:name="_Toc394417818"/>
      <w:r w:rsidRPr="008B1459">
        <w:rPr>
          <w:rFonts w:hint="eastAsia"/>
          <w:lang w:eastAsia="ko-KR"/>
        </w:rPr>
        <w:t>6.</w:t>
      </w:r>
      <w:r w:rsidRPr="008B1459">
        <w:rPr>
          <w:lang w:val="en-US" w:eastAsia="ko-KR"/>
        </w:rPr>
        <w:t>2.3</w:t>
      </w:r>
      <w:r w:rsidRPr="008B1459">
        <w:rPr>
          <w:rFonts w:hint="eastAsia"/>
          <w:lang w:eastAsia="ko-KR"/>
        </w:rPr>
        <w:t>.2.1.</w:t>
      </w:r>
      <w:r w:rsidRPr="008B1459">
        <w:rPr>
          <w:lang w:val="en-US" w:eastAsia="ko-KR"/>
        </w:rPr>
        <w:t>1.1</w:t>
      </w:r>
      <w:r w:rsidR="008B1459" w:rsidRPr="008B1459">
        <w:rPr>
          <w:rFonts w:hint="eastAsia"/>
          <w:lang w:eastAsia="ko-KR"/>
        </w:rPr>
        <w:tab/>
      </w:r>
      <w:r w:rsidRPr="008B1459">
        <w:rPr>
          <w:rFonts w:hint="eastAsia"/>
          <w:lang w:eastAsia="ko-KR"/>
        </w:rPr>
        <w:t xml:space="preserve">Context based </w:t>
      </w:r>
      <w:r w:rsidRPr="008B1459">
        <w:rPr>
          <w:rFonts w:hint="eastAsia"/>
        </w:rPr>
        <w:t>Huffman</w:t>
      </w:r>
      <w:r w:rsidRPr="008B1459">
        <w:rPr>
          <w:rFonts w:hint="eastAsia"/>
          <w:lang w:eastAsia="ko-KR"/>
        </w:rPr>
        <w:t xml:space="preserve"> decoding mode</w:t>
      </w:r>
      <w:bookmarkEnd w:id="607"/>
      <w:bookmarkEnd w:id="608"/>
      <w:bookmarkEnd w:id="609"/>
      <w:bookmarkEnd w:id="610"/>
    </w:p>
    <w:p w:rsidR="00834EE0" w:rsidRPr="00476E07" w:rsidRDefault="00834EE0" w:rsidP="00834EE0">
      <w:pPr>
        <w:jc w:val="both"/>
        <w:rPr>
          <w:rFonts w:eastAsia="Malgun Gothic" w:hint="eastAsia"/>
          <w:lang w:eastAsia="ko-KR"/>
        </w:rPr>
      </w:pPr>
      <w:bookmarkStart w:id="611" w:name="_Ref393721858"/>
      <w:r w:rsidRPr="00E04EC4">
        <w:rPr>
          <w:lang w:val="x-none" w:eastAsia="ko-KR"/>
        </w:rPr>
        <w:t xml:space="preserve">If this coding mode is </w:t>
      </w:r>
      <w:r w:rsidRPr="00E04EC4">
        <w:rPr>
          <w:rFonts w:hint="eastAsia"/>
          <w:lang w:val="x-none" w:eastAsia="ko-KR"/>
        </w:rPr>
        <w:t>determined</w:t>
      </w:r>
      <w:r w:rsidRPr="00E04EC4">
        <w:rPr>
          <w:lang w:val="x-none" w:eastAsia="ko-KR"/>
        </w:rPr>
        <w:t xml:space="preserve"> for the current frame, the </w:t>
      </w:r>
      <w:r w:rsidRPr="000E2483">
        <w:rPr>
          <w:rFonts w:eastAsia="Malgun Gothic" w:hint="eastAsia"/>
          <w:lang w:val="x-none" w:eastAsia="ko-KR"/>
        </w:rPr>
        <w:t>context based</w:t>
      </w:r>
      <w:r w:rsidRPr="00E04EC4">
        <w:rPr>
          <w:lang w:val="x-none" w:eastAsia="ko-KR"/>
        </w:rPr>
        <w:t xml:space="preserve"> Huffman </w:t>
      </w:r>
      <w:r w:rsidRPr="00E04EC4">
        <w:rPr>
          <w:rFonts w:hint="eastAsia"/>
          <w:lang w:val="x-none" w:eastAsia="ko-KR"/>
        </w:rPr>
        <w:t>de</w:t>
      </w:r>
      <w:r w:rsidRPr="00E04EC4">
        <w:rPr>
          <w:lang w:eastAsia="ko-KR"/>
        </w:rPr>
        <w:t>co</w:t>
      </w:r>
      <w:r w:rsidRPr="00E04EC4">
        <w:rPr>
          <w:lang w:val="x-none" w:eastAsia="ko-KR"/>
        </w:rPr>
        <w:t xml:space="preserve">ding is then </w:t>
      </w:r>
      <w:r w:rsidRPr="00E04EC4">
        <w:rPr>
          <w:rFonts w:hint="eastAsia"/>
          <w:lang w:val="x-none" w:eastAsia="ko-KR"/>
        </w:rPr>
        <w:t xml:space="preserve">performed </w:t>
      </w:r>
      <w:r w:rsidRPr="00E04EC4">
        <w:rPr>
          <w:lang w:eastAsia="ko-KR"/>
        </w:rPr>
        <w:t>on</w:t>
      </w:r>
      <w:r w:rsidRPr="00E04EC4">
        <w:rPr>
          <w:lang w:val="x-none" w:eastAsia="ko-KR"/>
        </w:rPr>
        <w:t xml:space="preserve"> the </w:t>
      </w:r>
      <w:r w:rsidRPr="00E04EC4">
        <w:rPr>
          <w:rFonts w:hint="eastAsia"/>
          <w:lang w:val="x-none" w:eastAsia="ko-KR"/>
        </w:rPr>
        <w:t>transmitted</w:t>
      </w:r>
      <w:r w:rsidRPr="00E04EC4">
        <w:rPr>
          <w:lang w:val="x-none" w:eastAsia="ko-KR"/>
        </w:rPr>
        <w:t xml:space="preserve"> </w:t>
      </w:r>
      <w:r w:rsidRPr="000E2483">
        <w:rPr>
          <w:rFonts w:eastAsia="Malgun Gothic" w:hint="eastAsia"/>
          <w:lang w:val="x-none" w:eastAsia="ko-KR"/>
        </w:rPr>
        <w:t xml:space="preserve">quantization </w:t>
      </w:r>
      <w:r>
        <w:rPr>
          <w:lang w:val="x-none" w:eastAsia="ko-KR"/>
        </w:rPr>
        <w:t>differential indices</w:t>
      </w:r>
      <w:r w:rsidRPr="000E2483">
        <w:rPr>
          <w:rFonts w:eastAsia="Malgun Gothic" w:hint="eastAsia"/>
          <w:lang w:val="x-none" w:eastAsia="ko-KR"/>
        </w:rPr>
        <w:t xml:space="preserve"> </w:t>
      </w:r>
      <w:r w:rsidR="00924861">
        <w:rPr>
          <w:rFonts w:eastAsia="Malgun Gothic"/>
          <w:lang w:eastAsia="ko-KR"/>
        </w:rPr>
        <w:t>using the method</w:t>
      </w:r>
      <w:r>
        <w:rPr>
          <w:rFonts w:eastAsia="Malgun Gothic" w:hint="eastAsia"/>
          <w:lang w:val="x-none" w:eastAsia="ko-KR"/>
        </w:rPr>
        <w:t xml:space="preserve"> described in </w:t>
      </w:r>
      <w:r w:rsidR="00F743BC">
        <w:rPr>
          <w:rFonts w:hint="eastAsia"/>
          <w:lang w:val="x-none" w:eastAsia="zh-CN"/>
        </w:rPr>
        <w:t>subclause</w:t>
      </w:r>
      <w:r>
        <w:rPr>
          <w:rFonts w:eastAsia="Malgun Gothic" w:hint="eastAsia"/>
          <w:lang w:val="x-none" w:eastAsia="ko-KR"/>
        </w:rPr>
        <w:t xml:space="preserve"> </w:t>
      </w:r>
      <w:r w:rsidR="00BB3EDE">
        <w:rPr>
          <w:rFonts w:eastAsia="Malgun Gothic"/>
          <w:lang w:eastAsia="ko-KR"/>
        </w:rPr>
        <w:t>6.2.3.1.2.1.1</w:t>
      </w:r>
      <w:r w:rsidRPr="00462C06">
        <w:rPr>
          <w:rFonts w:eastAsia="Malgun Gothic" w:hint="eastAsia"/>
          <w:lang w:val="x-none" w:eastAsia="ko-KR"/>
        </w:rPr>
        <w:t xml:space="preserve"> and the tables shown in </w:t>
      </w:r>
      <w:r w:rsidR="00F743BC">
        <w:rPr>
          <w:rFonts w:eastAsia="Malgun Gothic"/>
          <w:lang w:val="x-none" w:eastAsia="ko-KR"/>
        </w:rPr>
        <w:fldChar w:fldCharType="begin"/>
      </w:r>
      <w:r w:rsidR="00F743BC">
        <w:rPr>
          <w:rFonts w:eastAsia="Malgun Gothic"/>
          <w:lang w:val="x-none" w:eastAsia="ko-KR"/>
        </w:rPr>
        <w:instrText xml:space="preserve"> </w:instrText>
      </w:r>
      <w:r w:rsidR="00F743BC">
        <w:rPr>
          <w:rFonts w:eastAsia="Malgun Gothic" w:hint="eastAsia"/>
          <w:lang w:val="x-none" w:eastAsia="ko-KR"/>
        </w:rPr>
        <w:instrText>SEQ Table hq_cb_hf_dec_tab0 \* MERGEFORMAT</w:instrText>
      </w:r>
      <w:r w:rsidR="00F743BC">
        <w:rPr>
          <w:rFonts w:eastAsia="Malgun Gothic"/>
          <w:lang w:val="x-none" w:eastAsia="ko-KR"/>
        </w:rPr>
        <w:instrText xml:space="preserve"> </w:instrText>
      </w:r>
      <w:r w:rsidR="00F743BC">
        <w:rPr>
          <w:rFonts w:eastAsia="Malgun Gothic"/>
          <w:lang w:val="x-none" w:eastAsia="ko-KR"/>
        </w:rPr>
        <w:fldChar w:fldCharType="separate"/>
      </w:r>
      <w:r w:rsidR="00716DC0">
        <w:rPr>
          <w:rFonts w:eastAsia="Malgun Gothic"/>
          <w:noProof/>
          <w:lang w:val="x-none" w:eastAsia="ko-KR"/>
        </w:rPr>
        <w:t>168</w:t>
      </w:r>
      <w:r w:rsidR="00F743BC">
        <w:rPr>
          <w:rFonts w:eastAsia="Malgun Gothic"/>
          <w:lang w:val="x-none" w:eastAsia="ko-KR"/>
        </w:rPr>
        <w:fldChar w:fldCharType="end"/>
      </w:r>
      <w:r w:rsidRPr="00462C06">
        <w:rPr>
          <w:rFonts w:eastAsia="Malgun Gothic" w:hint="eastAsia"/>
          <w:lang w:val="x-none" w:eastAsia="ko-KR"/>
        </w:rPr>
        <w:t xml:space="preserve"> and</w:t>
      </w:r>
      <w:r w:rsidR="00F743BC">
        <w:rPr>
          <w:rFonts w:hint="eastAsia"/>
          <w:lang w:val="x-none" w:eastAsia="zh-CN"/>
        </w:rPr>
        <w:t xml:space="preserve"> </w:t>
      </w:r>
      <w:r w:rsidR="00F743BC">
        <w:rPr>
          <w:lang w:val="x-none" w:eastAsia="zh-CN"/>
        </w:rPr>
        <w:fldChar w:fldCharType="begin"/>
      </w:r>
      <w:r w:rsidR="00F743BC">
        <w:rPr>
          <w:lang w:val="x-none" w:eastAsia="zh-CN"/>
        </w:rPr>
        <w:instrText xml:space="preserve"> </w:instrText>
      </w:r>
      <w:r w:rsidR="00F743BC">
        <w:rPr>
          <w:rFonts w:hint="eastAsia"/>
          <w:lang w:val="x-none" w:eastAsia="zh-CN"/>
        </w:rPr>
        <w:instrText>SEQ Table hq_cb_hf_dec_tab1 \* MERGEFORMAT</w:instrText>
      </w:r>
      <w:r w:rsidR="00F743BC">
        <w:rPr>
          <w:lang w:val="x-none" w:eastAsia="zh-CN"/>
        </w:rPr>
        <w:instrText xml:space="preserve"> </w:instrText>
      </w:r>
      <w:r w:rsidR="00F743BC">
        <w:rPr>
          <w:lang w:val="x-none" w:eastAsia="zh-CN"/>
        </w:rPr>
        <w:fldChar w:fldCharType="separate"/>
      </w:r>
      <w:r w:rsidR="00716DC0">
        <w:rPr>
          <w:noProof/>
          <w:lang w:val="x-none" w:eastAsia="zh-CN"/>
        </w:rPr>
        <w:t>169</w:t>
      </w:r>
      <w:r w:rsidR="00F743BC">
        <w:rPr>
          <w:lang w:val="x-none" w:eastAsia="zh-CN"/>
        </w:rPr>
        <w:fldChar w:fldCharType="end"/>
      </w:r>
      <w:r w:rsidR="008F3396">
        <w:rPr>
          <w:rFonts w:eastAsia="Malgun Gothic" w:hint="eastAsia"/>
          <w:lang w:val="x-none" w:eastAsia="ko-KR"/>
        </w:rPr>
        <w:t>.</w:t>
      </w:r>
    </w:p>
    <w:p w:rsidR="00834EE0" w:rsidRPr="008B1459" w:rsidRDefault="00834EE0" w:rsidP="008B1459">
      <w:pPr>
        <w:pStyle w:val="H6"/>
        <w:rPr>
          <w:rFonts w:hint="eastAsia"/>
          <w:lang w:eastAsia="ko-KR"/>
        </w:rPr>
      </w:pPr>
      <w:bookmarkStart w:id="612" w:name="_Toc394084551"/>
      <w:bookmarkStart w:id="613" w:name="_Toc394417819"/>
      <w:r w:rsidRPr="008B1459">
        <w:rPr>
          <w:rFonts w:hint="eastAsia"/>
          <w:lang w:eastAsia="ko-KR"/>
        </w:rPr>
        <w:t>6.</w:t>
      </w:r>
      <w:r w:rsidRPr="008B1459">
        <w:rPr>
          <w:lang w:val="en-US" w:eastAsia="ko-KR"/>
        </w:rPr>
        <w:t>2.3.2.1.1.2</w:t>
      </w:r>
      <w:r w:rsidR="008B1459" w:rsidRPr="008B1459">
        <w:rPr>
          <w:rFonts w:hint="eastAsia"/>
          <w:lang w:eastAsia="ko-KR"/>
        </w:rPr>
        <w:tab/>
      </w:r>
      <w:r w:rsidRPr="008B1459">
        <w:rPr>
          <w:rFonts w:hint="eastAsia"/>
          <w:lang w:eastAsia="ko-KR"/>
        </w:rPr>
        <w:t xml:space="preserve">Re-sized </w:t>
      </w:r>
      <w:r w:rsidRPr="008B1459">
        <w:rPr>
          <w:rFonts w:hint="eastAsia"/>
        </w:rPr>
        <w:t>Huffman</w:t>
      </w:r>
      <w:r w:rsidRPr="008B1459">
        <w:rPr>
          <w:rFonts w:hint="eastAsia"/>
          <w:lang w:eastAsia="ko-KR"/>
        </w:rPr>
        <w:t xml:space="preserve"> decoding mode</w:t>
      </w:r>
      <w:bookmarkEnd w:id="611"/>
      <w:bookmarkEnd w:id="612"/>
      <w:bookmarkEnd w:id="613"/>
    </w:p>
    <w:p w:rsidR="00834EE0" w:rsidRPr="00A33834" w:rsidRDefault="00834EE0" w:rsidP="00834EE0">
      <w:pPr>
        <w:rPr>
          <w:rFonts w:hint="eastAsia"/>
          <w:lang w:val="en-US" w:eastAsia="zh-CN"/>
        </w:rPr>
      </w:pPr>
      <w:bookmarkStart w:id="614" w:name="_Toc394084552"/>
      <w:r w:rsidRPr="00E04EC4">
        <w:rPr>
          <w:lang w:val="x-none" w:eastAsia="ko-KR"/>
        </w:rPr>
        <w:t xml:space="preserve">If this coding mode is </w:t>
      </w:r>
      <w:r w:rsidRPr="00E04EC4">
        <w:rPr>
          <w:rFonts w:hint="eastAsia"/>
          <w:lang w:val="x-none" w:eastAsia="ko-KR"/>
        </w:rPr>
        <w:t>determined</w:t>
      </w:r>
      <w:r w:rsidRPr="00E04EC4">
        <w:rPr>
          <w:lang w:val="x-none" w:eastAsia="ko-KR"/>
        </w:rPr>
        <w:t xml:space="preserve"> for the current frame, the </w:t>
      </w:r>
      <w:r>
        <w:rPr>
          <w:rFonts w:eastAsia="Malgun Gothic"/>
          <w:lang w:val="en-US" w:eastAsia="ko-KR"/>
        </w:rPr>
        <w:t>resized</w:t>
      </w:r>
      <w:r w:rsidRPr="000E2483">
        <w:rPr>
          <w:rFonts w:eastAsia="Malgun Gothic" w:hint="eastAsia"/>
          <w:lang w:val="x-none" w:eastAsia="ko-KR"/>
        </w:rPr>
        <w:t xml:space="preserve"> </w:t>
      </w:r>
      <w:r w:rsidRPr="00E04EC4">
        <w:rPr>
          <w:lang w:val="x-none" w:eastAsia="ko-KR"/>
        </w:rPr>
        <w:t xml:space="preserve">Huffman </w:t>
      </w:r>
      <w:r w:rsidRPr="00E04EC4">
        <w:rPr>
          <w:rFonts w:hint="eastAsia"/>
          <w:lang w:val="x-none" w:eastAsia="ko-KR"/>
        </w:rPr>
        <w:t>de</w:t>
      </w:r>
      <w:r w:rsidRPr="00E04EC4">
        <w:rPr>
          <w:lang w:eastAsia="ko-KR"/>
        </w:rPr>
        <w:t>co</w:t>
      </w:r>
      <w:r w:rsidRPr="00E04EC4">
        <w:rPr>
          <w:lang w:val="x-none" w:eastAsia="ko-KR"/>
        </w:rPr>
        <w:t xml:space="preserve">ding is then </w:t>
      </w:r>
      <w:r w:rsidRPr="00E04EC4">
        <w:rPr>
          <w:rFonts w:hint="eastAsia"/>
          <w:lang w:val="x-none" w:eastAsia="ko-KR"/>
        </w:rPr>
        <w:t xml:space="preserve">performed </w:t>
      </w:r>
      <w:r w:rsidRPr="00E04EC4">
        <w:rPr>
          <w:lang w:eastAsia="ko-KR"/>
        </w:rPr>
        <w:t>on</w:t>
      </w:r>
      <w:r w:rsidRPr="00E04EC4">
        <w:rPr>
          <w:lang w:val="x-none" w:eastAsia="ko-KR"/>
        </w:rPr>
        <w:t xml:space="preserve"> the </w:t>
      </w:r>
      <w:r w:rsidRPr="00E04EC4">
        <w:rPr>
          <w:rFonts w:hint="eastAsia"/>
          <w:lang w:val="x-none" w:eastAsia="ko-KR"/>
        </w:rPr>
        <w:t>transmitted</w:t>
      </w:r>
      <w:r w:rsidRPr="00E04EC4">
        <w:rPr>
          <w:lang w:val="x-none" w:eastAsia="ko-KR"/>
        </w:rPr>
        <w:t xml:space="preserve"> </w:t>
      </w:r>
      <w:r w:rsidRPr="000E2483">
        <w:rPr>
          <w:rFonts w:eastAsia="Malgun Gothic" w:hint="eastAsia"/>
          <w:lang w:val="x-none" w:eastAsia="ko-KR"/>
        </w:rPr>
        <w:t xml:space="preserve">quantization </w:t>
      </w:r>
      <w:r>
        <w:rPr>
          <w:lang w:val="x-none" w:eastAsia="ko-KR"/>
        </w:rPr>
        <w:t>differential indices</w:t>
      </w:r>
      <w:r w:rsidRPr="000E2483">
        <w:rPr>
          <w:rFonts w:eastAsia="Malgun Gothic" w:hint="eastAsia"/>
          <w:lang w:val="x-none" w:eastAsia="ko-KR"/>
        </w:rPr>
        <w:t xml:space="preserve"> </w:t>
      </w:r>
      <w:r w:rsidR="00924861">
        <w:rPr>
          <w:rFonts w:eastAsia="Malgun Gothic"/>
          <w:lang w:eastAsia="ko-KR"/>
        </w:rPr>
        <w:t>using the method</w:t>
      </w:r>
      <w:r>
        <w:rPr>
          <w:rFonts w:eastAsia="Malgun Gothic" w:hint="eastAsia"/>
          <w:lang w:val="x-none" w:eastAsia="ko-KR"/>
        </w:rPr>
        <w:t xml:space="preserve"> described in </w:t>
      </w:r>
      <w:r w:rsidR="006D7705">
        <w:rPr>
          <w:rFonts w:hint="eastAsia"/>
          <w:lang w:val="x-none" w:eastAsia="zh-CN"/>
        </w:rPr>
        <w:t>subclause</w:t>
      </w:r>
      <w:r>
        <w:rPr>
          <w:lang w:val="en-US" w:eastAsia="ko-KR"/>
        </w:rPr>
        <w:t xml:space="preserve"> </w:t>
      </w:r>
      <w:r w:rsidR="00BB3EDE">
        <w:rPr>
          <w:rFonts w:eastAsia="Malgun Gothic"/>
          <w:lang w:eastAsia="ko-KR"/>
        </w:rPr>
        <w:t>6.2.3.1.2.1.2</w:t>
      </w:r>
      <w:r>
        <w:rPr>
          <w:lang w:val="en-US" w:eastAsia="ko-KR"/>
        </w:rPr>
        <w:t xml:space="preserve">. The Huffman codes for the differential indices are given in </w:t>
      </w:r>
      <w:r w:rsidR="00025A25">
        <w:rPr>
          <w:lang w:val="en-US" w:eastAsia="ko-KR"/>
        </w:rPr>
        <w:t>table</w:t>
      </w:r>
      <w:r w:rsidRPr="00757A76">
        <w:rPr>
          <w:lang w:val="en-US" w:eastAsia="ko-KR"/>
        </w:rPr>
        <w:t xml:space="preserve"> </w:t>
      </w:r>
      <w:r w:rsidR="00BA4354" w:rsidRPr="00757A76">
        <w:rPr>
          <w:rFonts w:hint="eastAsia"/>
          <w:lang w:val="en-US" w:eastAsia="zh-CN"/>
        </w:rPr>
        <w:t>10</w:t>
      </w:r>
      <w:r w:rsidR="00BA4354" w:rsidRPr="004E2EA5">
        <w:rPr>
          <w:rFonts w:eastAsia="MS Mincho" w:hint="eastAsia"/>
          <w:lang w:val="en-US" w:eastAsia="ja-JP"/>
        </w:rPr>
        <w:t>5</w:t>
      </w:r>
      <w:r w:rsidR="006D7705" w:rsidRPr="00757A76">
        <w:rPr>
          <w:rFonts w:hint="eastAsia"/>
          <w:lang w:val="en-US" w:eastAsia="zh-CN"/>
        </w:rPr>
        <w:t>.</w:t>
      </w:r>
    </w:p>
    <w:p w:rsidR="00834EE0" w:rsidRPr="008B1459" w:rsidRDefault="00834EE0" w:rsidP="008B1459">
      <w:pPr>
        <w:pStyle w:val="H6"/>
        <w:rPr>
          <w:rFonts w:hint="eastAsia"/>
          <w:lang w:eastAsia="ko-KR"/>
        </w:rPr>
      </w:pPr>
      <w:bookmarkStart w:id="615" w:name="_Toc394417820"/>
      <w:r w:rsidRPr="008B1459">
        <w:rPr>
          <w:rFonts w:hint="eastAsia"/>
          <w:lang w:eastAsia="ko-KR"/>
        </w:rPr>
        <w:t>6.</w:t>
      </w:r>
      <w:r w:rsidRPr="008B1459">
        <w:rPr>
          <w:lang w:val="en-US" w:eastAsia="ko-KR"/>
        </w:rPr>
        <w:t>2.3.2.1.1.3</w:t>
      </w:r>
      <w:r w:rsidR="008B1459" w:rsidRPr="008B1459">
        <w:rPr>
          <w:rFonts w:hint="eastAsia"/>
          <w:lang w:eastAsia="ko-KR"/>
        </w:rPr>
        <w:tab/>
      </w:r>
      <w:r w:rsidRPr="008B1459">
        <w:rPr>
          <w:lang w:eastAsia="ko-KR"/>
        </w:rPr>
        <w:t xml:space="preserve">Normal Huffman </w:t>
      </w:r>
      <w:r w:rsidRPr="008B1459">
        <w:rPr>
          <w:rFonts w:hint="eastAsia"/>
          <w:lang w:eastAsia="ko-KR"/>
        </w:rPr>
        <w:t>de</w:t>
      </w:r>
      <w:r w:rsidRPr="008B1459">
        <w:rPr>
          <w:lang w:eastAsia="ko-KR"/>
        </w:rPr>
        <w:t>coding and bit-packing mode</w:t>
      </w:r>
      <w:bookmarkEnd w:id="614"/>
      <w:bookmarkEnd w:id="615"/>
    </w:p>
    <w:p w:rsidR="00834EE0" w:rsidRPr="00E04EC4" w:rsidRDefault="00834EE0" w:rsidP="00834EE0">
      <w:pPr>
        <w:rPr>
          <w:rFonts w:hint="eastAsia"/>
          <w:lang w:eastAsia="ko-KR"/>
        </w:rPr>
      </w:pPr>
      <w:r w:rsidRPr="00E04EC4">
        <w:rPr>
          <w:lang w:val="x-none" w:eastAsia="ko-KR"/>
        </w:rPr>
        <w:t xml:space="preserve">If this coding mode is </w:t>
      </w:r>
      <w:r w:rsidRPr="00E04EC4">
        <w:rPr>
          <w:rFonts w:hint="eastAsia"/>
          <w:lang w:val="x-none" w:eastAsia="ko-KR"/>
        </w:rPr>
        <w:t>determined</w:t>
      </w:r>
      <w:r w:rsidRPr="00E04EC4">
        <w:rPr>
          <w:lang w:val="x-none" w:eastAsia="ko-KR"/>
        </w:rPr>
        <w:t xml:space="preserve"> for the current frame, the Normal Huffman </w:t>
      </w:r>
      <w:r w:rsidRPr="00E04EC4">
        <w:rPr>
          <w:rFonts w:hint="eastAsia"/>
          <w:lang w:val="x-none" w:eastAsia="ko-KR"/>
        </w:rPr>
        <w:t>de</w:t>
      </w:r>
      <w:r w:rsidRPr="00E04EC4">
        <w:rPr>
          <w:lang w:eastAsia="ko-KR"/>
        </w:rPr>
        <w:t>co</w:t>
      </w:r>
      <w:r w:rsidRPr="00E04EC4">
        <w:rPr>
          <w:lang w:val="x-none" w:eastAsia="ko-KR"/>
        </w:rPr>
        <w:t xml:space="preserve">ding is then </w:t>
      </w:r>
      <w:r w:rsidRPr="00E04EC4">
        <w:rPr>
          <w:rFonts w:hint="eastAsia"/>
          <w:lang w:val="x-none" w:eastAsia="ko-KR"/>
        </w:rPr>
        <w:t xml:space="preserve">performed </w:t>
      </w:r>
      <w:r w:rsidRPr="00E04EC4">
        <w:rPr>
          <w:lang w:eastAsia="ko-KR"/>
        </w:rPr>
        <w:t>on</w:t>
      </w:r>
      <w:r w:rsidRPr="00E04EC4">
        <w:rPr>
          <w:lang w:val="x-none" w:eastAsia="ko-KR"/>
        </w:rPr>
        <w:t xml:space="preserve"> the </w:t>
      </w:r>
      <w:r w:rsidRPr="00E04EC4">
        <w:rPr>
          <w:rFonts w:hint="eastAsia"/>
          <w:lang w:val="x-none" w:eastAsia="ko-KR"/>
        </w:rPr>
        <w:t>transmitted</w:t>
      </w:r>
      <w:r w:rsidRPr="00E04EC4">
        <w:rPr>
          <w:lang w:val="x-none" w:eastAsia="ko-KR"/>
        </w:rPr>
        <w:t xml:space="preserve"> differential indices. The Huffman codes for the differential indices are given in </w:t>
      </w:r>
      <w:r w:rsidR="006D7705" w:rsidRPr="00855C10">
        <w:rPr>
          <w:rFonts w:hint="eastAsia"/>
          <w:lang w:eastAsia="zh-CN"/>
        </w:rPr>
        <w:t>sub</w:t>
      </w:r>
      <w:r w:rsidRPr="00855C10">
        <w:rPr>
          <w:rFonts w:eastAsia="Malgun Gothic" w:hint="eastAsia"/>
          <w:lang w:eastAsia="ko-KR"/>
        </w:rPr>
        <w:t xml:space="preserve">clause </w:t>
      </w:r>
      <w:r w:rsidRPr="00855C10">
        <w:rPr>
          <w:rFonts w:hint="eastAsia"/>
          <w:lang w:eastAsia="ko-KR"/>
        </w:rPr>
        <w:t>5.3.4.2.1.2.3</w:t>
      </w:r>
      <w:r w:rsidRPr="00E04EC4">
        <w:t>.</w:t>
      </w:r>
    </w:p>
    <w:p w:rsidR="00834EE0" w:rsidRPr="004E1FA8" w:rsidRDefault="00834EE0" w:rsidP="00834EE0">
      <w:pPr>
        <w:rPr>
          <w:rFonts w:hint="eastAsia"/>
          <w:lang w:eastAsia="ko-KR"/>
        </w:rPr>
      </w:pPr>
      <w:r w:rsidRPr="00E04EC4">
        <w:rPr>
          <w:lang w:eastAsia="ko-KR"/>
        </w:rPr>
        <w:t>When</w:t>
      </w:r>
      <w:r w:rsidRPr="00E04EC4">
        <w:rPr>
          <w:rFonts w:hint="eastAsia"/>
          <w:lang w:eastAsia="ko-KR"/>
        </w:rPr>
        <w:t xml:space="preserve"> the bit-packing mode is </w:t>
      </w:r>
      <w:r w:rsidRPr="00E04EC4">
        <w:rPr>
          <w:lang w:eastAsia="ko-KR"/>
        </w:rPr>
        <w:t>determined;</w:t>
      </w:r>
      <w:r w:rsidRPr="00E04EC4">
        <w:rPr>
          <w:rFonts w:hint="eastAsia"/>
          <w:lang w:eastAsia="ko-KR"/>
        </w:rPr>
        <w:t xml:space="preserve"> the adjusted differential indices are u</w:t>
      </w:r>
      <w:r w:rsidR="008F3396" w:rsidRPr="00292A7E">
        <w:rPr>
          <w:rFonts w:eastAsia="Malgun Gothic" w:hint="eastAsia"/>
          <w:lang w:eastAsia="ko-KR"/>
        </w:rPr>
        <w:t>n</w:t>
      </w:r>
      <w:r w:rsidRPr="00E04EC4">
        <w:rPr>
          <w:rFonts w:hint="eastAsia"/>
          <w:lang w:eastAsia="ko-KR"/>
        </w:rPr>
        <w:t>-packed directly with 5 bits.</w:t>
      </w:r>
    </w:p>
    <w:p w:rsidR="00834EE0" w:rsidRDefault="00834EE0" w:rsidP="00834EE0">
      <w:r w:rsidRPr="007006A9">
        <w:t>The actual quantized norms</w:t>
      </w:r>
      <w:r w:rsidRPr="00035D50">
        <w:rPr>
          <w:position w:val="-10"/>
        </w:rPr>
        <w:object w:dxaOrig="620" w:dyaOrig="340">
          <v:shape id="_x0000_i1350" type="#_x0000_t75" style="width:31.15pt;height:16.9pt" o:ole="">
            <v:imagedata r:id="rId627" o:title=""/>
          </v:shape>
          <o:OLEObject Type="Embed" ProgID="Equation.3" ShapeID="_x0000_i1350" DrawAspect="Content" ObjectID="_1783089668" r:id="rId628"/>
        </w:object>
      </w:r>
      <w:r w:rsidRPr="007006A9">
        <w:t xml:space="preserve"> are obtained by lookup table</w:t>
      </w:r>
      <w:r w:rsidRPr="00462C06">
        <w:rPr>
          <w:rFonts w:eastAsia="Malgun Gothic" w:hint="eastAsia"/>
          <w:lang w:eastAsia="ko-KR"/>
        </w:rPr>
        <w:t xml:space="preserve">, </w:t>
      </w:r>
      <w:r w:rsidR="00855C10" w:rsidRPr="00855C10">
        <w:t>defined</w:t>
      </w:r>
      <w:r w:rsidRPr="00855C10">
        <w:rPr>
          <w:rFonts w:eastAsia="Malgun Gothic" w:hint="eastAsia"/>
          <w:lang w:eastAsia="ko-KR"/>
        </w:rPr>
        <w:t xml:space="preserve"> in </w:t>
      </w:r>
      <w:r w:rsidR="006D7705" w:rsidRPr="00855C10">
        <w:rPr>
          <w:rFonts w:hint="eastAsia"/>
          <w:lang w:eastAsia="zh-CN"/>
        </w:rPr>
        <w:t>sub</w:t>
      </w:r>
      <w:r w:rsidRPr="00855C10">
        <w:rPr>
          <w:rFonts w:eastAsia="Malgun Gothic" w:hint="eastAsia"/>
          <w:lang w:eastAsia="ko-KR"/>
        </w:rPr>
        <w:t>clause 5.3.4.2.1.1.</w:t>
      </w:r>
    </w:p>
    <w:p w:rsidR="00834EE0" w:rsidRPr="008B1459" w:rsidRDefault="00834EE0" w:rsidP="008B1459">
      <w:pPr>
        <w:pStyle w:val="H6"/>
      </w:pPr>
      <w:bookmarkStart w:id="616" w:name="_Toc393281284"/>
      <w:bookmarkStart w:id="617" w:name="_Toc393306280"/>
      <w:bookmarkStart w:id="618" w:name="_Toc393628452"/>
      <w:bookmarkStart w:id="619" w:name="_Toc393726389"/>
      <w:bookmarkStart w:id="620" w:name="_Toc394084553"/>
      <w:bookmarkStart w:id="621" w:name="_Toc394417821"/>
      <w:r w:rsidRPr="008B1459">
        <w:t>6.2.3.2.1.2</w:t>
      </w:r>
      <w:r w:rsidRPr="00342378">
        <w:rPr>
          <w:lang w:val="fr-FR"/>
        </w:rPr>
        <w:tab/>
        <w:t>Normal mode fine structure inverse quantization</w:t>
      </w:r>
      <w:bookmarkEnd w:id="616"/>
      <w:bookmarkEnd w:id="617"/>
      <w:bookmarkEnd w:id="618"/>
      <w:bookmarkEnd w:id="619"/>
      <w:bookmarkEnd w:id="620"/>
      <w:bookmarkEnd w:id="621"/>
    </w:p>
    <w:p w:rsidR="00834EE0" w:rsidRPr="008B1459" w:rsidRDefault="00834EE0" w:rsidP="008B1459">
      <w:pPr>
        <w:pStyle w:val="H6"/>
      </w:pPr>
      <w:bookmarkStart w:id="622" w:name="_Toc393281286"/>
      <w:bookmarkStart w:id="623" w:name="_Toc393306281"/>
      <w:bookmarkStart w:id="624" w:name="_Toc393628453"/>
      <w:bookmarkStart w:id="625" w:name="_Toc393726390"/>
      <w:bookmarkStart w:id="626" w:name="_Toc394084554"/>
      <w:bookmarkStart w:id="627" w:name="_Toc394417822"/>
      <w:r w:rsidRPr="008B1459">
        <w:t>6.2.3.2.1.2</w:t>
      </w:r>
      <w:r w:rsidRPr="008B1459">
        <w:rPr>
          <w:lang w:val="en-US"/>
        </w:rPr>
        <w:t>.1</w:t>
      </w:r>
      <w:r w:rsidRPr="008B1459">
        <w:rPr>
          <w:lang w:val="en-US"/>
        </w:rPr>
        <w:tab/>
        <w:t>Fine structure inverse PVQ-quantization</w:t>
      </w:r>
      <w:bookmarkEnd w:id="622"/>
      <w:bookmarkEnd w:id="623"/>
      <w:bookmarkEnd w:id="624"/>
      <w:bookmarkEnd w:id="625"/>
      <w:bookmarkEnd w:id="626"/>
      <w:bookmarkEnd w:id="627"/>
    </w:p>
    <w:p w:rsidR="00834EE0" w:rsidRDefault="00834EE0" w:rsidP="00834EE0">
      <w:r>
        <w:rPr>
          <w:lang w:val="en-US"/>
        </w:rPr>
        <w:t xml:space="preserve">The spectral coefficient inverse quantization is done as is described in </w:t>
      </w:r>
      <w:r w:rsidR="006D7705" w:rsidRPr="00855C10">
        <w:rPr>
          <w:rFonts w:hint="eastAsia"/>
          <w:lang w:val="en-US" w:eastAsia="zh-CN"/>
        </w:rPr>
        <w:t>subclause</w:t>
      </w:r>
      <w:r w:rsidRPr="00855C10">
        <w:rPr>
          <w:lang w:val="en-US"/>
        </w:rPr>
        <w:t xml:space="preserve"> </w:t>
      </w:r>
      <w:r w:rsidRPr="00855C10">
        <w:t>6.2.3.2.6</w:t>
      </w:r>
    </w:p>
    <w:p w:rsidR="00834EE0" w:rsidRPr="008B1459" w:rsidRDefault="00834EE0" w:rsidP="008B1459">
      <w:pPr>
        <w:pStyle w:val="H6"/>
      </w:pPr>
      <w:bookmarkStart w:id="628" w:name="_Toc393281287"/>
      <w:bookmarkStart w:id="629" w:name="_Toc393306282"/>
      <w:bookmarkStart w:id="630" w:name="_Toc393628454"/>
      <w:bookmarkStart w:id="631" w:name="_Toc393726391"/>
      <w:bookmarkStart w:id="632" w:name="_Toc394084555"/>
      <w:bookmarkStart w:id="633" w:name="_Toc394417823"/>
      <w:r w:rsidRPr="008B1459">
        <w:t>6.2.3.2.1.2.</w:t>
      </w:r>
      <w:r w:rsidRPr="008B1459">
        <w:rPr>
          <w:lang w:val="en-US"/>
        </w:rPr>
        <w:t>2</w:t>
      </w:r>
      <w:r w:rsidRPr="008B1459">
        <w:tab/>
        <w:t>Fine gain prediction, inverse quantization and application</w:t>
      </w:r>
      <w:bookmarkEnd w:id="628"/>
      <w:bookmarkEnd w:id="629"/>
      <w:bookmarkEnd w:id="630"/>
      <w:bookmarkEnd w:id="631"/>
      <w:bookmarkEnd w:id="632"/>
      <w:bookmarkEnd w:id="633"/>
    </w:p>
    <w:p w:rsidR="00834EE0" w:rsidRPr="003F6EBA" w:rsidRDefault="00834EE0" w:rsidP="00834EE0">
      <w:bookmarkStart w:id="634" w:name="_Toc393281285"/>
      <w:r>
        <w:t xml:space="preserve">The </w:t>
      </w:r>
      <w:r w:rsidRPr="003F6EBA">
        <w:t>bit allocation</w:t>
      </w:r>
      <w:bookmarkEnd w:id="634"/>
      <w:r>
        <w:t xml:space="preserve"> for the PVQ shape vector </w:t>
      </w:r>
      <w:r w:rsidRPr="000D58A1">
        <w:rPr>
          <w:position w:val="-14"/>
        </w:rPr>
        <w:object w:dxaOrig="780" w:dyaOrig="340">
          <v:shape id="_x0000_i1351" type="#_x0000_t75" style="width:39pt;height:16.9pt" o:ole="">
            <v:imagedata r:id="rId629" o:title=""/>
          </v:shape>
          <o:OLEObject Type="Embed" ProgID="Equation.3" ShapeID="_x0000_i1351" DrawAspect="Content" ObjectID="_1783089669" r:id="rId630"/>
        </w:object>
      </w:r>
      <w:r>
        <w:t xml:space="preserve">and fine gain adjustment </w:t>
      </w:r>
      <w:r w:rsidRPr="000D58A1">
        <w:rPr>
          <w:position w:val="-10"/>
        </w:rPr>
        <w:object w:dxaOrig="680" w:dyaOrig="300">
          <v:shape id="_x0000_i1352" type="#_x0000_t75" style="width:34.15pt;height:15pt" o:ole="">
            <v:imagedata r:id="rId631" o:title=""/>
          </v:shape>
          <o:OLEObject Type="Embed" ProgID="Equation.3" ShapeID="_x0000_i1352" DrawAspect="Content" ObjectID="_1783089670" r:id="rId632"/>
        </w:object>
      </w:r>
      <w:r>
        <w:t xml:space="preserve">, as well as </w:t>
      </w:r>
      <w:r w:rsidRPr="007C4754">
        <w:rPr>
          <w:position w:val="-14"/>
        </w:rPr>
        <w:object w:dxaOrig="780" w:dyaOrig="340">
          <v:shape id="_x0000_i1353" type="#_x0000_t75" style="width:39pt;height:16.9pt" o:ole="">
            <v:imagedata r:id="rId633" o:title=""/>
          </v:shape>
          <o:OLEObject Type="Embed" ProgID="Equation.3" ShapeID="_x0000_i1353" DrawAspect="Content" ObjectID="_1783089671" r:id="rId634"/>
        </w:object>
      </w:r>
      <w:r>
        <w:t xml:space="preserve"> and </w:t>
      </w:r>
      <w:r w:rsidRPr="007C4754">
        <w:rPr>
          <w:position w:val="-10"/>
        </w:rPr>
        <w:object w:dxaOrig="760" w:dyaOrig="300">
          <v:shape id="_x0000_i1354" type="#_x0000_t75" style="width:37.9pt;height:15pt" o:ole="">
            <v:imagedata r:id="rId635" o:title=""/>
          </v:shape>
          <o:OLEObject Type="Embed" ProgID="Equation.3" ShapeID="_x0000_i1354" DrawAspect="Content" ObjectID="_1783089672" r:id="rId636"/>
        </w:object>
      </w:r>
      <w:r>
        <w:t xml:space="preserve">are obtained as in </w:t>
      </w:r>
      <w:r w:rsidR="006D7705" w:rsidRPr="00855C10">
        <w:rPr>
          <w:rFonts w:hint="eastAsia"/>
          <w:lang w:eastAsia="zh-CN"/>
        </w:rPr>
        <w:t>subclause</w:t>
      </w:r>
      <w:r w:rsidRPr="00855C10">
        <w:t xml:space="preserve"> </w:t>
      </w:r>
      <w:r w:rsidRPr="00855C10">
        <w:rPr>
          <w:lang w:val="en-US"/>
        </w:rPr>
        <w:t>5.3.4.2.1.3</w:t>
      </w:r>
      <w:r w:rsidR="00D73FD7">
        <w:rPr>
          <w:lang w:val="en-US"/>
        </w:rPr>
        <w:t>a</w:t>
      </w:r>
      <w:r w:rsidRPr="00855C10">
        <w:rPr>
          <w:lang w:val="en-US"/>
        </w:rPr>
        <w:t>.1</w:t>
      </w:r>
      <w:r w:rsidRPr="00855C10">
        <w:t>.</w:t>
      </w:r>
      <w:r>
        <w:t xml:space="preserve"> The quantized gain prediction error </w:t>
      </w:r>
      <w:r w:rsidRPr="007C4754">
        <w:rPr>
          <w:position w:val="-10"/>
        </w:rPr>
        <w:object w:dxaOrig="660" w:dyaOrig="300">
          <v:shape id="_x0000_i1355" type="#_x0000_t75" style="width:33pt;height:15pt" o:ole="">
            <v:imagedata r:id="rId637" o:title=""/>
          </v:shape>
          <o:OLEObject Type="Embed" ProgID="Equation.3" ShapeID="_x0000_i1355" DrawAspect="Content" ObjectID="_1783089673" r:id="rId638"/>
        </w:object>
      </w:r>
      <w:r>
        <w:t>is obtained by using the assigned bitrate</w:t>
      </w:r>
      <w:r w:rsidRPr="007C4754">
        <w:rPr>
          <w:position w:val="-10"/>
        </w:rPr>
        <w:object w:dxaOrig="680" w:dyaOrig="300">
          <v:shape id="_x0000_i1356" type="#_x0000_t75" style="width:34.15pt;height:15pt" o:ole="">
            <v:imagedata r:id="rId639" o:title=""/>
          </v:shape>
          <o:OLEObject Type="Embed" ProgID="Equation.3" ShapeID="_x0000_i1356" DrawAspect="Content" ObjectID="_1783089674" r:id="rId640"/>
        </w:object>
      </w:r>
      <w:r>
        <w:t xml:space="preserve">and the fine gain adjustment </w:t>
      </w:r>
      <w:r w:rsidRPr="007C4754">
        <w:rPr>
          <w:position w:val="-14"/>
        </w:rPr>
        <w:object w:dxaOrig="620" w:dyaOrig="340">
          <v:shape id="_x0000_i1357" type="#_x0000_t75" style="width:31.15pt;height:16.9pt" o:ole="">
            <v:imagedata r:id="rId641" o:title=""/>
          </v:shape>
          <o:OLEObject Type="Embed" ProgID="Equation.3" ShapeID="_x0000_i1357" DrawAspect="Content" ObjectID="_1783089675" r:id="rId642"/>
        </w:object>
      </w:r>
      <w:r>
        <w:t>is obtained by</w:t>
      </w:r>
    </w:p>
    <w:p w:rsidR="00834EE0" w:rsidRDefault="00834EE0" w:rsidP="00834EE0">
      <w:pPr>
        <w:pStyle w:val="EQ"/>
      </w:pPr>
      <w:r>
        <w:tab/>
      </w:r>
      <w:r w:rsidRPr="007C4754">
        <w:rPr>
          <w:position w:val="-14"/>
        </w:rPr>
        <w:object w:dxaOrig="2799" w:dyaOrig="340">
          <v:shape id="_x0000_i1358" type="#_x0000_t75" style="width:139.9pt;height:16.9pt" o:ole="">
            <v:imagedata r:id="rId643" o:title=""/>
          </v:shape>
          <o:OLEObject Type="Embed" ProgID="Equation.3" ShapeID="_x0000_i1358" DrawAspect="Content" ObjectID="_1783089676" r:id="rId644"/>
        </w:object>
      </w:r>
      <w:r>
        <w:tab/>
        <w:t>(</w:t>
      </w:r>
      <w:fldSimple w:instr=" SEQ eqn \* MERGEFORMAT ">
        <w:r w:rsidR="00716DC0">
          <w:t>1817</w:t>
        </w:r>
      </w:fldSimple>
      <w:r>
        <w:t>)</w:t>
      </w:r>
    </w:p>
    <w:p w:rsidR="00834EE0" w:rsidRPr="003F6EBA" w:rsidRDefault="00834EE0" w:rsidP="00834EE0">
      <w:r>
        <w:t xml:space="preserve">with </w:t>
      </w:r>
      <w:r w:rsidRPr="002E4C7F">
        <w:rPr>
          <w:position w:val="-10"/>
        </w:rPr>
        <w:object w:dxaOrig="920" w:dyaOrig="300">
          <v:shape id="_x0000_i1359" type="#_x0000_t75" style="width:46.15pt;height:15pt" o:ole="">
            <v:imagedata r:id="rId645" o:title=""/>
          </v:shape>
          <o:OLEObject Type="Embed" ProgID="Equation.3" ShapeID="_x0000_i1359" DrawAspect="Content" ObjectID="_1783089677" r:id="rId646"/>
        </w:object>
      </w:r>
      <w:r>
        <w:t>for</w:t>
      </w:r>
      <w:r w:rsidRPr="002E4C7F">
        <w:rPr>
          <w:position w:val="-10"/>
        </w:rPr>
        <w:object w:dxaOrig="999" w:dyaOrig="300">
          <v:shape id="_x0000_i1360" type="#_x0000_t75" style="width:49.9pt;height:15pt" o:ole="">
            <v:imagedata r:id="rId647" o:title=""/>
          </v:shape>
          <o:OLEObject Type="Embed" ProgID="Equation.3" ShapeID="_x0000_i1360" DrawAspect="Content" ObjectID="_1783089678" r:id="rId648"/>
        </w:object>
      </w:r>
      <w:r>
        <w:t>.</w:t>
      </w:r>
      <w:r w:rsidR="004C0DE1">
        <w:t xml:space="preserve"> The gain of the synthesis is adjusted by scaling the decoded fine structure with the fine gain</w:t>
      </w:r>
      <w:r w:rsidR="004C0DE1" w:rsidRPr="00DA2CB1">
        <w:rPr>
          <w:position w:val="-10"/>
        </w:rPr>
        <w:object w:dxaOrig="639" w:dyaOrig="340">
          <v:shape id="_x0000_i1361" type="#_x0000_t75" style="width:31.9pt;height:16.9pt" o:ole="">
            <v:imagedata r:id="rId649" o:title=""/>
          </v:shape>
          <o:OLEObject Type="Embed" ProgID="Equation.3" ShapeID="_x0000_i1361" DrawAspect="Content" ObjectID="_1783089679" r:id="rId650"/>
        </w:object>
      </w:r>
      <w:r w:rsidR="004C0DE1">
        <w:t>.</w:t>
      </w:r>
    </w:p>
    <w:p w:rsidR="00834EE0" w:rsidRPr="008B1459" w:rsidRDefault="00834EE0" w:rsidP="008B1459">
      <w:pPr>
        <w:pStyle w:val="H6"/>
      </w:pPr>
      <w:bookmarkStart w:id="635" w:name="_Toc393281288"/>
      <w:bookmarkStart w:id="636" w:name="_Toc393306283"/>
      <w:bookmarkStart w:id="637" w:name="_Toc393628455"/>
      <w:bookmarkStart w:id="638" w:name="_Toc393726392"/>
      <w:bookmarkStart w:id="639" w:name="_Toc394084556"/>
      <w:bookmarkStart w:id="640" w:name="_Toc394417824"/>
      <w:r w:rsidRPr="008B1459">
        <w:t>6.2.3.2.1.3</w:t>
      </w:r>
      <w:r w:rsidR="008B1459" w:rsidRPr="008B1459">
        <w:tab/>
      </w:r>
      <w:r w:rsidRPr="008B1459">
        <w:t>Spectral filling</w:t>
      </w:r>
      <w:bookmarkEnd w:id="635"/>
      <w:bookmarkEnd w:id="636"/>
      <w:bookmarkEnd w:id="637"/>
      <w:bookmarkEnd w:id="638"/>
      <w:bookmarkEnd w:id="639"/>
      <w:bookmarkEnd w:id="640"/>
    </w:p>
    <w:p w:rsidR="00834EE0" w:rsidRPr="007006A9" w:rsidRDefault="00834EE0" w:rsidP="00834EE0">
      <w:r w:rsidRPr="007006A9">
        <w:t xml:space="preserve">This </w:t>
      </w:r>
      <w:r w:rsidR="006D7705">
        <w:rPr>
          <w:rFonts w:hint="eastAsia"/>
          <w:lang w:eastAsia="zh-CN"/>
        </w:rPr>
        <w:t>sub</w:t>
      </w:r>
      <w:r w:rsidRPr="007006A9">
        <w:t>clause gives a technical overview of the spectrum filling processing which is applied at the decoder</w:t>
      </w:r>
      <w:r>
        <w:t xml:space="preserve"> in HQ high rate mode</w:t>
      </w:r>
      <w:r w:rsidRPr="007006A9">
        <w:t>.</w:t>
      </w:r>
    </w:p>
    <w:p w:rsidR="00834EE0" w:rsidRPr="008B1459" w:rsidRDefault="00834EE0" w:rsidP="008B1459">
      <w:pPr>
        <w:pStyle w:val="H6"/>
      </w:pPr>
      <w:bookmarkStart w:id="641" w:name="_Toc394047484"/>
      <w:bookmarkStart w:id="642" w:name="_Toc394084557"/>
      <w:bookmarkStart w:id="643" w:name="_Toc394417825"/>
      <w:r w:rsidRPr="008B1459">
        <w:t>6.2.3.2.1.3</w:t>
      </w:r>
      <w:r w:rsidRPr="008B1459">
        <w:rPr>
          <w:rFonts w:hint="eastAsia"/>
          <w:lang w:eastAsia="zh-CN"/>
        </w:rPr>
        <w:t>.1</w:t>
      </w:r>
      <w:r w:rsidRPr="008B1459">
        <w:tab/>
      </w:r>
      <w:r w:rsidRPr="008B1459">
        <w:rPr>
          <w:rFonts w:hint="eastAsia"/>
          <w:lang w:eastAsia="zh-CN"/>
        </w:rPr>
        <w:t>Wideband</w:t>
      </w:r>
      <w:r w:rsidRPr="008B1459">
        <w:t xml:space="preserve"> </w:t>
      </w:r>
      <w:r w:rsidRPr="008B1459">
        <w:rPr>
          <w:rFonts w:hint="eastAsia"/>
          <w:lang w:eastAsia="zh-CN"/>
        </w:rPr>
        <w:t>adaptive noise filling at 24.4/32kbps</w:t>
      </w:r>
      <w:bookmarkEnd w:id="641"/>
      <w:bookmarkEnd w:id="642"/>
      <w:bookmarkEnd w:id="643"/>
    </w:p>
    <w:p w:rsidR="00834EE0" w:rsidRDefault="00834EE0" w:rsidP="00834EE0">
      <w:pPr>
        <w:rPr>
          <w:rFonts w:hint="eastAsia"/>
          <w:lang w:eastAsia="zh-CN"/>
        </w:rPr>
      </w:pPr>
      <w:r>
        <w:t>Wideband adaptive noise filling at 24.4 and 32 kbps proceeds by c</w:t>
      </w:r>
      <w:r w:rsidRPr="003C056E">
        <w:rPr>
          <w:rFonts w:hint="eastAsia"/>
        </w:rPr>
        <w:t>alculat</w:t>
      </w:r>
      <w:r>
        <w:t>ing</w:t>
      </w:r>
      <w:r w:rsidRPr="003C056E">
        <w:rPr>
          <w:rFonts w:hint="eastAsia"/>
        </w:rPr>
        <w:t xml:space="preserve"> the total </w:t>
      </w:r>
      <w:r>
        <w:rPr>
          <w:rFonts w:hint="eastAsia"/>
          <w:lang w:eastAsia="zh-CN"/>
        </w:rPr>
        <w:t xml:space="preserve">available </w:t>
      </w:r>
      <w:r w:rsidRPr="003C056E">
        <w:rPr>
          <w:rFonts w:hint="eastAsia"/>
        </w:rPr>
        <w:t xml:space="preserve">bits and the </w:t>
      </w:r>
      <w:r w:rsidRPr="003C056E">
        <w:t xml:space="preserve">bits </w:t>
      </w:r>
      <w:r>
        <w:rPr>
          <w:lang w:eastAsia="zh-CN"/>
        </w:rPr>
        <w:t>variance</w:t>
      </w:r>
      <w:r w:rsidRPr="003C056E">
        <w:rPr>
          <w:rFonts w:hint="eastAsia"/>
        </w:rPr>
        <w:t xml:space="preserve"> </w:t>
      </w:r>
      <w:r>
        <w:t>for</w:t>
      </w:r>
      <w:r w:rsidRPr="003C056E">
        <w:rPr>
          <w:rFonts w:hint="eastAsia"/>
        </w:rPr>
        <w:t xml:space="preserve"> the sub-bands</w:t>
      </w:r>
      <w:r>
        <w:rPr>
          <w:rFonts w:hint="eastAsia"/>
          <w:lang w:eastAsia="zh-CN"/>
        </w:rPr>
        <w:t xml:space="preserve"> </w:t>
      </w:r>
      <w:r>
        <w:rPr>
          <w:lang w:eastAsia="zh-CN"/>
        </w:rPr>
        <w:t>in</w:t>
      </w:r>
      <w:r>
        <w:rPr>
          <w:rFonts w:hint="eastAsia"/>
          <w:lang w:eastAsia="zh-CN"/>
        </w:rPr>
        <w:t xml:space="preserve"> non-transient frames</w:t>
      </w:r>
      <w:r w:rsidRPr="003C056E">
        <w:rPr>
          <w:rFonts w:hint="eastAsia"/>
        </w:rPr>
        <w:t xml:space="preserve"> </w:t>
      </w:r>
      <w:r>
        <w:t>over</w:t>
      </w:r>
      <w:r w:rsidRPr="003C056E">
        <w:rPr>
          <w:rFonts w:hint="eastAsia"/>
        </w:rPr>
        <w:t xml:space="preserve"> the index range</w:t>
      </w:r>
      <w:r w:rsidRPr="00D35321">
        <w:rPr>
          <w:position w:val="-14"/>
        </w:rPr>
        <w:object w:dxaOrig="1359" w:dyaOrig="340">
          <v:shape id="_x0000_i1362" type="#_x0000_t75" style="width:66.75pt;height:16.9pt" o:ole="">
            <v:imagedata r:id="rId651" o:title=""/>
          </v:shape>
          <o:OLEObject Type="Embed" ProgID="Equation.3" ShapeID="_x0000_i1362" DrawAspect="Content" ObjectID="_1783089680" r:id="rId652"/>
        </w:object>
      </w:r>
      <w:r>
        <w:rPr>
          <w:rFonts w:hint="eastAsia"/>
        </w:rPr>
        <w:t>,</w:t>
      </w:r>
    </w:p>
    <w:p w:rsidR="00834EE0" w:rsidRDefault="00834EE0" w:rsidP="00834EE0">
      <w:pPr>
        <w:pStyle w:val="EQ"/>
        <w:rPr>
          <w:rFonts w:hint="eastAsia"/>
          <w:lang w:eastAsia="zh-CN"/>
        </w:rPr>
      </w:pPr>
      <w:r>
        <w:tab/>
      </w:r>
      <w:r w:rsidRPr="00892DB5">
        <w:rPr>
          <w:position w:val="-32"/>
        </w:rPr>
        <w:object w:dxaOrig="1640" w:dyaOrig="859">
          <v:shape id="_x0000_i1363" type="#_x0000_t75" style="width:82.15pt;height:43.15pt" o:ole="">
            <v:imagedata r:id="rId653" o:title=""/>
          </v:shape>
          <o:OLEObject Type="Embed" ProgID="Equation.3" ShapeID="_x0000_i1363" DrawAspect="Content" ObjectID="_1783089681" r:id="rId654"/>
        </w:object>
      </w:r>
      <w:r>
        <w:tab/>
        <w:t>(</w:t>
      </w:r>
      <w:fldSimple w:instr=" SEQ eqn \* MERGEFORMAT ">
        <w:r w:rsidR="00716DC0">
          <w:t>1818</w:t>
        </w:r>
      </w:fldSimple>
      <w:r>
        <w:t>)</w:t>
      </w:r>
    </w:p>
    <w:p w:rsidR="00834EE0" w:rsidRPr="00DF180B" w:rsidRDefault="00834EE0" w:rsidP="00834EE0">
      <w:pPr>
        <w:pStyle w:val="EQ"/>
      </w:pPr>
      <w:r>
        <w:tab/>
      </w:r>
      <w:r w:rsidRPr="00892DB5">
        <w:rPr>
          <w:position w:val="-24"/>
        </w:rPr>
        <w:object w:dxaOrig="2460" w:dyaOrig="1140">
          <v:shape id="_x0000_i1364" type="#_x0000_t75" style="width:123pt;height:57pt" o:ole="">
            <v:imagedata r:id="rId655" o:title=""/>
          </v:shape>
          <o:OLEObject Type="Embed" ProgID="Equation.3" ShapeID="_x0000_i1364" DrawAspect="Content" ObjectID="_1783089682" r:id="rId656"/>
        </w:object>
      </w:r>
      <w:r>
        <w:tab/>
        <w:t>(</w:t>
      </w:r>
      <w:fldSimple w:instr=" SEQ eqn \* MERGEFORMAT ">
        <w:r w:rsidR="00716DC0">
          <w:t>1819</w:t>
        </w:r>
      </w:fldSimple>
      <w:r>
        <w:t>)</w:t>
      </w:r>
    </w:p>
    <w:p w:rsidR="00834EE0" w:rsidRDefault="00834EE0" w:rsidP="00834EE0">
      <w:pPr>
        <w:rPr>
          <w:rFonts w:hint="eastAsia"/>
          <w:lang w:eastAsia="zh-CN"/>
        </w:rPr>
      </w:pPr>
      <w:r>
        <w:t>T</w:t>
      </w:r>
      <w:r>
        <w:rPr>
          <w:rFonts w:hint="eastAsia"/>
        </w:rPr>
        <w:t xml:space="preserve">he </w:t>
      </w:r>
      <w:r>
        <w:rPr>
          <w:rFonts w:hint="eastAsia"/>
          <w:lang w:eastAsia="zh-CN"/>
        </w:rPr>
        <w:t xml:space="preserve">average bit allocation </w:t>
      </w:r>
      <w:r>
        <w:t>threshold</w:t>
      </w:r>
      <w:r>
        <w:rPr>
          <w:rFonts w:hint="eastAsia"/>
        </w:rPr>
        <w:t xml:space="preserve"> </w:t>
      </w:r>
      <w:r w:rsidRPr="00E22E42">
        <w:rPr>
          <w:position w:val="-10"/>
        </w:rPr>
        <w:object w:dxaOrig="859" w:dyaOrig="300">
          <v:shape id="_x0000_i1365" type="#_x0000_t75" style="width:42pt;height:15pt" o:ole="">
            <v:imagedata r:id="rId657" o:title=""/>
          </v:shape>
          <o:OLEObject Type="Embed" ProgID="Equation.3" ShapeID="_x0000_i1365" DrawAspect="Content" ObjectID="_1783089683" r:id="rId658"/>
        </w:object>
      </w:r>
      <w:r>
        <w:t xml:space="preserve">is initialized </w:t>
      </w:r>
      <w:r>
        <w:rPr>
          <w:rFonts w:hint="eastAsia"/>
          <w:lang w:eastAsia="zh-CN"/>
        </w:rPr>
        <w:t xml:space="preserve">for each </w:t>
      </w:r>
      <w:r>
        <w:rPr>
          <w:lang w:eastAsia="zh-CN"/>
        </w:rPr>
        <w:t>coefficient</w:t>
      </w:r>
      <w:r>
        <w:rPr>
          <w:rFonts w:hint="eastAsia"/>
          <w:lang w:eastAsia="zh-CN"/>
        </w:rPr>
        <w:t xml:space="preserve"> in</w:t>
      </w:r>
      <w:r>
        <w:rPr>
          <w:rFonts w:hint="eastAsia"/>
        </w:rPr>
        <w:t xml:space="preserve"> </w:t>
      </w:r>
      <w:r>
        <w:rPr>
          <w:rFonts w:hint="eastAsia"/>
          <w:lang w:eastAsia="zh-CN"/>
        </w:rPr>
        <w:t>each</w:t>
      </w:r>
      <w:r>
        <w:rPr>
          <w:rFonts w:hint="eastAsia"/>
        </w:rPr>
        <w:t xml:space="preserve"> sub-band</w:t>
      </w:r>
      <w:r>
        <w:t xml:space="preserve"> according to the values in </w:t>
      </w:r>
      <w:r w:rsidR="00025A25">
        <w:t>table</w:t>
      </w:r>
      <w:r>
        <w:rPr>
          <w:rFonts w:hint="eastAsia"/>
        </w:rPr>
        <w:t xml:space="preserve"> </w:t>
      </w:r>
      <w:fldSimple w:instr=" SEQ Table threshold_table_for_average_bit_allocatn \* MERGEFORMAT ">
        <w:r w:rsidR="00716DC0">
          <w:rPr>
            <w:noProof/>
          </w:rPr>
          <w:t>171</w:t>
        </w:r>
      </w:fldSimple>
      <w:r>
        <w:t>.</w:t>
      </w:r>
    </w:p>
    <w:p w:rsidR="00834EE0" w:rsidRPr="00342BAF" w:rsidRDefault="00834EE0" w:rsidP="00834EE0">
      <w:pPr>
        <w:pStyle w:val="TH"/>
      </w:pPr>
      <w:r w:rsidRPr="00342BAF">
        <w:t xml:space="preserve">Table </w:t>
      </w:r>
      <w:bookmarkStart w:id="644" w:name="threshold_table_for_average_bit_allocatn"/>
      <w:r w:rsidRPr="00342BAF">
        <w:fldChar w:fldCharType="begin"/>
      </w:r>
      <w:r w:rsidRPr="00342BAF">
        <w:instrText xml:space="preserve"> SEQ table \* MERGEFORMAT </w:instrText>
      </w:r>
      <w:r w:rsidRPr="00342BAF">
        <w:fldChar w:fldCharType="separate"/>
      </w:r>
      <w:r w:rsidR="00716DC0">
        <w:rPr>
          <w:noProof/>
        </w:rPr>
        <w:t>171</w:t>
      </w:r>
      <w:r w:rsidRPr="00342BAF">
        <w:fldChar w:fldCharType="end"/>
      </w:r>
      <w:bookmarkEnd w:id="644"/>
      <w:r w:rsidRPr="00342BAF">
        <w:t xml:space="preserve">: </w:t>
      </w:r>
      <w:r>
        <w:t>T</w:t>
      </w:r>
      <w:r w:rsidRPr="00342BAF">
        <w:t xml:space="preserve">hreshold for </w:t>
      </w:r>
      <w:r w:rsidRPr="009A15AB">
        <w:t>average</w:t>
      </w:r>
      <w:r w:rsidRPr="00342BAF">
        <w:t xml:space="preserve"> bit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467"/>
        <w:gridCol w:w="467"/>
        <w:gridCol w:w="467"/>
        <w:gridCol w:w="467"/>
        <w:gridCol w:w="467"/>
        <w:gridCol w:w="467"/>
        <w:gridCol w:w="467"/>
        <w:gridCol w:w="467"/>
        <w:gridCol w:w="467"/>
        <w:gridCol w:w="467"/>
        <w:gridCol w:w="467"/>
        <w:gridCol w:w="467"/>
        <w:gridCol w:w="467"/>
      </w:tblGrid>
      <w:tr w:rsidR="00834EE0" w:rsidRPr="005B31C9" w:rsidTr="00E92E62">
        <w:trPr>
          <w:trHeight w:val="380"/>
          <w:jc w:val="center"/>
        </w:trPr>
        <w:tc>
          <w:tcPr>
            <w:tcW w:w="0" w:type="auto"/>
            <w:shd w:val="clear" w:color="auto" w:fill="D9D9D9"/>
            <w:vAlign w:val="center"/>
          </w:tcPr>
          <w:p w:rsidR="00834EE0" w:rsidRPr="005B31C9" w:rsidRDefault="00834EE0" w:rsidP="00E92E62">
            <w:pPr>
              <w:pStyle w:val="TAH"/>
            </w:pPr>
            <w:r w:rsidRPr="005B31C9">
              <w:t>Band</w:t>
            </w:r>
          </w:p>
        </w:tc>
        <w:tc>
          <w:tcPr>
            <w:tcW w:w="0" w:type="auto"/>
            <w:shd w:val="clear" w:color="auto" w:fill="D9D9D9"/>
            <w:vAlign w:val="center"/>
          </w:tcPr>
          <w:p w:rsidR="00834EE0" w:rsidRPr="005B31C9" w:rsidRDefault="00834EE0" w:rsidP="00E92E62">
            <w:pPr>
              <w:pStyle w:val="TAH"/>
            </w:pPr>
            <w:r w:rsidRPr="005B31C9">
              <w:t>0</w:t>
            </w:r>
          </w:p>
        </w:tc>
        <w:tc>
          <w:tcPr>
            <w:tcW w:w="0" w:type="auto"/>
            <w:shd w:val="clear" w:color="auto" w:fill="D9D9D9"/>
            <w:vAlign w:val="center"/>
          </w:tcPr>
          <w:p w:rsidR="00834EE0" w:rsidRPr="005B31C9" w:rsidRDefault="00834EE0" w:rsidP="00E92E62">
            <w:pPr>
              <w:pStyle w:val="TAH"/>
            </w:pPr>
            <w:r w:rsidRPr="005B31C9">
              <w:t>1</w:t>
            </w:r>
          </w:p>
        </w:tc>
        <w:tc>
          <w:tcPr>
            <w:tcW w:w="0" w:type="auto"/>
            <w:shd w:val="clear" w:color="auto" w:fill="D9D9D9"/>
            <w:vAlign w:val="center"/>
          </w:tcPr>
          <w:p w:rsidR="00834EE0" w:rsidRPr="005B31C9" w:rsidRDefault="00834EE0" w:rsidP="00E92E62">
            <w:pPr>
              <w:pStyle w:val="TAH"/>
            </w:pPr>
            <w:r w:rsidRPr="005B31C9">
              <w:t>2</w:t>
            </w:r>
          </w:p>
        </w:tc>
        <w:tc>
          <w:tcPr>
            <w:tcW w:w="0" w:type="auto"/>
            <w:shd w:val="clear" w:color="auto" w:fill="D9D9D9"/>
            <w:vAlign w:val="center"/>
          </w:tcPr>
          <w:p w:rsidR="00834EE0" w:rsidRPr="005B31C9" w:rsidRDefault="00834EE0" w:rsidP="00E92E62">
            <w:pPr>
              <w:pStyle w:val="TAH"/>
            </w:pPr>
            <w:r w:rsidRPr="005B31C9">
              <w:t>3</w:t>
            </w:r>
          </w:p>
        </w:tc>
        <w:tc>
          <w:tcPr>
            <w:tcW w:w="0" w:type="auto"/>
            <w:shd w:val="clear" w:color="auto" w:fill="D9D9D9"/>
            <w:vAlign w:val="center"/>
          </w:tcPr>
          <w:p w:rsidR="00834EE0" w:rsidRPr="005B31C9" w:rsidRDefault="00834EE0" w:rsidP="00E92E62">
            <w:pPr>
              <w:pStyle w:val="TAH"/>
            </w:pPr>
            <w:r w:rsidRPr="005B31C9">
              <w:t>4</w:t>
            </w:r>
          </w:p>
        </w:tc>
        <w:tc>
          <w:tcPr>
            <w:tcW w:w="0" w:type="auto"/>
            <w:shd w:val="clear" w:color="auto" w:fill="D9D9D9"/>
            <w:vAlign w:val="center"/>
          </w:tcPr>
          <w:p w:rsidR="00834EE0" w:rsidRPr="005B31C9" w:rsidRDefault="00834EE0" w:rsidP="00E92E62">
            <w:pPr>
              <w:pStyle w:val="TAH"/>
            </w:pPr>
            <w:r w:rsidRPr="005B31C9">
              <w:t>5</w:t>
            </w:r>
          </w:p>
        </w:tc>
        <w:tc>
          <w:tcPr>
            <w:tcW w:w="0" w:type="auto"/>
            <w:shd w:val="clear" w:color="auto" w:fill="D9D9D9"/>
            <w:vAlign w:val="center"/>
          </w:tcPr>
          <w:p w:rsidR="00834EE0" w:rsidRPr="005B31C9" w:rsidRDefault="00834EE0" w:rsidP="00E92E62">
            <w:pPr>
              <w:pStyle w:val="TAH"/>
            </w:pPr>
            <w:r w:rsidRPr="005B31C9">
              <w:t>6</w:t>
            </w:r>
          </w:p>
        </w:tc>
        <w:tc>
          <w:tcPr>
            <w:tcW w:w="0" w:type="auto"/>
            <w:shd w:val="clear" w:color="auto" w:fill="D9D9D9"/>
            <w:vAlign w:val="center"/>
          </w:tcPr>
          <w:p w:rsidR="00834EE0" w:rsidRPr="005B31C9" w:rsidRDefault="00834EE0" w:rsidP="00E92E62">
            <w:pPr>
              <w:pStyle w:val="TAH"/>
            </w:pPr>
            <w:r w:rsidRPr="005B31C9">
              <w:t>7</w:t>
            </w:r>
          </w:p>
        </w:tc>
        <w:tc>
          <w:tcPr>
            <w:tcW w:w="0" w:type="auto"/>
            <w:shd w:val="clear" w:color="auto" w:fill="D9D9D9"/>
            <w:vAlign w:val="center"/>
          </w:tcPr>
          <w:p w:rsidR="00834EE0" w:rsidRPr="005B31C9" w:rsidRDefault="00834EE0" w:rsidP="00E92E62">
            <w:pPr>
              <w:pStyle w:val="TAH"/>
            </w:pPr>
            <w:r w:rsidRPr="005B31C9">
              <w:t>8</w:t>
            </w:r>
          </w:p>
        </w:tc>
        <w:tc>
          <w:tcPr>
            <w:tcW w:w="0" w:type="auto"/>
            <w:shd w:val="clear" w:color="auto" w:fill="D9D9D9"/>
            <w:vAlign w:val="center"/>
          </w:tcPr>
          <w:p w:rsidR="00834EE0" w:rsidRPr="005B31C9" w:rsidRDefault="00834EE0" w:rsidP="00E92E62">
            <w:pPr>
              <w:pStyle w:val="TAH"/>
            </w:pPr>
            <w:r w:rsidRPr="005B31C9">
              <w:t>9</w:t>
            </w:r>
          </w:p>
        </w:tc>
        <w:tc>
          <w:tcPr>
            <w:tcW w:w="0" w:type="auto"/>
            <w:shd w:val="clear" w:color="auto" w:fill="D9D9D9"/>
            <w:vAlign w:val="center"/>
          </w:tcPr>
          <w:p w:rsidR="00834EE0" w:rsidRPr="005B31C9" w:rsidRDefault="00834EE0" w:rsidP="00E92E62">
            <w:pPr>
              <w:pStyle w:val="TAH"/>
            </w:pPr>
            <w:r w:rsidRPr="005B31C9">
              <w:t>10</w:t>
            </w:r>
          </w:p>
        </w:tc>
        <w:tc>
          <w:tcPr>
            <w:tcW w:w="0" w:type="auto"/>
            <w:shd w:val="clear" w:color="auto" w:fill="D9D9D9"/>
            <w:vAlign w:val="center"/>
          </w:tcPr>
          <w:p w:rsidR="00834EE0" w:rsidRPr="005B31C9" w:rsidRDefault="00834EE0" w:rsidP="00E92E62">
            <w:pPr>
              <w:pStyle w:val="TAH"/>
            </w:pPr>
            <w:r w:rsidRPr="005B31C9">
              <w:t>11</w:t>
            </w:r>
          </w:p>
        </w:tc>
        <w:tc>
          <w:tcPr>
            <w:tcW w:w="0" w:type="auto"/>
            <w:shd w:val="clear" w:color="auto" w:fill="D9D9D9"/>
            <w:vAlign w:val="center"/>
          </w:tcPr>
          <w:p w:rsidR="00834EE0" w:rsidRPr="005B31C9" w:rsidRDefault="00834EE0" w:rsidP="00E92E62">
            <w:pPr>
              <w:pStyle w:val="TAH"/>
            </w:pPr>
            <w:r w:rsidRPr="005B31C9">
              <w:t>12</w:t>
            </w:r>
          </w:p>
        </w:tc>
      </w:tr>
      <w:tr w:rsidR="00834EE0" w:rsidRPr="005B31C9" w:rsidTr="00E92E62">
        <w:trPr>
          <w:trHeight w:val="380"/>
          <w:jc w:val="center"/>
        </w:trPr>
        <w:tc>
          <w:tcPr>
            <w:tcW w:w="0" w:type="auto"/>
            <w:tcBorders>
              <w:bottom w:val="single" w:sz="4" w:space="0" w:color="auto"/>
            </w:tcBorders>
            <w:shd w:val="clear" w:color="auto" w:fill="auto"/>
            <w:vAlign w:val="center"/>
          </w:tcPr>
          <w:p w:rsidR="00834EE0" w:rsidRPr="005B31C9" w:rsidRDefault="00834EE0" w:rsidP="00E92E62">
            <w:pPr>
              <w:keepNext/>
              <w:keepLines/>
              <w:spacing w:after="0"/>
              <w:jc w:val="center"/>
              <w:rPr>
                <w:rFonts w:ascii="Arial" w:hAnsi="Arial"/>
                <w:sz w:val="18"/>
              </w:rPr>
            </w:pPr>
            <w:r w:rsidRPr="005B31C9">
              <w:rPr>
                <w:position w:val="-10"/>
              </w:rPr>
              <w:object w:dxaOrig="859" w:dyaOrig="300">
                <v:shape id="_x0000_i1366" type="#_x0000_t75" style="width:42pt;height:15pt" o:ole="">
                  <v:imagedata r:id="rId659" o:title=""/>
                </v:shape>
                <o:OLEObject Type="Embed" ProgID="Equation.3" ShapeID="_x0000_i1366" DrawAspect="Content" ObjectID="_1783089684" r:id="rId660"/>
              </w:object>
            </w:r>
          </w:p>
        </w:tc>
        <w:tc>
          <w:tcPr>
            <w:tcW w:w="0" w:type="auto"/>
            <w:tcBorders>
              <w:bottom w:val="single" w:sz="4" w:space="0" w:color="auto"/>
            </w:tcBorders>
            <w:shd w:val="clear" w:color="auto" w:fill="auto"/>
            <w:vAlign w:val="center"/>
          </w:tcPr>
          <w:p w:rsidR="00834EE0" w:rsidRPr="005B31C9" w:rsidRDefault="00834EE0" w:rsidP="00E92E62">
            <w:pPr>
              <w:pStyle w:val="TAC"/>
            </w:pPr>
            <w:r w:rsidRPr="005B31C9">
              <w:rPr>
                <w:rFonts w:hint="eastAsia"/>
                <w:lang w:eastAsia="zh-CN"/>
              </w:rPr>
              <w:t>1.5</w:t>
            </w:r>
          </w:p>
        </w:tc>
        <w:tc>
          <w:tcPr>
            <w:tcW w:w="0" w:type="auto"/>
            <w:tcBorders>
              <w:bottom w:val="single" w:sz="4" w:space="0" w:color="auto"/>
            </w:tcBorders>
            <w:shd w:val="clear" w:color="auto" w:fill="auto"/>
            <w:vAlign w:val="center"/>
          </w:tcPr>
          <w:p w:rsidR="00834EE0" w:rsidRPr="005B31C9" w:rsidRDefault="00834EE0" w:rsidP="00E92E62">
            <w:pPr>
              <w:pStyle w:val="TAC"/>
            </w:pPr>
            <w:r w:rsidRPr="005B31C9">
              <w:rPr>
                <w:rFonts w:hint="eastAsia"/>
                <w:lang w:eastAsia="zh-CN"/>
              </w:rPr>
              <w:t>1.5</w:t>
            </w:r>
          </w:p>
        </w:tc>
        <w:tc>
          <w:tcPr>
            <w:tcW w:w="0" w:type="auto"/>
            <w:tcBorders>
              <w:bottom w:val="single" w:sz="4" w:space="0" w:color="auto"/>
            </w:tcBorders>
            <w:shd w:val="clear" w:color="auto" w:fill="auto"/>
            <w:vAlign w:val="center"/>
          </w:tcPr>
          <w:p w:rsidR="00834EE0" w:rsidRPr="005B31C9" w:rsidRDefault="00834EE0" w:rsidP="00E92E62">
            <w:pPr>
              <w:pStyle w:val="TAC"/>
            </w:pPr>
            <w:r w:rsidRPr="005B31C9">
              <w:rPr>
                <w:rFonts w:hint="eastAsia"/>
                <w:lang w:eastAsia="zh-CN"/>
              </w:rPr>
              <w:t>1.5</w:t>
            </w:r>
          </w:p>
        </w:tc>
        <w:tc>
          <w:tcPr>
            <w:tcW w:w="0" w:type="auto"/>
            <w:tcBorders>
              <w:bottom w:val="single" w:sz="4" w:space="0" w:color="auto"/>
            </w:tcBorders>
            <w:vAlign w:val="center"/>
          </w:tcPr>
          <w:p w:rsidR="00834EE0" w:rsidRPr="005B31C9" w:rsidRDefault="00834EE0" w:rsidP="00E92E62">
            <w:pPr>
              <w:pStyle w:val="TAC"/>
              <w:rPr>
                <w:rFonts w:hint="eastAsia"/>
                <w:lang w:eastAsia="zh-CN"/>
              </w:rPr>
            </w:pPr>
            <w:r w:rsidRPr="005B31C9">
              <w:rPr>
                <w:rFonts w:hint="eastAsia"/>
                <w:lang w:eastAsia="zh-CN"/>
              </w:rPr>
              <w:t>1.5</w:t>
            </w:r>
          </w:p>
        </w:tc>
        <w:tc>
          <w:tcPr>
            <w:tcW w:w="0" w:type="auto"/>
            <w:tcBorders>
              <w:bottom w:val="single" w:sz="4" w:space="0" w:color="auto"/>
            </w:tcBorders>
            <w:vAlign w:val="center"/>
          </w:tcPr>
          <w:p w:rsidR="00834EE0" w:rsidRPr="005B31C9" w:rsidRDefault="00834EE0" w:rsidP="00E92E62">
            <w:pPr>
              <w:pStyle w:val="TAC"/>
              <w:rPr>
                <w:rFonts w:hint="eastAsia"/>
                <w:lang w:eastAsia="zh-CN"/>
              </w:rPr>
            </w:pPr>
            <w:r w:rsidRPr="005B31C9">
              <w:rPr>
                <w:rFonts w:hint="eastAsia"/>
                <w:lang w:eastAsia="zh-CN"/>
              </w:rPr>
              <w:t>1.5</w:t>
            </w:r>
          </w:p>
        </w:tc>
        <w:tc>
          <w:tcPr>
            <w:tcW w:w="0" w:type="auto"/>
            <w:tcBorders>
              <w:bottom w:val="single" w:sz="4" w:space="0" w:color="auto"/>
            </w:tcBorders>
            <w:vAlign w:val="center"/>
          </w:tcPr>
          <w:p w:rsidR="00834EE0" w:rsidRPr="005B31C9" w:rsidRDefault="00834EE0" w:rsidP="00E92E62">
            <w:pPr>
              <w:pStyle w:val="TAC"/>
              <w:rPr>
                <w:rFonts w:hint="eastAsia"/>
                <w:lang w:eastAsia="zh-CN"/>
              </w:rPr>
            </w:pPr>
            <w:r w:rsidRPr="005B31C9">
              <w:rPr>
                <w:rFonts w:hint="eastAsia"/>
                <w:lang w:eastAsia="zh-CN"/>
              </w:rPr>
              <w:t>1.5</w:t>
            </w:r>
          </w:p>
        </w:tc>
        <w:tc>
          <w:tcPr>
            <w:tcW w:w="0" w:type="auto"/>
            <w:tcBorders>
              <w:bottom w:val="single" w:sz="4" w:space="0" w:color="auto"/>
            </w:tcBorders>
            <w:vAlign w:val="center"/>
          </w:tcPr>
          <w:p w:rsidR="00834EE0" w:rsidRPr="005B31C9" w:rsidRDefault="00834EE0" w:rsidP="00E92E62">
            <w:pPr>
              <w:pStyle w:val="TAC"/>
              <w:rPr>
                <w:rFonts w:hint="eastAsia"/>
                <w:lang w:eastAsia="zh-CN"/>
              </w:rPr>
            </w:pPr>
            <w:r w:rsidRPr="005B31C9">
              <w:rPr>
                <w:rFonts w:hint="eastAsia"/>
                <w:lang w:eastAsia="zh-CN"/>
              </w:rPr>
              <w:t>1.5</w:t>
            </w:r>
          </w:p>
        </w:tc>
        <w:tc>
          <w:tcPr>
            <w:tcW w:w="0" w:type="auto"/>
            <w:tcBorders>
              <w:bottom w:val="single" w:sz="4" w:space="0" w:color="auto"/>
            </w:tcBorders>
            <w:vAlign w:val="center"/>
          </w:tcPr>
          <w:p w:rsidR="00834EE0" w:rsidRPr="005B31C9" w:rsidRDefault="00834EE0" w:rsidP="00E92E62">
            <w:pPr>
              <w:pStyle w:val="TAC"/>
              <w:rPr>
                <w:rFonts w:hint="eastAsia"/>
                <w:lang w:eastAsia="zh-CN"/>
              </w:rPr>
            </w:pPr>
            <w:r w:rsidRPr="005B31C9">
              <w:rPr>
                <w:rFonts w:hint="eastAsia"/>
                <w:lang w:eastAsia="zh-CN"/>
              </w:rPr>
              <w:t>1.5</w:t>
            </w:r>
          </w:p>
        </w:tc>
        <w:tc>
          <w:tcPr>
            <w:tcW w:w="0" w:type="auto"/>
            <w:tcBorders>
              <w:bottom w:val="single" w:sz="4" w:space="0" w:color="auto"/>
            </w:tcBorders>
            <w:vAlign w:val="center"/>
          </w:tcPr>
          <w:p w:rsidR="00834EE0" w:rsidRPr="005B31C9" w:rsidRDefault="00834EE0" w:rsidP="00E92E62">
            <w:pPr>
              <w:pStyle w:val="TAC"/>
              <w:rPr>
                <w:rFonts w:hint="eastAsia"/>
                <w:lang w:eastAsia="zh-CN"/>
              </w:rPr>
            </w:pPr>
            <w:r w:rsidRPr="005B31C9">
              <w:rPr>
                <w:rFonts w:hint="eastAsia"/>
                <w:lang w:eastAsia="zh-CN"/>
              </w:rPr>
              <w:t>1.5</w:t>
            </w:r>
          </w:p>
        </w:tc>
        <w:tc>
          <w:tcPr>
            <w:tcW w:w="0" w:type="auto"/>
            <w:tcBorders>
              <w:bottom w:val="single" w:sz="4" w:space="0" w:color="auto"/>
            </w:tcBorders>
            <w:vAlign w:val="center"/>
          </w:tcPr>
          <w:p w:rsidR="00834EE0" w:rsidRPr="005B31C9" w:rsidRDefault="00834EE0" w:rsidP="00E92E62">
            <w:pPr>
              <w:pStyle w:val="TAC"/>
              <w:rPr>
                <w:rFonts w:hint="eastAsia"/>
                <w:lang w:eastAsia="zh-CN"/>
              </w:rPr>
            </w:pPr>
            <w:r w:rsidRPr="005B31C9">
              <w:rPr>
                <w:rFonts w:hint="eastAsia"/>
                <w:lang w:eastAsia="zh-CN"/>
              </w:rPr>
              <w:t>1.5</w:t>
            </w:r>
          </w:p>
        </w:tc>
        <w:tc>
          <w:tcPr>
            <w:tcW w:w="0" w:type="auto"/>
            <w:tcBorders>
              <w:bottom w:val="single" w:sz="4" w:space="0" w:color="auto"/>
            </w:tcBorders>
            <w:vAlign w:val="center"/>
          </w:tcPr>
          <w:p w:rsidR="00834EE0" w:rsidRPr="005B31C9" w:rsidRDefault="00834EE0" w:rsidP="00E92E62">
            <w:pPr>
              <w:pStyle w:val="TAC"/>
              <w:rPr>
                <w:rFonts w:hint="eastAsia"/>
                <w:lang w:eastAsia="zh-CN"/>
              </w:rPr>
            </w:pPr>
            <w:r w:rsidRPr="005B31C9">
              <w:rPr>
                <w:rFonts w:hint="eastAsia"/>
                <w:lang w:eastAsia="zh-CN"/>
              </w:rPr>
              <w:t>1.5</w:t>
            </w:r>
          </w:p>
        </w:tc>
        <w:tc>
          <w:tcPr>
            <w:tcW w:w="0" w:type="auto"/>
            <w:tcBorders>
              <w:bottom w:val="single" w:sz="4" w:space="0" w:color="auto"/>
            </w:tcBorders>
            <w:vAlign w:val="center"/>
          </w:tcPr>
          <w:p w:rsidR="00834EE0" w:rsidRPr="005B31C9" w:rsidRDefault="00834EE0" w:rsidP="00E92E62">
            <w:pPr>
              <w:pStyle w:val="TAC"/>
              <w:rPr>
                <w:rFonts w:hint="eastAsia"/>
                <w:lang w:eastAsia="zh-CN"/>
              </w:rPr>
            </w:pPr>
            <w:r w:rsidRPr="005B31C9">
              <w:rPr>
                <w:rFonts w:hint="eastAsia"/>
                <w:lang w:eastAsia="zh-CN"/>
              </w:rPr>
              <w:t>1.5</w:t>
            </w:r>
          </w:p>
        </w:tc>
        <w:tc>
          <w:tcPr>
            <w:tcW w:w="0" w:type="auto"/>
            <w:tcBorders>
              <w:bottom w:val="single" w:sz="4" w:space="0" w:color="auto"/>
            </w:tcBorders>
            <w:vAlign w:val="center"/>
          </w:tcPr>
          <w:p w:rsidR="00834EE0" w:rsidRPr="005B31C9" w:rsidRDefault="00834EE0" w:rsidP="00E92E62">
            <w:pPr>
              <w:pStyle w:val="TAC"/>
              <w:rPr>
                <w:rFonts w:hint="eastAsia"/>
                <w:lang w:eastAsia="zh-CN"/>
              </w:rPr>
            </w:pPr>
            <w:r w:rsidRPr="005B31C9">
              <w:rPr>
                <w:lang w:eastAsia="zh-CN"/>
              </w:rPr>
              <w:t>1.5</w:t>
            </w:r>
          </w:p>
        </w:tc>
      </w:tr>
      <w:tr w:rsidR="00834EE0" w:rsidRPr="005B31C9" w:rsidTr="00E92E62">
        <w:trPr>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Band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13</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14</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15</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16</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17</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18</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19</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20</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21</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22</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23</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24</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834EE0" w:rsidRPr="005B31C9" w:rsidRDefault="00834EE0" w:rsidP="00E92E62">
            <w:pPr>
              <w:pStyle w:val="TAH"/>
            </w:pPr>
            <w:r w:rsidRPr="005B31C9">
              <w:t>25</w:t>
            </w:r>
          </w:p>
        </w:tc>
      </w:tr>
      <w:tr w:rsidR="00834EE0" w:rsidRPr="005B31C9" w:rsidTr="00E92E62">
        <w:trPr>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834EE0" w:rsidRPr="005B31C9" w:rsidRDefault="00834EE0" w:rsidP="00E92E62">
            <w:pPr>
              <w:keepNext/>
              <w:keepLines/>
              <w:spacing w:after="0"/>
              <w:jc w:val="center"/>
            </w:pPr>
            <w:r w:rsidRPr="005B31C9">
              <w:object w:dxaOrig="859" w:dyaOrig="300">
                <v:shape id="_x0000_i1367" type="#_x0000_t75" style="width:42pt;height:15pt" o:ole="">
                  <v:imagedata r:id="rId659" o:title=""/>
                </v:shape>
                <o:OLEObject Type="Embed" ProgID="Equation.3" ShapeID="_x0000_i1367" DrawAspect="Content" ObjectID="_1783089685" r:id="rId66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834EE0" w:rsidRPr="005B31C9" w:rsidRDefault="00834EE0" w:rsidP="00E92E62">
            <w:pPr>
              <w:pStyle w:val="TAC"/>
              <w:rPr>
                <w:lang w:eastAsia="zh-CN"/>
              </w:rPr>
            </w:pPr>
            <w:r w:rsidRPr="005B31C9">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834EE0" w:rsidRPr="005B31C9" w:rsidRDefault="00834EE0" w:rsidP="00E92E62">
            <w:pPr>
              <w:pStyle w:val="TAC"/>
              <w:rPr>
                <w:lang w:eastAsia="zh-CN"/>
              </w:rPr>
            </w:pPr>
            <w:r w:rsidRPr="005B31C9">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834EE0" w:rsidRPr="005B31C9" w:rsidRDefault="00834EE0" w:rsidP="00E92E62">
            <w:pPr>
              <w:pStyle w:val="TAC"/>
              <w:rPr>
                <w:lang w:eastAsia="zh-CN"/>
              </w:rPr>
            </w:pPr>
            <w:r w:rsidRPr="005B31C9">
              <w:t>1.5</w:t>
            </w:r>
          </w:p>
        </w:tc>
        <w:tc>
          <w:tcPr>
            <w:tcW w:w="0" w:type="auto"/>
            <w:tcBorders>
              <w:top w:val="single" w:sz="4" w:space="0" w:color="auto"/>
              <w:left w:val="single" w:sz="4" w:space="0" w:color="auto"/>
              <w:bottom w:val="single" w:sz="4" w:space="0" w:color="auto"/>
              <w:right w:val="single" w:sz="4" w:space="0" w:color="auto"/>
            </w:tcBorders>
            <w:vAlign w:val="center"/>
          </w:tcPr>
          <w:p w:rsidR="00834EE0" w:rsidRPr="005B31C9" w:rsidRDefault="00834EE0" w:rsidP="00E92E62">
            <w:pPr>
              <w:pStyle w:val="TAC"/>
              <w:rPr>
                <w:rFonts w:hint="eastAsia"/>
                <w:lang w:eastAsia="zh-CN"/>
              </w:rPr>
            </w:pPr>
            <w:r w:rsidRPr="005B31C9">
              <w:t>1.0</w:t>
            </w:r>
          </w:p>
        </w:tc>
        <w:tc>
          <w:tcPr>
            <w:tcW w:w="0" w:type="auto"/>
            <w:tcBorders>
              <w:top w:val="single" w:sz="4" w:space="0" w:color="auto"/>
              <w:left w:val="single" w:sz="4" w:space="0" w:color="auto"/>
              <w:bottom w:val="single" w:sz="4" w:space="0" w:color="auto"/>
              <w:right w:val="single" w:sz="4" w:space="0" w:color="auto"/>
            </w:tcBorders>
            <w:vAlign w:val="center"/>
          </w:tcPr>
          <w:p w:rsidR="00834EE0" w:rsidRPr="005B31C9" w:rsidRDefault="00834EE0" w:rsidP="00E92E62">
            <w:pPr>
              <w:pStyle w:val="TAC"/>
              <w:rPr>
                <w:rFonts w:hint="eastAsia"/>
                <w:lang w:eastAsia="zh-CN"/>
              </w:rPr>
            </w:pPr>
            <w:r w:rsidRPr="005B31C9">
              <w:t>1.0</w:t>
            </w:r>
          </w:p>
        </w:tc>
        <w:tc>
          <w:tcPr>
            <w:tcW w:w="0" w:type="auto"/>
            <w:tcBorders>
              <w:top w:val="single" w:sz="4" w:space="0" w:color="auto"/>
              <w:left w:val="single" w:sz="4" w:space="0" w:color="auto"/>
              <w:bottom w:val="single" w:sz="4" w:space="0" w:color="auto"/>
              <w:right w:val="single" w:sz="4" w:space="0" w:color="auto"/>
            </w:tcBorders>
            <w:vAlign w:val="center"/>
          </w:tcPr>
          <w:p w:rsidR="00834EE0" w:rsidRPr="005B31C9" w:rsidRDefault="00834EE0" w:rsidP="00E92E62">
            <w:pPr>
              <w:pStyle w:val="TAC"/>
              <w:rPr>
                <w:rFonts w:hint="eastAsia"/>
                <w:lang w:eastAsia="zh-CN"/>
              </w:rPr>
            </w:pPr>
            <w:r w:rsidRPr="005B31C9">
              <w:t>1.0</w:t>
            </w:r>
          </w:p>
        </w:tc>
        <w:tc>
          <w:tcPr>
            <w:tcW w:w="0" w:type="auto"/>
            <w:tcBorders>
              <w:top w:val="single" w:sz="4" w:space="0" w:color="auto"/>
              <w:left w:val="single" w:sz="4" w:space="0" w:color="auto"/>
              <w:bottom w:val="single" w:sz="4" w:space="0" w:color="auto"/>
              <w:right w:val="single" w:sz="4" w:space="0" w:color="auto"/>
            </w:tcBorders>
            <w:vAlign w:val="center"/>
          </w:tcPr>
          <w:p w:rsidR="00834EE0" w:rsidRPr="005B31C9" w:rsidRDefault="00834EE0" w:rsidP="00E92E62">
            <w:pPr>
              <w:pStyle w:val="TAC"/>
              <w:rPr>
                <w:rFonts w:hint="eastAsia"/>
                <w:lang w:eastAsia="zh-CN"/>
              </w:rPr>
            </w:pPr>
            <w:r w:rsidRPr="005B31C9">
              <w:t>1.0</w:t>
            </w:r>
          </w:p>
        </w:tc>
        <w:tc>
          <w:tcPr>
            <w:tcW w:w="0" w:type="auto"/>
            <w:tcBorders>
              <w:top w:val="single" w:sz="4" w:space="0" w:color="auto"/>
              <w:left w:val="single" w:sz="4" w:space="0" w:color="auto"/>
              <w:bottom w:val="single" w:sz="4" w:space="0" w:color="auto"/>
              <w:right w:val="single" w:sz="4" w:space="0" w:color="auto"/>
            </w:tcBorders>
            <w:vAlign w:val="center"/>
          </w:tcPr>
          <w:p w:rsidR="00834EE0" w:rsidRPr="005B31C9" w:rsidRDefault="00834EE0" w:rsidP="00E92E62">
            <w:pPr>
              <w:pStyle w:val="TAC"/>
              <w:rPr>
                <w:rFonts w:hint="eastAsia"/>
                <w:lang w:eastAsia="zh-CN"/>
              </w:rPr>
            </w:pPr>
            <w:r w:rsidRPr="005B31C9">
              <w:t>1.0</w:t>
            </w:r>
          </w:p>
        </w:tc>
        <w:tc>
          <w:tcPr>
            <w:tcW w:w="0" w:type="auto"/>
            <w:tcBorders>
              <w:top w:val="single" w:sz="4" w:space="0" w:color="auto"/>
              <w:left w:val="single" w:sz="4" w:space="0" w:color="auto"/>
              <w:bottom w:val="single" w:sz="4" w:space="0" w:color="auto"/>
              <w:right w:val="single" w:sz="4" w:space="0" w:color="auto"/>
            </w:tcBorders>
            <w:vAlign w:val="center"/>
          </w:tcPr>
          <w:p w:rsidR="00834EE0" w:rsidRPr="005B31C9" w:rsidRDefault="00834EE0" w:rsidP="00E92E62">
            <w:pPr>
              <w:pStyle w:val="TAC"/>
              <w:rPr>
                <w:rFonts w:hint="eastAsia"/>
                <w:lang w:eastAsia="zh-CN"/>
              </w:rPr>
            </w:pPr>
            <w:r w:rsidRPr="005B31C9">
              <w:t>1.0</w:t>
            </w:r>
          </w:p>
        </w:tc>
        <w:tc>
          <w:tcPr>
            <w:tcW w:w="0" w:type="auto"/>
            <w:tcBorders>
              <w:top w:val="single" w:sz="4" w:space="0" w:color="auto"/>
              <w:left w:val="single" w:sz="4" w:space="0" w:color="auto"/>
              <w:bottom w:val="single" w:sz="4" w:space="0" w:color="auto"/>
              <w:right w:val="single" w:sz="4" w:space="0" w:color="auto"/>
            </w:tcBorders>
            <w:vAlign w:val="center"/>
          </w:tcPr>
          <w:p w:rsidR="00834EE0" w:rsidRPr="005B31C9" w:rsidRDefault="00834EE0" w:rsidP="00E92E62">
            <w:pPr>
              <w:pStyle w:val="TAC"/>
              <w:rPr>
                <w:rFonts w:hint="eastAsia"/>
                <w:lang w:eastAsia="zh-CN"/>
              </w:rPr>
            </w:pPr>
            <w:r w:rsidRPr="005B31C9">
              <w:t>1.0</w:t>
            </w:r>
          </w:p>
        </w:tc>
        <w:tc>
          <w:tcPr>
            <w:tcW w:w="0" w:type="auto"/>
            <w:tcBorders>
              <w:top w:val="single" w:sz="4" w:space="0" w:color="auto"/>
              <w:left w:val="single" w:sz="4" w:space="0" w:color="auto"/>
              <w:bottom w:val="single" w:sz="4" w:space="0" w:color="auto"/>
              <w:right w:val="single" w:sz="4" w:space="0" w:color="auto"/>
            </w:tcBorders>
            <w:vAlign w:val="center"/>
          </w:tcPr>
          <w:p w:rsidR="00834EE0" w:rsidRPr="005B31C9" w:rsidRDefault="00834EE0" w:rsidP="00E92E62">
            <w:pPr>
              <w:pStyle w:val="TAC"/>
              <w:rPr>
                <w:rFonts w:hint="eastAsia"/>
                <w:lang w:eastAsia="zh-CN"/>
              </w:rPr>
            </w:pPr>
            <w:r w:rsidRPr="005B31C9">
              <w:t>1.0</w:t>
            </w:r>
          </w:p>
        </w:tc>
        <w:tc>
          <w:tcPr>
            <w:tcW w:w="0" w:type="auto"/>
            <w:tcBorders>
              <w:top w:val="single" w:sz="4" w:space="0" w:color="auto"/>
              <w:left w:val="single" w:sz="4" w:space="0" w:color="auto"/>
              <w:bottom w:val="single" w:sz="4" w:space="0" w:color="auto"/>
              <w:right w:val="single" w:sz="4" w:space="0" w:color="auto"/>
            </w:tcBorders>
            <w:vAlign w:val="center"/>
          </w:tcPr>
          <w:p w:rsidR="00834EE0" w:rsidRPr="005B31C9" w:rsidRDefault="00834EE0" w:rsidP="00E92E62">
            <w:pPr>
              <w:pStyle w:val="TAC"/>
              <w:rPr>
                <w:rFonts w:hint="eastAsia"/>
                <w:lang w:eastAsia="zh-CN"/>
              </w:rPr>
            </w:pPr>
            <w:r w:rsidRPr="005B31C9">
              <w:t>0.8</w:t>
            </w:r>
          </w:p>
        </w:tc>
        <w:tc>
          <w:tcPr>
            <w:tcW w:w="0" w:type="auto"/>
            <w:tcBorders>
              <w:top w:val="single" w:sz="4" w:space="0" w:color="auto"/>
              <w:left w:val="single" w:sz="4" w:space="0" w:color="auto"/>
              <w:bottom w:val="single" w:sz="4" w:space="0" w:color="auto"/>
              <w:right w:val="single" w:sz="4" w:space="0" w:color="auto"/>
            </w:tcBorders>
            <w:vAlign w:val="center"/>
          </w:tcPr>
          <w:p w:rsidR="00834EE0" w:rsidRPr="005B31C9" w:rsidRDefault="00834EE0" w:rsidP="00E92E62">
            <w:pPr>
              <w:pStyle w:val="TAC"/>
              <w:rPr>
                <w:rFonts w:hint="eastAsia"/>
                <w:lang w:eastAsia="zh-CN"/>
              </w:rPr>
            </w:pPr>
            <w:r w:rsidRPr="005B31C9">
              <w:t>0.8</w:t>
            </w:r>
          </w:p>
        </w:tc>
      </w:tr>
    </w:tbl>
    <w:p w:rsidR="00834EE0" w:rsidRDefault="00834EE0" w:rsidP="00834EE0">
      <w:pPr>
        <w:rPr>
          <w:rFonts w:hint="eastAsia"/>
          <w:lang w:eastAsia="zh-CN"/>
        </w:rPr>
      </w:pPr>
    </w:p>
    <w:p w:rsidR="00834EE0" w:rsidRDefault="00834EE0" w:rsidP="00834EE0">
      <w:pPr>
        <w:rPr>
          <w:rFonts w:hint="eastAsia"/>
          <w:lang w:eastAsia="zh-CN"/>
        </w:rPr>
      </w:pPr>
      <w:r>
        <w:rPr>
          <w:rFonts w:hint="eastAsia"/>
          <w:lang w:eastAsia="zh-CN"/>
        </w:rPr>
        <w:t>For</w:t>
      </w:r>
      <w:r>
        <w:rPr>
          <w:rFonts w:hint="eastAsia"/>
        </w:rPr>
        <w:t xml:space="preserve"> the sub-bands in the index range</w:t>
      </w:r>
      <w:r w:rsidRPr="00D35321">
        <w:rPr>
          <w:position w:val="-14"/>
        </w:rPr>
        <w:object w:dxaOrig="1359" w:dyaOrig="340">
          <v:shape id="_x0000_i1368" type="#_x0000_t75" style="width:66.75pt;height:16.9pt" o:ole="">
            <v:imagedata r:id="rId651" o:title=""/>
          </v:shape>
          <o:OLEObject Type="Embed" ProgID="Equation.3" ShapeID="_x0000_i1368" DrawAspect="Content" ObjectID="_1783089686" r:id="rId662"/>
        </w:object>
      </w:r>
      <w:r>
        <w:rPr>
          <w:rFonts w:hint="eastAsia"/>
        </w:rPr>
        <w:t xml:space="preserve">, </w:t>
      </w:r>
      <w:r w:rsidRPr="00310C85">
        <w:rPr>
          <w:position w:val="-10"/>
        </w:rPr>
        <w:object w:dxaOrig="440" w:dyaOrig="300">
          <v:shape id="_x0000_i1369" type="#_x0000_t75" style="width:22.15pt;height:15pt" o:ole="">
            <v:imagedata r:id="rId663" o:title=""/>
          </v:shape>
          <o:OLEObject Type="Embed" ProgID="Equation.3" ShapeID="_x0000_i1369" DrawAspect="Content" ObjectID="_1783089687" r:id="rId664"/>
        </w:object>
      </w:r>
      <w:r>
        <w:rPr>
          <w:rFonts w:hint="eastAsia"/>
          <w:lang w:eastAsia="zh-CN"/>
        </w:rPr>
        <w:t xml:space="preserve">denotes the number of the sub-bands where the </w:t>
      </w:r>
      <w:r>
        <w:rPr>
          <w:rFonts w:hint="eastAsia"/>
        </w:rPr>
        <w:t xml:space="preserve">average </w:t>
      </w:r>
      <w:r>
        <w:rPr>
          <w:rFonts w:hint="eastAsia"/>
          <w:lang w:eastAsia="zh-CN"/>
        </w:rPr>
        <w:t xml:space="preserve">number of allocated </w:t>
      </w:r>
      <w:r>
        <w:rPr>
          <w:rFonts w:hint="eastAsia"/>
        </w:rPr>
        <w:t>bit</w:t>
      </w:r>
      <w:r>
        <w:rPr>
          <w:rFonts w:hint="eastAsia"/>
          <w:lang w:eastAsia="zh-CN"/>
        </w:rPr>
        <w:t>s for each coefficient</w:t>
      </w:r>
      <w:r>
        <w:rPr>
          <w:rFonts w:hint="eastAsia"/>
        </w:rPr>
        <w:t xml:space="preserve"> is </w:t>
      </w:r>
      <w:r>
        <w:rPr>
          <w:rFonts w:hint="eastAsia"/>
          <w:lang w:eastAsia="zh-CN"/>
        </w:rPr>
        <w:t xml:space="preserve">not less </w:t>
      </w:r>
      <w:r>
        <w:rPr>
          <w:rFonts w:hint="eastAsia"/>
        </w:rPr>
        <w:t>than the threshold</w:t>
      </w:r>
      <w:r w:rsidRPr="00E22E42">
        <w:rPr>
          <w:position w:val="-10"/>
        </w:rPr>
        <w:object w:dxaOrig="859" w:dyaOrig="300">
          <v:shape id="_x0000_i1370" type="#_x0000_t75" style="width:42pt;height:15pt" o:ole="">
            <v:imagedata r:id="rId665" o:title=""/>
          </v:shape>
          <o:OLEObject Type="Embed" ProgID="Equation.3" ShapeID="_x0000_i1370" DrawAspect="Content" ObjectID="_1783089688" r:id="rId666"/>
        </w:object>
      </w:r>
      <w:r>
        <w:rPr>
          <w:rFonts w:hint="eastAsia"/>
          <w:lang w:eastAsia="zh-CN"/>
        </w:rPr>
        <w:t xml:space="preserve">. </w:t>
      </w:r>
      <w:r>
        <w:rPr>
          <w:lang w:eastAsia="zh-CN"/>
        </w:rPr>
        <w:t>T</w:t>
      </w:r>
      <w:r>
        <w:rPr>
          <w:rFonts w:hint="eastAsia"/>
        </w:rPr>
        <w:t xml:space="preserve">he harmonic parameter </w:t>
      </w:r>
      <w:r w:rsidRPr="00E22E42">
        <w:rPr>
          <w:position w:val="-10"/>
        </w:rPr>
        <w:object w:dxaOrig="360" w:dyaOrig="300">
          <v:shape id="_x0000_i1371" type="#_x0000_t75" style="width:17.65pt;height:15pt" o:ole="">
            <v:imagedata r:id="rId667" o:title=""/>
          </v:shape>
          <o:OLEObject Type="Embed" ProgID="Equation.3" ShapeID="_x0000_i1371" DrawAspect="Content" ObjectID="_1783089689" r:id="rId668"/>
        </w:object>
      </w:r>
      <w:r>
        <w:rPr>
          <w:rFonts w:hint="eastAsia"/>
        </w:rPr>
        <w:t>f</w:t>
      </w:r>
      <w:r>
        <w:rPr>
          <w:rFonts w:hint="eastAsia"/>
          <w:lang w:eastAsia="zh-CN"/>
        </w:rPr>
        <w:t>or</w:t>
      </w:r>
      <w:r>
        <w:rPr>
          <w:rFonts w:hint="eastAsia"/>
        </w:rPr>
        <w:t xml:space="preserve"> those sub-bands</w:t>
      </w:r>
      <w:r>
        <w:rPr>
          <w:rFonts w:hint="eastAsia"/>
          <w:lang w:eastAsia="zh-CN"/>
        </w:rPr>
        <w:t xml:space="preserve"> </w:t>
      </w:r>
      <w:r>
        <w:rPr>
          <w:lang w:eastAsia="zh-CN"/>
        </w:rPr>
        <w:t xml:space="preserve">is calculated </w:t>
      </w:r>
      <w:r>
        <w:rPr>
          <w:rFonts w:hint="eastAsia"/>
          <w:lang w:eastAsia="zh-CN"/>
        </w:rPr>
        <w:t>as follows:</w:t>
      </w:r>
    </w:p>
    <w:p w:rsidR="00834EE0" w:rsidRDefault="00834EE0" w:rsidP="00834EE0">
      <w:pPr>
        <w:pStyle w:val="EQ"/>
        <w:rPr>
          <w:rFonts w:hint="eastAsia"/>
          <w:lang w:eastAsia="zh-CN"/>
        </w:rPr>
      </w:pPr>
      <w:r>
        <w:tab/>
      </w:r>
      <w:r w:rsidRPr="00234DFC">
        <w:rPr>
          <w:position w:val="-48"/>
        </w:rPr>
        <w:object w:dxaOrig="4280" w:dyaOrig="960">
          <v:shape id="_x0000_i1372" type="#_x0000_t75" style="width:214.15pt;height:48pt" o:ole="">
            <v:imagedata r:id="rId669" o:title=""/>
          </v:shape>
          <o:OLEObject Type="Embed" ProgID="Equation.3" ShapeID="_x0000_i1372" DrawAspect="Content" ObjectID="_1783089690" r:id="rId670"/>
        </w:object>
      </w:r>
      <w:r>
        <w:tab/>
        <w:t>(</w:t>
      </w:r>
      <w:fldSimple w:instr=" SEQ eqn \* MERGEFORMAT ">
        <w:r w:rsidR="00716DC0">
          <w:t>1820</w:t>
        </w:r>
      </w:fldSimple>
      <w:r>
        <w:t>)</w:t>
      </w:r>
    </w:p>
    <w:p w:rsidR="00834EE0" w:rsidRDefault="00834EE0" w:rsidP="00834EE0">
      <w:pPr>
        <w:pStyle w:val="EQ"/>
        <w:rPr>
          <w:rFonts w:hint="eastAsia"/>
          <w:lang w:eastAsia="zh-CN"/>
        </w:rPr>
      </w:pPr>
      <w:r>
        <w:tab/>
      </w:r>
      <w:r w:rsidRPr="00076DBA">
        <w:rPr>
          <w:position w:val="-26"/>
        </w:rPr>
        <w:object w:dxaOrig="1240" w:dyaOrig="600">
          <v:shape id="_x0000_i1373" type="#_x0000_t75" style="width:61.9pt;height:30pt" o:ole="">
            <v:imagedata r:id="rId671" o:title=""/>
          </v:shape>
          <o:OLEObject Type="Embed" ProgID="Equation.3" ShapeID="_x0000_i1373" DrawAspect="Content" ObjectID="_1783089691" r:id="rId672"/>
        </w:object>
      </w:r>
      <w:r>
        <w:tab/>
        <w:t>(</w:t>
      </w:r>
      <w:fldSimple w:instr=" SEQ eqn \* MERGEFORMAT ">
        <w:r w:rsidR="00716DC0">
          <w:t>1821</w:t>
        </w:r>
      </w:fldSimple>
      <w:r>
        <w:t>)</w:t>
      </w:r>
    </w:p>
    <w:p w:rsidR="00834EE0" w:rsidRPr="004C1CAE" w:rsidRDefault="00834EE0" w:rsidP="00834EE0">
      <w:pPr>
        <w:rPr>
          <w:rFonts w:hint="eastAsia"/>
          <w:lang w:eastAsia="zh-CN"/>
        </w:rPr>
      </w:pPr>
      <w:r>
        <w:rPr>
          <w:lang w:eastAsia="zh-CN"/>
        </w:rPr>
        <w:t>The</w:t>
      </w:r>
      <w:r>
        <w:rPr>
          <w:rFonts w:hint="eastAsia"/>
          <w:lang w:eastAsia="zh-CN"/>
        </w:rPr>
        <w:t xml:space="preserve"> step length</w:t>
      </w:r>
      <w:r>
        <w:rPr>
          <w:lang w:eastAsia="zh-CN"/>
        </w:rPr>
        <w:t>,</w:t>
      </w:r>
      <w:r>
        <w:rPr>
          <w:rFonts w:hint="eastAsia"/>
          <w:lang w:eastAsia="zh-CN"/>
        </w:rPr>
        <w:t xml:space="preserve"> </w:t>
      </w:r>
      <w:r w:rsidRPr="00B10D7E">
        <w:rPr>
          <w:position w:val="-10"/>
        </w:rPr>
        <w:object w:dxaOrig="400" w:dyaOrig="260">
          <v:shape id="_x0000_i1374" type="#_x0000_t75" style="width:19.9pt;height:13.15pt" o:ole="">
            <v:imagedata r:id="rId673" o:title=""/>
          </v:shape>
          <o:OLEObject Type="Embed" ProgID="Equation.3" ShapeID="_x0000_i1374" DrawAspect="Content" ObjectID="_1783089692" r:id="rId674"/>
        </w:object>
      </w:r>
      <w:r>
        <w:t xml:space="preserve">, is calculated </w:t>
      </w:r>
      <w:r>
        <w:rPr>
          <w:rFonts w:hint="eastAsia"/>
          <w:lang w:eastAsia="zh-CN"/>
        </w:rPr>
        <w:t>according to:</w:t>
      </w:r>
    </w:p>
    <w:p w:rsidR="00834EE0" w:rsidRPr="00076DBA" w:rsidRDefault="00834EE0" w:rsidP="00834EE0">
      <w:pPr>
        <w:pStyle w:val="EQ"/>
        <w:rPr>
          <w:rFonts w:hint="eastAsia"/>
          <w:lang w:eastAsia="zh-CN"/>
        </w:rPr>
      </w:pPr>
      <w:r>
        <w:tab/>
      </w:r>
      <w:r w:rsidRPr="00B10D7E">
        <w:rPr>
          <w:position w:val="-28"/>
        </w:rPr>
        <w:object w:dxaOrig="1359" w:dyaOrig="620">
          <v:shape id="_x0000_i1375" type="#_x0000_t75" style="width:67.9pt;height:31.15pt" o:ole="">
            <v:imagedata r:id="rId675" o:title=""/>
          </v:shape>
          <o:OLEObject Type="Embed" ProgID="Equation.3" ShapeID="_x0000_i1375" DrawAspect="Content" ObjectID="_1783089693" r:id="rId676"/>
        </w:object>
      </w:r>
      <w:r>
        <w:tab/>
        <w:t>(</w:t>
      </w:r>
      <w:fldSimple w:instr=" SEQ eqn \* MERGEFORMAT ">
        <w:r w:rsidR="00716DC0">
          <w:t>1822</w:t>
        </w:r>
      </w:fldSimple>
      <w:r>
        <w:t>)</w:t>
      </w:r>
    </w:p>
    <w:p w:rsidR="00834EE0" w:rsidRDefault="00834EE0" w:rsidP="00834EE0">
      <w:pPr>
        <w:rPr>
          <w:rFonts w:hint="eastAsia"/>
          <w:lang w:eastAsia="zh-CN"/>
        </w:rPr>
      </w:pPr>
      <w:r>
        <w:rPr>
          <w:rFonts w:hint="eastAsia"/>
          <w:lang w:eastAsia="zh-CN"/>
        </w:rPr>
        <w:t>For any sub-band in non-transient frames</w:t>
      </w:r>
      <w:r>
        <w:rPr>
          <w:lang w:eastAsia="zh-CN"/>
        </w:rPr>
        <w:t xml:space="preserve"> the following procedure is then followed. I</w:t>
      </w:r>
      <w:r>
        <w:rPr>
          <w:rFonts w:hint="eastAsia"/>
          <w:lang w:eastAsia="zh-CN"/>
        </w:rPr>
        <w:t xml:space="preserve">f the average number allocated bits for each coefficient in the sub-band is </w:t>
      </w:r>
      <w:r>
        <w:rPr>
          <w:lang w:eastAsia="zh-CN"/>
        </w:rPr>
        <w:t>greater than or equal to</w:t>
      </w:r>
      <w:r>
        <w:rPr>
          <w:rFonts w:hint="eastAsia"/>
          <w:lang w:eastAsia="zh-CN"/>
        </w:rPr>
        <w:t xml:space="preserve"> the threshold 1.5, then the bit allocation for the sub-band is saturated and the un-decoded coefficients of the sub-band are not processed further by </w:t>
      </w:r>
      <w:r>
        <w:rPr>
          <w:lang w:eastAsia="zh-CN"/>
        </w:rPr>
        <w:t xml:space="preserve">the </w:t>
      </w:r>
      <w:r>
        <w:rPr>
          <w:rFonts w:hint="eastAsia"/>
          <w:lang w:eastAsia="zh-CN"/>
        </w:rPr>
        <w:t>noise filling. Otherwise, the bit allocation to the sub-band is un-</w:t>
      </w:r>
      <w:r>
        <w:rPr>
          <w:lang w:eastAsia="zh-CN"/>
        </w:rPr>
        <w:t>saturated,</w:t>
      </w:r>
      <w:r>
        <w:rPr>
          <w:rFonts w:hint="eastAsia"/>
          <w:lang w:eastAsia="zh-CN"/>
        </w:rPr>
        <w:t xml:space="preserve"> and the un-decoded coefficients of the sub-band are reconstructed by noise filling. For any un-saturated sub-band</w:t>
      </w:r>
      <w:r>
        <w:rPr>
          <w:lang w:eastAsia="zh-CN"/>
        </w:rPr>
        <w:t xml:space="preserve"> with zero</w:t>
      </w:r>
      <w:r>
        <w:rPr>
          <w:rFonts w:hint="eastAsia"/>
          <w:lang w:eastAsia="zh-CN"/>
        </w:rPr>
        <w:t xml:space="preserve"> bit</w:t>
      </w:r>
      <w:r>
        <w:rPr>
          <w:lang w:eastAsia="zh-CN"/>
        </w:rPr>
        <w:t>s</w:t>
      </w:r>
      <w:r>
        <w:rPr>
          <w:rFonts w:hint="eastAsia"/>
          <w:lang w:eastAsia="zh-CN"/>
        </w:rPr>
        <w:t xml:space="preserve"> allocated</w:t>
      </w:r>
      <w:r>
        <w:rPr>
          <w:lang w:eastAsia="zh-CN"/>
        </w:rPr>
        <w:t xml:space="preserve"> to its coding</w:t>
      </w:r>
      <w:r>
        <w:rPr>
          <w:rFonts w:hint="eastAsia"/>
          <w:lang w:eastAsia="zh-CN"/>
        </w:rPr>
        <w:t xml:space="preserve">, the envelope of the un-decoded coefficients in the sub-band </w:t>
      </w:r>
      <w:r>
        <w:rPr>
          <w:lang w:eastAsia="zh-CN"/>
        </w:rPr>
        <w:t>are set to</w:t>
      </w:r>
      <w:r>
        <w:rPr>
          <w:rFonts w:hint="eastAsia"/>
          <w:lang w:eastAsia="zh-CN"/>
        </w:rPr>
        <w:t xml:space="preserve"> the decoded norm </w:t>
      </w:r>
      <w:r>
        <w:rPr>
          <w:lang w:eastAsia="zh-CN"/>
        </w:rPr>
        <w:t>for that</w:t>
      </w:r>
      <w:r>
        <w:rPr>
          <w:rFonts w:hint="eastAsia"/>
          <w:lang w:eastAsia="zh-CN"/>
        </w:rPr>
        <w:t xml:space="preserve"> sub-band. </w:t>
      </w:r>
      <w:r>
        <w:rPr>
          <w:lang w:eastAsia="zh-CN"/>
        </w:rPr>
        <w:t>O</w:t>
      </w:r>
      <w:r>
        <w:rPr>
          <w:rFonts w:hint="eastAsia"/>
          <w:lang w:eastAsia="zh-CN"/>
        </w:rPr>
        <w:t xml:space="preserve">therwise, if the un-saturated sub-band </w:t>
      </w:r>
      <w:r>
        <w:rPr>
          <w:lang w:eastAsia="zh-CN"/>
        </w:rPr>
        <w:t>has</w:t>
      </w:r>
      <w:r>
        <w:rPr>
          <w:rFonts w:hint="eastAsia"/>
          <w:lang w:eastAsia="zh-CN"/>
        </w:rPr>
        <w:t xml:space="preserve"> bit</w:t>
      </w:r>
      <w:r>
        <w:rPr>
          <w:lang w:eastAsia="zh-CN"/>
        </w:rPr>
        <w:t>s</w:t>
      </w:r>
      <w:r>
        <w:rPr>
          <w:rFonts w:hint="eastAsia"/>
          <w:lang w:eastAsia="zh-CN"/>
        </w:rPr>
        <w:t xml:space="preserve"> allocated</w:t>
      </w:r>
      <w:r>
        <w:rPr>
          <w:lang w:eastAsia="zh-CN"/>
        </w:rPr>
        <w:t xml:space="preserve"> to it, the</w:t>
      </w:r>
      <w:r>
        <w:rPr>
          <w:rFonts w:hint="eastAsia"/>
          <w:lang w:eastAsia="zh-CN"/>
        </w:rPr>
        <w:t xml:space="preserve"> envelope of the un-decoded coefficients </w:t>
      </w:r>
      <w:r>
        <w:rPr>
          <w:lang w:eastAsia="zh-CN"/>
        </w:rPr>
        <w:t xml:space="preserve">is calculated </w:t>
      </w:r>
      <w:r>
        <w:rPr>
          <w:rFonts w:hint="eastAsia"/>
          <w:lang w:eastAsia="zh-CN"/>
        </w:rPr>
        <w:t>as follows:</w:t>
      </w:r>
    </w:p>
    <w:p w:rsidR="00834EE0" w:rsidRDefault="00834EE0" w:rsidP="00834EE0">
      <w:pPr>
        <w:rPr>
          <w:rFonts w:hint="eastAsia"/>
          <w:lang w:eastAsia="zh-CN"/>
        </w:rPr>
      </w:pPr>
      <w:r>
        <w:rPr>
          <w:lang w:eastAsia="zh-CN"/>
        </w:rPr>
        <w:t>The</w:t>
      </w:r>
      <w:r>
        <w:rPr>
          <w:rFonts w:hint="eastAsia"/>
          <w:lang w:eastAsia="zh-CN"/>
        </w:rPr>
        <w:t xml:space="preserve"> </w:t>
      </w:r>
      <w:r>
        <w:rPr>
          <w:lang w:eastAsia="zh-CN"/>
        </w:rPr>
        <w:t>average</w:t>
      </w:r>
      <w:r>
        <w:rPr>
          <w:rFonts w:hint="eastAsia"/>
          <w:lang w:eastAsia="zh-CN"/>
        </w:rPr>
        <w:t xml:space="preserve"> energy of the sub-band </w:t>
      </w:r>
      <w:r w:rsidRPr="00F75083">
        <w:rPr>
          <w:position w:val="-10"/>
        </w:rPr>
        <w:object w:dxaOrig="620" w:dyaOrig="300">
          <v:shape id="_x0000_i1376" type="#_x0000_t75" style="width:31.15pt;height:15pt" o:ole="">
            <v:imagedata r:id="rId677" o:title=""/>
          </v:shape>
          <o:OLEObject Type="Embed" ProgID="Equation.3" ShapeID="_x0000_i1376" DrawAspect="Content" ObjectID="_1783089694" r:id="rId678"/>
        </w:object>
      </w:r>
      <w:r>
        <w:rPr>
          <w:rFonts w:hint="eastAsia"/>
          <w:lang w:eastAsia="zh-CN"/>
        </w:rPr>
        <w:t xml:space="preserve"> </w:t>
      </w:r>
      <w:r>
        <w:rPr>
          <w:lang w:eastAsia="zh-CN"/>
        </w:rPr>
        <w:t xml:space="preserve">is then calculated using </w:t>
      </w:r>
      <w:r>
        <w:rPr>
          <w:rFonts w:hint="eastAsia"/>
          <w:lang w:eastAsia="zh-CN"/>
        </w:rPr>
        <w:t xml:space="preserve">the de-quantized norm </w:t>
      </w:r>
      <w:r w:rsidRPr="008E6720">
        <w:rPr>
          <w:position w:val="-12"/>
          <w:sz w:val="24"/>
        </w:rPr>
        <w:object w:dxaOrig="560" w:dyaOrig="380">
          <v:shape id="_x0000_i1377" type="#_x0000_t75" style="width:28.15pt;height:19.15pt" o:ole="">
            <v:imagedata r:id="rId679" o:title=""/>
          </v:shape>
          <o:OLEObject Type="Embed" ProgID="Equation.3" ShapeID="_x0000_i1377" DrawAspect="Content" ObjectID="_1783089695" r:id="rId680"/>
        </w:object>
      </w:r>
      <w:r>
        <w:rPr>
          <w:lang w:eastAsia="zh-CN"/>
        </w:rPr>
        <w:t xml:space="preserve"> as follows:</w:t>
      </w:r>
    </w:p>
    <w:p w:rsidR="00834EE0" w:rsidRDefault="00834EE0" w:rsidP="00834EE0">
      <w:pPr>
        <w:pStyle w:val="EQ"/>
      </w:pPr>
      <w:r>
        <w:tab/>
      </w:r>
      <w:r w:rsidRPr="00827A88">
        <w:rPr>
          <w:position w:val="-12"/>
        </w:rPr>
        <w:object w:dxaOrig="2620" w:dyaOrig="380">
          <v:shape id="_x0000_i1378" type="#_x0000_t75" style="width:130.9pt;height:19.15pt" o:ole="">
            <v:imagedata r:id="rId681" o:title=""/>
          </v:shape>
          <o:OLEObject Type="Embed" ProgID="Equation.3" ShapeID="_x0000_i1378" DrawAspect="Content" ObjectID="_1783089696" r:id="rId682"/>
        </w:object>
      </w:r>
      <w:r>
        <w:tab/>
        <w:t>(</w:t>
      </w:r>
      <w:fldSimple w:instr=" SEQ eqn \* MERGEFORMAT ">
        <w:r w:rsidR="00716DC0">
          <w:t>1823</w:t>
        </w:r>
      </w:fldSimple>
      <w:r>
        <w:t>)</w:t>
      </w:r>
    </w:p>
    <w:p w:rsidR="00834EE0" w:rsidRPr="00234DFC" w:rsidRDefault="00834EE0" w:rsidP="00834EE0">
      <w:pPr>
        <w:rPr>
          <w:rFonts w:hint="eastAsia"/>
        </w:rPr>
      </w:pPr>
      <w:r>
        <w:rPr>
          <w:lang w:eastAsia="zh-CN"/>
        </w:rPr>
        <w:t>T</w:t>
      </w:r>
      <w:r>
        <w:rPr>
          <w:rFonts w:hint="eastAsia"/>
          <w:lang w:eastAsia="zh-CN"/>
        </w:rPr>
        <w:t xml:space="preserve">he energy sum of the all decoded non-zero coefficients in this subband </w:t>
      </w:r>
      <w:r w:rsidRPr="00EE172B">
        <w:rPr>
          <w:position w:val="-10"/>
        </w:rPr>
        <w:object w:dxaOrig="700" w:dyaOrig="300">
          <v:shape id="_x0000_i1379" type="#_x0000_t75" style="width:34.9pt;height:15pt" o:ole="">
            <v:imagedata r:id="rId683" o:title=""/>
          </v:shape>
          <o:OLEObject Type="Embed" ProgID="Equation.3" ShapeID="_x0000_i1379" DrawAspect="Content" ObjectID="_1783089697" r:id="rId684"/>
        </w:object>
      </w:r>
      <w:r>
        <w:t xml:space="preserve"> is then calculated</w:t>
      </w:r>
    </w:p>
    <w:p w:rsidR="00834EE0" w:rsidRPr="00DF180B" w:rsidRDefault="00834EE0" w:rsidP="00834EE0">
      <w:pPr>
        <w:pStyle w:val="EQ"/>
      </w:pPr>
      <w:r>
        <w:tab/>
      </w:r>
      <w:r w:rsidRPr="00827A88">
        <w:rPr>
          <w:position w:val="-36"/>
        </w:rPr>
        <w:object w:dxaOrig="4420" w:dyaOrig="820">
          <v:shape id="_x0000_i1380" type="#_x0000_t75" style="width:220.9pt;height:40.9pt" o:ole="">
            <v:imagedata r:id="rId685" o:title=""/>
          </v:shape>
          <o:OLEObject Type="Embed" ProgID="Equation.3" ShapeID="_x0000_i1380" DrawAspect="Content" ObjectID="_1783089698" r:id="rId686"/>
        </w:object>
      </w:r>
      <w:r>
        <w:tab/>
        <w:t>(</w:t>
      </w:r>
      <w:fldSimple w:instr=" SEQ eqn \* MERGEFORMAT ">
        <w:r w:rsidR="00716DC0">
          <w:t>1824</w:t>
        </w:r>
      </w:fldSimple>
      <w:r>
        <w:t>)</w:t>
      </w:r>
    </w:p>
    <w:p w:rsidR="00834EE0" w:rsidRDefault="00834EE0" w:rsidP="00834EE0">
      <w:pPr>
        <w:rPr>
          <w:lang w:eastAsia="zh-CN"/>
        </w:rPr>
      </w:pPr>
      <w:r>
        <w:rPr>
          <w:lang w:eastAsia="zh-CN"/>
        </w:rPr>
        <w:t xml:space="preserve">A </w:t>
      </w:r>
      <w:r>
        <w:rPr>
          <w:rFonts w:hint="eastAsia"/>
          <w:lang w:eastAsia="zh-CN"/>
        </w:rPr>
        <w:t xml:space="preserve">search </w:t>
      </w:r>
      <w:r>
        <w:rPr>
          <w:lang w:eastAsia="zh-CN"/>
        </w:rPr>
        <w:t xml:space="preserve">of </w:t>
      </w:r>
      <w:r>
        <w:rPr>
          <w:rFonts w:hint="eastAsia"/>
          <w:lang w:eastAsia="zh-CN"/>
        </w:rPr>
        <w:t xml:space="preserve">the maximum magnitude </w:t>
      </w:r>
      <w:r w:rsidRPr="00EE172B">
        <w:rPr>
          <w:position w:val="-10"/>
        </w:rPr>
        <w:object w:dxaOrig="520" w:dyaOrig="340">
          <v:shape id="_x0000_i1381" type="#_x0000_t75" style="width:25.9pt;height:16.9pt" o:ole="">
            <v:imagedata r:id="rId687" o:title=""/>
          </v:shape>
          <o:OLEObject Type="Embed" ProgID="Equation.3" ShapeID="_x0000_i1381" DrawAspect="Content" ObjectID="_1783089699" r:id="rId688"/>
        </w:object>
      </w:r>
      <w:r>
        <w:rPr>
          <w:rFonts w:hint="eastAsia"/>
          <w:lang w:eastAsia="zh-CN"/>
        </w:rPr>
        <w:t>and the minimum magnitude</w:t>
      </w:r>
      <w:r w:rsidRPr="00FB5B94">
        <w:rPr>
          <w:position w:val="-10"/>
        </w:rPr>
        <w:object w:dxaOrig="499" w:dyaOrig="340">
          <v:shape id="_x0000_i1382" type="#_x0000_t75" style="width:25.15pt;height:16.9pt" o:ole="">
            <v:imagedata r:id="rId689" o:title=""/>
          </v:shape>
          <o:OLEObject Type="Embed" ProgID="Equation.3" ShapeID="_x0000_i1382" DrawAspect="Content" ObjectID="_1783089700" r:id="rId690"/>
        </w:object>
      </w:r>
      <w:r>
        <w:rPr>
          <w:rFonts w:hint="eastAsia"/>
          <w:lang w:eastAsia="zh-CN"/>
        </w:rPr>
        <w:t xml:space="preserve"> of the decoded coefficients in </w:t>
      </w:r>
      <w:r>
        <w:rPr>
          <w:lang w:eastAsia="zh-CN"/>
        </w:rPr>
        <w:t>each subband is also calculated for further processing.</w:t>
      </w:r>
    </w:p>
    <w:p w:rsidR="00834EE0" w:rsidRDefault="00834EE0" w:rsidP="00834EE0">
      <w:pPr>
        <w:rPr>
          <w:rFonts w:hint="eastAsia"/>
          <w:lang w:eastAsia="zh-CN"/>
        </w:rPr>
      </w:pPr>
      <w:r>
        <w:rPr>
          <w:lang w:eastAsia="zh-CN"/>
        </w:rPr>
        <w:t>T</w:t>
      </w:r>
      <w:r>
        <w:rPr>
          <w:rFonts w:hint="eastAsia"/>
          <w:lang w:eastAsia="zh-CN"/>
        </w:rPr>
        <w:t>he energy difference</w:t>
      </w:r>
      <w:r w:rsidRPr="00FB5B94">
        <w:rPr>
          <w:position w:val="-14"/>
        </w:rPr>
        <w:object w:dxaOrig="2280" w:dyaOrig="340">
          <v:shape id="_x0000_i1383" type="#_x0000_t75" style="width:114pt;height:16.9pt" o:ole="">
            <v:imagedata r:id="rId691" o:title=""/>
          </v:shape>
          <o:OLEObject Type="Embed" ProgID="Equation.3" ShapeID="_x0000_i1383" DrawAspect="Content" ObjectID="_1783089701" r:id="rId692"/>
        </w:object>
      </w:r>
      <w:r>
        <w:t>is next calculated</w:t>
      </w:r>
      <w:r>
        <w:rPr>
          <w:rFonts w:hint="eastAsia"/>
          <w:lang w:eastAsia="zh-CN"/>
        </w:rPr>
        <w:t>.</w:t>
      </w:r>
      <w:r>
        <w:rPr>
          <w:lang w:eastAsia="zh-CN"/>
        </w:rPr>
        <w:t xml:space="preserve"> </w:t>
      </w:r>
      <w:r>
        <w:rPr>
          <w:rFonts w:hint="eastAsia"/>
          <w:lang w:eastAsia="zh-CN"/>
        </w:rPr>
        <w:t xml:space="preserve"> If</w:t>
      </w:r>
      <w:r w:rsidRPr="00FB5B94">
        <w:rPr>
          <w:position w:val="-14"/>
        </w:rPr>
        <w:object w:dxaOrig="1040" w:dyaOrig="340">
          <v:shape id="_x0000_i1384" type="#_x0000_t75" style="width:52.15pt;height:16.9pt" o:ole="">
            <v:imagedata r:id="rId693" o:title=""/>
          </v:shape>
          <o:OLEObject Type="Embed" ProgID="Equation.3" ShapeID="_x0000_i1384" DrawAspect="Content" ObjectID="_1783089702" r:id="rId694"/>
        </w:object>
      </w:r>
      <w:r>
        <w:rPr>
          <w:rFonts w:hint="eastAsia"/>
          <w:lang w:eastAsia="zh-CN"/>
        </w:rPr>
        <w:t xml:space="preserve">, the envelope of the un-decoded coefficients is set to zero </w:t>
      </w:r>
      <w:r w:rsidRPr="00310C85">
        <w:rPr>
          <w:position w:val="-14"/>
        </w:rPr>
        <w:object w:dxaOrig="880" w:dyaOrig="380">
          <v:shape id="_x0000_i1385" type="#_x0000_t75" style="width:43.9pt;height:19.15pt" o:ole="">
            <v:imagedata r:id="rId695" o:title=""/>
          </v:shape>
          <o:OLEObject Type="Embed" ProgID="Equation.3" ShapeID="_x0000_i1385" DrawAspect="Content" ObjectID="_1783089703" r:id="rId696"/>
        </w:object>
      </w:r>
      <w:r>
        <w:rPr>
          <w:rFonts w:hint="eastAsia"/>
          <w:lang w:eastAsia="zh-CN"/>
        </w:rPr>
        <w:t>. Otherwise, the envelope of the un-decoded coefficients</w:t>
      </w:r>
      <w:r w:rsidRPr="00310C85">
        <w:rPr>
          <w:position w:val="-14"/>
        </w:rPr>
        <w:object w:dxaOrig="600" w:dyaOrig="380">
          <v:shape id="_x0000_i1386" type="#_x0000_t75" style="width:30pt;height:19.15pt" o:ole="">
            <v:imagedata r:id="rId697" o:title=""/>
          </v:shape>
          <o:OLEObject Type="Embed" ProgID="Equation.3" ShapeID="_x0000_i1386" DrawAspect="Content" ObjectID="_1783089704" r:id="rId698"/>
        </w:object>
      </w:r>
      <w:r>
        <w:rPr>
          <w:rFonts w:hint="eastAsia"/>
          <w:lang w:eastAsia="zh-CN"/>
        </w:rPr>
        <w:t>is calculated as follows:</w:t>
      </w:r>
    </w:p>
    <w:p w:rsidR="00834EE0" w:rsidRPr="007A0A98" w:rsidRDefault="00834EE0" w:rsidP="00834EE0">
      <w:pPr>
        <w:rPr>
          <w:rFonts w:hint="eastAsia"/>
          <w:lang w:eastAsia="zh-CN"/>
        </w:rPr>
      </w:pPr>
      <w:r>
        <w:rPr>
          <w:rFonts w:hint="eastAsia"/>
          <w:lang w:eastAsia="zh-CN"/>
        </w:rPr>
        <w:t xml:space="preserve">The initial envelope </w:t>
      </w:r>
      <w:r w:rsidRPr="00310C85">
        <w:rPr>
          <w:position w:val="-14"/>
        </w:rPr>
        <w:object w:dxaOrig="600" w:dyaOrig="340">
          <v:shape id="_x0000_i1387" type="#_x0000_t75" style="width:30pt;height:16.9pt" o:ole="">
            <v:imagedata r:id="rId699" o:title=""/>
          </v:shape>
          <o:OLEObject Type="Embed" ProgID="Equation.3" ShapeID="_x0000_i1387" DrawAspect="Content" ObjectID="_1783089705" r:id="rId700"/>
        </w:object>
      </w:r>
      <w:r>
        <w:rPr>
          <w:rFonts w:hint="eastAsia"/>
          <w:lang w:eastAsia="zh-CN"/>
        </w:rPr>
        <w:t>of the un-decoded coefficients in the un-saturated sub-band is calculated by the energy difference,</w:t>
      </w:r>
    </w:p>
    <w:p w:rsidR="00834EE0" w:rsidRDefault="00834EE0" w:rsidP="00834EE0">
      <w:pPr>
        <w:pStyle w:val="EQ"/>
        <w:rPr>
          <w:rFonts w:hint="eastAsia"/>
          <w:lang w:eastAsia="zh-CN"/>
        </w:rPr>
      </w:pPr>
      <w:r>
        <w:tab/>
      </w:r>
      <w:r w:rsidRPr="00885F57">
        <w:rPr>
          <w:position w:val="-16"/>
        </w:rPr>
        <w:object w:dxaOrig="2240" w:dyaOrig="420">
          <v:shape id="_x0000_i1388" type="#_x0000_t75" style="width:112.15pt;height:21pt" o:ole="">
            <v:imagedata r:id="rId701" o:title=""/>
          </v:shape>
          <o:OLEObject Type="Embed" ProgID="Equation.3" ShapeID="_x0000_i1388" DrawAspect="Content" ObjectID="_1783089706" r:id="rId702"/>
        </w:object>
      </w:r>
      <w:r>
        <w:tab/>
        <w:t>(</w:t>
      </w:r>
      <w:fldSimple w:instr=" SEQ eqn \* MERGEFORMAT ">
        <w:r w:rsidR="00716DC0">
          <w:t>1825</w:t>
        </w:r>
      </w:fldSimple>
      <w:r>
        <w:t>)</w:t>
      </w:r>
    </w:p>
    <w:p w:rsidR="00834EE0" w:rsidRDefault="00834EE0" w:rsidP="00834EE0">
      <w:pPr>
        <w:rPr>
          <w:rFonts w:hint="eastAsia"/>
          <w:lang w:eastAsia="zh-CN"/>
        </w:rPr>
      </w:pPr>
      <w:r>
        <w:rPr>
          <w:lang w:eastAsia="zh-CN"/>
        </w:rPr>
        <w:t>T</w:t>
      </w:r>
      <w:r>
        <w:rPr>
          <w:rFonts w:hint="eastAsia"/>
          <w:lang w:eastAsia="zh-CN"/>
        </w:rPr>
        <w:t>he average norm of the un-saturated sub-band</w:t>
      </w:r>
      <w:r w:rsidRPr="00B10D7E">
        <w:rPr>
          <w:position w:val="-10"/>
        </w:rPr>
        <w:object w:dxaOrig="320" w:dyaOrig="360">
          <v:shape id="_x0000_i1389" type="#_x0000_t75" style="width:16.15pt;height:18pt" o:ole="">
            <v:imagedata r:id="rId703" o:title=""/>
          </v:shape>
          <o:OLEObject Type="Embed" ProgID="Equation.3" ShapeID="_x0000_i1389" DrawAspect="Content" ObjectID="_1783089707" r:id="rId704"/>
        </w:object>
      </w:r>
      <w:r>
        <w:t>is calculated</w:t>
      </w:r>
    </w:p>
    <w:p w:rsidR="00834EE0" w:rsidRPr="007A0A98" w:rsidRDefault="00834EE0" w:rsidP="00834EE0">
      <w:pPr>
        <w:pStyle w:val="EQ"/>
        <w:rPr>
          <w:rFonts w:hint="eastAsia"/>
          <w:lang w:eastAsia="zh-CN"/>
        </w:rPr>
      </w:pPr>
      <w:r>
        <w:tab/>
      </w:r>
      <w:r w:rsidRPr="00B10D7E">
        <w:rPr>
          <w:position w:val="-58"/>
        </w:rPr>
        <w:object w:dxaOrig="6900" w:dyaOrig="1260">
          <v:shape id="_x0000_i1390" type="#_x0000_t75" style="width:345pt;height:63pt" o:ole="">
            <v:imagedata r:id="rId705" o:title=""/>
          </v:shape>
          <o:OLEObject Type="Embed" ProgID="Equation.3" ShapeID="_x0000_i1390" DrawAspect="Content" ObjectID="_1783089708" r:id="rId706"/>
        </w:object>
      </w:r>
      <w:r>
        <w:tab/>
        <w:t>(</w:t>
      </w:r>
      <w:fldSimple w:instr=" SEQ eqn \* MERGEFORMAT ">
        <w:r w:rsidR="00716DC0">
          <w:t>1826</w:t>
        </w:r>
      </w:fldSimple>
      <w:r>
        <w:t>)</w:t>
      </w:r>
    </w:p>
    <w:p w:rsidR="00834EE0" w:rsidRDefault="00834EE0" w:rsidP="00834EE0">
      <w:pPr>
        <w:rPr>
          <w:rFonts w:hint="eastAsia"/>
          <w:lang w:eastAsia="zh-CN"/>
        </w:rPr>
      </w:pPr>
      <w:r>
        <w:rPr>
          <w:lang w:eastAsia="zh-CN"/>
        </w:rPr>
        <w:t>I</w:t>
      </w:r>
      <w:r>
        <w:rPr>
          <w:rFonts w:hint="eastAsia"/>
          <w:lang w:eastAsia="zh-CN"/>
        </w:rPr>
        <w:t xml:space="preserve">f </w:t>
      </w:r>
      <w:r w:rsidRPr="00B10D7E">
        <w:rPr>
          <w:position w:val="-10"/>
        </w:rPr>
        <w:object w:dxaOrig="1100" w:dyaOrig="279">
          <v:shape id="_x0000_i1391" type="#_x0000_t75" style="width:55.15pt;height:13.9pt" o:ole="">
            <v:imagedata r:id="rId707" o:title=""/>
          </v:shape>
          <o:OLEObject Type="Embed" ProgID="Equation.3" ShapeID="_x0000_i1391" DrawAspect="Content" ObjectID="_1783089709" r:id="rId708"/>
        </w:object>
      </w:r>
      <w:r>
        <w:rPr>
          <w:rFonts w:hint="eastAsia"/>
          <w:lang w:eastAsia="zh-CN"/>
        </w:rPr>
        <w:t xml:space="preserve">or </w:t>
      </w:r>
      <w:r w:rsidRPr="00C74CED">
        <w:rPr>
          <w:position w:val="-12"/>
        </w:rPr>
        <w:object w:dxaOrig="1440" w:dyaOrig="380">
          <v:shape id="_x0000_i1392" type="#_x0000_t75" style="width:1in;height:19.15pt" o:ole="">
            <v:imagedata r:id="rId709" o:title=""/>
          </v:shape>
          <o:OLEObject Type="Embed" ProgID="Equation.3" ShapeID="_x0000_i1392" DrawAspect="Content" ObjectID="_1783089710" r:id="rId710"/>
        </w:object>
      </w:r>
      <w:r>
        <w:rPr>
          <w:rFonts w:hint="eastAsia"/>
          <w:lang w:eastAsia="zh-CN"/>
        </w:rPr>
        <w:t>, the</w:t>
      </w:r>
      <w:r>
        <w:rPr>
          <w:lang w:eastAsia="zh-CN"/>
        </w:rPr>
        <w:t>n the</w:t>
      </w:r>
      <w:r>
        <w:rPr>
          <w:rFonts w:hint="eastAsia"/>
          <w:lang w:eastAsia="zh-CN"/>
        </w:rPr>
        <w:t xml:space="preserve"> spectrum of the sub-band is </w:t>
      </w:r>
      <w:r w:rsidRPr="00234DFC">
        <w:rPr>
          <w:rFonts w:hint="eastAsia"/>
          <w:i/>
          <w:lang w:eastAsia="zh-CN"/>
        </w:rPr>
        <w:t>sharp</w:t>
      </w:r>
      <w:r>
        <w:rPr>
          <w:rFonts w:hint="eastAsia"/>
          <w:lang w:eastAsia="zh-CN"/>
        </w:rPr>
        <w:t xml:space="preserve">. The envelope of the un-decoded coefficients is obtained by </w:t>
      </w:r>
      <w:r>
        <w:rPr>
          <w:lang w:eastAsia="zh-CN"/>
        </w:rPr>
        <w:t>modifying</w:t>
      </w:r>
      <w:r>
        <w:rPr>
          <w:rFonts w:hint="eastAsia"/>
          <w:lang w:eastAsia="zh-CN"/>
        </w:rPr>
        <w:t xml:space="preserve"> the initial envelope as follows:</w:t>
      </w:r>
    </w:p>
    <w:p w:rsidR="00834EE0" w:rsidRDefault="00834EE0" w:rsidP="00834EE0">
      <w:pPr>
        <w:pStyle w:val="EQ"/>
        <w:rPr>
          <w:rFonts w:hint="eastAsia"/>
          <w:lang w:eastAsia="zh-CN"/>
        </w:rPr>
      </w:pPr>
      <w:r>
        <w:tab/>
      </w:r>
      <w:r w:rsidRPr="0070769D">
        <w:rPr>
          <w:position w:val="-34"/>
        </w:rPr>
        <w:object w:dxaOrig="7020" w:dyaOrig="780">
          <v:shape id="_x0000_i1393" type="#_x0000_t75" style="width:351pt;height:39pt" o:ole="">
            <v:imagedata r:id="rId711" o:title=""/>
          </v:shape>
          <o:OLEObject Type="Embed" ProgID="Equation.3" ShapeID="_x0000_i1393" DrawAspect="Content" ObjectID="_1783089711" r:id="rId712"/>
        </w:object>
      </w:r>
      <w:r>
        <w:tab/>
        <w:t>(</w:t>
      </w:r>
      <w:fldSimple w:instr=" SEQ eqn \* MERGEFORMAT ">
        <w:r w:rsidR="00716DC0">
          <w:t>1827</w:t>
        </w:r>
      </w:fldSimple>
      <w:r>
        <w:t>)</w:t>
      </w:r>
    </w:p>
    <w:p w:rsidR="00834EE0" w:rsidRDefault="00834EE0" w:rsidP="00834EE0">
      <w:r>
        <w:rPr>
          <w:rFonts w:hint="eastAsia"/>
          <w:lang w:eastAsia="zh-CN"/>
        </w:rPr>
        <w:t xml:space="preserve">If the spectrum of the sub-band is not </w:t>
      </w:r>
      <w:r w:rsidRPr="00234DFC">
        <w:rPr>
          <w:rFonts w:hint="eastAsia"/>
          <w:i/>
          <w:lang w:eastAsia="zh-CN"/>
        </w:rPr>
        <w:t>sharp</w:t>
      </w:r>
      <w:r w:rsidRPr="007614D4">
        <w:rPr>
          <w:rFonts w:hint="eastAsia"/>
          <w:lang w:eastAsia="zh-CN"/>
        </w:rPr>
        <w:t xml:space="preserve"> </w:t>
      </w:r>
      <w:r>
        <w:rPr>
          <w:rFonts w:hint="eastAsia"/>
          <w:lang w:eastAsia="zh-CN"/>
        </w:rPr>
        <w:t xml:space="preserve">and </w:t>
      </w:r>
      <w:r w:rsidRPr="0033121D">
        <w:rPr>
          <w:position w:val="-12"/>
        </w:rPr>
        <w:object w:dxaOrig="1620" w:dyaOrig="380">
          <v:shape id="_x0000_i1394" type="#_x0000_t75" style="width:79.5pt;height:18.75pt" o:ole="">
            <v:imagedata r:id="rId713" o:title=""/>
          </v:shape>
          <o:OLEObject Type="Embed" ProgID="Equation.3" ShapeID="_x0000_i1394" DrawAspect="Content" ObjectID="_1783089712" r:id="rId714"/>
        </w:object>
      </w:r>
      <w:r>
        <w:rPr>
          <w:rFonts w:hint="eastAsia"/>
          <w:lang w:eastAsia="zh-CN"/>
        </w:rPr>
        <w:t xml:space="preserve">, </w:t>
      </w:r>
      <w:r w:rsidRPr="0033121D">
        <w:rPr>
          <w:position w:val="-14"/>
        </w:rPr>
        <w:object w:dxaOrig="2520" w:dyaOrig="380">
          <v:shape id="_x0000_i1395" type="#_x0000_t75" style="width:126pt;height:19.15pt" o:ole="">
            <v:imagedata r:id="rId715" o:title=""/>
          </v:shape>
          <o:OLEObject Type="Embed" ProgID="Equation.3" ShapeID="_x0000_i1395" DrawAspect="Content" ObjectID="_1783089713" r:id="rId716"/>
        </w:object>
      </w:r>
      <w:r>
        <w:rPr>
          <w:rFonts w:hint="eastAsia"/>
          <w:lang w:eastAsia="zh-CN"/>
        </w:rPr>
        <w:t xml:space="preserve">, </w:t>
      </w:r>
      <w:r>
        <w:rPr>
          <w:rFonts w:hint="eastAsia"/>
        </w:rPr>
        <w:t>the</w:t>
      </w:r>
      <w:r>
        <w:t>n the</w:t>
      </w:r>
      <w:r>
        <w:rPr>
          <w:rFonts w:hint="eastAsia"/>
        </w:rPr>
        <w:t xml:space="preserve"> harmonic parameter </w:t>
      </w:r>
      <w:r w:rsidRPr="00E22E42">
        <w:rPr>
          <w:position w:val="-10"/>
        </w:rPr>
        <w:object w:dxaOrig="360" w:dyaOrig="300">
          <v:shape id="_x0000_i1396" type="#_x0000_t75" style="width:17.65pt;height:15pt" o:ole="">
            <v:imagedata r:id="rId667" o:title=""/>
          </v:shape>
          <o:OLEObject Type="Embed" ProgID="Equation.3" ShapeID="_x0000_i1396" DrawAspect="Content" ObjectID="_1783089714" r:id="rId717"/>
        </w:object>
      </w:r>
      <w:r>
        <w:rPr>
          <w:rFonts w:hint="eastAsia"/>
          <w:lang w:eastAsia="zh-CN"/>
        </w:rPr>
        <w:t>is added by the step length</w:t>
      </w:r>
      <w:r w:rsidRPr="0033121D">
        <w:rPr>
          <w:position w:val="-10"/>
        </w:rPr>
        <w:object w:dxaOrig="400" w:dyaOrig="260">
          <v:shape id="_x0000_i1397" type="#_x0000_t75" style="width:19.5pt;height:12.75pt" o:ole="">
            <v:imagedata r:id="rId718" o:title=""/>
          </v:shape>
          <o:OLEObject Type="Embed" ProgID="Equation.3" ShapeID="_x0000_i1397" DrawAspect="Content" ObjectID="_1783089715" r:id="rId719"/>
        </w:object>
      </w:r>
      <w:r>
        <w:t>.</w:t>
      </w:r>
    </w:p>
    <w:p w:rsidR="00834EE0" w:rsidRDefault="00834EE0" w:rsidP="00834EE0">
      <w:pPr>
        <w:rPr>
          <w:rFonts w:hint="eastAsia"/>
          <w:lang w:eastAsia="zh-CN"/>
        </w:rPr>
      </w:pPr>
      <w:r>
        <w:rPr>
          <w:lang w:eastAsia="zh-CN"/>
        </w:rPr>
        <w:t>I</w:t>
      </w:r>
      <w:r>
        <w:rPr>
          <w:rFonts w:hint="eastAsia"/>
          <w:lang w:eastAsia="zh-CN"/>
        </w:rPr>
        <w:t>f the envelope is more than the half of the minimum magnitude</w:t>
      </w:r>
      <w:r w:rsidRPr="00FB5B94">
        <w:rPr>
          <w:position w:val="-10"/>
        </w:rPr>
        <w:object w:dxaOrig="499" w:dyaOrig="340">
          <v:shape id="_x0000_i1398" type="#_x0000_t75" style="width:25.15pt;height:16.9pt" o:ole="">
            <v:imagedata r:id="rId689" o:title=""/>
          </v:shape>
          <o:OLEObject Type="Embed" ProgID="Equation.3" ShapeID="_x0000_i1398" DrawAspect="Content" ObjectID="_1783089716" r:id="rId720"/>
        </w:object>
      </w:r>
      <w:r>
        <w:rPr>
          <w:rFonts w:hint="eastAsia"/>
          <w:lang w:eastAsia="zh-CN"/>
        </w:rPr>
        <w:t>, the</w:t>
      </w:r>
      <w:r>
        <w:rPr>
          <w:lang w:eastAsia="zh-CN"/>
        </w:rPr>
        <w:t>n the</w:t>
      </w:r>
      <w:r>
        <w:rPr>
          <w:rFonts w:hint="eastAsia"/>
          <w:lang w:eastAsia="zh-CN"/>
        </w:rPr>
        <w:t xml:space="preserve"> envelope is </w:t>
      </w:r>
      <w:r>
        <w:rPr>
          <w:lang w:eastAsia="zh-CN"/>
        </w:rPr>
        <w:t>set to be equal</w:t>
      </w:r>
      <w:r>
        <w:rPr>
          <w:rFonts w:hint="eastAsia"/>
          <w:lang w:eastAsia="zh-CN"/>
        </w:rPr>
        <w:t xml:space="preserve"> to the half of the minimum magnitude</w:t>
      </w:r>
      <w:r w:rsidRPr="00FB5B94">
        <w:rPr>
          <w:position w:val="-10"/>
        </w:rPr>
        <w:object w:dxaOrig="499" w:dyaOrig="340">
          <v:shape id="_x0000_i1399" type="#_x0000_t75" style="width:25.15pt;height:16.9pt" o:ole="">
            <v:imagedata r:id="rId689" o:title=""/>
          </v:shape>
          <o:OLEObject Type="Embed" ProgID="Equation.3" ShapeID="_x0000_i1399" DrawAspect="Content" ObjectID="_1783089717" r:id="rId721"/>
        </w:object>
      </w:r>
      <w:r>
        <w:rPr>
          <w:rFonts w:hint="eastAsia"/>
          <w:lang w:eastAsia="zh-CN"/>
        </w:rPr>
        <w:t>.</w:t>
      </w:r>
    </w:p>
    <w:p w:rsidR="00834EE0" w:rsidRDefault="00834EE0" w:rsidP="00834EE0">
      <w:pPr>
        <w:pStyle w:val="EQ"/>
        <w:rPr>
          <w:rFonts w:hint="eastAsia"/>
          <w:lang w:eastAsia="zh-CN"/>
        </w:rPr>
      </w:pPr>
      <w:r>
        <w:tab/>
      </w:r>
      <w:r w:rsidRPr="00BC7B5D">
        <w:rPr>
          <w:position w:val="-14"/>
        </w:rPr>
        <w:object w:dxaOrig="4220" w:dyaOrig="380">
          <v:shape id="_x0000_i1400" type="#_x0000_t75" style="width:211.15pt;height:19.15pt" o:ole="">
            <v:imagedata r:id="rId722" o:title=""/>
          </v:shape>
          <o:OLEObject Type="Embed" ProgID="Equation.3" ShapeID="_x0000_i1400" DrawAspect="Content" ObjectID="_1783089718" r:id="rId723"/>
        </w:object>
      </w:r>
      <w:r>
        <w:tab/>
        <w:t>(</w:t>
      </w:r>
      <w:fldSimple w:instr=" SEQ eqn \* MERGEFORMAT ">
        <w:r w:rsidR="00716DC0">
          <w:t>1828</w:t>
        </w:r>
      </w:fldSimple>
      <w:r>
        <w:t>)</w:t>
      </w:r>
    </w:p>
    <w:p w:rsidR="00834EE0" w:rsidRDefault="00834EE0" w:rsidP="00834EE0">
      <w:pPr>
        <w:rPr>
          <w:rFonts w:hint="eastAsia"/>
          <w:lang w:eastAsia="zh-CN"/>
        </w:rPr>
      </w:pPr>
      <w:r>
        <w:rPr>
          <w:lang w:eastAsia="zh-CN"/>
        </w:rPr>
        <w:t>I</w:t>
      </w:r>
      <w:r>
        <w:rPr>
          <w:rFonts w:hint="eastAsia"/>
          <w:lang w:eastAsia="zh-CN"/>
        </w:rPr>
        <w:t xml:space="preserve">f the ratio of the average norms </w:t>
      </w:r>
      <w:r w:rsidRPr="00B10D7E">
        <w:rPr>
          <w:position w:val="-10"/>
        </w:rPr>
        <w:object w:dxaOrig="320" w:dyaOrig="360">
          <v:shape id="_x0000_i1401" type="#_x0000_t75" style="width:16.15pt;height:18pt" o:ole="">
            <v:imagedata r:id="rId703" o:title=""/>
          </v:shape>
          <o:OLEObject Type="Embed" ProgID="Equation.3" ShapeID="_x0000_i1401" DrawAspect="Content" ObjectID="_1783089719" r:id="rId724"/>
        </w:object>
      </w:r>
      <w:r>
        <w:rPr>
          <w:rFonts w:hint="eastAsia"/>
          <w:lang w:eastAsia="zh-CN"/>
        </w:rPr>
        <w:t xml:space="preserve"> </w:t>
      </w:r>
      <w:r>
        <w:rPr>
          <w:lang w:eastAsia="zh-CN"/>
        </w:rPr>
        <w:t>in</w:t>
      </w:r>
      <w:r>
        <w:rPr>
          <w:rFonts w:hint="eastAsia"/>
          <w:lang w:eastAsia="zh-CN"/>
        </w:rPr>
        <w:t xml:space="preserve"> the current frame </w:t>
      </w:r>
      <w:r>
        <w:rPr>
          <w:lang w:eastAsia="zh-CN"/>
        </w:rPr>
        <w:t>to that of</w:t>
      </w:r>
      <w:r>
        <w:rPr>
          <w:rFonts w:hint="eastAsia"/>
          <w:lang w:eastAsia="zh-CN"/>
        </w:rPr>
        <w:t xml:space="preserve"> the previous frame </w:t>
      </w:r>
      <w:r>
        <w:rPr>
          <w:lang w:eastAsia="zh-CN"/>
        </w:rPr>
        <w:t>lie</w:t>
      </w:r>
      <w:r>
        <w:rPr>
          <w:rFonts w:hint="eastAsia"/>
          <w:lang w:eastAsia="zh-CN"/>
        </w:rPr>
        <w:t>s in the range (0.5,</w:t>
      </w:r>
      <w:r>
        <w:rPr>
          <w:lang w:eastAsia="zh-CN"/>
        </w:rPr>
        <w:t>…,</w:t>
      </w:r>
      <w:r>
        <w:rPr>
          <w:rFonts w:hint="eastAsia"/>
          <w:lang w:eastAsia="zh-CN"/>
        </w:rPr>
        <w:t xml:space="preserve"> 2), and the previous frame is </w:t>
      </w:r>
      <w:r>
        <w:rPr>
          <w:lang w:eastAsia="zh-CN"/>
        </w:rPr>
        <w:t xml:space="preserve">a </w:t>
      </w:r>
      <w:r>
        <w:rPr>
          <w:rFonts w:hint="eastAsia"/>
          <w:lang w:eastAsia="zh-CN"/>
        </w:rPr>
        <w:t>non-transient</w:t>
      </w:r>
      <w:r>
        <w:rPr>
          <w:lang w:eastAsia="zh-CN"/>
        </w:rPr>
        <w:t xml:space="preserve"> frame</w:t>
      </w:r>
      <w:r>
        <w:rPr>
          <w:rFonts w:hint="eastAsia"/>
          <w:lang w:eastAsia="zh-CN"/>
        </w:rPr>
        <w:t xml:space="preserve">, </w:t>
      </w:r>
      <w:r>
        <w:rPr>
          <w:lang w:eastAsia="zh-CN"/>
        </w:rPr>
        <w:t xml:space="preserve">the </w:t>
      </w:r>
      <w:r>
        <w:rPr>
          <w:rFonts w:hint="eastAsia"/>
          <w:lang w:eastAsia="zh-CN"/>
        </w:rPr>
        <w:t>the envelope of the un-decoded coefficients for the current frame and the previous frame</w:t>
      </w:r>
      <w:r>
        <w:rPr>
          <w:lang w:eastAsia="zh-CN"/>
        </w:rPr>
        <w:t xml:space="preserve"> are weighted as follows</w:t>
      </w:r>
      <w:r>
        <w:rPr>
          <w:rFonts w:hint="eastAsia"/>
          <w:lang w:eastAsia="zh-CN"/>
        </w:rPr>
        <w:t>.</w:t>
      </w:r>
    </w:p>
    <w:p w:rsidR="00834EE0" w:rsidRDefault="00834EE0" w:rsidP="00834EE0">
      <w:pPr>
        <w:pStyle w:val="EQ"/>
        <w:rPr>
          <w:rFonts w:hint="eastAsia"/>
          <w:lang w:eastAsia="zh-CN"/>
        </w:rPr>
      </w:pPr>
      <w:r>
        <w:tab/>
      </w:r>
      <w:r w:rsidRPr="00D3343A">
        <w:rPr>
          <w:position w:val="-16"/>
        </w:rPr>
        <w:object w:dxaOrig="2960" w:dyaOrig="420">
          <v:shape id="_x0000_i1402" type="#_x0000_t75" style="width:148.15pt;height:21pt" o:ole="">
            <v:imagedata r:id="rId725" o:title=""/>
          </v:shape>
          <o:OLEObject Type="Embed" ProgID="Equation.3" ShapeID="_x0000_i1402" DrawAspect="Content" ObjectID="_1783089720" r:id="rId726"/>
        </w:object>
      </w:r>
      <w:r>
        <w:tab/>
        <w:t>(</w:t>
      </w:r>
      <w:fldSimple w:instr=" SEQ eqn \* MERGEFORMAT ">
        <w:r w:rsidR="00716DC0">
          <w:t>1829</w:t>
        </w:r>
      </w:fldSimple>
      <w:r>
        <w:t>)</w:t>
      </w:r>
    </w:p>
    <w:p w:rsidR="00834EE0" w:rsidRDefault="00834EE0" w:rsidP="00834EE0">
      <w:pPr>
        <w:rPr>
          <w:rFonts w:hint="eastAsia"/>
          <w:lang w:eastAsia="zh-CN"/>
        </w:rPr>
      </w:pPr>
      <w:r>
        <w:rPr>
          <w:rFonts w:hint="eastAsia"/>
          <w:lang w:eastAsia="zh-CN"/>
        </w:rPr>
        <w:t xml:space="preserve">For the un-decoded coefficients in the sub-band, the coefficients are generated </w:t>
      </w:r>
      <w:r>
        <w:rPr>
          <w:lang w:eastAsia="zh-CN"/>
        </w:rPr>
        <w:t>using a</w:t>
      </w:r>
      <w:r>
        <w:rPr>
          <w:rFonts w:hint="eastAsia"/>
          <w:lang w:eastAsia="zh-CN"/>
        </w:rPr>
        <w:t xml:space="preserve"> random noise </w:t>
      </w:r>
      <w:r>
        <w:rPr>
          <w:lang w:eastAsia="zh-CN"/>
        </w:rPr>
        <w:t xml:space="preserve">generator </w:t>
      </w:r>
      <w:r>
        <w:rPr>
          <w:rFonts w:hint="eastAsia"/>
          <w:lang w:eastAsia="zh-CN"/>
        </w:rPr>
        <w:t>and multiplied by the estimated envelope as described</w:t>
      </w:r>
      <w:r w:rsidRPr="002803D8">
        <w:rPr>
          <w:rFonts w:hint="eastAsia"/>
          <w:lang w:eastAsia="zh-CN"/>
        </w:rPr>
        <w:t xml:space="preserve"> </w:t>
      </w:r>
      <w:r>
        <w:rPr>
          <w:rFonts w:hint="eastAsia"/>
          <w:lang w:eastAsia="zh-CN"/>
        </w:rPr>
        <w:t>above.</w:t>
      </w:r>
    </w:p>
    <w:p w:rsidR="00834EE0" w:rsidRPr="009E3350" w:rsidRDefault="00834EE0" w:rsidP="00834EE0">
      <w:pPr>
        <w:rPr>
          <w:rFonts w:hint="eastAsia"/>
          <w:lang w:eastAsia="zh-CN"/>
        </w:rPr>
      </w:pPr>
      <w:r w:rsidRPr="009E3350">
        <w:rPr>
          <w:rFonts w:hint="eastAsia"/>
          <w:lang w:eastAsia="zh-CN"/>
        </w:rPr>
        <w:t xml:space="preserve">For the last sub-band, </w:t>
      </w:r>
      <w:r>
        <w:rPr>
          <w:lang w:eastAsia="zh-CN"/>
        </w:rPr>
        <w:t xml:space="preserve">a </w:t>
      </w:r>
      <w:r>
        <w:rPr>
          <w:rFonts w:hint="eastAsia"/>
          <w:lang w:eastAsia="zh-CN"/>
        </w:rPr>
        <w:t>c</w:t>
      </w:r>
      <w:r>
        <w:rPr>
          <w:lang w:eastAsia="zh-CN"/>
        </w:rPr>
        <w:t>h</w:t>
      </w:r>
      <w:r>
        <w:rPr>
          <w:rFonts w:hint="eastAsia"/>
          <w:lang w:eastAsia="zh-CN"/>
        </w:rPr>
        <w:t xml:space="preserve">eck </w:t>
      </w:r>
      <w:r>
        <w:rPr>
          <w:lang w:eastAsia="zh-CN"/>
        </w:rPr>
        <w:t>is made whether</w:t>
      </w:r>
      <w:r w:rsidRPr="009E3350">
        <w:rPr>
          <w:rFonts w:hint="eastAsia"/>
          <w:lang w:eastAsia="zh-CN"/>
        </w:rPr>
        <w:t xml:space="preserve"> the mode of the previous frame </w:t>
      </w:r>
      <w:r>
        <w:rPr>
          <w:lang w:eastAsia="zh-CN"/>
        </w:rPr>
        <w:t>was</w:t>
      </w:r>
      <w:r w:rsidRPr="009E3350">
        <w:rPr>
          <w:rFonts w:hint="eastAsia"/>
          <w:lang w:eastAsia="zh-CN"/>
        </w:rPr>
        <w:t xml:space="preserve"> </w:t>
      </w:r>
      <w:r>
        <w:rPr>
          <w:lang w:eastAsia="zh-CN"/>
        </w:rPr>
        <w:t>not a</w:t>
      </w:r>
      <w:r w:rsidRPr="009E3350">
        <w:rPr>
          <w:rFonts w:hint="eastAsia"/>
          <w:lang w:eastAsia="zh-CN"/>
        </w:rPr>
        <w:t xml:space="preserve"> transient, and </w:t>
      </w:r>
      <w:r>
        <w:rPr>
          <w:lang w:eastAsia="zh-CN"/>
        </w:rPr>
        <w:t xml:space="preserve">whether </w:t>
      </w:r>
      <w:r w:rsidRPr="009E3350">
        <w:rPr>
          <w:rFonts w:hint="eastAsia"/>
          <w:lang w:eastAsia="zh-CN"/>
        </w:rPr>
        <w:t xml:space="preserve">the ratio of the </w:t>
      </w:r>
      <w:r>
        <w:rPr>
          <w:rFonts w:hint="eastAsia"/>
          <w:lang w:eastAsia="zh-CN"/>
        </w:rPr>
        <w:t xml:space="preserve">decoded </w:t>
      </w:r>
      <w:r w:rsidRPr="009E3350">
        <w:rPr>
          <w:rFonts w:hint="eastAsia"/>
          <w:lang w:eastAsia="zh-CN"/>
        </w:rPr>
        <w:t xml:space="preserve">norms </w:t>
      </w:r>
      <w:r>
        <w:rPr>
          <w:lang w:eastAsia="zh-CN"/>
        </w:rPr>
        <w:t>of</w:t>
      </w:r>
      <w:r w:rsidRPr="009E3350">
        <w:rPr>
          <w:rFonts w:hint="eastAsia"/>
          <w:lang w:eastAsia="zh-CN"/>
        </w:rPr>
        <w:t xml:space="preserve"> the current frame </w:t>
      </w:r>
      <w:r>
        <w:rPr>
          <w:lang w:eastAsia="zh-CN"/>
        </w:rPr>
        <w:t>to those of</w:t>
      </w:r>
      <w:r w:rsidRPr="009E3350">
        <w:rPr>
          <w:rFonts w:hint="eastAsia"/>
          <w:lang w:eastAsia="zh-CN"/>
        </w:rPr>
        <w:t xml:space="preserve"> the previous frame </w:t>
      </w:r>
      <w:r>
        <w:rPr>
          <w:lang w:eastAsia="zh-CN"/>
        </w:rPr>
        <w:t>are</w:t>
      </w:r>
      <w:r w:rsidRPr="009E3350">
        <w:rPr>
          <w:rFonts w:hint="eastAsia"/>
          <w:lang w:eastAsia="zh-CN"/>
        </w:rPr>
        <w:t xml:space="preserve"> in the range (0.5, </w:t>
      </w:r>
      <w:r>
        <w:rPr>
          <w:lang w:eastAsia="zh-CN"/>
        </w:rPr>
        <w:t>…,</w:t>
      </w:r>
      <w:r w:rsidRPr="009E3350">
        <w:rPr>
          <w:rFonts w:hint="eastAsia"/>
          <w:lang w:eastAsia="zh-CN"/>
        </w:rPr>
        <w:t xml:space="preserve">2.0), and the bit variance </w:t>
      </w:r>
      <w:r w:rsidRPr="00051494">
        <w:rPr>
          <w:position w:val="-10"/>
          <w:lang w:eastAsia="zh-CN"/>
        </w:rPr>
        <w:object w:dxaOrig="660" w:dyaOrig="300">
          <v:shape id="_x0000_i1403" type="#_x0000_t75" style="width:33pt;height:15pt" o:ole="">
            <v:imagedata r:id="rId727" o:title=""/>
          </v:shape>
          <o:OLEObject Type="Embed" ProgID="Equation.3" ShapeID="_x0000_i1403" DrawAspect="Content" ObjectID="_1783089721" r:id="rId728"/>
        </w:object>
      </w:r>
      <w:r w:rsidRPr="009E3350">
        <w:rPr>
          <w:rFonts w:hint="eastAsia"/>
          <w:lang w:eastAsia="zh-CN"/>
        </w:rPr>
        <w:t xml:space="preserve">is not more than 0.3, and the sub-band of the current frame is </w:t>
      </w:r>
      <w:r>
        <w:rPr>
          <w:rFonts w:hint="eastAsia"/>
          <w:lang w:eastAsia="zh-CN"/>
        </w:rPr>
        <w:t xml:space="preserve">bit </w:t>
      </w:r>
      <w:r w:rsidRPr="009E3350">
        <w:rPr>
          <w:rFonts w:hint="eastAsia"/>
          <w:lang w:eastAsia="zh-CN"/>
        </w:rPr>
        <w:t xml:space="preserve">allocated and the sub-band of the previous frame is not </w:t>
      </w:r>
      <w:r>
        <w:rPr>
          <w:rFonts w:hint="eastAsia"/>
          <w:lang w:eastAsia="zh-CN"/>
        </w:rPr>
        <w:t xml:space="preserve">bit </w:t>
      </w:r>
      <w:r w:rsidRPr="009E3350">
        <w:rPr>
          <w:rFonts w:hint="eastAsia"/>
          <w:lang w:eastAsia="zh-CN"/>
        </w:rPr>
        <w:t xml:space="preserve">allocated or </w:t>
      </w:r>
      <w:r w:rsidRPr="009E3350">
        <w:rPr>
          <w:lang w:eastAsia="zh-CN"/>
        </w:rPr>
        <w:t>vice vers</w:t>
      </w:r>
      <w:r w:rsidRPr="009E3350">
        <w:rPr>
          <w:rFonts w:hint="eastAsia"/>
          <w:lang w:eastAsia="zh-CN"/>
        </w:rPr>
        <w:t xml:space="preserve">a. </w:t>
      </w:r>
      <w:r>
        <w:rPr>
          <w:rFonts w:hint="eastAsia"/>
          <w:lang w:eastAsia="zh-CN"/>
        </w:rPr>
        <w:t xml:space="preserve">If </w:t>
      </w:r>
      <w:r>
        <w:rPr>
          <w:lang w:eastAsia="zh-CN"/>
        </w:rPr>
        <w:t xml:space="preserve">all of </w:t>
      </w:r>
      <w:r>
        <w:rPr>
          <w:rFonts w:hint="eastAsia"/>
          <w:lang w:eastAsia="zh-CN"/>
        </w:rPr>
        <w:t xml:space="preserve">the above conditions </w:t>
      </w:r>
      <w:r>
        <w:rPr>
          <w:lang w:eastAsia="zh-CN"/>
        </w:rPr>
        <w:t xml:space="preserve">are </w:t>
      </w:r>
      <w:r>
        <w:rPr>
          <w:rFonts w:hint="eastAsia"/>
          <w:lang w:eastAsia="zh-CN"/>
        </w:rPr>
        <w:t xml:space="preserve">fulfilled, </w:t>
      </w:r>
      <w:r>
        <w:rPr>
          <w:lang w:eastAsia="zh-CN"/>
        </w:rPr>
        <w:t>then</w:t>
      </w:r>
      <w:r w:rsidRPr="009E3350">
        <w:rPr>
          <w:rFonts w:hint="eastAsia"/>
          <w:lang w:eastAsia="zh-CN"/>
        </w:rPr>
        <w:t xml:space="preserve"> the coefficients in the current frame and the previous frame</w:t>
      </w:r>
      <w:r>
        <w:rPr>
          <w:rFonts w:hint="eastAsia"/>
          <w:lang w:eastAsia="zh-CN"/>
        </w:rPr>
        <w:t xml:space="preserve"> f</w:t>
      </w:r>
      <w:r w:rsidRPr="009E3350">
        <w:rPr>
          <w:rFonts w:hint="eastAsia"/>
          <w:lang w:eastAsia="zh-CN"/>
        </w:rPr>
        <w:t>o</w:t>
      </w:r>
      <w:r>
        <w:rPr>
          <w:rFonts w:hint="eastAsia"/>
          <w:lang w:eastAsia="zh-CN"/>
        </w:rPr>
        <w:t>r</w:t>
      </w:r>
      <w:r w:rsidRPr="009E3350">
        <w:rPr>
          <w:rFonts w:hint="eastAsia"/>
          <w:lang w:eastAsia="zh-CN"/>
        </w:rPr>
        <w:t xml:space="preserve"> the last 20 coefficients in the last sub-band</w:t>
      </w:r>
      <w:r>
        <w:rPr>
          <w:lang w:eastAsia="zh-CN"/>
        </w:rPr>
        <w:t xml:space="preserve"> are weighted as follows</w:t>
      </w:r>
      <w:r w:rsidRPr="009E3350">
        <w:rPr>
          <w:rFonts w:hint="eastAsia"/>
          <w:lang w:eastAsia="zh-CN"/>
        </w:rPr>
        <w:t>:</w:t>
      </w:r>
    </w:p>
    <w:p w:rsidR="00834EE0" w:rsidRDefault="00834EE0" w:rsidP="00834EE0">
      <w:pPr>
        <w:pStyle w:val="EQ"/>
        <w:rPr>
          <w:rFonts w:hint="eastAsia"/>
          <w:lang w:eastAsia="zh-CN"/>
        </w:rPr>
      </w:pPr>
      <w:r>
        <w:tab/>
      </w:r>
      <w:r w:rsidRPr="006F3C9F">
        <w:rPr>
          <w:position w:val="-42"/>
        </w:rPr>
        <w:object w:dxaOrig="7839" w:dyaOrig="940">
          <v:shape id="_x0000_i1404" type="#_x0000_t75" style="width:391.9pt;height:46.9pt" o:ole="">
            <v:imagedata r:id="rId729" o:title=""/>
          </v:shape>
          <o:OLEObject Type="Embed" ProgID="Equation.3" ShapeID="_x0000_i1404" DrawAspect="Content" ObjectID="_1783089722" r:id="rId730"/>
        </w:object>
      </w:r>
      <w:r>
        <w:tab/>
        <w:t>(</w:t>
      </w:r>
      <w:fldSimple w:instr=" SEQ eqn \* MERGEFORMAT ">
        <w:r w:rsidR="00716DC0">
          <w:t>1830</w:t>
        </w:r>
      </w:fldSimple>
      <w:r>
        <w:t>)</w:t>
      </w:r>
    </w:p>
    <w:p w:rsidR="00834EE0" w:rsidRDefault="00834EE0" w:rsidP="00834EE0">
      <w:pPr>
        <w:rPr>
          <w:rFonts w:hint="eastAsia"/>
          <w:lang w:eastAsia="zh-CN"/>
        </w:rPr>
      </w:pPr>
      <w:r>
        <w:rPr>
          <w:rFonts w:hint="eastAsia"/>
          <w:lang w:eastAsia="zh-CN"/>
        </w:rPr>
        <w:t xml:space="preserve">In the transient mode, un-decoded coefficients in a sub-band are generated </w:t>
      </w:r>
      <w:r>
        <w:rPr>
          <w:lang w:eastAsia="zh-CN"/>
        </w:rPr>
        <w:t>from</w:t>
      </w:r>
      <w:r>
        <w:rPr>
          <w:rFonts w:hint="eastAsia"/>
          <w:lang w:eastAsia="zh-CN"/>
        </w:rPr>
        <w:t xml:space="preserve"> random noise, and de-normalized by the decoded norm </w:t>
      </w:r>
      <w:r>
        <w:rPr>
          <w:lang w:eastAsia="zh-CN"/>
        </w:rPr>
        <w:t>for that</w:t>
      </w:r>
      <w:r>
        <w:rPr>
          <w:rFonts w:hint="eastAsia"/>
          <w:lang w:eastAsia="zh-CN"/>
        </w:rPr>
        <w:t xml:space="preserve"> sub-band.</w:t>
      </w:r>
    </w:p>
    <w:p w:rsidR="00834EE0" w:rsidRPr="008B1459" w:rsidRDefault="00834EE0" w:rsidP="008B1459">
      <w:pPr>
        <w:pStyle w:val="H6"/>
        <w:rPr>
          <w:rFonts w:hint="eastAsia"/>
        </w:rPr>
      </w:pPr>
      <w:bookmarkStart w:id="645" w:name="_Toc394047485"/>
      <w:bookmarkStart w:id="646" w:name="_Toc394084558"/>
      <w:bookmarkStart w:id="647" w:name="_Toc394417826"/>
      <w:r w:rsidRPr="008B1459">
        <w:t>6.2.3.2.1.3</w:t>
      </w:r>
      <w:r w:rsidRPr="008B1459">
        <w:rPr>
          <w:rFonts w:hint="eastAsia"/>
        </w:rPr>
        <w:t>.2</w:t>
      </w:r>
      <w:r w:rsidRPr="008B1459">
        <w:tab/>
      </w:r>
      <w:r w:rsidRPr="008B1459">
        <w:rPr>
          <w:rFonts w:hint="eastAsia"/>
        </w:rPr>
        <w:t>General spectral filling</w:t>
      </w:r>
      <w:bookmarkEnd w:id="645"/>
      <w:bookmarkEnd w:id="646"/>
      <w:bookmarkEnd w:id="647"/>
    </w:p>
    <w:p w:rsidR="00834EE0" w:rsidRPr="007006A9" w:rsidRDefault="00834EE0" w:rsidP="00834EE0">
      <w:r w:rsidRPr="007006A9">
        <w:t>Based on the received bit-allocation, the transition frequency</w:t>
      </w:r>
      <w:r w:rsidRPr="00035D50">
        <w:rPr>
          <w:position w:val="-10"/>
        </w:rPr>
        <w:object w:dxaOrig="240" w:dyaOrig="300">
          <v:shape id="_x0000_i1405" type="#_x0000_t75" style="width:12pt;height:15pt" o:ole="">
            <v:imagedata r:id="rId731" o:title=""/>
          </v:shape>
          <o:OLEObject Type="Embed" ProgID="Equation.3" ShapeID="_x0000_i1405" DrawAspect="Content" ObjectID="_1783089723" r:id="rId732"/>
        </w:object>
      </w:r>
      <w:r w:rsidRPr="007006A9">
        <w:t>is estimated in the same manner as in the encoder</w:t>
      </w:r>
      <w:r>
        <w:t xml:space="preserve">, see </w:t>
      </w:r>
      <w:r w:rsidR="006D7705" w:rsidRPr="00855C10">
        <w:rPr>
          <w:rFonts w:hint="eastAsia"/>
          <w:lang w:eastAsia="zh-CN"/>
        </w:rPr>
        <w:t>subclause</w:t>
      </w:r>
      <w:r w:rsidRPr="00855C10">
        <w:t xml:space="preserve"> 5.3.4.2.1.4.</w:t>
      </w:r>
      <w:r w:rsidRPr="007006A9">
        <w:t xml:space="preserve"> Spectral filling consists of two algorithms. The first algorithm fills the low</w:t>
      </w:r>
      <w:r w:rsidRPr="007006A9">
        <w:noBreakHyphen/>
        <w:t>frequency spectrum up to the transition frequency</w:t>
      </w:r>
      <w:r w:rsidRPr="00035D50">
        <w:rPr>
          <w:position w:val="-10"/>
        </w:rPr>
        <w:object w:dxaOrig="240" w:dyaOrig="300">
          <v:shape id="_x0000_i1406" type="#_x0000_t75" style="width:12pt;height:15pt" o:ole="">
            <v:imagedata r:id="rId733" o:title=""/>
          </v:shape>
          <o:OLEObject Type="Embed" ProgID="Equation.3" ShapeID="_x0000_i1406" DrawAspect="Content" ObjectID="_1783089724" r:id="rId734"/>
        </w:object>
      </w:r>
      <w:r w:rsidRPr="007006A9">
        <w:t>, the second algorithm regenerates the possibly non-coded high-frequency components by using the low-frequency noise-filled spectrum.</w:t>
      </w:r>
    </w:p>
    <w:p w:rsidR="00834EE0" w:rsidRDefault="00834EE0" w:rsidP="00834EE0">
      <w:r w:rsidRPr="007006A9">
        <w:t xml:space="preserve">The interaction between these two algorithms is shown in </w:t>
      </w:r>
      <w:r w:rsidR="00025A25">
        <w:t>figure</w:t>
      </w:r>
      <w:r>
        <w:t xml:space="preserve"> </w:t>
      </w:r>
      <w:fldSimple w:instr=" SEQ Figure hq_hr_spectral_filling \* MERGEFORMAT ">
        <w:r w:rsidR="00716DC0">
          <w:rPr>
            <w:noProof/>
          </w:rPr>
          <w:t>101</w:t>
        </w:r>
      </w:fldSimple>
      <w:r>
        <w:t>.</w:t>
      </w:r>
      <w:r w:rsidRPr="007006A9">
        <w:t xml:space="preserve"> The resulting spectrum from both the noise-filling algorithm and the </w:t>
      </w:r>
      <w:r>
        <w:t>high frequency noise fill</w:t>
      </w:r>
      <w:r w:rsidRPr="007006A9">
        <w:t xml:space="preserve"> is a normalized spectrum which is shaped by the received quantized norms.</w:t>
      </w:r>
    </w:p>
    <w:p w:rsidR="00834EE0" w:rsidRPr="00FE3746" w:rsidRDefault="005B6522" w:rsidP="00834EE0">
      <w:pPr>
        <w:pStyle w:val="TH"/>
      </w:pPr>
      <w:r w:rsidRPr="007F2C81">
        <w:rPr>
          <w:noProof/>
        </w:rPr>
        <w:drawing>
          <wp:inline distT="0" distB="0" distL="0" distR="0">
            <wp:extent cx="4338955" cy="1424305"/>
            <wp:effectExtent l="0" t="0" r="0" b="0"/>
            <wp:docPr id="3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735">
                      <a:extLst>
                        <a:ext uri="{28A0092B-C50C-407E-A947-70E740481C1C}">
                          <a14:useLocalDpi xmlns:a14="http://schemas.microsoft.com/office/drawing/2010/main" val="0"/>
                        </a:ext>
                      </a:extLst>
                    </a:blip>
                    <a:srcRect/>
                    <a:stretch>
                      <a:fillRect/>
                    </a:stretch>
                  </pic:blipFill>
                  <pic:spPr bwMode="auto">
                    <a:xfrm>
                      <a:off x="0" y="0"/>
                      <a:ext cx="4338955" cy="1424305"/>
                    </a:xfrm>
                    <a:prstGeom prst="rect">
                      <a:avLst/>
                    </a:prstGeom>
                    <a:noFill/>
                    <a:ln>
                      <a:noFill/>
                    </a:ln>
                  </pic:spPr>
                </pic:pic>
              </a:graphicData>
            </a:graphic>
          </wp:inline>
        </w:drawing>
      </w:r>
    </w:p>
    <w:p w:rsidR="00834EE0" w:rsidRPr="00D40098" w:rsidRDefault="00834EE0" w:rsidP="00834EE0">
      <w:pPr>
        <w:pStyle w:val="TF"/>
      </w:pPr>
      <w:r w:rsidRPr="00D40098">
        <w:t>Figure</w:t>
      </w:r>
      <w:r w:rsidRPr="008967CD">
        <w:rPr>
          <w:rFonts w:cs="Arial"/>
        </w:rPr>
        <w:t xml:space="preserve"> </w:t>
      </w:r>
      <w:bookmarkStart w:id="648" w:name="hq_hr_spectral_filling"/>
      <w:r w:rsidRPr="008967CD">
        <w:rPr>
          <w:rFonts w:cs="Arial"/>
        </w:rPr>
        <w:fldChar w:fldCharType="begin"/>
      </w:r>
      <w:r w:rsidRPr="008967CD">
        <w:rPr>
          <w:rFonts w:cs="Arial"/>
        </w:rPr>
        <w:instrText xml:space="preserve"> SEQ Figure \* ARABIC </w:instrText>
      </w:r>
      <w:r w:rsidRPr="008967CD">
        <w:rPr>
          <w:rFonts w:cs="Arial"/>
        </w:rPr>
        <w:fldChar w:fldCharType="separate"/>
      </w:r>
      <w:r w:rsidR="00716DC0">
        <w:rPr>
          <w:rFonts w:cs="Arial"/>
          <w:noProof/>
        </w:rPr>
        <w:t>101</w:t>
      </w:r>
      <w:r w:rsidRPr="008967CD">
        <w:rPr>
          <w:rFonts w:cs="Arial"/>
        </w:rPr>
        <w:fldChar w:fldCharType="end"/>
      </w:r>
      <w:bookmarkEnd w:id="648"/>
      <w:r w:rsidRPr="008967CD">
        <w:rPr>
          <w:rFonts w:cs="Arial"/>
        </w:rPr>
        <w:t>:</w:t>
      </w:r>
      <w:r w:rsidRPr="00D40098">
        <w:t xml:space="preserve"> Spectrum filling block diagram</w:t>
      </w:r>
    </w:p>
    <w:p w:rsidR="00834EE0" w:rsidRPr="008B1459" w:rsidRDefault="00834EE0" w:rsidP="008B1459">
      <w:pPr>
        <w:pStyle w:val="H6"/>
      </w:pPr>
      <w:bookmarkStart w:id="649" w:name="_Toc393281289"/>
      <w:bookmarkStart w:id="650" w:name="_Toc393306284"/>
      <w:bookmarkStart w:id="651" w:name="_Toc393628456"/>
      <w:bookmarkStart w:id="652" w:name="_Toc393726393"/>
      <w:bookmarkStart w:id="653" w:name="_Toc394084559"/>
      <w:bookmarkStart w:id="654" w:name="_Ref394160859"/>
      <w:bookmarkStart w:id="655" w:name="_Toc394417827"/>
      <w:bookmarkStart w:id="656" w:name="sec_noise_filling"/>
      <w:r w:rsidRPr="008B1459">
        <w:t>6.2.3.2.1.3.</w:t>
      </w:r>
      <w:r w:rsidRPr="008B1459">
        <w:rPr>
          <w:lang w:val="en-US"/>
        </w:rPr>
        <w:t>2.</w:t>
      </w:r>
      <w:r w:rsidRPr="008B1459">
        <w:t>1</w:t>
      </w:r>
      <w:bookmarkEnd w:id="656"/>
      <w:r w:rsidRPr="008B1459">
        <w:tab/>
        <w:t>Noise filling</w:t>
      </w:r>
      <w:bookmarkEnd w:id="649"/>
      <w:bookmarkEnd w:id="650"/>
      <w:bookmarkEnd w:id="651"/>
      <w:bookmarkEnd w:id="652"/>
      <w:bookmarkEnd w:id="653"/>
      <w:bookmarkEnd w:id="654"/>
      <w:bookmarkEnd w:id="655"/>
    </w:p>
    <w:p w:rsidR="00834EE0" w:rsidRDefault="00834EE0" w:rsidP="00834EE0">
      <w:r w:rsidRPr="00037AEC">
        <w:t xml:space="preserve">The first step of the noise fill procedure relies on the building of the so-called spectral codebook from the received (decoded) normalized transform coefficients. This step is achieved by concatenating the perceptually relevant coefficients of the decoded spectrum. </w:t>
      </w:r>
      <w:r>
        <w:t>Figure</w:t>
      </w:r>
      <w:r w:rsidR="006D7705">
        <w:rPr>
          <w:rFonts w:hint="eastAsia"/>
          <w:lang w:eastAsia="zh-CN"/>
        </w:rPr>
        <w:t xml:space="preserve"> </w:t>
      </w:r>
      <w:r w:rsidR="006D7705">
        <w:rPr>
          <w:lang w:eastAsia="zh-CN"/>
        </w:rPr>
        <w:fldChar w:fldCharType="begin"/>
      </w:r>
      <w:r w:rsidR="006D7705">
        <w:rPr>
          <w:lang w:eastAsia="zh-CN"/>
        </w:rPr>
        <w:instrText xml:space="preserve"> </w:instrText>
      </w:r>
      <w:r w:rsidR="006D7705">
        <w:rPr>
          <w:rFonts w:hint="eastAsia"/>
          <w:lang w:eastAsia="zh-CN"/>
        </w:rPr>
        <w:instrText>SEQ Figure fig_building_the_spectral_codebook_from \* MERGEFORMAT</w:instrText>
      </w:r>
      <w:r w:rsidR="006D7705">
        <w:rPr>
          <w:lang w:eastAsia="zh-CN"/>
        </w:rPr>
        <w:instrText xml:space="preserve"> </w:instrText>
      </w:r>
      <w:r w:rsidR="006D7705">
        <w:rPr>
          <w:lang w:eastAsia="zh-CN"/>
        </w:rPr>
        <w:fldChar w:fldCharType="separate"/>
      </w:r>
      <w:r w:rsidR="00716DC0">
        <w:rPr>
          <w:noProof/>
          <w:lang w:eastAsia="zh-CN"/>
        </w:rPr>
        <w:t>102</w:t>
      </w:r>
      <w:r w:rsidR="006D7705">
        <w:rPr>
          <w:lang w:eastAsia="zh-CN"/>
        </w:rPr>
        <w:fldChar w:fldCharType="end"/>
      </w:r>
      <w:r>
        <w:t xml:space="preserve"> </w:t>
      </w:r>
      <w:r>
        <w:fldChar w:fldCharType="begin"/>
      </w:r>
      <w:r>
        <w:instrText xml:space="preserve"> SET  Building_the_spectral_codebook  \* MERGEFORMAT </w:instrText>
      </w:r>
      <w:r>
        <w:fldChar w:fldCharType="end"/>
      </w:r>
      <w:r>
        <w:fldChar w:fldCharType="begin"/>
      </w:r>
      <w:r>
        <w:instrText xml:space="preserve"> SET  Building_the_spectral_codebook  \* MERGEFORMAT </w:instrText>
      </w:r>
      <w:r>
        <w:fldChar w:fldCharType="end"/>
      </w:r>
      <w:r>
        <w:t xml:space="preserve"> </w:t>
      </w:r>
      <w:r w:rsidRPr="00037AEC">
        <w:t xml:space="preserve">illustrates this procedure. The decoded spectrum has several series of zero coefficients that are called spectral holes of a certain length. This length is the sum of the consecutive lengths of </w:t>
      </w:r>
      <w:r>
        <w:t>bands</w:t>
      </w:r>
      <w:r w:rsidRPr="00037AEC">
        <w:t xml:space="preserve"> which were allocated zero bits.</w:t>
      </w:r>
    </w:p>
    <w:p w:rsidR="00834EE0" w:rsidRDefault="00BF496C" w:rsidP="00834EE0">
      <w:pPr>
        <w:pStyle w:val="TH"/>
      </w:pPr>
      <w:r>
        <w:object w:dxaOrig="9360" w:dyaOrig="3996">
          <v:shape id="_x0000_i1408" type="#_x0000_t75" style="width:468pt;height:199.9pt" o:ole="">
            <v:imagedata r:id="rId736" o:title=""/>
          </v:shape>
          <o:OLEObject Type="Embed" ProgID="Word.Document.12" ShapeID="_x0000_i1408" DrawAspect="Content" ObjectID="_1783089725" r:id="rId737">
            <o:FieldCodes>\s</o:FieldCodes>
          </o:OLEObject>
        </w:object>
      </w:r>
    </w:p>
    <w:p w:rsidR="00834EE0" w:rsidRDefault="00834EE0" w:rsidP="00834EE0">
      <w:pPr>
        <w:pStyle w:val="TF"/>
      </w:pPr>
      <w:r>
        <w:t xml:space="preserve">Figure </w:t>
      </w:r>
      <w:bookmarkStart w:id="657" w:name="Building_the_spectral_codebook"/>
      <w:bookmarkStart w:id="658" w:name="fig_building_the_spectral_codebook_from"/>
      <w:r>
        <w:fldChar w:fldCharType="begin"/>
      </w:r>
      <w:r>
        <w:instrText xml:space="preserve"> SEQ Figure \* ARABIC </w:instrText>
      </w:r>
      <w:r>
        <w:fldChar w:fldCharType="separate"/>
      </w:r>
      <w:r w:rsidR="00716DC0">
        <w:rPr>
          <w:noProof/>
        </w:rPr>
        <w:t>102</w:t>
      </w:r>
      <w:r>
        <w:fldChar w:fldCharType="end"/>
      </w:r>
      <w:bookmarkEnd w:id="657"/>
      <w:bookmarkEnd w:id="658"/>
      <w:r>
        <w:t xml:space="preserve">: </w:t>
      </w:r>
      <w:r w:rsidRPr="000136FC">
        <w:t>Building the spectral codebook from the decoded transform signal</w:t>
      </w:r>
    </w:p>
    <w:p w:rsidR="00834EE0" w:rsidRDefault="00834EE0" w:rsidP="00834EE0">
      <w:r w:rsidRPr="006C1224">
        <w:t>Since the length of all spectral holes can be higher than the length of the spectral codebook, the codebook elements might be re-used for filling several spectral holes.</w:t>
      </w:r>
    </w:p>
    <w:p w:rsidR="00834EE0" w:rsidRDefault="00610A11" w:rsidP="00834EE0">
      <w:pPr>
        <w:pStyle w:val="TH"/>
      </w:pPr>
      <w:r>
        <w:object w:dxaOrig="9417" w:dyaOrig="4524">
          <v:shape id="_x0000_i1409" type="#_x0000_t75" style="width:471pt;height:226.15pt" o:ole="">
            <v:imagedata r:id="rId738" o:title=""/>
          </v:shape>
          <o:OLEObject Type="Embed" ProgID="Word.Document.12" ShapeID="_x0000_i1409" DrawAspect="Content" ObjectID="_1783089726" r:id="rId739">
            <o:FieldCodes>\s</o:FieldCodes>
          </o:OLEObject>
        </w:object>
      </w:r>
    </w:p>
    <w:p w:rsidR="00834EE0" w:rsidRDefault="00834EE0" w:rsidP="00834EE0">
      <w:pPr>
        <w:pStyle w:val="TF"/>
      </w:pPr>
      <w:r>
        <w:t xml:space="preserve">Figure </w:t>
      </w:r>
      <w:bookmarkStart w:id="659" w:name="Noise_filling_to_transition_frequency"/>
      <w:r>
        <w:fldChar w:fldCharType="begin"/>
      </w:r>
      <w:r>
        <w:instrText xml:space="preserve"> SEQ Figure \* ARABIC </w:instrText>
      </w:r>
      <w:r>
        <w:fldChar w:fldCharType="separate"/>
      </w:r>
      <w:r w:rsidR="00716DC0">
        <w:rPr>
          <w:noProof/>
        </w:rPr>
        <w:t>103</w:t>
      </w:r>
      <w:r>
        <w:fldChar w:fldCharType="end"/>
      </w:r>
      <w:bookmarkEnd w:id="659"/>
      <w:r>
        <w:t xml:space="preserve">: </w:t>
      </w:r>
      <w:r w:rsidRPr="00DB3BFE">
        <w:t>Noise filling from the spectral codebook up to the transition frequency</w:t>
      </w:r>
    </w:p>
    <w:p w:rsidR="00834EE0" w:rsidRDefault="00834EE0" w:rsidP="00834EE0">
      <w:r>
        <w:t xml:space="preserve">Figure </w:t>
      </w:r>
      <w:fldSimple w:instr=" SEQ Figure Noise_filling_to_transition_frequency \* MERGEFORMAT ">
        <w:r w:rsidR="00716DC0">
          <w:rPr>
            <w:noProof/>
          </w:rPr>
          <w:t>103</w:t>
        </w:r>
      </w:fldSimple>
      <w:r w:rsidRPr="00E5114E">
        <w:t xml:space="preserve"> shows how, based on the spectral codebook C, the non-quantized spectral coefficients are filled. Spectral holes are filled by increasing the codebook index j as much as the index i, used to cover all the spectral holes up to the transition frequency. Reading from the spectral codebook is done sequentially and as a circular buffer according to the following:</w:t>
      </w:r>
    </w:p>
    <w:p w:rsidR="00834EE0" w:rsidRDefault="00834EE0" w:rsidP="00834EE0">
      <w:pPr>
        <w:pStyle w:val="PL"/>
        <w:rPr>
          <w:lang w:val="en-US"/>
        </w:rPr>
      </w:pPr>
      <w:r>
        <w:rPr>
          <w:i/>
          <w:lang w:val="en-US"/>
        </w:rPr>
        <w:t>i=</w:t>
      </w:r>
      <w:r w:rsidRPr="00A03AF0">
        <w:rPr>
          <w:lang w:val="en-US"/>
        </w:rPr>
        <w:t>0</w:t>
      </w:r>
      <w:r w:rsidRPr="003C6B75">
        <w:rPr>
          <w:lang w:val="en-US"/>
        </w:rPr>
        <w:t>;</w:t>
      </w:r>
      <w:r>
        <w:rPr>
          <w:i/>
          <w:lang w:val="en-US"/>
        </w:rPr>
        <w:t xml:space="preserve"> j=</w:t>
      </w:r>
      <w:r w:rsidRPr="00A03AF0">
        <w:rPr>
          <w:lang w:val="en-US"/>
        </w:rPr>
        <w:t>0</w:t>
      </w:r>
      <w:r>
        <w:rPr>
          <w:lang w:val="en-US"/>
        </w:rPr>
        <w:br/>
        <w:t xml:space="preserve">(1:) </w:t>
      </w:r>
      <w:r w:rsidRPr="00E84E42">
        <w:rPr>
          <w:lang w:val="en-US"/>
        </w:rPr>
        <w:t xml:space="preserve">if </w:t>
      </w:r>
      <w:r w:rsidRPr="00E84E42">
        <w:rPr>
          <w:position w:val="-10"/>
          <w:lang w:val="en-US"/>
        </w:rPr>
        <w:object w:dxaOrig="820" w:dyaOrig="300">
          <v:shape id="_x0000_i1410" type="#_x0000_t75" style="width:40.9pt;height:15pt" o:ole="">
            <v:imagedata r:id="rId740" o:title=""/>
          </v:shape>
          <o:OLEObject Type="Embed" ProgID="Equation.3" ShapeID="_x0000_i1410" DrawAspect="Content" ObjectID="_1783089727" r:id="rId741"/>
        </w:object>
      </w:r>
      <w:r w:rsidRPr="00E84E42">
        <w:rPr>
          <w:lang w:val="en-US"/>
        </w:rPr>
        <w:t xml:space="preserve">then </w:t>
      </w:r>
      <w:r w:rsidRPr="00E84E42">
        <w:rPr>
          <w:position w:val="-10"/>
          <w:lang w:val="en-US"/>
        </w:rPr>
        <w:object w:dxaOrig="1219" w:dyaOrig="340">
          <v:shape id="_x0000_i1411" type="#_x0000_t75" style="width:61.15pt;height:16.9pt" o:ole="">
            <v:imagedata r:id="rId742" o:title=""/>
          </v:shape>
          <o:OLEObject Type="Embed" ProgID="Equation.3" ShapeID="_x0000_i1411" DrawAspect="Content" ObjectID="_1783089728" r:id="rId743"/>
        </w:object>
      </w:r>
      <w:r w:rsidRPr="00E84E42">
        <w:rPr>
          <w:lang w:val="en-US"/>
        </w:rPr>
        <w:t>,</w:t>
      </w:r>
      <w:r>
        <w:rPr>
          <w:lang w:val="en-US"/>
        </w:rPr>
        <w:br/>
      </w:r>
      <w:r>
        <w:rPr>
          <w:lang w:val="en-US"/>
        </w:rPr>
        <w:tab/>
      </w:r>
      <w:r w:rsidRPr="00BF3618">
        <w:rPr>
          <w:lang w:val="en-US"/>
        </w:rPr>
        <w:t xml:space="preserve">increment </w:t>
      </w:r>
      <w:r>
        <w:rPr>
          <w:i/>
          <w:lang w:val="en-US"/>
        </w:rPr>
        <w:t>i</w:t>
      </w:r>
      <w:r w:rsidRPr="00BF3618">
        <w:rPr>
          <w:lang w:val="en-US"/>
        </w:rPr>
        <w:t>,</w:t>
      </w:r>
      <w:r w:rsidRPr="00BF3618">
        <w:rPr>
          <w:i/>
          <w:lang w:val="en-US"/>
        </w:rPr>
        <w:t>j</w:t>
      </w:r>
      <w:r w:rsidRPr="00BF3618">
        <w:rPr>
          <w:lang w:val="en-US"/>
        </w:rPr>
        <w:t xml:space="preserve"> (if out of bound, rewind </w:t>
      </w:r>
      <w:r w:rsidRPr="00BF3618">
        <w:rPr>
          <w:i/>
          <w:lang w:val="en-US"/>
        </w:rPr>
        <w:t>j</w:t>
      </w:r>
      <w:r>
        <w:rPr>
          <w:lang w:val="en-US"/>
        </w:rPr>
        <w:t xml:space="preserve"> </w:t>
      </w:r>
      <w:r w:rsidRPr="00BF3618">
        <w:rPr>
          <w:lang w:val="en-US"/>
        </w:rPr>
        <w:t>to start of codebook)</w:t>
      </w:r>
      <w:r>
        <w:rPr>
          <w:lang w:val="en-US"/>
        </w:rPr>
        <w:br/>
      </w:r>
      <w:r>
        <w:rPr>
          <w:lang w:val="en-US"/>
        </w:rPr>
        <w:tab/>
        <w:t xml:space="preserve">if </w:t>
      </w:r>
      <w:r>
        <w:rPr>
          <w:i/>
          <w:lang w:val="en-US"/>
        </w:rPr>
        <w:t>i=</w:t>
      </w:r>
      <w:r>
        <w:rPr>
          <w:lang w:val="en-US"/>
        </w:rPr>
        <w:t>0 then</w:t>
      </w:r>
      <w:r>
        <w:rPr>
          <w:lang w:val="en-US"/>
        </w:rPr>
        <w:br/>
      </w:r>
      <w:r w:rsidR="008B1459">
        <w:rPr>
          <w:lang w:val="en-US"/>
        </w:rPr>
        <w:tab/>
      </w:r>
      <w:r>
        <w:rPr>
          <w:lang w:val="en-US"/>
        </w:rPr>
        <w:t>STOP</w:t>
      </w:r>
      <w:r>
        <w:rPr>
          <w:lang w:val="en-US"/>
        </w:rPr>
        <w:br/>
      </w:r>
      <w:r>
        <w:rPr>
          <w:lang w:val="en-US"/>
        </w:rPr>
        <w:tab/>
        <w:t>else</w:t>
      </w:r>
      <w:r>
        <w:rPr>
          <w:lang w:val="en-US"/>
        </w:rPr>
        <w:br/>
      </w:r>
      <w:r w:rsidR="008B1459">
        <w:rPr>
          <w:lang w:val="en-US"/>
        </w:rPr>
        <w:tab/>
      </w:r>
      <w:r>
        <w:rPr>
          <w:lang w:val="en-US"/>
        </w:rPr>
        <w:t>goto (1:)</w:t>
      </w:r>
      <w:r>
        <w:rPr>
          <w:lang w:val="en-US"/>
        </w:rPr>
        <w:br/>
      </w:r>
      <w:r>
        <w:rPr>
          <w:lang w:val="en-US"/>
        </w:rPr>
        <w:tab/>
        <w:t>endif</w:t>
      </w:r>
    </w:p>
    <w:p w:rsidR="00834EE0" w:rsidRPr="00725317" w:rsidRDefault="00834EE0" w:rsidP="00834EE0">
      <w:pPr>
        <w:pStyle w:val="PL"/>
        <w:rPr>
          <w:lang w:val="en-US"/>
        </w:rPr>
      </w:pPr>
    </w:p>
    <w:p w:rsidR="00834EE0" w:rsidRDefault="00834EE0" w:rsidP="00834EE0">
      <w:r w:rsidRPr="000C7552">
        <w:t xml:space="preserve">For low bit rates, many of the quantized </w:t>
      </w:r>
      <w:r>
        <w:t>bands</w:t>
      </w:r>
      <w:r w:rsidRPr="000C7552">
        <w:t xml:space="preserve"> will contain few pulses and have a sparse structure. For signals which require a more dense and noise-like fill, a set of two anti-sparseness processed codebooks are created instead of the regular spectral codebook</w:t>
      </w:r>
      <w:r>
        <w:t xml:space="preserve"> as illustrated in </w:t>
      </w:r>
      <w:r w:rsidR="00025A25">
        <w:t>figure</w:t>
      </w:r>
      <w:r>
        <w:t xml:space="preserve"> </w:t>
      </w:r>
      <w:fldSimple w:instr=" SEQ Figure Spectral_codebook_two_step_generation \* MERGEFORMAT ">
        <w:r w:rsidR="00716DC0">
          <w:rPr>
            <w:noProof/>
          </w:rPr>
          <w:t>104</w:t>
        </w:r>
      </w:fldSimple>
      <w:r w:rsidRPr="000C7552">
        <w:t>.</w:t>
      </w:r>
    </w:p>
    <w:p w:rsidR="00834EE0" w:rsidRDefault="005B6522" w:rsidP="00834EE0">
      <w:pPr>
        <w:pStyle w:val="TH"/>
      </w:pPr>
      <w:r w:rsidRPr="0037093D">
        <w:rPr>
          <w:noProof/>
          <w:lang w:val="en-US" w:eastAsia="en-US"/>
        </w:rPr>
        <w:drawing>
          <wp:inline distT="0" distB="0" distL="0" distR="0">
            <wp:extent cx="5943600" cy="3948430"/>
            <wp:effectExtent l="0" t="0" r="0" b="0"/>
            <wp:docPr id="3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4">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rsidR="00834EE0" w:rsidRDefault="00834EE0" w:rsidP="00834EE0">
      <w:pPr>
        <w:pStyle w:val="TF"/>
      </w:pPr>
      <w:r>
        <w:t xml:space="preserve">Figure </w:t>
      </w:r>
      <w:bookmarkStart w:id="660" w:name="Spectral_codebook_two_step_generation"/>
      <w:r>
        <w:fldChar w:fldCharType="begin"/>
      </w:r>
      <w:r>
        <w:instrText xml:space="preserve"> SEQ Figure \* ARABIC </w:instrText>
      </w:r>
      <w:r>
        <w:fldChar w:fldCharType="separate"/>
      </w:r>
      <w:r w:rsidR="00716DC0">
        <w:rPr>
          <w:noProof/>
        </w:rPr>
        <w:t>104</w:t>
      </w:r>
      <w:r>
        <w:fldChar w:fldCharType="end"/>
      </w:r>
      <w:bookmarkEnd w:id="660"/>
      <w:r>
        <w:t xml:space="preserve">: </w:t>
      </w:r>
      <w:r w:rsidRPr="0091231A">
        <w:t>Creation of two parallel codebooks to handle sparse coded vectors.</w:t>
      </w:r>
    </w:p>
    <w:p w:rsidR="00834EE0" w:rsidRDefault="00834EE0" w:rsidP="00834EE0">
      <w:r w:rsidRPr="000C7552">
        <w:t>The compression of the coded residual vectors is done according to the following definition</w:t>
      </w:r>
      <w:r>
        <w:t>:</w:t>
      </w:r>
    </w:p>
    <w:p w:rsidR="00834EE0" w:rsidRDefault="00834EE0" w:rsidP="00834EE0">
      <w:pPr>
        <w:pStyle w:val="EQ"/>
      </w:pPr>
      <w:r>
        <w:tab/>
      </w:r>
      <w:r w:rsidRPr="00191ED2">
        <w:rPr>
          <w:position w:val="-46"/>
        </w:rPr>
        <w:object w:dxaOrig="2460" w:dyaOrig="1020">
          <v:shape id="_x0000_i1413" type="#_x0000_t75" style="width:123pt;height:51pt" o:ole="">
            <v:imagedata r:id="rId745" o:title=""/>
          </v:shape>
          <o:OLEObject Type="Embed" ProgID="Equation.3" ShapeID="_x0000_i1413" DrawAspect="Content" ObjectID="_1783089729" r:id="rId746"/>
        </w:object>
      </w:r>
      <w:r>
        <w:tab/>
        <w:t>(</w:t>
      </w:r>
      <w:fldSimple w:instr=" SEQ eqn \* MERGEFORMAT ">
        <w:r w:rsidR="00716DC0">
          <w:t>1831</w:t>
        </w:r>
      </w:fldSimple>
      <w:r>
        <w:t>)</w:t>
      </w:r>
    </w:p>
    <w:p w:rsidR="00834EE0" w:rsidRPr="001A7414" w:rsidRDefault="00834EE0" w:rsidP="00834EE0">
      <w:pPr>
        <w:keepLines/>
        <w:tabs>
          <w:tab w:val="center" w:pos="4536"/>
          <w:tab w:val="right" w:pos="9072"/>
        </w:tabs>
        <w:spacing w:after="18"/>
        <w:rPr>
          <w:color w:val="000000"/>
          <w:highlight w:val="green"/>
        </w:rPr>
      </w:pPr>
    </w:p>
    <w:p w:rsidR="00834EE0" w:rsidRDefault="00834EE0" w:rsidP="00834EE0">
      <w:pPr>
        <w:rPr>
          <w:lang w:val="en-US"/>
        </w:rPr>
      </w:pPr>
      <w:r w:rsidRPr="00A023B4">
        <w:t xml:space="preserve">The </w:t>
      </w:r>
      <w:r w:rsidRPr="005077EF">
        <w:rPr>
          <w:lang w:val="en-US"/>
        </w:rPr>
        <w:t xml:space="preserve">virtual codebook </w:t>
      </w:r>
      <w:r>
        <w:rPr>
          <w:lang w:val="en-US"/>
        </w:rPr>
        <w:t xml:space="preserve">which constitutes the spectral codebook </w:t>
      </w:r>
      <w:r w:rsidRPr="005077EF">
        <w:rPr>
          <w:lang w:val="en-US"/>
        </w:rPr>
        <w:t xml:space="preserve">is built only from “populated” </w:t>
      </w:r>
      <w:r>
        <w:rPr>
          <w:lang w:val="en-US"/>
        </w:rPr>
        <w:t>sub-vectors, where each sub-vector has a length of 8</w:t>
      </w:r>
      <w:r w:rsidRPr="005077EF">
        <w:rPr>
          <w:lang w:val="en-US"/>
        </w:rPr>
        <w:t xml:space="preserve">. If a coded </w:t>
      </w:r>
      <w:r>
        <w:rPr>
          <w:lang w:val="en-US"/>
        </w:rPr>
        <w:t>sub-vector</w:t>
      </w:r>
      <w:r w:rsidRPr="005077EF">
        <w:rPr>
          <w:lang w:val="en-US"/>
        </w:rPr>
        <w:t xml:space="preserve"> does not fulfill the criterion:</w:t>
      </w:r>
    </w:p>
    <w:p w:rsidR="00834EE0" w:rsidRDefault="00834EE0" w:rsidP="00834EE0">
      <w:pPr>
        <w:pStyle w:val="EQ"/>
      </w:pPr>
      <w:r>
        <w:tab/>
      </w:r>
      <w:r w:rsidRPr="004F465F">
        <w:rPr>
          <w:position w:val="-36"/>
        </w:rPr>
        <w:object w:dxaOrig="3400" w:dyaOrig="820">
          <v:shape id="_x0000_i1414" type="#_x0000_t75" style="width:169.9pt;height:40.9pt" o:ole="">
            <v:imagedata r:id="rId747" o:title=""/>
          </v:shape>
          <o:OLEObject Type="Embed" ProgID="Equation.3" ShapeID="_x0000_i1414" DrawAspect="Content" ObjectID="_1783089730" r:id="rId748"/>
        </w:object>
      </w:r>
      <w:r>
        <w:tab/>
        <w:t>(</w:t>
      </w:r>
      <w:fldSimple w:instr=" SEQ eqn \* MERGEFORMAT ">
        <w:r w:rsidR="00716DC0">
          <w:t>1832</w:t>
        </w:r>
      </w:fldSimple>
      <w:r>
        <w:t>)</w:t>
      </w:r>
    </w:p>
    <w:p w:rsidR="00834EE0" w:rsidRDefault="00834EE0" w:rsidP="00834EE0">
      <w:pPr>
        <w:rPr>
          <w:lang w:val="en-US"/>
        </w:rPr>
      </w:pPr>
      <w:r w:rsidRPr="00B941C6">
        <w:rPr>
          <w:lang w:val="en-US"/>
        </w:rPr>
        <w:t xml:space="preserve">it is considered sparse, and is rejected. Since the </w:t>
      </w:r>
      <w:r>
        <w:rPr>
          <w:lang w:val="en-US"/>
        </w:rPr>
        <w:t>sub-vector</w:t>
      </w:r>
      <w:r w:rsidRPr="005077EF">
        <w:rPr>
          <w:lang w:val="en-US"/>
        </w:rPr>
        <w:t xml:space="preserve"> </w:t>
      </w:r>
      <w:r w:rsidRPr="00B941C6">
        <w:rPr>
          <w:lang w:val="en-US"/>
        </w:rPr>
        <w:t>length is 8, this corresponds to a rejection criterion if less than 25% of the vector positions are populated. The remaining compressed sub-vectors are concatenated into Spectral codebook 1</w:t>
      </w:r>
      <w:r>
        <w:rPr>
          <w:lang w:val="en-US"/>
        </w:rPr>
        <w:t xml:space="preserve">, </w:t>
      </w:r>
      <w:r w:rsidRPr="00351891">
        <w:rPr>
          <w:position w:val="-10"/>
          <w:lang w:val="en-US"/>
        </w:rPr>
        <w:object w:dxaOrig="600" w:dyaOrig="300">
          <v:shape id="_x0000_i1415" type="#_x0000_t75" style="width:30pt;height:15pt" o:ole="">
            <v:imagedata r:id="rId749" o:title=""/>
          </v:shape>
          <o:OLEObject Type="Embed" ProgID="Equation.3" ShapeID="_x0000_i1415" DrawAspect="Content" ObjectID="_1783089731" r:id="rId750"/>
        </w:object>
      </w:r>
      <w:r>
        <w:rPr>
          <w:lang w:val="en-US"/>
        </w:rPr>
        <w:t xml:space="preserve">with the length </w:t>
      </w:r>
      <w:r w:rsidRPr="00351891">
        <w:rPr>
          <w:position w:val="-10"/>
          <w:lang w:val="en-US"/>
        </w:rPr>
        <w:object w:dxaOrig="300" w:dyaOrig="300">
          <v:shape id="_x0000_i1416" type="#_x0000_t75" style="width:15pt;height:15pt" o:ole="">
            <v:imagedata r:id="rId751" o:title=""/>
          </v:shape>
          <o:OLEObject Type="Embed" ProgID="Equation.3" ShapeID="_x0000_i1416" DrawAspect="Content" ObjectID="_1783089732" r:id="rId752"/>
        </w:object>
      </w:r>
      <w:r w:rsidRPr="00B941C6">
        <w:rPr>
          <w:lang w:val="en-US"/>
        </w:rPr>
        <w:t>. The final step of the anti-sparseness processing is to combine the codebook samples pair-wise sample-by-sample with a frequency reversed version of the codebook. The combination can be described with the following relation:</w:t>
      </w:r>
    </w:p>
    <w:p w:rsidR="00834EE0" w:rsidRDefault="00834EE0" w:rsidP="00834EE0">
      <w:pPr>
        <w:pStyle w:val="EQ"/>
        <w:ind w:left="284"/>
      </w:pPr>
      <w:r>
        <w:tab/>
      </w:r>
      <w:r w:rsidRPr="00351891">
        <w:rPr>
          <w:position w:val="-30"/>
        </w:rPr>
        <w:object w:dxaOrig="6039" w:dyaOrig="700">
          <v:shape id="_x0000_i1417" type="#_x0000_t75" style="width:301.9pt;height:34.9pt" o:ole="">
            <v:imagedata r:id="rId753" o:title=""/>
          </v:shape>
          <o:OLEObject Type="Embed" ProgID="Equation.3" ShapeID="_x0000_i1417" DrawAspect="Content" ObjectID="_1783089733" r:id="rId754"/>
        </w:object>
      </w:r>
      <w:r>
        <w:tab/>
        <w:t>(</w:t>
      </w:r>
      <w:fldSimple w:instr=" SEQ eqn \* MERGEFORMAT ">
        <w:r w:rsidR="00716DC0">
          <w:t>1833</w:t>
        </w:r>
      </w:fldSimple>
      <w:r>
        <w:t>)</w:t>
      </w:r>
    </w:p>
    <w:p w:rsidR="00834EE0" w:rsidRDefault="00834EE0" w:rsidP="00834EE0">
      <w:pPr>
        <w:rPr>
          <w:lang w:val="en-US"/>
        </w:rPr>
      </w:pPr>
      <w:r>
        <w:rPr>
          <w:lang w:val="en-US"/>
        </w:rPr>
        <w:t xml:space="preserve">For SWB processing at 24.4 or 32 kbps in case of low spectral stability, spectral codebook 1 is used below band </w:t>
      </w:r>
      <w:r w:rsidRPr="000211EE">
        <w:rPr>
          <w:position w:val="-10"/>
          <w:lang w:val="en-US"/>
        </w:rPr>
        <w:object w:dxaOrig="760" w:dyaOrig="300">
          <v:shape id="_x0000_i1418" type="#_x0000_t75" style="width:37.9pt;height:15pt" o:ole="">
            <v:imagedata r:id="rId755" o:title=""/>
          </v:shape>
          <o:OLEObject Type="Embed" ProgID="Equation.3" ShapeID="_x0000_i1418" DrawAspect="Content" ObjectID="_1783089734" r:id="rId756"/>
        </w:object>
      </w:r>
      <w:r>
        <w:rPr>
          <w:lang w:val="en-US"/>
        </w:rPr>
        <w:t xml:space="preserve"> and the spectral codebook 2 is used above and including band </w:t>
      </w:r>
      <w:r w:rsidRPr="000211EE">
        <w:rPr>
          <w:position w:val="-10"/>
          <w:lang w:val="en-US"/>
        </w:rPr>
        <w:object w:dxaOrig="760" w:dyaOrig="300">
          <v:shape id="_x0000_i1419" type="#_x0000_t75" style="width:37.9pt;height:15pt" o:ole="">
            <v:imagedata r:id="rId757" o:title=""/>
          </v:shape>
          <o:OLEObject Type="Embed" ProgID="Equation.3" ShapeID="_x0000_i1419" DrawAspect="Content" ObjectID="_1783089735" r:id="rId758"/>
        </w:object>
      </w:r>
      <w:r>
        <w:rPr>
          <w:lang w:val="en-US"/>
        </w:rPr>
        <w:t xml:space="preserve">. The spectral filling using these two codebooks is depicted in </w:t>
      </w:r>
      <w:r w:rsidR="00025A25">
        <w:rPr>
          <w:lang w:val="en-US"/>
        </w:rPr>
        <w:t>figure</w:t>
      </w:r>
      <w:r>
        <w:rPr>
          <w:lang w:val="en-US"/>
        </w:rPr>
        <w:t xml:space="preserve"> </w:t>
      </w:r>
      <w:r>
        <w:rPr>
          <w:lang w:val="en-US"/>
        </w:rPr>
        <w:fldChar w:fldCharType="begin"/>
      </w:r>
      <w:r>
        <w:rPr>
          <w:lang w:val="en-US"/>
        </w:rPr>
        <w:instrText xml:space="preserve"> SEQ Figure Spectral_codebook_two_step_fill \* MERGEFORMAT </w:instrText>
      </w:r>
      <w:r>
        <w:rPr>
          <w:lang w:val="en-US"/>
        </w:rPr>
        <w:fldChar w:fldCharType="separate"/>
      </w:r>
      <w:r w:rsidR="00716DC0">
        <w:rPr>
          <w:noProof/>
          <w:lang w:val="en-US"/>
        </w:rPr>
        <w:t>105</w:t>
      </w:r>
      <w:r>
        <w:rPr>
          <w:lang w:val="en-US"/>
        </w:rPr>
        <w:fldChar w:fldCharType="end"/>
      </w:r>
      <w:r>
        <w:rPr>
          <w:lang w:val="en-US"/>
        </w:rPr>
        <w:t>.</w:t>
      </w:r>
    </w:p>
    <w:p w:rsidR="00834EE0" w:rsidRDefault="0037093D" w:rsidP="00834EE0">
      <w:pPr>
        <w:pStyle w:val="TH"/>
        <w:rPr>
          <w:lang w:val="en-US"/>
        </w:rPr>
      </w:pPr>
      <w:r>
        <w:object w:dxaOrig="9360" w:dyaOrig="4516">
          <v:shape id="_x0000_i1420" type="#_x0000_t75" style="width:468pt;height:225.75pt" o:ole="">
            <v:imagedata r:id="rId759" o:title=""/>
          </v:shape>
          <o:OLEObject Type="Embed" ProgID="Word.Document.12" ShapeID="_x0000_i1420" DrawAspect="Content" ObjectID="_1783089736" r:id="rId760">
            <o:FieldCodes>\s</o:FieldCodes>
          </o:OLEObject>
        </w:object>
      </w:r>
    </w:p>
    <w:p w:rsidR="00834EE0" w:rsidRPr="0091231A" w:rsidRDefault="00834EE0" w:rsidP="00834EE0">
      <w:pPr>
        <w:pStyle w:val="TF"/>
      </w:pPr>
      <w:r>
        <w:t xml:space="preserve">Figure </w:t>
      </w:r>
      <w:bookmarkStart w:id="661" w:name="Spectral_codebook_two_step_fill"/>
      <w:r>
        <w:fldChar w:fldCharType="begin"/>
      </w:r>
      <w:r>
        <w:instrText xml:space="preserve"> SEQ Figure \* ARABIC </w:instrText>
      </w:r>
      <w:r>
        <w:fldChar w:fldCharType="separate"/>
      </w:r>
      <w:r w:rsidR="00716DC0">
        <w:rPr>
          <w:noProof/>
        </w:rPr>
        <w:t>105</w:t>
      </w:r>
      <w:r>
        <w:fldChar w:fldCharType="end"/>
      </w:r>
      <w:bookmarkEnd w:id="661"/>
      <w:r>
        <w:t xml:space="preserve">: </w:t>
      </w:r>
      <w:r w:rsidRPr="0091231A">
        <w:t>Creation of two parallel codebooks to handle sparse coded vectors.</w:t>
      </w:r>
    </w:p>
    <w:p w:rsidR="00834EE0" w:rsidRPr="008B1459" w:rsidRDefault="00834EE0" w:rsidP="008B1459">
      <w:pPr>
        <w:pStyle w:val="H6"/>
      </w:pPr>
      <w:bookmarkStart w:id="662" w:name="_Toc393281290"/>
      <w:bookmarkStart w:id="663" w:name="_Toc393306285"/>
      <w:bookmarkStart w:id="664" w:name="_Toc393628457"/>
      <w:bookmarkStart w:id="665" w:name="_Toc393726394"/>
      <w:bookmarkStart w:id="666" w:name="_Toc394084560"/>
      <w:bookmarkStart w:id="667" w:name="_Toc394417828"/>
      <w:r w:rsidRPr="008B1459">
        <w:t>6.2.3.2.1.3.2</w:t>
      </w:r>
      <w:r w:rsidRPr="008B1459">
        <w:rPr>
          <w:lang w:val="en-US"/>
        </w:rPr>
        <w:t>.2</w:t>
      </w:r>
      <w:r w:rsidRPr="008B1459">
        <w:tab/>
        <w:t>High frequency noise fill</w:t>
      </w:r>
      <w:bookmarkEnd w:id="662"/>
      <w:bookmarkEnd w:id="663"/>
      <w:bookmarkEnd w:id="664"/>
      <w:bookmarkEnd w:id="665"/>
      <w:bookmarkEnd w:id="666"/>
      <w:bookmarkEnd w:id="667"/>
    </w:p>
    <w:p w:rsidR="00834EE0" w:rsidRPr="007006A9" w:rsidRDefault="00834EE0" w:rsidP="00834EE0">
      <w:r w:rsidRPr="007006A9">
        <w:t xml:space="preserve">Based on the low-frequency filled spectrum, and prior to noise level attenuation, as described in the previous clause, the last step of the spectral filling consists of the generation of the </w:t>
      </w:r>
      <w:r>
        <w:t xml:space="preserve">target </w:t>
      </w:r>
      <w:r w:rsidRPr="007006A9">
        <w:t>bandwidth audio signal. In other words, the process synthesizes a high-frequency spectrum from the filled spectrum by spectral folding based on the value of the transition frequency.</w:t>
      </w:r>
    </w:p>
    <w:p w:rsidR="00834EE0" w:rsidRDefault="00834EE0" w:rsidP="00834EE0">
      <w:r>
        <w:t xml:space="preserve">The target </w:t>
      </w:r>
      <w:r w:rsidRPr="007006A9">
        <w:t xml:space="preserve">bandwidth generation is based on the spectral folding of the spectrum below the transition frequency to the high-frequency spectrum (zeroes above the transition frequency), see </w:t>
      </w:r>
      <w:r w:rsidR="00025A25" w:rsidRPr="00802FF1">
        <w:t>figure</w:t>
      </w:r>
      <w:r w:rsidRPr="00802FF1">
        <w:t xml:space="preserve"> </w:t>
      </w:r>
      <w:fldSimple w:instr=" SEQ Figure fig_transition_freq_spec_folding \* MERGEFORMAT ">
        <w:r w:rsidR="00716DC0">
          <w:rPr>
            <w:noProof/>
          </w:rPr>
          <w:t>106</w:t>
        </w:r>
      </w:fldSimple>
      <w:r w:rsidRPr="007006A9">
        <w:t>. A first spectral folding is achieved with respect to the point of symmetry defined</w:t>
      </w:r>
      <w:r>
        <w:t xml:space="preserve"> by the transition frequency</w:t>
      </w:r>
      <w:r w:rsidRPr="00035D50">
        <w:rPr>
          <w:position w:val="-10"/>
        </w:rPr>
        <w:object w:dxaOrig="240" w:dyaOrig="300">
          <v:shape id="_x0000_i1421" type="#_x0000_t75" style="width:12pt;height:15pt" o:ole="">
            <v:imagedata r:id="rId761" o:title=""/>
          </v:shape>
          <o:OLEObject Type="Embed" ProgID="Equation.3" ShapeID="_x0000_i1421" DrawAspect="Content" ObjectID="_1783089737" r:id="rId762"/>
        </w:object>
      </w:r>
      <w:r w:rsidRPr="007006A9">
        <w:t>. No spectrum coefficients from frequencies belo</w:t>
      </w:r>
      <w:r>
        <w:t>w</w:t>
      </w:r>
      <w:r w:rsidRPr="00035D50">
        <w:rPr>
          <w:position w:val="-10"/>
        </w:rPr>
        <w:object w:dxaOrig="460" w:dyaOrig="300">
          <v:shape id="_x0000_i1422" type="#_x0000_t75" style="width:22.9pt;height:15pt" o:ole="">
            <v:imagedata r:id="rId763" o:title=""/>
          </v:shape>
          <o:OLEObject Type="Embed" ProgID="Equation.3" ShapeID="_x0000_i1422" DrawAspect="Content" ObjectID="_1783089738" r:id="rId764"/>
        </w:object>
      </w:r>
      <w:r w:rsidRPr="007006A9">
        <w:t xml:space="preserve"> are folded into the high frequencies. In other words, only the upper half of the low frequencies are folded. If there are not enough coefficients in the upper half of the low frequencies to fill the whole spectrum above the transition frequency, the spectrum is folded again around the last filled coefficient.</w:t>
      </w:r>
      <w:r w:rsidRPr="00267949">
        <w:t xml:space="preserve"> </w:t>
      </w:r>
      <w:r w:rsidRPr="007006A9">
        <w:t xml:space="preserve">This process is repeated until </w:t>
      </w:r>
      <w:r>
        <w:t>the last band is filled.</w:t>
      </w:r>
    </w:p>
    <w:p w:rsidR="00834EE0" w:rsidRDefault="005B6522" w:rsidP="00834EE0">
      <w:pPr>
        <w:pStyle w:val="TH"/>
      </w:pPr>
      <w:r w:rsidRPr="00E96280">
        <w:rPr>
          <w:noProof/>
        </w:rPr>
        <w:drawing>
          <wp:inline distT="0" distB="0" distL="0" distR="0">
            <wp:extent cx="4348480" cy="1167130"/>
            <wp:effectExtent l="0" t="0" r="0" b="0"/>
            <wp:docPr id="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4348480" cy="1167130"/>
                    </a:xfrm>
                    <a:prstGeom prst="rect">
                      <a:avLst/>
                    </a:prstGeom>
                    <a:noFill/>
                    <a:ln>
                      <a:noFill/>
                    </a:ln>
                  </pic:spPr>
                </pic:pic>
              </a:graphicData>
            </a:graphic>
          </wp:inline>
        </w:drawing>
      </w:r>
    </w:p>
    <w:p w:rsidR="00834EE0" w:rsidRPr="00D40098" w:rsidRDefault="00834EE0" w:rsidP="00834EE0">
      <w:pPr>
        <w:pStyle w:val="TF"/>
      </w:pPr>
      <w:r w:rsidRPr="003F6EBA">
        <w:t>Figure</w:t>
      </w:r>
      <w:r w:rsidRPr="008967CD">
        <w:rPr>
          <w:rFonts w:cs="Arial"/>
        </w:rPr>
        <w:t xml:space="preserve"> </w:t>
      </w:r>
      <w:bookmarkStart w:id="668" w:name="fig_transition_freq_spec_folding"/>
      <w:r w:rsidRPr="008967CD">
        <w:rPr>
          <w:rFonts w:cs="Arial"/>
        </w:rPr>
        <w:fldChar w:fldCharType="begin"/>
      </w:r>
      <w:r w:rsidRPr="008967CD">
        <w:rPr>
          <w:rFonts w:cs="Arial"/>
        </w:rPr>
        <w:instrText xml:space="preserve"> SEQ Figure \* ARABIC </w:instrText>
      </w:r>
      <w:r w:rsidRPr="008967CD">
        <w:rPr>
          <w:rFonts w:cs="Arial"/>
        </w:rPr>
        <w:fldChar w:fldCharType="separate"/>
      </w:r>
      <w:r w:rsidR="00716DC0">
        <w:rPr>
          <w:rFonts w:cs="Arial"/>
          <w:noProof/>
        </w:rPr>
        <w:t>106</w:t>
      </w:r>
      <w:r w:rsidRPr="008967CD">
        <w:rPr>
          <w:rFonts w:cs="Arial"/>
        </w:rPr>
        <w:fldChar w:fldCharType="end"/>
      </w:r>
      <w:bookmarkEnd w:id="668"/>
      <w:r w:rsidRPr="008967CD">
        <w:rPr>
          <w:rFonts w:cs="Arial"/>
        </w:rPr>
        <w:t>:</w:t>
      </w:r>
      <w:r w:rsidRPr="003F6EBA">
        <w:t xml:space="preserve"> </w:t>
      </w:r>
      <w:r>
        <w:t>T</w:t>
      </w:r>
      <w:r w:rsidRPr="00D40098">
        <w:t>he spectrum above the transition frequency is regenerated using spectral folding from the transition frequency</w:t>
      </w:r>
    </w:p>
    <w:p w:rsidR="00834EE0" w:rsidRPr="008B1459" w:rsidRDefault="00834EE0" w:rsidP="008B1459">
      <w:pPr>
        <w:pStyle w:val="H6"/>
      </w:pPr>
      <w:bookmarkStart w:id="669" w:name="_Toc393281291"/>
      <w:bookmarkStart w:id="670" w:name="_Toc393306286"/>
      <w:bookmarkStart w:id="671" w:name="_Toc393628458"/>
      <w:bookmarkStart w:id="672" w:name="_Toc393726395"/>
      <w:bookmarkStart w:id="673" w:name="_Toc394084561"/>
      <w:bookmarkStart w:id="674" w:name="_Toc394417829"/>
      <w:r w:rsidRPr="008B1459">
        <w:t>6.2.3.2.1.3.</w:t>
      </w:r>
      <w:r w:rsidRPr="008B1459">
        <w:rPr>
          <w:lang w:val="en-US"/>
        </w:rPr>
        <w:t>2.3</w:t>
      </w:r>
      <w:r w:rsidRPr="008B1459">
        <w:tab/>
        <w:t>Noise level adjustment</w:t>
      </w:r>
      <w:bookmarkEnd w:id="669"/>
      <w:bookmarkEnd w:id="670"/>
      <w:bookmarkEnd w:id="671"/>
      <w:bookmarkEnd w:id="672"/>
      <w:bookmarkEnd w:id="673"/>
      <w:bookmarkEnd w:id="674"/>
    </w:p>
    <w:p w:rsidR="00834EE0" w:rsidRPr="007006A9" w:rsidRDefault="00834EE0" w:rsidP="00834EE0">
      <w:r w:rsidRPr="007006A9">
        <w:t xml:space="preserve">After the fine structure of the spectral holes has been determined, the noise-filled part of the spectrum is attenuated according to the received </w:t>
      </w:r>
      <w:r w:rsidRPr="007006A9">
        <w:rPr>
          <w:i/>
          <w:iCs/>
        </w:rPr>
        <w:t>NoiseLevel</w:t>
      </w:r>
      <w:r w:rsidRPr="007006A9">
        <w:t xml:space="preserve"> index. In the case of transient mode, the </w:t>
      </w:r>
      <w:r w:rsidRPr="007006A9">
        <w:rPr>
          <w:i/>
          <w:iCs/>
        </w:rPr>
        <w:t>NoiseLevel</w:t>
      </w:r>
      <w:r w:rsidRPr="007006A9">
        <w:t xml:space="preserve"> is not estimated in the encoder and is automatically set to the value corresponding to zero index, i.e., 0 dB.</w:t>
      </w:r>
    </w:p>
    <w:p w:rsidR="00834EE0" w:rsidRDefault="00834EE0" w:rsidP="00834EE0">
      <w:r w:rsidRPr="007006A9">
        <w:t>This operation is summarized by the following equation:</w:t>
      </w:r>
    </w:p>
    <w:p w:rsidR="00834EE0" w:rsidRDefault="00834EE0" w:rsidP="00834EE0">
      <w:pPr>
        <w:pStyle w:val="EQ"/>
      </w:pPr>
      <w:r>
        <w:tab/>
      </w:r>
      <w:r w:rsidRPr="00190EE3">
        <w:rPr>
          <w:position w:val="-12"/>
        </w:rPr>
        <w:object w:dxaOrig="5460" w:dyaOrig="380">
          <v:shape id="_x0000_i1424" type="#_x0000_t75" style="width:273pt;height:19.15pt" o:ole="">
            <v:imagedata r:id="rId766" o:title=""/>
          </v:shape>
          <o:OLEObject Type="Embed" ProgID="Equation.3" ShapeID="_x0000_i1424" DrawAspect="Content" ObjectID="_1783089739" r:id="rId767"/>
        </w:object>
      </w:r>
      <w:r>
        <w:tab/>
        <w:t>(</w:t>
      </w:r>
      <w:fldSimple w:instr=" SEQ eqn \* MERGEFORMAT ">
        <w:r w:rsidR="00716DC0">
          <w:t>1834</w:t>
        </w:r>
      </w:fldSimple>
      <w:r>
        <w:t>)</w:t>
      </w:r>
    </w:p>
    <w:p w:rsidR="00834EE0" w:rsidRDefault="00834EE0" w:rsidP="00834EE0">
      <w:pPr>
        <w:rPr>
          <w:lang w:val="en-US"/>
        </w:rPr>
      </w:pPr>
      <w:r>
        <w:rPr>
          <w:lang w:val="en-US"/>
        </w:rPr>
        <w:t xml:space="preserve">For SWB processing at 24.4 or 32 kbps in case of low spectral stability, an additional adaptive noise-fill level adjustment is employed. First, an envelope adjustment vector </w:t>
      </w:r>
      <w:r w:rsidRPr="00C76CF4">
        <w:rPr>
          <w:position w:val="-14"/>
          <w:lang w:val="en-US"/>
        </w:rPr>
        <w:object w:dxaOrig="999" w:dyaOrig="340">
          <v:shape id="_x0000_i1425" type="#_x0000_t75" style="width:49.9pt;height:16.9pt" o:ole="">
            <v:imagedata r:id="rId768" o:title=""/>
          </v:shape>
          <o:OLEObject Type="Embed" ProgID="Equation.3" ShapeID="_x0000_i1425" DrawAspect="Content" ObjectID="_1783089740" r:id="rId769"/>
        </w:object>
      </w:r>
      <w:r>
        <w:rPr>
          <w:lang w:val="en-US"/>
        </w:rPr>
        <w:t>is derived according to the following pseudo-code:</w:t>
      </w:r>
    </w:p>
    <w:p w:rsidR="00834EE0" w:rsidRDefault="00834EE0" w:rsidP="00834EE0">
      <w:pPr>
        <w:ind w:left="568"/>
        <w:rPr>
          <w:lang w:val="en-US"/>
        </w:rPr>
      </w:pPr>
      <w:r w:rsidRPr="002F5460">
        <w:rPr>
          <w:i/>
          <w:lang w:val="en-US"/>
        </w:rPr>
        <w:t>For</w:t>
      </w:r>
      <w:r>
        <w:rPr>
          <w:lang w:val="en-US"/>
        </w:rPr>
        <w:t xml:space="preserve"> </w:t>
      </w:r>
      <w:r w:rsidRPr="002F5460">
        <w:rPr>
          <w:position w:val="-10"/>
          <w:lang w:val="en-US"/>
        </w:rPr>
        <w:object w:dxaOrig="1400" w:dyaOrig="300">
          <v:shape id="_x0000_i1426" type="#_x0000_t75" style="width:70.15pt;height:15pt" o:ole="">
            <v:imagedata r:id="rId770" o:title=""/>
          </v:shape>
          <o:OLEObject Type="Embed" ProgID="Equation.3" ShapeID="_x0000_i1426" DrawAspect="Content" ObjectID="_1783089741" r:id="rId771"/>
        </w:object>
      </w:r>
      <w:r>
        <w:rPr>
          <w:lang w:val="en-US"/>
        </w:rPr>
        <w:t>,</w:t>
      </w:r>
      <w:r>
        <w:rPr>
          <w:lang w:val="en-US"/>
        </w:rPr>
        <w:br/>
      </w:r>
      <w:r>
        <w:rPr>
          <w:lang w:val="en-US"/>
        </w:rPr>
        <w:tab/>
      </w:r>
      <w:r w:rsidRPr="00D144D2">
        <w:rPr>
          <w:i/>
          <w:lang w:val="en-US"/>
        </w:rPr>
        <w:t>if</w:t>
      </w:r>
      <w:r>
        <w:rPr>
          <w:lang w:val="en-US"/>
        </w:rPr>
        <w:t xml:space="preserve"> </w:t>
      </w:r>
      <w:r w:rsidRPr="00D144D2">
        <w:rPr>
          <w:position w:val="-10"/>
          <w:lang w:val="en-US"/>
        </w:rPr>
        <w:object w:dxaOrig="780" w:dyaOrig="279">
          <v:shape id="_x0000_i1427" type="#_x0000_t75" style="width:39pt;height:13.9pt" o:ole="">
            <v:imagedata r:id="rId772" o:title=""/>
          </v:shape>
          <o:OLEObject Type="Embed" ProgID="Equation.3" ShapeID="_x0000_i1427" DrawAspect="Content" ObjectID="_1783089742" r:id="rId773"/>
        </w:object>
      </w:r>
      <w:r>
        <w:rPr>
          <w:lang w:val="en-US"/>
        </w:rPr>
        <w:t>,</w:t>
      </w:r>
      <w:r>
        <w:rPr>
          <w:lang w:val="en-US"/>
        </w:rPr>
        <w:br/>
      </w:r>
      <w:r w:rsidR="008B1459">
        <w:rPr>
          <w:lang w:val="en-US"/>
        </w:rPr>
        <w:tab/>
      </w:r>
      <w:r w:rsidRPr="002F5460">
        <w:rPr>
          <w:i/>
          <w:lang w:val="en-US"/>
        </w:rPr>
        <w:t>if</w:t>
      </w:r>
      <w:r>
        <w:rPr>
          <w:lang w:val="en-US"/>
        </w:rPr>
        <w:t xml:space="preserve"> </w:t>
      </w:r>
      <w:r w:rsidRPr="002F5460">
        <w:rPr>
          <w:position w:val="-10"/>
          <w:lang w:val="en-US"/>
        </w:rPr>
        <w:object w:dxaOrig="999" w:dyaOrig="300">
          <v:shape id="_x0000_i1428" type="#_x0000_t75" style="width:49.9pt;height:15pt" o:ole="">
            <v:imagedata r:id="rId774" o:title=""/>
          </v:shape>
          <o:OLEObject Type="Embed" ProgID="Equation.3" ShapeID="_x0000_i1428" DrawAspect="Content" ObjectID="_1783089743" r:id="rId775"/>
        </w:object>
      </w:r>
      <w:r>
        <w:rPr>
          <w:lang w:val="en-US"/>
        </w:rPr>
        <w:t>,</w:t>
      </w:r>
      <w:r>
        <w:rPr>
          <w:lang w:val="en-US"/>
        </w:rPr>
        <w:br/>
      </w:r>
      <w:r w:rsidR="008B1459">
        <w:rPr>
          <w:lang w:val="en-US"/>
        </w:rPr>
        <w:tab/>
      </w:r>
      <w:r>
        <w:rPr>
          <w:i/>
          <w:lang w:val="en-US"/>
        </w:rPr>
        <w:t xml:space="preserve">if </w:t>
      </w:r>
      <w:r w:rsidRPr="00496EBB">
        <w:rPr>
          <w:i/>
          <w:position w:val="-6"/>
          <w:lang w:val="en-US"/>
        </w:rPr>
        <w:object w:dxaOrig="480" w:dyaOrig="240">
          <v:shape id="_x0000_i1429" type="#_x0000_t75" style="width:24pt;height:12pt" o:ole="">
            <v:imagedata r:id="rId776" o:title=""/>
          </v:shape>
          <o:OLEObject Type="Embed" ProgID="Equation.3" ShapeID="_x0000_i1429" DrawAspect="Content" ObjectID="_1783089744" r:id="rId777"/>
        </w:object>
      </w:r>
      <w:r>
        <w:rPr>
          <w:lang w:val="en-US"/>
        </w:rPr>
        <w:br/>
      </w:r>
      <w:r w:rsidR="008B1459">
        <w:rPr>
          <w:lang w:val="en-US"/>
        </w:rPr>
        <w:tab/>
      </w:r>
      <w:r>
        <w:rPr>
          <w:i/>
          <w:lang w:val="en-US"/>
        </w:rPr>
        <w:t xml:space="preserve">if </w:t>
      </w:r>
      <w:r w:rsidRPr="009A4F68">
        <w:rPr>
          <w:i/>
          <w:position w:val="-10"/>
          <w:lang w:val="en-US"/>
        </w:rPr>
        <w:object w:dxaOrig="720" w:dyaOrig="279">
          <v:shape id="_x0000_i1430" type="#_x0000_t75" style="width:36pt;height:13.9pt" o:ole="">
            <v:imagedata r:id="rId778" o:title=""/>
          </v:shape>
          <o:OLEObject Type="Embed" ProgID="Equation.3" ShapeID="_x0000_i1430" DrawAspect="Content" ObjectID="_1783089745" r:id="rId779"/>
        </w:object>
      </w:r>
      <w:r>
        <w:rPr>
          <w:lang w:val="en-US"/>
        </w:rPr>
        <w:t>,</w:t>
      </w:r>
      <w:r>
        <w:rPr>
          <w:lang w:val="en-US"/>
        </w:rPr>
        <w:br/>
      </w:r>
      <w:r w:rsidR="008B1459">
        <w:rPr>
          <w:lang w:val="en-US"/>
        </w:rPr>
        <w:tab/>
      </w:r>
      <w:r w:rsidRPr="001171AB">
        <w:rPr>
          <w:position w:val="-14"/>
          <w:lang w:val="en-US"/>
        </w:rPr>
        <w:object w:dxaOrig="1560" w:dyaOrig="340">
          <v:shape id="_x0000_i1431" type="#_x0000_t75" style="width:78pt;height:16.9pt" o:ole="">
            <v:imagedata r:id="rId780" o:title=""/>
          </v:shape>
          <o:OLEObject Type="Embed" ProgID="Equation.3" ShapeID="_x0000_i1431" DrawAspect="Content" ObjectID="_1783089746" r:id="rId781"/>
        </w:object>
      </w:r>
      <w:r>
        <w:rPr>
          <w:lang w:val="en-US"/>
        </w:rPr>
        <w:br/>
      </w:r>
      <w:r w:rsidR="008B1459">
        <w:rPr>
          <w:lang w:val="en-US"/>
        </w:rPr>
        <w:tab/>
      </w:r>
      <w:r w:rsidRPr="001171AB">
        <w:rPr>
          <w:i/>
          <w:lang w:val="en-US"/>
        </w:rPr>
        <w:t>else</w:t>
      </w:r>
      <w:r>
        <w:rPr>
          <w:lang w:val="en-US"/>
        </w:rPr>
        <w:br/>
      </w:r>
      <w:r w:rsidR="008B1459">
        <w:rPr>
          <w:lang w:val="en-US"/>
        </w:rPr>
        <w:tab/>
      </w:r>
      <w:r w:rsidRPr="001171AB">
        <w:rPr>
          <w:position w:val="-14"/>
          <w:lang w:val="en-US"/>
        </w:rPr>
        <w:object w:dxaOrig="1560" w:dyaOrig="340">
          <v:shape id="_x0000_i1432" type="#_x0000_t75" style="width:78pt;height:16.9pt" o:ole="">
            <v:imagedata r:id="rId782" o:title=""/>
          </v:shape>
          <o:OLEObject Type="Embed" ProgID="Equation.3" ShapeID="_x0000_i1432" DrawAspect="Content" ObjectID="_1783089747" r:id="rId783"/>
        </w:object>
      </w:r>
      <w:r>
        <w:rPr>
          <w:lang w:val="en-US"/>
        </w:rPr>
        <w:br/>
      </w:r>
      <w:r w:rsidR="008B1459">
        <w:rPr>
          <w:lang w:val="en-US"/>
        </w:rPr>
        <w:tab/>
      </w:r>
      <w:r w:rsidRPr="00496EBB">
        <w:rPr>
          <w:i/>
          <w:lang w:val="en-US"/>
        </w:rPr>
        <w:t>else</w:t>
      </w:r>
      <w:r>
        <w:rPr>
          <w:lang w:val="en-US"/>
        </w:rPr>
        <w:br/>
      </w:r>
      <w:r w:rsidR="008B1459">
        <w:rPr>
          <w:lang w:val="en-US"/>
        </w:rPr>
        <w:tab/>
      </w:r>
      <w:r w:rsidRPr="001171AB">
        <w:rPr>
          <w:position w:val="-14"/>
          <w:lang w:val="en-US"/>
        </w:rPr>
        <w:object w:dxaOrig="1560" w:dyaOrig="340">
          <v:shape id="_x0000_i1433" type="#_x0000_t75" style="width:78pt;height:16.9pt" o:ole="">
            <v:imagedata r:id="rId784" o:title=""/>
          </v:shape>
          <o:OLEObject Type="Embed" ProgID="Equation.3" ShapeID="_x0000_i1433" DrawAspect="Content" ObjectID="_1783089748" r:id="rId785"/>
        </w:object>
      </w:r>
      <w:r>
        <w:rPr>
          <w:lang w:val="en-US"/>
        </w:rPr>
        <w:br/>
      </w:r>
      <w:r w:rsidR="008B1459">
        <w:rPr>
          <w:lang w:val="en-US"/>
        </w:rPr>
        <w:tab/>
      </w:r>
      <w:r w:rsidRPr="00F3221F">
        <w:rPr>
          <w:i/>
          <w:lang w:val="en-US"/>
        </w:rPr>
        <w:t>else</w:t>
      </w:r>
      <w:r>
        <w:rPr>
          <w:lang w:val="en-US"/>
        </w:rPr>
        <w:br/>
      </w:r>
      <w:r w:rsidR="008B1459">
        <w:rPr>
          <w:lang w:val="en-US"/>
        </w:rPr>
        <w:tab/>
      </w:r>
      <w:r w:rsidRPr="00F3221F">
        <w:rPr>
          <w:i/>
          <w:lang w:val="en-US"/>
        </w:rPr>
        <w:t>if</w:t>
      </w:r>
      <w:r>
        <w:rPr>
          <w:lang w:val="en-US"/>
        </w:rPr>
        <w:t xml:space="preserve"> </w:t>
      </w:r>
      <w:r w:rsidRPr="00F3221F">
        <w:rPr>
          <w:position w:val="-10"/>
          <w:lang w:val="en-US"/>
        </w:rPr>
        <w:object w:dxaOrig="700" w:dyaOrig="300">
          <v:shape id="_x0000_i1434" type="#_x0000_t75" style="width:34.9pt;height:15pt" o:ole="">
            <v:imagedata r:id="rId786" o:title=""/>
          </v:shape>
          <o:OLEObject Type="Embed" ProgID="Equation.3" ShapeID="_x0000_i1434" DrawAspect="Content" ObjectID="_1783089749" r:id="rId787"/>
        </w:object>
      </w:r>
      <w:r>
        <w:rPr>
          <w:lang w:val="en-US"/>
        </w:rPr>
        <w:t xml:space="preserve"> </w:t>
      </w:r>
      <w:r>
        <w:rPr>
          <w:i/>
          <w:lang w:val="en-US"/>
        </w:rPr>
        <w:t>and</w:t>
      </w:r>
      <w:r w:rsidRPr="003C4CA5">
        <w:rPr>
          <w:i/>
          <w:position w:val="-10"/>
          <w:lang w:val="en-US"/>
        </w:rPr>
        <w:object w:dxaOrig="720" w:dyaOrig="279">
          <v:shape id="_x0000_i1435" type="#_x0000_t75" style="width:36pt;height:13.9pt" o:ole="">
            <v:imagedata r:id="rId788" o:title=""/>
          </v:shape>
          <o:OLEObject Type="Embed" ProgID="Equation.3" ShapeID="_x0000_i1435" DrawAspect="Content" ObjectID="_1783089750" r:id="rId789"/>
        </w:object>
      </w:r>
      <w:r>
        <w:rPr>
          <w:i/>
          <w:lang w:val="en-US"/>
        </w:rPr>
        <w:t xml:space="preserve"> </w:t>
      </w:r>
      <w:r>
        <w:rPr>
          <w:lang w:val="en-US"/>
        </w:rPr>
        <w:t>,</w:t>
      </w:r>
      <w:r>
        <w:rPr>
          <w:lang w:val="en-US"/>
        </w:rPr>
        <w:br/>
      </w:r>
      <w:r w:rsidR="008B1459">
        <w:rPr>
          <w:lang w:val="en-US"/>
        </w:rPr>
        <w:tab/>
      </w:r>
      <w:r w:rsidRPr="001171AB">
        <w:rPr>
          <w:position w:val="-14"/>
          <w:lang w:val="en-US"/>
        </w:rPr>
        <w:object w:dxaOrig="1560" w:dyaOrig="340">
          <v:shape id="_x0000_i1436" type="#_x0000_t75" style="width:78pt;height:16.9pt" o:ole="">
            <v:imagedata r:id="rId790" o:title=""/>
          </v:shape>
          <o:OLEObject Type="Embed" ProgID="Equation.3" ShapeID="_x0000_i1436" DrawAspect="Content" ObjectID="_1783089751" r:id="rId791"/>
        </w:object>
      </w:r>
      <w:r>
        <w:rPr>
          <w:lang w:val="en-US"/>
        </w:rPr>
        <w:br/>
      </w:r>
      <w:r w:rsidR="008B1459">
        <w:rPr>
          <w:lang w:val="en-US"/>
        </w:rPr>
        <w:tab/>
      </w:r>
      <w:r w:rsidRPr="003C4CA5">
        <w:rPr>
          <w:i/>
          <w:lang w:val="en-US"/>
        </w:rPr>
        <w:t>else</w:t>
      </w:r>
      <w:r>
        <w:rPr>
          <w:lang w:val="en-US"/>
        </w:rPr>
        <w:br/>
      </w:r>
      <w:r w:rsidR="008B1459">
        <w:rPr>
          <w:lang w:val="en-US"/>
        </w:rPr>
        <w:tab/>
      </w:r>
      <w:r w:rsidRPr="002E7B30">
        <w:rPr>
          <w:position w:val="-14"/>
          <w:lang w:val="en-US"/>
        </w:rPr>
        <w:object w:dxaOrig="1560" w:dyaOrig="340">
          <v:shape id="_x0000_i1437" type="#_x0000_t75" style="width:78pt;height:16.9pt" o:ole="">
            <v:imagedata r:id="rId792" o:title=""/>
          </v:shape>
          <o:OLEObject Type="Embed" ProgID="Equation.3" ShapeID="_x0000_i1437" DrawAspect="Content" ObjectID="_1783089752" r:id="rId793"/>
        </w:object>
      </w:r>
      <w:r>
        <w:rPr>
          <w:lang w:val="en-US"/>
        </w:rPr>
        <w:tab/>
      </w:r>
      <w:r>
        <w:rPr>
          <w:lang w:val="en-US"/>
        </w:rPr>
        <w:br/>
      </w:r>
      <w:r>
        <w:rPr>
          <w:lang w:val="en-US"/>
        </w:rPr>
        <w:tab/>
      </w:r>
      <w:r w:rsidRPr="00D144D2">
        <w:rPr>
          <w:i/>
          <w:lang w:val="en-US"/>
        </w:rPr>
        <w:t>else</w:t>
      </w:r>
      <w:r>
        <w:rPr>
          <w:i/>
          <w:lang w:val="en-US"/>
        </w:rPr>
        <w:br/>
      </w:r>
      <w:r w:rsidR="008B1459">
        <w:rPr>
          <w:lang w:val="en-US"/>
        </w:rPr>
        <w:tab/>
      </w:r>
      <w:r w:rsidRPr="00D144D2">
        <w:rPr>
          <w:position w:val="-14"/>
          <w:lang w:val="en-US"/>
        </w:rPr>
        <w:object w:dxaOrig="1440" w:dyaOrig="340">
          <v:shape id="_x0000_i1438" type="#_x0000_t75" style="width:1in;height:16.9pt" o:ole="">
            <v:imagedata r:id="rId794" o:title=""/>
          </v:shape>
          <o:OLEObject Type="Embed" ProgID="Equation.3" ShapeID="_x0000_i1438" DrawAspect="Content" ObjectID="_1783089753" r:id="rId795"/>
        </w:object>
      </w:r>
    </w:p>
    <w:p w:rsidR="006062C7" w:rsidRDefault="006062C7" w:rsidP="006062C7">
      <w:pPr>
        <w:rPr>
          <w:lang w:val="en-US"/>
        </w:rPr>
      </w:pPr>
      <w:r>
        <w:rPr>
          <w:lang w:val="en-US"/>
        </w:rPr>
        <w:t xml:space="preserve">where </w:t>
      </w:r>
      <w:r w:rsidRPr="00AB1822">
        <w:rPr>
          <w:position w:val="-10"/>
          <w:lang w:val="en-US"/>
        </w:rPr>
        <w:object w:dxaOrig="3980" w:dyaOrig="279">
          <v:shape id="_x0000_i1439" type="#_x0000_t75" style="width:199.15pt;height:13.9pt" o:ole="">
            <v:imagedata r:id="rId796" o:title=""/>
          </v:shape>
          <o:OLEObject Type="Embed" ProgID="Equation.3" ShapeID="_x0000_i1439" DrawAspect="Content" ObjectID="_1783089754" r:id="rId797"/>
        </w:object>
      </w:r>
      <w:r>
        <w:rPr>
          <w:lang w:val="en-US"/>
        </w:rPr>
        <w:t xml:space="preserve">. Further, </w:t>
      </w:r>
      <w:r w:rsidRPr="00922F86">
        <w:rPr>
          <w:position w:val="-10"/>
          <w:lang w:val="en-US"/>
        </w:rPr>
        <w:object w:dxaOrig="480" w:dyaOrig="300">
          <v:shape id="_x0000_i1440" type="#_x0000_t75" style="width:24pt;height:15pt" o:ole="">
            <v:imagedata r:id="rId798" o:title=""/>
          </v:shape>
          <o:OLEObject Type="Embed" ProgID="Equation.3" ShapeID="_x0000_i1440" DrawAspect="Content" ObjectID="_1783089755" r:id="rId799"/>
        </w:object>
      </w:r>
      <w:r>
        <w:rPr>
          <w:lang w:val="en-US"/>
        </w:rPr>
        <w:t xml:space="preserve">denotes the number of pulses for band </w:t>
      </w:r>
      <w:r w:rsidRPr="00CA78A8">
        <w:rPr>
          <w:position w:val="-6"/>
          <w:lang w:val="en-US"/>
        </w:rPr>
        <w:object w:dxaOrig="180" w:dyaOrig="260">
          <v:shape id="_x0000_i1441" type="#_x0000_t75" style="width:9pt;height:13.15pt" o:ole="">
            <v:imagedata r:id="rId800" o:title=""/>
          </v:shape>
          <o:OLEObject Type="Embed" ProgID="Equation.3" ShapeID="_x0000_i1441" DrawAspect="Content" ObjectID="_1783089756" r:id="rId801"/>
        </w:object>
      </w:r>
      <w:r>
        <w:rPr>
          <w:lang w:val="en-US"/>
        </w:rPr>
        <w:t xml:space="preserve">as described in subclause 5.3.4.2.7, where </w:t>
      </w:r>
      <w:r w:rsidRPr="00922F86">
        <w:rPr>
          <w:position w:val="-10"/>
          <w:lang w:val="en-US"/>
        </w:rPr>
        <w:object w:dxaOrig="780" w:dyaOrig="300">
          <v:shape id="_x0000_i1442" type="#_x0000_t75" style="width:39pt;height:15pt" o:ole="">
            <v:imagedata r:id="rId802" o:title=""/>
          </v:shape>
          <o:OLEObject Type="Embed" ProgID="Equation.3" ShapeID="_x0000_i1442" DrawAspect="Content" ObjectID="_1783089757" r:id="rId803"/>
        </w:object>
      </w:r>
      <w:r>
        <w:rPr>
          <w:lang w:val="en-US"/>
        </w:rPr>
        <w:t xml:space="preserve">corresponds to the case when zero bits are assigned to band </w:t>
      </w:r>
      <w:r w:rsidRPr="00832802">
        <w:rPr>
          <w:position w:val="-6"/>
          <w:lang w:val="en-US"/>
        </w:rPr>
        <w:object w:dxaOrig="180" w:dyaOrig="260">
          <v:shape id="_x0000_i1443" type="#_x0000_t75" style="width:9pt;height:13.15pt" o:ole="">
            <v:imagedata r:id="rId804" o:title=""/>
          </v:shape>
          <o:OLEObject Type="Embed" ProgID="Equation.3" ShapeID="_x0000_i1443" DrawAspect="Content" ObjectID="_1783089758" r:id="rId805"/>
        </w:object>
      </w:r>
      <w:r>
        <w:rPr>
          <w:lang w:val="en-US"/>
        </w:rPr>
        <w:t xml:space="preserve">. In short it permits strong attenuation for short bands where the neighboring bands are quantized, and gradually less when these requirements are not fulfilled. Once </w:t>
      </w:r>
      <w:r w:rsidRPr="00916B59">
        <w:rPr>
          <w:position w:val="-14"/>
          <w:lang w:val="en-US"/>
        </w:rPr>
        <w:object w:dxaOrig="999" w:dyaOrig="340">
          <v:shape id="_x0000_i1444" type="#_x0000_t75" style="width:49.9pt;height:16.9pt" o:ole="">
            <v:imagedata r:id="rId806" o:title=""/>
          </v:shape>
          <o:OLEObject Type="Embed" ProgID="Equation.3" ShapeID="_x0000_i1444" DrawAspect="Content" ObjectID="_1783089759" r:id="rId807"/>
        </w:object>
      </w:r>
      <w:r>
        <w:rPr>
          <w:lang w:val="en-US"/>
        </w:rPr>
        <w:t xml:space="preserve">has been obtained, attenuation regions of consecutive bands </w:t>
      </w:r>
      <w:r w:rsidRPr="00916B59">
        <w:rPr>
          <w:position w:val="-6"/>
          <w:lang w:val="en-US"/>
        </w:rPr>
        <w:object w:dxaOrig="180" w:dyaOrig="240">
          <v:shape id="_x0000_i1445" type="#_x0000_t75" style="width:9pt;height:12pt" o:ole="">
            <v:imagedata r:id="rId808" o:title=""/>
          </v:shape>
          <o:OLEObject Type="Embed" ProgID="Equation.3" ShapeID="_x0000_i1445" DrawAspect="Content" ObjectID="_1783089760" r:id="rId809"/>
        </w:object>
      </w:r>
      <w:r>
        <w:rPr>
          <w:lang w:val="en-US"/>
        </w:rPr>
        <w:t xml:space="preserve">where </w:t>
      </w:r>
      <w:r w:rsidRPr="00922F86">
        <w:rPr>
          <w:position w:val="-14"/>
          <w:lang w:val="en-US"/>
        </w:rPr>
        <w:object w:dxaOrig="1440" w:dyaOrig="340">
          <v:shape id="_x0000_i1446" type="#_x0000_t75" style="width:1in;height:16.9pt" o:ole="">
            <v:imagedata r:id="rId810" o:title=""/>
          </v:shape>
          <o:OLEObject Type="Embed" ProgID="Equation.3" ShapeID="_x0000_i1446" DrawAspect="Content" ObjectID="_1783089761" r:id="rId811"/>
        </w:object>
      </w:r>
      <w:r>
        <w:rPr>
          <w:lang w:val="en-US"/>
        </w:rPr>
        <w:t>are identified. The attenuation for each of these regions are adjusted according to</w:t>
      </w:r>
    </w:p>
    <w:p w:rsidR="00834EE0" w:rsidRDefault="00834EE0" w:rsidP="00834EE0">
      <w:pPr>
        <w:pStyle w:val="EQ"/>
      </w:pPr>
      <w:r>
        <w:tab/>
      </w:r>
      <w:r w:rsidRPr="00A316F2">
        <w:rPr>
          <w:rFonts w:ascii="Bookman Old Style" w:hAnsi="Bookman Old Style"/>
          <w:position w:val="-14"/>
        </w:rPr>
        <w:object w:dxaOrig="3980" w:dyaOrig="340">
          <v:shape id="_x0000_i1447" type="#_x0000_t75" style="width:198.75pt;height:16.9pt" o:ole="">
            <v:imagedata r:id="rId812" o:title=""/>
          </v:shape>
          <o:OLEObject Type="Embed" ProgID="Equation.3" ShapeID="_x0000_i1447" DrawAspect="Content" ObjectID="_1783089762" r:id="rId813"/>
        </w:object>
      </w:r>
      <w:r>
        <w:tab/>
        <w:t>(</w:t>
      </w:r>
      <w:fldSimple w:instr=" SEQ eqn \* MERGEFORMAT ">
        <w:r w:rsidR="00716DC0">
          <w:t>1835</w:t>
        </w:r>
      </w:fldSimple>
      <w:r>
        <w:t>)</w:t>
      </w:r>
    </w:p>
    <w:p w:rsidR="00834EE0" w:rsidRDefault="00834EE0" w:rsidP="00834EE0">
      <w:pPr>
        <w:rPr>
          <w:lang w:val="en-US"/>
        </w:rPr>
      </w:pPr>
      <w:r>
        <w:rPr>
          <w:lang w:val="en-US"/>
        </w:rPr>
        <w:t xml:space="preserve">where </w:t>
      </w:r>
      <w:r w:rsidRPr="00E42926">
        <w:rPr>
          <w:position w:val="-6"/>
          <w:lang w:val="en-US"/>
        </w:rPr>
        <w:object w:dxaOrig="220" w:dyaOrig="200">
          <v:shape id="_x0000_i1448" type="#_x0000_t75" style="width:10.9pt;height:10.15pt" o:ole="">
            <v:imagedata r:id="rId814" o:title=""/>
          </v:shape>
          <o:OLEObject Type="Embed" ProgID="Equation.3" ShapeID="_x0000_i1448" DrawAspect="Content" ObjectID="_1783089763" r:id="rId815"/>
        </w:object>
      </w:r>
      <w:r>
        <w:rPr>
          <w:lang w:val="en-US"/>
        </w:rPr>
        <w:t xml:space="preserve">is the number of consecutive bands in the attenuation region. The width-dependent attenuation function </w:t>
      </w:r>
      <w:r w:rsidRPr="00FD562B">
        <w:rPr>
          <w:position w:val="-14"/>
          <w:lang w:val="en-US"/>
        </w:rPr>
        <w:object w:dxaOrig="720" w:dyaOrig="340">
          <v:shape id="_x0000_i1449" type="#_x0000_t75" style="width:36pt;height:16.9pt" o:ole="">
            <v:imagedata r:id="rId816" o:title=""/>
          </v:shape>
          <o:OLEObject Type="Embed" ProgID="Equation.3" ShapeID="_x0000_i1449" DrawAspect="Content" ObjectID="_1783089764" r:id="rId817"/>
        </w:object>
      </w:r>
      <w:r>
        <w:rPr>
          <w:lang w:val="en-US"/>
        </w:rPr>
        <w:t>is a piece-wise linear function defined as</w:t>
      </w:r>
    </w:p>
    <w:p w:rsidR="00834EE0" w:rsidRDefault="00834EE0" w:rsidP="00834EE0">
      <w:pPr>
        <w:pStyle w:val="EQ"/>
      </w:pPr>
      <w:r>
        <w:tab/>
      </w:r>
      <w:r w:rsidRPr="007972C8">
        <w:rPr>
          <w:rFonts w:ascii="Bookman Old Style" w:hAnsi="Bookman Old Style"/>
          <w:position w:val="-42"/>
        </w:rPr>
        <w:object w:dxaOrig="3159" w:dyaOrig="940">
          <v:shape id="_x0000_i1450" type="#_x0000_t75" style="width:157.9pt;height:46.9pt" o:ole="">
            <v:imagedata r:id="rId818" o:title=""/>
          </v:shape>
          <o:OLEObject Type="Embed" ProgID="Equation.3" ShapeID="_x0000_i1450" DrawAspect="Content" ObjectID="_1783089765" r:id="rId819"/>
        </w:object>
      </w:r>
      <w:r>
        <w:tab/>
        <w:t>(</w:t>
      </w:r>
      <w:fldSimple w:instr=" SEQ eqn \* MERGEFORMAT ">
        <w:r w:rsidR="00716DC0">
          <w:t>1836</w:t>
        </w:r>
      </w:fldSimple>
      <w:r>
        <w:t>)</w:t>
      </w:r>
    </w:p>
    <w:p w:rsidR="00834EE0" w:rsidRDefault="00834EE0" w:rsidP="00834EE0">
      <w:pPr>
        <w:rPr>
          <w:lang w:val="en-US"/>
        </w:rPr>
      </w:pPr>
      <w:r>
        <w:rPr>
          <w:lang w:val="en-US"/>
        </w:rPr>
        <w:t xml:space="preserve">The resulting vector </w:t>
      </w:r>
      <w:r w:rsidRPr="00591D17">
        <w:rPr>
          <w:position w:val="-14"/>
          <w:lang w:val="en-US"/>
        </w:rPr>
        <w:object w:dxaOrig="1020" w:dyaOrig="340">
          <v:shape id="_x0000_i1451" type="#_x0000_t75" style="width:51pt;height:16.9pt" o:ole="">
            <v:imagedata r:id="rId820" o:title=""/>
          </v:shape>
          <o:OLEObject Type="Embed" ProgID="Equation.3" ShapeID="_x0000_i1451" DrawAspect="Content" ObjectID="_1783089766" r:id="rId821"/>
        </w:object>
      </w:r>
      <w:r>
        <w:rPr>
          <w:lang w:val="en-US"/>
        </w:rPr>
        <w:t xml:space="preserve">is further combined with a limiting function which prevents attenuation during audio with high spectral stability. The spectral stability is calculated based on a low-pass filtered Euclidian distance </w:t>
      </w:r>
      <w:r w:rsidRPr="00242DDA">
        <w:rPr>
          <w:position w:val="-12"/>
          <w:lang w:val="en-US"/>
        </w:rPr>
        <w:object w:dxaOrig="420" w:dyaOrig="380">
          <v:shape id="_x0000_i1452" type="#_x0000_t75" style="width:21pt;height:19.15pt" o:ole="">
            <v:imagedata r:id="rId822" o:title=""/>
          </v:shape>
          <o:OLEObject Type="Embed" ProgID="Equation.3" ShapeID="_x0000_i1452" DrawAspect="Content" ObjectID="_1783089767" r:id="rId823"/>
        </w:object>
      </w:r>
      <w:r>
        <w:rPr>
          <w:lang w:val="en-US"/>
        </w:rPr>
        <w:t xml:space="preserve">between the spectral envelope values </w:t>
      </w:r>
      <w:r w:rsidRPr="00242DDA">
        <w:rPr>
          <w:position w:val="-12"/>
          <w:lang w:val="en-US"/>
        </w:rPr>
        <w:object w:dxaOrig="660" w:dyaOrig="380">
          <v:shape id="_x0000_i1453" type="#_x0000_t75" style="width:33pt;height:19.15pt" o:ole="">
            <v:imagedata r:id="rId824" o:title=""/>
          </v:shape>
          <o:OLEObject Type="Embed" ProgID="Equation.3" ShapeID="_x0000_i1453" DrawAspect="Content" ObjectID="_1783089768" r:id="rId825"/>
        </w:object>
      </w:r>
      <w:r>
        <w:rPr>
          <w:lang w:val="en-US"/>
        </w:rPr>
        <w:t xml:space="preserve"> of adjacent frames:</w:t>
      </w:r>
    </w:p>
    <w:p w:rsidR="00834EE0" w:rsidRDefault="00834EE0" w:rsidP="00834EE0">
      <w:pPr>
        <w:pStyle w:val="EQ"/>
      </w:pPr>
      <w:r>
        <w:tab/>
      </w:r>
      <w:r w:rsidRPr="001E5491">
        <w:rPr>
          <w:position w:val="-34"/>
          <w:sz w:val="14"/>
        </w:rPr>
        <w:object w:dxaOrig="3080" w:dyaOrig="820">
          <v:shape id="_x0000_i1454" type="#_x0000_t75" style="width:154.15pt;height:41.25pt" o:ole="">
            <v:imagedata r:id="rId826" o:title=""/>
          </v:shape>
          <o:OLEObject Type="Embed" ProgID="Equation.3" ShapeID="_x0000_i1454" DrawAspect="Content" ObjectID="_1783089769" r:id="rId827"/>
        </w:object>
      </w:r>
      <w:r>
        <w:tab/>
        <w:t>(</w:t>
      </w:r>
      <w:fldSimple w:instr=" SEQ eqn \* MERGEFORMAT ">
        <w:r w:rsidR="00716DC0">
          <w:t>1837</w:t>
        </w:r>
      </w:fldSimple>
      <w:r>
        <w:t>)</w:t>
      </w:r>
    </w:p>
    <w:p w:rsidR="00834EE0" w:rsidRDefault="00834EE0" w:rsidP="00834EE0">
      <w:pPr>
        <w:pStyle w:val="EQ"/>
      </w:pPr>
      <w:r>
        <w:tab/>
      </w:r>
      <w:r w:rsidRPr="00CB7623">
        <w:rPr>
          <w:position w:val="-12"/>
        </w:rPr>
        <w:object w:dxaOrig="2160" w:dyaOrig="380">
          <v:shape id="_x0000_i1455" type="#_x0000_t75" style="width:108.4pt;height:19.15pt" o:ole="">
            <v:imagedata r:id="rId828" o:title=""/>
          </v:shape>
          <o:OLEObject Type="Embed" ProgID="Equation.3" ShapeID="_x0000_i1455" DrawAspect="Content" ObjectID="_1783089770" r:id="rId829"/>
        </w:object>
      </w:r>
      <w:r>
        <w:tab/>
        <w:t>(</w:t>
      </w:r>
      <w:fldSimple w:instr=" SEQ eqn \* MERGEFORMAT ">
        <w:r w:rsidR="00716DC0">
          <w:t>1838</w:t>
        </w:r>
      </w:fldSimple>
      <w:r>
        <w:t>)</w:t>
      </w:r>
    </w:p>
    <w:p w:rsidR="00834EE0" w:rsidRDefault="00834EE0" w:rsidP="00834EE0">
      <w:pPr>
        <w:rPr>
          <w:lang w:val="en-US"/>
        </w:rPr>
      </w:pPr>
      <w:r>
        <w:t xml:space="preserve">Here </w:t>
      </w:r>
      <w:r w:rsidRPr="00E81C25">
        <w:rPr>
          <w:position w:val="-4"/>
        </w:rPr>
        <w:object w:dxaOrig="279" w:dyaOrig="300">
          <v:shape id="_x0000_i1456" type="#_x0000_t75" style="width:13.9pt;height:15pt" o:ole="">
            <v:imagedata r:id="rId830" o:title=""/>
          </v:shape>
          <o:OLEObject Type="Embed" ProgID="Equation.3" ShapeID="_x0000_i1456" DrawAspect="Content" ObjectID="_1783089771" r:id="rId831"/>
        </w:object>
      </w:r>
      <w:r>
        <w:t xml:space="preserve">denotes the value of the variable for frame </w:t>
      </w:r>
      <w:r w:rsidRPr="00E81C25">
        <w:rPr>
          <w:position w:val="-6"/>
        </w:rPr>
        <w:object w:dxaOrig="180" w:dyaOrig="200">
          <v:shape id="_x0000_i1457" type="#_x0000_t75" style="width:9pt;height:10.15pt" o:ole="">
            <v:imagedata r:id="rId832" o:title=""/>
          </v:shape>
          <o:OLEObject Type="Embed" ProgID="Equation.3" ShapeID="_x0000_i1457" DrawAspect="Content" ObjectID="_1783089772" r:id="rId833"/>
        </w:object>
      </w:r>
      <w:r>
        <w:t xml:space="preserve">. The spectral envelope stability parameter </w:t>
      </w:r>
      <w:r w:rsidRPr="005D3682">
        <w:rPr>
          <w:position w:val="-6"/>
        </w:rPr>
        <w:object w:dxaOrig="380" w:dyaOrig="320">
          <v:shape id="_x0000_i1458" type="#_x0000_t75" style="width:19.15pt;height:16.15pt" o:ole="">
            <v:imagedata r:id="rId834" o:title=""/>
          </v:shape>
          <o:OLEObject Type="Embed" ProgID="Equation.3" ShapeID="_x0000_i1458" DrawAspect="Content" ObjectID="_1783089773" r:id="rId835"/>
        </w:object>
      </w:r>
      <w:r>
        <w:t xml:space="preserve">is derived by mapping </w:t>
      </w:r>
      <w:r w:rsidRPr="00242DDA">
        <w:rPr>
          <w:position w:val="-12"/>
          <w:lang w:val="en-US"/>
        </w:rPr>
        <w:object w:dxaOrig="420" w:dyaOrig="380">
          <v:shape id="_x0000_i1459" type="#_x0000_t75" style="width:21pt;height:19.15pt" o:ole="">
            <v:imagedata r:id="rId822" o:title=""/>
          </v:shape>
          <o:OLEObject Type="Embed" ProgID="Equation.3" ShapeID="_x0000_i1459" DrawAspect="Content" ObjectID="_1783089774" r:id="rId836"/>
        </w:object>
      </w:r>
      <w:r>
        <w:rPr>
          <w:lang w:val="en-US"/>
        </w:rPr>
        <w:t xml:space="preserve"> to the range </w:t>
      </w:r>
      <w:r w:rsidRPr="005D3682">
        <w:rPr>
          <w:position w:val="-8"/>
          <w:lang w:val="en-US"/>
        </w:rPr>
        <w:object w:dxaOrig="380" w:dyaOrig="279">
          <v:shape id="_x0000_i1460" type="#_x0000_t75" style="width:19.15pt;height:13.9pt" o:ole="">
            <v:imagedata r:id="rId837" o:title=""/>
          </v:shape>
          <o:OLEObject Type="Embed" ProgID="Equation.3" ShapeID="_x0000_i1460" DrawAspect="Content" ObjectID="_1783089775" r:id="rId838"/>
        </w:object>
      </w:r>
      <w:r>
        <w:rPr>
          <w:lang w:val="en-US"/>
        </w:rPr>
        <w:t xml:space="preserve">using a discreetly sampled sigmoid function implemented as a lookup table </w:t>
      </w:r>
      <w:r w:rsidRPr="006665D6">
        <w:rPr>
          <w:position w:val="-10"/>
          <w:lang w:val="en-US"/>
        </w:rPr>
        <w:object w:dxaOrig="1240" w:dyaOrig="300">
          <v:shape id="_x0000_i1461" type="#_x0000_t75" style="width:61.9pt;height:15pt" o:ole="">
            <v:imagedata r:id="rId839" o:title=""/>
          </v:shape>
          <o:OLEObject Type="Embed" ProgID="Equation.3" ShapeID="_x0000_i1461" DrawAspect="Content" ObjectID="_1783089776" r:id="rId840"/>
        </w:object>
      </w:r>
      <w:r>
        <w:rPr>
          <w:lang w:val="en-US"/>
        </w:rPr>
        <w:t>. Due to the symmetry of the function, the table is mirrored around the mid-point such that the final stability parameter can be obtained by</w:t>
      </w:r>
    </w:p>
    <w:p w:rsidR="00834EE0" w:rsidRDefault="00834EE0" w:rsidP="00834EE0">
      <w:pPr>
        <w:pStyle w:val="EQ"/>
      </w:pPr>
      <w:r>
        <w:tab/>
      </w:r>
      <w:r w:rsidRPr="006665D6">
        <w:rPr>
          <w:position w:val="-32"/>
          <w:sz w:val="18"/>
        </w:rPr>
        <w:object w:dxaOrig="3560" w:dyaOrig="740">
          <v:shape id="_x0000_i1462" type="#_x0000_t75" style="width:178.9pt;height:37.15pt" o:ole="">
            <v:imagedata r:id="rId841" o:title=""/>
          </v:shape>
          <o:OLEObject Type="Embed" ProgID="Equation.3" ShapeID="_x0000_i1462" DrawAspect="Content" ObjectID="_1783089777" r:id="rId842"/>
        </w:object>
      </w:r>
      <w:r>
        <w:tab/>
        <w:t>(</w:t>
      </w:r>
      <w:fldSimple w:instr=" SEQ eqn \* MERGEFORMAT ">
        <w:r w:rsidR="00716DC0">
          <w:t>1839</w:t>
        </w:r>
      </w:fldSimple>
      <w:r>
        <w:t>)</w:t>
      </w:r>
    </w:p>
    <w:p w:rsidR="00834EE0" w:rsidRDefault="00834EE0" w:rsidP="00834EE0">
      <w:pPr>
        <w:rPr>
          <w:sz w:val="18"/>
        </w:rPr>
      </w:pPr>
      <w:r>
        <w:t xml:space="preserve">where the quantization index </w:t>
      </w:r>
      <w:r w:rsidRPr="006016DF">
        <w:rPr>
          <w:position w:val="-4"/>
        </w:rPr>
        <w:object w:dxaOrig="180" w:dyaOrig="220">
          <v:shape id="_x0000_i1463" type="#_x0000_t75" style="width:9pt;height:10.9pt" o:ole="">
            <v:imagedata r:id="rId843" o:title=""/>
          </v:shape>
          <o:OLEObject Type="Embed" ProgID="Equation.3" ShapeID="_x0000_i1463" DrawAspect="Content" ObjectID="_1783089778" r:id="rId844"/>
        </w:object>
      </w:r>
      <w:r>
        <w:t xml:space="preserve">is found by </w:t>
      </w:r>
      <w:r w:rsidRPr="00B640E1">
        <w:rPr>
          <w:position w:val="-20"/>
          <w:sz w:val="18"/>
        </w:rPr>
        <w:object w:dxaOrig="2820" w:dyaOrig="499">
          <v:shape id="_x0000_i1464" type="#_x0000_t75" style="width:141.75pt;height:25.15pt" o:ole="">
            <v:imagedata r:id="rId845" o:title=""/>
          </v:shape>
          <o:OLEObject Type="Embed" ProgID="Equation.3" ShapeID="_x0000_i1464" DrawAspect="Content" ObjectID="_1783089779" r:id="rId846"/>
        </w:object>
      </w:r>
      <w:r w:rsidRPr="008F74D0">
        <w:t xml:space="preserve">and clamping the index </w:t>
      </w:r>
      <w:r w:rsidRPr="008F74D0">
        <w:rPr>
          <w:position w:val="-4"/>
        </w:rPr>
        <w:object w:dxaOrig="220" w:dyaOrig="240">
          <v:shape id="_x0000_i1465" type="#_x0000_t75" style="width:10.9pt;height:12pt" o:ole="">
            <v:imagedata r:id="rId847" o:title=""/>
          </v:shape>
          <o:OLEObject Type="Embed" ProgID="Equation.3" ShapeID="_x0000_i1465" DrawAspect="Content" ObjectID="_1783089780" r:id="rId848"/>
        </w:object>
      </w:r>
      <w:r w:rsidRPr="008F74D0">
        <w:t>to the range</w:t>
      </w:r>
      <w:r>
        <w:rPr>
          <w:sz w:val="18"/>
        </w:rPr>
        <w:t xml:space="preserve"> </w:t>
      </w:r>
      <w:r w:rsidRPr="00B640E1">
        <w:rPr>
          <w:position w:val="-8"/>
          <w:sz w:val="18"/>
        </w:rPr>
        <w:object w:dxaOrig="420" w:dyaOrig="279">
          <v:shape id="_x0000_i1466" type="#_x0000_t75" style="width:21pt;height:13.9pt" o:ole="">
            <v:imagedata r:id="rId849" o:title=""/>
          </v:shape>
          <o:OLEObject Type="Embed" ProgID="Equation.3" ShapeID="_x0000_i1466" DrawAspect="Content" ObjectID="_1783089781" r:id="rId850"/>
        </w:object>
      </w:r>
      <w:r>
        <w:rPr>
          <w:sz w:val="18"/>
        </w:rPr>
        <w:t xml:space="preserve">. </w:t>
      </w:r>
      <w:r w:rsidRPr="008F74D0">
        <w:t>Finally, the gain adjustment vector</w:t>
      </w:r>
      <w:r>
        <w:rPr>
          <w:sz w:val="18"/>
        </w:rPr>
        <w:t xml:space="preserve"> </w:t>
      </w:r>
      <w:r w:rsidRPr="0045020A">
        <w:rPr>
          <w:position w:val="-14"/>
          <w:sz w:val="18"/>
        </w:rPr>
        <w:object w:dxaOrig="680" w:dyaOrig="340">
          <v:shape id="_x0000_i1467" type="#_x0000_t75" style="width:34.15pt;height:16.9pt" o:ole="">
            <v:imagedata r:id="rId851" o:title=""/>
          </v:shape>
          <o:OLEObject Type="Embed" ProgID="Equation.3" ShapeID="_x0000_i1467" DrawAspect="Content" ObjectID="_1783089782" r:id="rId852"/>
        </w:object>
      </w:r>
      <w:r w:rsidRPr="00FC0D0B">
        <w:t>is derived as</w:t>
      </w:r>
    </w:p>
    <w:p w:rsidR="00834EE0" w:rsidRDefault="00834EE0" w:rsidP="00834EE0">
      <w:pPr>
        <w:pStyle w:val="EQ"/>
      </w:pPr>
      <w:r>
        <w:tab/>
      </w:r>
      <w:r w:rsidRPr="0045020A">
        <w:rPr>
          <w:position w:val="-14"/>
          <w:sz w:val="18"/>
        </w:rPr>
        <w:object w:dxaOrig="2659" w:dyaOrig="400">
          <v:shape id="_x0000_i1468" type="#_x0000_t75" style="width:133.5pt;height:19.9pt" o:ole="">
            <v:imagedata r:id="rId853" o:title=""/>
          </v:shape>
          <o:OLEObject Type="Embed" ProgID="Equation.3" ShapeID="_x0000_i1468" DrawAspect="Content" ObjectID="_1783089783" r:id="rId854"/>
        </w:object>
      </w:r>
      <w:r>
        <w:tab/>
        <w:t>(</w:t>
      </w:r>
      <w:fldSimple w:instr=" SEQ eqn \* MERGEFORMAT ">
        <w:r w:rsidR="00716DC0">
          <w:t>1840</w:t>
        </w:r>
      </w:fldSimple>
      <w:r>
        <w:t>)</w:t>
      </w:r>
    </w:p>
    <w:p w:rsidR="00834EE0" w:rsidRDefault="00834EE0" w:rsidP="00834EE0">
      <w:r>
        <w:t>where the envelope stability</w:t>
      </w:r>
      <w:r w:rsidRPr="005D3682">
        <w:rPr>
          <w:position w:val="-6"/>
        </w:rPr>
        <w:object w:dxaOrig="380" w:dyaOrig="320">
          <v:shape id="_x0000_i1469" type="#_x0000_t75" style="width:19.15pt;height:16.15pt" o:ole="">
            <v:imagedata r:id="rId834" o:title=""/>
          </v:shape>
          <o:OLEObject Type="Embed" ProgID="Equation.3" ShapeID="_x0000_i1469" DrawAspect="Content" ObjectID="_1783089784" r:id="rId855"/>
        </w:object>
      </w:r>
      <w:r>
        <w:t>acts as a limiting function for the gain adjustment vector.</w:t>
      </w:r>
    </w:p>
    <w:p w:rsidR="00834EE0" w:rsidRDefault="00834EE0" w:rsidP="00834EE0">
      <w:r>
        <w:t xml:space="preserve">For WB processing, a slightly different gain adjustment vector is derived. Here, the </w:t>
      </w:r>
      <w:r w:rsidRPr="00070DC0">
        <w:rPr>
          <w:position w:val="-14"/>
        </w:rPr>
        <w:object w:dxaOrig="680" w:dyaOrig="340">
          <v:shape id="_x0000_i1470" type="#_x0000_t75" style="width:34.15pt;height:16.9pt" o:ole="">
            <v:imagedata r:id="rId856" o:title=""/>
          </v:shape>
          <o:OLEObject Type="Embed" ProgID="Equation.3" ShapeID="_x0000_i1470" DrawAspect="Content" ObjectID="_1783089785" r:id="rId857"/>
        </w:object>
      </w:r>
      <w:r>
        <w:t>is computed as</w:t>
      </w:r>
    </w:p>
    <w:p w:rsidR="00834EE0" w:rsidRDefault="00834EE0" w:rsidP="00834EE0">
      <w:pPr>
        <w:pStyle w:val="EQ"/>
      </w:pPr>
      <w:r>
        <w:tab/>
      </w:r>
      <w:r w:rsidRPr="00070DC0">
        <w:rPr>
          <w:position w:val="-26"/>
          <w:sz w:val="18"/>
        </w:rPr>
        <w:object w:dxaOrig="3320" w:dyaOrig="620">
          <v:shape id="_x0000_i1471" type="#_x0000_t75" style="width:166.5pt;height:31.15pt" o:ole="">
            <v:imagedata r:id="rId858" o:title=""/>
          </v:shape>
          <o:OLEObject Type="Embed" ProgID="Equation.3" ShapeID="_x0000_i1471" DrawAspect="Content" ObjectID="_1783089786" r:id="rId859"/>
        </w:object>
      </w:r>
      <w:r>
        <w:tab/>
        <w:t>(</w:t>
      </w:r>
      <w:fldSimple w:instr=" SEQ eqn \* MERGEFORMAT ">
        <w:r w:rsidR="00716DC0">
          <w:t>1841</w:t>
        </w:r>
      </w:fldSimple>
      <w:r>
        <w:t>)</w:t>
      </w:r>
    </w:p>
    <w:p w:rsidR="00834EE0" w:rsidRDefault="00834EE0" w:rsidP="00834EE0">
      <w:r>
        <w:t xml:space="preserve">where </w:t>
      </w:r>
      <w:r w:rsidRPr="00D26FD8">
        <w:rPr>
          <w:position w:val="-10"/>
        </w:rPr>
        <w:object w:dxaOrig="1080" w:dyaOrig="279">
          <v:shape id="_x0000_i1472" type="#_x0000_t75" style="width:54pt;height:13.9pt" o:ole="">
            <v:imagedata r:id="rId860" o:title=""/>
          </v:shape>
          <o:OLEObject Type="Embed" ProgID="Equation.3" ShapeID="_x0000_i1472" DrawAspect="Content" ObjectID="_1783089787" r:id="rId861"/>
        </w:object>
      </w:r>
      <w:r>
        <w:t xml:space="preserve">is a gain attenuation table for index </w:t>
      </w:r>
      <w:r w:rsidRPr="00D26FD8">
        <w:rPr>
          <w:position w:val="-4"/>
        </w:rPr>
        <w:object w:dxaOrig="180" w:dyaOrig="220">
          <v:shape id="_x0000_i1473" type="#_x0000_t75" style="width:9pt;height:10.9pt" o:ole="">
            <v:imagedata r:id="rId862" o:title=""/>
          </v:shape>
          <o:OLEObject Type="Embed" ProgID="Equation.3" ShapeID="_x0000_i1473" DrawAspect="Content" ObjectID="_1783089788" r:id="rId863"/>
        </w:object>
      </w:r>
      <w:r>
        <w:t>, which in turn is derived by</w:t>
      </w:r>
    </w:p>
    <w:p w:rsidR="00834EE0" w:rsidRDefault="00834EE0" w:rsidP="00834EE0">
      <w:pPr>
        <w:pStyle w:val="EQ"/>
      </w:pPr>
      <w:r>
        <w:tab/>
      </w:r>
      <w:r w:rsidRPr="00D26FD8">
        <w:rPr>
          <w:position w:val="-10"/>
          <w:sz w:val="18"/>
        </w:rPr>
        <w:object w:dxaOrig="3000" w:dyaOrig="300">
          <v:shape id="_x0000_i1474" type="#_x0000_t75" style="width:150.75pt;height:15pt" o:ole="">
            <v:imagedata r:id="rId864" o:title=""/>
          </v:shape>
          <o:OLEObject Type="Embed" ProgID="Equation.3" ShapeID="_x0000_i1474" DrawAspect="Content" ObjectID="_1783089789" r:id="rId865"/>
        </w:object>
      </w:r>
      <w:r>
        <w:tab/>
        <w:t>(</w:t>
      </w:r>
      <w:fldSimple w:instr=" SEQ eqn \* MERGEFORMAT ">
        <w:r w:rsidR="00716DC0">
          <w:t>1842</w:t>
        </w:r>
      </w:fldSimple>
      <w:r>
        <w:t>)</w:t>
      </w:r>
    </w:p>
    <w:p w:rsidR="00834EE0" w:rsidRDefault="00834EE0" w:rsidP="00834EE0">
      <w:r>
        <w:t xml:space="preserve">For SWB and 24.4 and 32 kbps, the gain adjustment is applied using a hangover logic which only permits attenuation in case a sequence of 150 frames without transients has been observed. In case this requirement is met for SWB encoded bandwidth or if the encoded bandwidth is WB, the gain adjustment vector is combined with the quantized envelope vector </w:t>
      </w:r>
      <w:r w:rsidRPr="00B43010">
        <w:rPr>
          <w:position w:val="-10"/>
        </w:rPr>
        <w:object w:dxaOrig="639" w:dyaOrig="340">
          <v:shape id="_x0000_i1475" type="#_x0000_t75" style="width:31.9pt;height:16.9pt" o:ole="">
            <v:imagedata r:id="rId866" o:title=""/>
          </v:shape>
          <o:OLEObject Type="Embed" ProgID="Equation.3" ShapeID="_x0000_i1475" DrawAspect="Content" ObjectID="_1783089790" r:id="rId867"/>
        </w:object>
      </w:r>
      <w:r>
        <w:t xml:space="preserve">to form the gain adjusted envelope vector </w:t>
      </w:r>
      <w:r w:rsidRPr="00B43010">
        <w:rPr>
          <w:position w:val="-14"/>
        </w:rPr>
        <w:object w:dxaOrig="2100" w:dyaOrig="380">
          <v:shape id="_x0000_i1476" type="#_x0000_t75" style="width:105pt;height:19.15pt" o:ole="">
            <v:imagedata r:id="rId868" o:title=""/>
          </v:shape>
          <o:OLEObject Type="Embed" ProgID="Equation.3" ShapeID="_x0000_i1476" DrawAspect="Content" ObjectID="_1783089791" r:id="rId869"/>
        </w:object>
      </w:r>
      <w:r>
        <w:t>.</w:t>
      </w:r>
    </w:p>
    <w:p w:rsidR="00834EE0" w:rsidRPr="008B1459" w:rsidRDefault="00834EE0" w:rsidP="008B1459">
      <w:pPr>
        <w:pStyle w:val="H6"/>
      </w:pPr>
      <w:bookmarkStart w:id="675" w:name="_Toc393281292"/>
      <w:bookmarkStart w:id="676" w:name="_Toc393306287"/>
      <w:bookmarkStart w:id="677" w:name="_Toc393628459"/>
      <w:bookmarkStart w:id="678" w:name="_Toc393726396"/>
      <w:bookmarkStart w:id="679" w:name="_Toc394084562"/>
      <w:bookmarkStart w:id="680" w:name="_Toc394417830"/>
      <w:bookmarkStart w:id="681" w:name="hq_hr_clause_spectral_fill_env_shape"/>
      <w:r w:rsidRPr="008B1459">
        <w:t>6.2.3.2.1.3.</w:t>
      </w:r>
      <w:r w:rsidRPr="008B1459">
        <w:rPr>
          <w:lang w:val="en-US"/>
        </w:rPr>
        <w:t>2.</w:t>
      </w:r>
      <w:r w:rsidRPr="008B1459">
        <w:t>4</w:t>
      </w:r>
      <w:bookmarkEnd w:id="681"/>
      <w:r w:rsidRPr="008B1459">
        <w:tab/>
        <w:t>Spectral fill envelope shaping</w:t>
      </w:r>
      <w:bookmarkEnd w:id="675"/>
      <w:bookmarkEnd w:id="676"/>
      <w:bookmarkEnd w:id="677"/>
      <w:bookmarkEnd w:id="678"/>
      <w:bookmarkEnd w:id="679"/>
      <w:bookmarkEnd w:id="680"/>
    </w:p>
    <w:p w:rsidR="00834EE0" w:rsidRDefault="00834EE0" w:rsidP="00834EE0">
      <w:r w:rsidRPr="00267949">
        <w:t xml:space="preserve">When the full-bandwidth fine spectral structure is generated, the resulting spectrum is shaped by applying the </w:t>
      </w:r>
      <w:r>
        <w:t xml:space="preserve">gain adjusted envelope vectors for each band </w:t>
      </w:r>
      <w:r w:rsidRPr="005710D7">
        <w:rPr>
          <w:position w:val="-10"/>
        </w:rPr>
        <w:object w:dxaOrig="1660" w:dyaOrig="300">
          <v:shape id="_x0000_i1477" type="#_x0000_t75" style="width:82.9pt;height:15pt" o:ole="">
            <v:imagedata r:id="rId870" o:title=""/>
          </v:shape>
          <o:OLEObject Type="Embed" ProgID="Equation.3" ShapeID="_x0000_i1477" DrawAspect="Content" ObjectID="_1783089792" r:id="rId871"/>
        </w:object>
      </w:r>
      <w:r>
        <w:t xml:space="preserve"> </w:t>
      </w:r>
      <w:r w:rsidRPr="00267949">
        <w:t>according to:</w:t>
      </w:r>
    </w:p>
    <w:p w:rsidR="00834EE0" w:rsidRDefault="00834EE0" w:rsidP="00834EE0">
      <w:pPr>
        <w:pStyle w:val="EQ"/>
      </w:pPr>
      <w:r>
        <w:tab/>
      </w:r>
      <w:r w:rsidRPr="00BC7CA9">
        <w:rPr>
          <w:position w:val="-10"/>
        </w:rPr>
        <w:object w:dxaOrig="4120" w:dyaOrig="340">
          <v:shape id="_x0000_i1478" type="#_x0000_t75" style="width:205.9pt;height:16.9pt" o:ole="">
            <v:imagedata r:id="rId872" o:title=""/>
          </v:shape>
          <o:OLEObject Type="Embed" ProgID="Equation.3" ShapeID="_x0000_i1478" DrawAspect="Content" ObjectID="_1783089793" r:id="rId873"/>
        </w:object>
      </w:r>
      <w:r>
        <w:tab/>
        <w:t>(</w:t>
      </w:r>
      <w:fldSimple w:instr=" SEQ eqn \* MERGEFORMAT ">
        <w:r w:rsidR="00716DC0">
          <w:t>1843</w:t>
        </w:r>
      </w:fldSimple>
      <w:r>
        <w:t>)</w:t>
      </w:r>
    </w:p>
    <w:p w:rsidR="00834EE0" w:rsidRDefault="00834EE0" w:rsidP="00834EE0">
      <w:pPr>
        <w:pStyle w:val="Heading5"/>
      </w:pPr>
      <w:bookmarkStart w:id="682" w:name="_Toc393281293"/>
      <w:bookmarkStart w:id="683" w:name="_Toc393306288"/>
      <w:bookmarkStart w:id="684" w:name="_Toc393628460"/>
      <w:bookmarkStart w:id="685" w:name="_Toc393726397"/>
      <w:bookmarkStart w:id="686" w:name="_Toc394084563"/>
      <w:bookmarkStart w:id="687" w:name="_Toc394417831"/>
      <w:r>
        <w:t>6.2.3.2.2</w:t>
      </w:r>
      <w:r>
        <w:tab/>
        <w:t>Transient Mode</w:t>
      </w:r>
      <w:bookmarkEnd w:id="682"/>
      <w:bookmarkEnd w:id="683"/>
      <w:bookmarkEnd w:id="684"/>
      <w:bookmarkEnd w:id="685"/>
      <w:bookmarkEnd w:id="686"/>
      <w:bookmarkEnd w:id="687"/>
    </w:p>
    <w:p w:rsidR="00834EE0" w:rsidRPr="008B1459" w:rsidRDefault="00834EE0" w:rsidP="008B1459">
      <w:pPr>
        <w:pStyle w:val="H6"/>
      </w:pPr>
      <w:bookmarkStart w:id="688" w:name="_Toc393281294"/>
      <w:bookmarkStart w:id="689" w:name="_Toc393306289"/>
      <w:bookmarkStart w:id="690" w:name="_Toc393628461"/>
      <w:bookmarkStart w:id="691" w:name="_Toc393726398"/>
      <w:bookmarkStart w:id="692" w:name="_Toc394084564"/>
      <w:bookmarkStart w:id="693" w:name="_Toc394417832"/>
      <w:r w:rsidRPr="008B1459">
        <w:t>6.2.3.2.2.1</w:t>
      </w:r>
      <w:r w:rsidR="008B1459" w:rsidRPr="008B1459">
        <w:tab/>
      </w:r>
      <w:r w:rsidRPr="008B1459">
        <w:t>Envelope decoding</w:t>
      </w:r>
      <w:bookmarkEnd w:id="688"/>
      <w:bookmarkEnd w:id="689"/>
      <w:bookmarkEnd w:id="690"/>
      <w:bookmarkEnd w:id="691"/>
      <w:bookmarkEnd w:id="692"/>
      <w:bookmarkEnd w:id="693"/>
    </w:p>
    <w:p w:rsidR="00834EE0" w:rsidRPr="00596311" w:rsidRDefault="00834EE0" w:rsidP="00834EE0">
      <w:r>
        <w:t xml:space="preserve">The envelope is decoded as is described in </w:t>
      </w:r>
      <w:r w:rsidR="00FF4077">
        <w:rPr>
          <w:rFonts w:hint="eastAsia"/>
          <w:lang w:eastAsia="zh-CN"/>
        </w:rPr>
        <w:t>subclause</w:t>
      </w:r>
      <w:r>
        <w:t xml:space="preserve"> 6.2.3.2.1.1. In addition to those step the norms are also sorted as is done in the encoder, see </w:t>
      </w:r>
      <w:r w:rsidR="00FF4077">
        <w:rPr>
          <w:rFonts w:hint="eastAsia"/>
          <w:lang w:eastAsia="zh-CN"/>
        </w:rPr>
        <w:t>subclause</w:t>
      </w:r>
      <w:r>
        <w:t xml:space="preserve"> </w:t>
      </w:r>
      <w:r w:rsidRPr="00284695">
        <w:rPr>
          <w:lang w:val="en-US"/>
        </w:rPr>
        <w:t>5.3.4.2.2.1</w:t>
      </w:r>
      <w:r>
        <w:t>.</w:t>
      </w:r>
    </w:p>
    <w:p w:rsidR="00834EE0" w:rsidRPr="008B1459" w:rsidRDefault="00834EE0" w:rsidP="008B1459">
      <w:pPr>
        <w:pStyle w:val="H6"/>
      </w:pPr>
      <w:bookmarkStart w:id="694" w:name="_Toc393281295"/>
      <w:bookmarkStart w:id="695" w:name="_Toc393306290"/>
      <w:bookmarkStart w:id="696" w:name="_Toc393628462"/>
      <w:bookmarkStart w:id="697" w:name="_Toc393726399"/>
      <w:bookmarkStart w:id="698" w:name="_Toc394084565"/>
      <w:bookmarkStart w:id="699" w:name="_Toc394417833"/>
      <w:r w:rsidRPr="008B1459">
        <w:t>6.2.3.2.2.2</w:t>
      </w:r>
      <w:r w:rsidR="008B1459" w:rsidRPr="008B1459">
        <w:tab/>
      </w:r>
      <w:r w:rsidRPr="008B1459">
        <w:t>F</w:t>
      </w:r>
      <w:r w:rsidRPr="008B1459">
        <w:rPr>
          <w:lang w:val="en-US"/>
        </w:rPr>
        <w:t>ine structure inverse quantization (</w:t>
      </w:r>
      <w:r w:rsidRPr="008B1459">
        <w:t>spectral coefficients decoding)</w:t>
      </w:r>
      <w:bookmarkEnd w:id="694"/>
      <w:bookmarkEnd w:id="695"/>
      <w:bookmarkEnd w:id="696"/>
      <w:bookmarkEnd w:id="697"/>
      <w:bookmarkEnd w:id="698"/>
      <w:bookmarkEnd w:id="699"/>
    </w:p>
    <w:p w:rsidR="00834EE0" w:rsidRPr="00596311" w:rsidRDefault="00834EE0" w:rsidP="00834EE0">
      <w:r>
        <w:t xml:space="preserve">The spectral coefficients are decoded as for the Normal HQ mode as described in </w:t>
      </w:r>
      <w:r w:rsidR="00FF4077">
        <w:rPr>
          <w:rFonts w:hint="eastAsia"/>
          <w:lang w:eastAsia="zh-CN"/>
        </w:rPr>
        <w:t>subclause</w:t>
      </w:r>
      <w:r>
        <w:t xml:space="preserve"> 6.2.3.2.1.2.</w:t>
      </w:r>
    </w:p>
    <w:p w:rsidR="00834EE0" w:rsidRPr="008B1459" w:rsidRDefault="00834EE0" w:rsidP="008B1459">
      <w:pPr>
        <w:pStyle w:val="H6"/>
      </w:pPr>
      <w:bookmarkStart w:id="700" w:name="_Toc393281296"/>
      <w:bookmarkStart w:id="701" w:name="_Toc393306291"/>
      <w:bookmarkStart w:id="702" w:name="_Toc393628463"/>
      <w:bookmarkStart w:id="703" w:name="_Toc393726400"/>
      <w:bookmarkStart w:id="704" w:name="_Toc394084566"/>
      <w:bookmarkStart w:id="705" w:name="_Toc394417834"/>
      <w:r w:rsidRPr="008B1459">
        <w:t>6.2.3.2.2.3</w:t>
      </w:r>
      <w:r w:rsidR="008B1459" w:rsidRPr="008B1459">
        <w:tab/>
      </w:r>
      <w:r w:rsidRPr="008B1459">
        <w:t>Spectral filling</w:t>
      </w:r>
      <w:bookmarkEnd w:id="700"/>
      <w:bookmarkEnd w:id="701"/>
      <w:bookmarkEnd w:id="702"/>
      <w:bookmarkEnd w:id="703"/>
      <w:bookmarkEnd w:id="704"/>
      <w:bookmarkEnd w:id="705"/>
    </w:p>
    <w:p w:rsidR="00834EE0" w:rsidRPr="00596311" w:rsidRDefault="00834EE0" w:rsidP="00834EE0">
      <w:r>
        <w:t xml:space="preserve">The spectral filling is done as described in 6.2.3.2.1.3, but the bandwidth extension in </w:t>
      </w:r>
      <w:r w:rsidR="00FF4077">
        <w:rPr>
          <w:rFonts w:hint="eastAsia"/>
          <w:lang w:eastAsia="zh-CN"/>
        </w:rPr>
        <w:t>subclause</w:t>
      </w:r>
      <w:r>
        <w:t xml:space="preserve"> 6.2.3.2.1.3.2.2 is not done.</w:t>
      </w:r>
    </w:p>
    <w:p w:rsidR="00834EE0" w:rsidRDefault="00834EE0" w:rsidP="00834EE0">
      <w:pPr>
        <w:pStyle w:val="Heading5"/>
        <w:rPr>
          <w:rFonts w:hint="eastAsia"/>
          <w:lang w:eastAsia="zh-CN"/>
        </w:rPr>
      </w:pPr>
      <w:bookmarkStart w:id="706" w:name="_Toc393281298"/>
      <w:bookmarkStart w:id="707" w:name="_Toc392693740"/>
      <w:bookmarkStart w:id="708" w:name="_Toc393306293"/>
      <w:bookmarkStart w:id="709" w:name="_Toc393628464"/>
      <w:bookmarkStart w:id="710" w:name="_Toc393726401"/>
      <w:bookmarkStart w:id="711" w:name="_Toc394084567"/>
      <w:bookmarkStart w:id="712" w:name="_Toc394417835"/>
      <w:r>
        <w:t>6.2.3.2.3</w:t>
      </w:r>
      <w:r>
        <w:tab/>
        <w:t>Harmonic Mode</w:t>
      </w:r>
      <w:bookmarkEnd w:id="709"/>
      <w:bookmarkEnd w:id="710"/>
      <w:bookmarkEnd w:id="711"/>
      <w:bookmarkEnd w:id="712"/>
    </w:p>
    <w:p w:rsidR="00834EE0" w:rsidRPr="008B1459" w:rsidRDefault="00834EE0" w:rsidP="008B1459">
      <w:pPr>
        <w:pStyle w:val="H6"/>
        <w:rPr>
          <w:rFonts w:hint="eastAsia"/>
          <w:lang w:eastAsia="zh-CN"/>
        </w:rPr>
      </w:pPr>
      <w:bookmarkStart w:id="713" w:name="_Toc393628465"/>
      <w:bookmarkStart w:id="714" w:name="_Toc393726402"/>
      <w:bookmarkStart w:id="715" w:name="_Toc394084568"/>
      <w:bookmarkStart w:id="716" w:name="_Toc394417836"/>
      <w:r w:rsidRPr="008B1459">
        <w:t>6.2.3.2.3</w:t>
      </w:r>
      <w:r w:rsidRPr="008B1459">
        <w:rPr>
          <w:rFonts w:hint="eastAsia"/>
          <w:lang w:eastAsia="zh-CN"/>
        </w:rPr>
        <w:t>.1</w:t>
      </w:r>
      <w:r w:rsidRPr="008B1459">
        <w:tab/>
      </w:r>
      <w:r w:rsidRPr="008B1459">
        <w:rPr>
          <w:rFonts w:hint="eastAsia"/>
          <w:lang w:eastAsia="zh-CN"/>
        </w:rPr>
        <w:t>Core decoding</w:t>
      </w:r>
      <w:bookmarkEnd w:id="713"/>
      <w:bookmarkEnd w:id="714"/>
      <w:bookmarkEnd w:id="715"/>
      <w:bookmarkEnd w:id="716"/>
    </w:p>
    <w:p w:rsidR="00834EE0" w:rsidRDefault="00834EE0" w:rsidP="00834EE0">
      <w:pPr>
        <w:rPr>
          <w:rFonts w:hint="eastAsia"/>
          <w:lang w:eastAsia="zh-CN"/>
        </w:rPr>
      </w:pPr>
      <w:r>
        <w:rPr>
          <w:lang w:eastAsia="zh-CN"/>
        </w:rPr>
        <w:t>E</w:t>
      </w:r>
      <w:r>
        <w:rPr>
          <w:rFonts w:hint="eastAsia"/>
          <w:lang w:eastAsia="zh-CN"/>
        </w:rPr>
        <w:t xml:space="preserve">nvelope decoding and </w:t>
      </w:r>
      <w:r>
        <w:rPr>
          <w:lang w:eastAsia="zh-CN"/>
        </w:rPr>
        <w:t xml:space="preserve">the </w:t>
      </w:r>
      <w:r>
        <w:rPr>
          <w:rFonts w:hint="eastAsia"/>
          <w:lang w:eastAsia="zh-CN"/>
        </w:rPr>
        <w:t xml:space="preserve">PVQ decoder are described in </w:t>
      </w:r>
      <w:r w:rsidR="00FF4077" w:rsidRPr="00855C10">
        <w:rPr>
          <w:rFonts w:hint="eastAsia"/>
          <w:lang w:eastAsia="zh-CN"/>
        </w:rPr>
        <w:t>subclause</w:t>
      </w:r>
      <w:r w:rsidRPr="00855C10">
        <w:rPr>
          <w:rFonts w:hint="eastAsia"/>
          <w:lang w:eastAsia="zh-CN"/>
        </w:rPr>
        <w:t xml:space="preserve"> </w:t>
      </w:r>
      <w:r w:rsidRPr="00855C10">
        <w:t>6.2.3.2.1.1</w:t>
      </w:r>
      <w:r w:rsidRPr="00855C10">
        <w:rPr>
          <w:rFonts w:hint="eastAsia"/>
          <w:lang w:eastAsia="zh-CN"/>
        </w:rPr>
        <w:t xml:space="preserve"> and </w:t>
      </w:r>
      <w:r w:rsidR="00FF4077" w:rsidRPr="00855C10">
        <w:rPr>
          <w:rFonts w:hint="eastAsia"/>
          <w:lang w:eastAsia="zh-CN"/>
        </w:rPr>
        <w:t>subclause</w:t>
      </w:r>
      <w:r w:rsidRPr="00855C10">
        <w:rPr>
          <w:rFonts w:hint="eastAsia"/>
          <w:lang w:eastAsia="zh-CN"/>
        </w:rPr>
        <w:t xml:space="preserve"> </w:t>
      </w:r>
      <w:r w:rsidRPr="00855C10">
        <w:t>6.2.3.2.1.</w:t>
      </w:r>
      <w:r w:rsidRPr="00855C10">
        <w:rPr>
          <w:rFonts w:hint="eastAsia"/>
          <w:lang w:eastAsia="zh-CN"/>
        </w:rPr>
        <w:t>2, re</w:t>
      </w:r>
      <w:r>
        <w:rPr>
          <w:rFonts w:hint="eastAsia"/>
          <w:lang w:eastAsia="zh-CN"/>
        </w:rPr>
        <w:t>spectively.</w:t>
      </w:r>
    </w:p>
    <w:p w:rsidR="00834EE0" w:rsidRPr="00EB45EF" w:rsidRDefault="00834EE0" w:rsidP="00834EE0">
      <w:pPr>
        <w:rPr>
          <w:rFonts w:hint="eastAsia"/>
          <w:lang w:eastAsia="zh-CN"/>
        </w:rPr>
      </w:pPr>
      <w:r>
        <w:rPr>
          <w:rFonts w:hint="eastAsia"/>
          <w:lang w:eastAsia="zh-CN"/>
        </w:rPr>
        <w:t>I</w:t>
      </w:r>
      <w:r>
        <w:rPr>
          <w:rFonts w:hint="eastAsia"/>
        </w:rPr>
        <w:t xml:space="preserve">f </w:t>
      </w:r>
      <w:r>
        <w:rPr>
          <w:rFonts w:hint="eastAsia"/>
          <w:lang w:eastAsia="zh-CN"/>
        </w:rPr>
        <w:t>a</w:t>
      </w:r>
      <w:r>
        <w:rPr>
          <w:rFonts w:hint="eastAsia"/>
        </w:rPr>
        <w:t xml:space="preserve"> sub-band </w:t>
      </w:r>
      <w:r>
        <w:t>has</w:t>
      </w:r>
      <w:r>
        <w:rPr>
          <w:rFonts w:hint="eastAsia"/>
        </w:rPr>
        <w:t xml:space="preserve"> </w:t>
      </w:r>
      <w:r>
        <w:rPr>
          <w:rFonts w:hint="eastAsia"/>
          <w:lang w:eastAsia="zh-CN"/>
        </w:rPr>
        <w:t>bit</w:t>
      </w:r>
      <w:r>
        <w:rPr>
          <w:lang w:eastAsia="zh-CN"/>
        </w:rPr>
        <w:t>s</w:t>
      </w:r>
      <w:r w:rsidR="002637D6">
        <w:rPr>
          <w:rFonts w:hint="eastAsia"/>
          <w:lang w:eastAsia="zh-CN"/>
        </w:rPr>
        <w:t xml:space="preserve"> </w:t>
      </w:r>
      <w:r>
        <w:rPr>
          <w:rFonts w:hint="eastAsia"/>
        </w:rPr>
        <w:t>allocated</w:t>
      </w:r>
      <w:r>
        <w:t xml:space="preserve"> to it</w:t>
      </w:r>
      <w:r>
        <w:rPr>
          <w:rFonts w:hint="eastAsia"/>
        </w:rPr>
        <w:t>,</w:t>
      </w:r>
      <w:r>
        <w:t xml:space="preserve"> then</w:t>
      </w:r>
      <w:r>
        <w:rPr>
          <w:rFonts w:hint="eastAsia"/>
        </w:rPr>
        <w:t xml:space="preserve"> the decoded coefficients of the sub-band are de-normalized by</w:t>
      </w:r>
      <w:r>
        <w:rPr>
          <w:rFonts w:hint="eastAsia"/>
          <w:lang w:eastAsia="zh-CN"/>
        </w:rPr>
        <w:t xml:space="preserve"> multiplying</w:t>
      </w:r>
      <w:r>
        <w:rPr>
          <w:rFonts w:hint="eastAsia"/>
        </w:rPr>
        <w:t xml:space="preserve"> the de-quantized norm of the sub-band, and </w:t>
      </w:r>
      <w:r>
        <w:t xml:space="preserve">in this way </w:t>
      </w:r>
      <w:r>
        <w:rPr>
          <w:rFonts w:hint="eastAsia"/>
        </w:rPr>
        <w:t xml:space="preserve">the de-normalized coefficients </w:t>
      </w:r>
      <w:r w:rsidRPr="00C35C76">
        <w:rPr>
          <w:position w:val="-14"/>
        </w:rPr>
        <w:object w:dxaOrig="2620" w:dyaOrig="380">
          <v:shape id="_x0000_i1479" type="#_x0000_t75" style="width:128.65pt;height:18.75pt" o:ole="">
            <v:imagedata r:id="rId874" o:title=""/>
          </v:shape>
          <o:OLEObject Type="Embed" ProgID="Equation.3" ShapeID="_x0000_i1479" DrawAspect="Content" ObjectID="_1783089794" r:id="rId875"/>
        </w:object>
      </w:r>
      <w:r>
        <w:rPr>
          <w:rFonts w:hint="eastAsia"/>
          <w:lang w:eastAsia="zh-CN"/>
        </w:rPr>
        <w:t xml:space="preserve"> </w:t>
      </w:r>
      <w:r>
        <w:rPr>
          <w:rFonts w:hint="eastAsia"/>
        </w:rPr>
        <w:t xml:space="preserve">are obtained. </w:t>
      </w:r>
      <w:r>
        <w:t>O</w:t>
      </w:r>
      <w:r>
        <w:rPr>
          <w:rFonts w:hint="eastAsia"/>
        </w:rPr>
        <w:t xml:space="preserve">therwise, if </w:t>
      </w:r>
      <w:r>
        <w:rPr>
          <w:rFonts w:hint="eastAsia"/>
          <w:lang w:eastAsia="zh-CN"/>
        </w:rPr>
        <w:t xml:space="preserve">a </w:t>
      </w:r>
      <w:r>
        <w:rPr>
          <w:rFonts w:hint="eastAsia"/>
        </w:rPr>
        <w:t xml:space="preserve">sub-band </w:t>
      </w:r>
      <w:r>
        <w:t>has no</w:t>
      </w:r>
      <w:r>
        <w:rPr>
          <w:rFonts w:hint="eastAsia"/>
        </w:rPr>
        <w:t xml:space="preserve"> </w:t>
      </w:r>
      <w:r>
        <w:rPr>
          <w:rFonts w:hint="eastAsia"/>
          <w:lang w:eastAsia="zh-CN"/>
        </w:rPr>
        <w:t>bit</w:t>
      </w:r>
      <w:r>
        <w:rPr>
          <w:lang w:eastAsia="zh-CN"/>
        </w:rPr>
        <w:t xml:space="preserve">s </w:t>
      </w:r>
      <w:r>
        <w:rPr>
          <w:rFonts w:hint="eastAsia"/>
        </w:rPr>
        <w:t>allocated</w:t>
      </w:r>
      <w:r>
        <w:t xml:space="preserve"> to it</w:t>
      </w:r>
      <w:r>
        <w:rPr>
          <w:rFonts w:hint="eastAsia"/>
        </w:rPr>
        <w:t xml:space="preserve">, the de-normalized coefficients </w:t>
      </w:r>
      <w:r w:rsidRPr="00D84089">
        <w:rPr>
          <w:position w:val="-10"/>
        </w:rPr>
        <w:object w:dxaOrig="680" w:dyaOrig="340">
          <v:shape id="_x0000_i1480" type="#_x0000_t75" style="width:33.4pt;height:16.9pt" o:ole="">
            <v:imagedata r:id="rId876" o:title=""/>
          </v:shape>
          <o:OLEObject Type="Embed" ProgID="Equation.3" ShapeID="_x0000_i1480" DrawAspect="Content" ObjectID="_1783089795" r:id="rId877"/>
        </w:object>
      </w:r>
      <w:r>
        <w:rPr>
          <w:rFonts w:hint="eastAsia"/>
          <w:lang w:eastAsia="zh-CN"/>
        </w:rPr>
        <w:t xml:space="preserve"> o</w:t>
      </w:r>
      <w:r>
        <w:rPr>
          <w:rFonts w:hint="eastAsia"/>
        </w:rPr>
        <w:t>f th</w:t>
      </w:r>
      <w:r>
        <w:rPr>
          <w:rFonts w:hint="eastAsia"/>
          <w:lang w:eastAsia="zh-CN"/>
        </w:rPr>
        <w:t>at</w:t>
      </w:r>
      <w:r>
        <w:rPr>
          <w:rFonts w:hint="eastAsia"/>
        </w:rPr>
        <w:t xml:space="preserve"> sub-band are </w:t>
      </w:r>
      <w:r>
        <w:rPr>
          <w:rFonts w:hint="eastAsia"/>
          <w:lang w:eastAsia="zh-CN"/>
        </w:rPr>
        <w:t xml:space="preserve">set to </w:t>
      </w:r>
      <w:r>
        <w:rPr>
          <w:rFonts w:hint="eastAsia"/>
        </w:rPr>
        <w:t>0.</w:t>
      </w:r>
      <w:r w:rsidR="00325021">
        <w:rPr>
          <w:rFonts w:hint="eastAsia"/>
          <w:lang w:eastAsia="zh-CN"/>
        </w:rPr>
        <w:t xml:space="preserve"> </w:t>
      </w:r>
      <w:r w:rsidR="00325021">
        <w:rPr>
          <w:lang w:eastAsia="zh-CN"/>
        </w:rPr>
        <w:t>A</w:t>
      </w:r>
      <w:r w:rsidR="00325021">
        <w:rPr>
          <w:rFonts w:hint="eastAsia"/>
          <w:lang w:eastAsia="zh-CN"/>
        </w:rPr>
        <w:t xml:space="preserve">nd the higher frequency band </w:t>
      </w:r>
      <w:r w:rsidR="00342378">
        <w:rPr>
          <w:rFonts w:hint="eastAsia"/>
          <w:lang w:eastAsia="zh-CN"/>
        </w:rPr>
        <w:t>coefficients</w:t>
      </w:r>
      <w:r w:rsidR="00325021">
        <w:rPr>
          <w:rFonts w:hint="eastAsia"/>
          <w:lang w:eastAsia="zh-CN"/>
        </w:rPr>
        <w:t xml:space="preserve"> w</w:t>
      </w:r>
      <w:r w:rsidR="00342378">
        <w:rPr>
          <w:rFonts w:hint="eastAsia"/>
          <w:lang w:eastAsia="zh-CN"/>
        </w:rPr>
        <w:t>ith the index of sub-band above</w:t>
      </w:r>
      <w:r w:rsidR="00325021">
        <w:rPr>
          <w:rFonts w:hint="eastAsia"/>
          <w:lang w:eastAsia="zh-CN"/>
        </w:rPr>
        <w:t xml:space="preserve"> </w:t>
      </w:r>
      <w:r w:rsidR="00325021" w:rsidRPr="001053BC">
        <w:rPr>
          <w:position w:val="-14"/>
        </w:rPr>
        <w:object w:dxaOrig="780" w:dyaOrig="340">
          <v:shape id="_x0000_i1481" type="#_x0000_t75" style="width:38.25pt;height:16.9pt" o:ole="">
            <v:imagedata r:id="rId878" o:title=""/>
          </v:shape>
          <o:OLEObject Type="Embed" ProgID="Equation.3" ShapeID="_x0000_i1481" DrawAspect="Content" ObjectID="_1783089796" r:id="rId879"/>
        </w:object>
      </w:r>
      <w:r w:rsidR="00325021">
        <w:rPr>
          <w:rFonts w:hint="eastAsia"/>
          <w:lang w:eastAsia="zh-CN"/>
        </w:rPr>
        <w:t xml:space="preserve"> </w:t>
      </w:r>
      <w:r w:rsidR="00342378">
        <w:rPr>
          <w:rFonts w:hint="eastAsia"/>
          <w:lang w:eastAsia="zh-CN"/>
        </w:rPr>
        <w:t>are 0 and are</w:t>
      </w:r>
      <w:r w:rsidR="00325021">
        <w:rPr>
          <w:rFonts w:hint="eastAsia"/>
          <w:lang w:eastAsia="zh-CN"/>
        </w:rPr>
        <w:t xml:space="preserve"> reconstructed by bandwidth extension, where </w:t>
      </w:r>
      <w:r w:rsidR="00325021" w:rsidRPr="001053BC">
        <w:rPr>
          <w:position w:val="-14"/>
        </w:rPr>
        <w:object w:dxaOrig="780" w:dyaOrig="340">
          <v:shape id="_x0000_i1482" type="#_x0000_t75" style="width:38.25pt;height:16.9pt" o:ole="">
            <v:imagedata r:id="rId878" o:title=""/>
          </v:shape>
          <o:OLEObject Type="Embed" ProgID="Equation.3" ShapeID="_x0000_i1482" DrawAspect="Content" ObjectID="_1783089797" r:id="rId880"/>
        </w:object>
      </w:r>
      <w:r w:rsidR="00325021">
        <w:rPr>
          <w:rFonts w:hint="eastAsia"/>
          <w:lang w:eastAsia="zh-CN"/>
        </w:rPr>
        <w:t xml:space="preserve"> is t</w:t>
      </w:r>
      <w:r w:rsidR="00325021">
        <w:rPr>
          <w:rFonts w:hint="eastAsia"/>
        </w:rPr>
        <w:t>he index of the</w:t>
      </w:r>
      <w:r w:rsidR="00325021">
        <w:rPr>
          <w:rFonts w:hint="eastAsia"/>
          <w:lang w:eastAsia="zh-CN"/>
        </w:rPr>
        <w:t xml:space="preserve"> highest frequency </w:t>
      </w:r>
      <w:r w:rsidR="00325021">
        <w:rPr>
          <w:rFonts w:hint="eastAsia"/>
        </w:rPr>
        <w:t xml:space="preserve">sub-band </w:t>
      </w:r>
      <w:r w:rsidR="00325021">
        <w:rPr>
          <w:rFonts w:hint="eastAsia"/>
          <w:lang w:eastAsia="zh-CN"/>
        </w:rPr>
        <w:t>of the decoded low frequency band signal.</w:t>
      </w:r>
    </w:p>
    <w:p w:rsidR="00834EE0" w:rsidRPr="008B1459" w:rsidRDefault="00834EE0" w:rsidP="008B1459">
      <w:pPr>
        <w:pStyle w:val="H6"/>
        <w:rPr>
          <w:rFonts w:hint="eastAsia"/>
          <w:lang w:eastAsia="zh-CN"/>
        </w:rPr>
      </w:pPr>
      <w:bookmarkStart w:id="717" w:name="_Toc393628466"/>
      <w:bookmarkStart w:id="718" w:name="_Toc393726403"/>
      <w:bookmarkStart w:id="719" w:name="_Toc394084569"/>
      <w:bookmarkStart w:id="720" w:name="_Toc394417837"/>
      <w:r w:rsidRPr="008B1459">
        <w:t>6.2.3.2.3</w:t>
      </w:r>
      <w:r w:rsidRPr="008B1459">
        <w:rPr>
          <w:rFonts w:hint="eastAsia"/>
          <w:lang w:eastAsia="zh-CN"/>
        </w:rPr>
        <w:t>.2</w:t>
      </w:r>
      <w:r w:rsidRPr="008B1459">
        <w:tab/>
      </w:r>
      <w:r w:rsidRPr="008B1459">
        <w:rPr>
          <w:rFonts w:hint="eastAsia"/>
          <w:lang w:eastAsia="zh-CN"/>
        </w:rPr>
        <w:t>Bandwidth extension</w:t>
      </w:r>
      <w:r w:rsidRPr="008B1459">
        <w:rPr>
          <w:rFonts w:hint="eastAsia"/>
        </w:rPr>
        <w:t xml:space="preserve"> decoding</w:t>
      </w:r>
      <w:r w:rsidRPr="008B1459">
        <w:rPr>
          <w:rFonts w:hint="eastAsia"/>
          <w:lang w:eastAsia="zh-CN"/>
        </w:rPr>
        <w:t xml:space="preserve"> for harmonic mode</w:t>
      </w:r>
      <w:bookmarkEnd w:id="717"/>
      <w:bookmarkEnd w:id="718"/>
      <w:bookmarkEnd w:id="719"/>
      <w:bookmarkEnd w:id="720"/>
    </w:p>
    <w:p w:rsidR="00834EE0" w:rsidRDefault="00834EE0" w:rsidP="00834EE0">
      <w:pPr>
        <w:rPr>
          <w:rFonts w:hint="eastAsia"/>
          <w:lang w:eastAsia="zh-CN"/>
        </w:rPr>
      </w:pPr>
      <w:r>
        <w:rPr>
          <w:lang w:eastAsia="zh-CN"/>
        </w:rPr>
        <w:t>T</w:t>
      </w:r>
      <w:r>
        <w:rPr>
          <w:rFonts w:hint="eastAsia"/>
          <w:lang w:eastAsia="zh-CN"/>
        </w:rPr>
        <w:t xml:space="preserve">he </w:t>
      </w:r>
      <w:r w:rsidR="006072A1">
        <w:rPr>
          <w:rFonts w:hint="eastAsia"/>
          <w:lang w:eastAsia="zh-CN"/>
        </w:rPr>
        <w:t>start index</w:t>
      </w:r>
      <w:r>
        <w:rPr>
          <w:rFonts w:hint="eastAsia"/>
          <w:lang w:eastAsia="zh-CN"/>
        </w:rPr>
        <w:t xml:space="preserve"> for</w:t>
      </w:r>
      <w:r>
        <w:rPr>
          <w:lang w:eastAsia="zh-CN"/>
        </w:rPr>
        <w:t xml:space="preserve"> the</w:t>
      </w:r>
      <w:r>
        <w:rPr>
          <w:rFonts w:hint="eastAsia"/>
          <w:lang w:eastAsia="zh-CN"/>
        </w:rPr>
        <w:t xml:space="preserve"> </w:t>
      </w:r>
      <w:r>
        <w:rPr>
          <w:lang w:eastAsia="zh-CN"/>
        </w:rPr>
        <w:t>bandwidth</w:t>
      </w:r>
      <w:r>
        <w:rPr>
          <w:rFonts w:hint="eastAsia"/>
          <w:lang w:eastAsia="zh-CN"/>
        </w:rPr>
        <w:t xml:space="preserve"> extension is adaptive</w:t>
      </w:r>
      <w:r w:rsidR="006072A1">
        <w:rPr>
          <w:rFonts w:hint="eastAsia"/>
          <w:lang w:eastAsia="zh-CN"/>
        </w:rPr>
        <w:t>ly obtained</w:t>
      </w:r>
      <w:r>
        <w:rPr>
          <w:rFonts w:hint="eastAsia"/>
          <w:lang w:eastAsia="zh-CN"/>
        </w:rPr>
        <w:t xml:space="preserve"> according to </w:t>
      </w:r>
      <w:r>
        <w:rPr>
          <w:lang w:eastAsia="zh-CN"/>
        </w:rPr>
        <w:t>the value of</w:t>
      </w:r>
      <w:r w:rsidRPr="001053BC">
        <w:rPr>
          <w:position w:val="-14"/>
        </w:rPr>
        <w:object w:dxaOrig="700" w:dyaOrig="340">
          <v:shape id="_x0000_i1483" type="#_x0000_t75" style="width:34.5pt;height:16.9pt" o:ole="">
            <v:imagedata r:id="rId881" o:title=""/>
          </v:shape>
          <o:OLEObject Type="Embed" ProgID="Equation.3" ShapeID="_x0000_i1483" DrawAspect="Content" ObjectID="_1783089798" r:id="rId882"/>
        </w:object>
      </w:r>
      <w:r>
        <w:rPr>
          <w:rFonts w:hint="eastAsia"/>
          <w:lang w:eastAsia="zh-CN"/>
        </w:rPr>
        <w:t>.</w:t>
      </w:r>
    </w:p>
    <w:p w:rsidR="00325021" w:rsidRDefault="00325021" w:rsidP="00325021">
      <w:pPr>
        <w:rPr>
          <w:rFonts w:hint="eastAsia"/>
          <w:lang w:eastAsia="zh-CN"/>
        </w:rPr>
      </w:pPr>
      <w:r>
        <w:t>Firstly</w:t>
      </w:r>
      <w:r>
        <w:rPr>
          <w:rFonts w:hint="eastAsia"/>
        </w:rPr>
        <w:t xml:space="preserve"> </w:t>
      </w:r>
      <w:r>
        <w:rPr>
          <w:lang w:eastAsia="zh-CN"/>
        </w:rPr>
        <w:t>preset</w:t>
      </w:r>
      <w:r>
        <w:rPr>
          <w:rFonts w:hint="eastAsia"/>
          <w:lang w:eastAsia="zh-CN"/>
        </w:rPr>
        <w:t xml:space="preserve"> the </w:t>
      </w:r>
      <w:r>
        <w:rPr>
          <w:lang w:eastAsia="zh-CN"/>
        </w:rPr>
        <w:t>start</w:t>
      </w:r>
      <w:r>
        <w:rPr>
          <w:rFonts w:hint="eastAsia"/>
          <w:lang w:eastAsia="zh-CN"/>
        </w:rPr>
        <w:t xml:space="preserve"> </w:t>
      </w:r>
      <w:r>
        <w:rPr>
          <w:rFonts w:hint="eastAsia"/>
        </w:rPr>
        <w:t xml:space="preserve">index </w:t>
      </w:r>
      <w:r w:rsidR="006072A1">
        <w:rPr>
          <w:rFonts w:hint="eastAsia"/>
          <w:lang w:eastAsia="zh-CN"/>
        </w:rPr>
        <w:t>for</w:t>
      </w:r>
      <w:r>
        <w:rPr>
          <w:rFonts w:hint="eastAsia"/>
        </w:rPr>
        <w:t xml:space="preserve"> </w:t>
      </w:r>
      <w:r>
        <w:rPr>
          <w:rFonts w:hint="eastAsia"/>
          <w:lang w:eastAsia="zh-CN"/>
        </w:rPr>
        <w:t xml:space="preserve">bandwidth extension </w:t>
      </w:r>
      <w:r w:rsidRPr="001053BC">
        <w:rPr>
          <w:position w:val="-14"/>
        </w:rPr>
        <w:object w:dxaOrig="820" w:dyaOrig="340">
          <v:shape id="_x0000_i1484" type="#_x0000_t75" style="width:40.15pt;height:16.9pt" o:ole="">
            <v:imagedata r:id="rId883" o:title=""/>
          </v:shape>
          <o:OLEObject Type="Embed" ProgID="Equation.3" ShapeID="_x0000_i1484" DrawAspect="Content" ObjectID="_1783089799" r:id="rId884"/>
        </w:object>
      </w:r>
      <w:r>
        <w:rPr>
          <w:rFonts w:hint="eastAsia"/>
          <w:lang w:eastAsia="zh-CN"/>
        </w:rPr>
        <w:t>:</w:t>
      </w:r>
    </w:p>
    <w:p w:rsidR="00325021" w:rsidRDefault="00325021" w:rsidP="00325021">
      <w:pPr>
        <w:pStyle w:val="EQ"/>
        <w:rPr>
          <w:rFonts w:hint="eastAsia"/>
          <w:lang w:eastAsia="zh-CN"/>
        </w:rPr>
      </w:pPr>
      <w:r>
        <w:tab/>
      </w:r>
      <w:r w:rsidRPr="001C5CC0">
        <w:rPr>
          <w:position w:val="-26"/>
        </w:rPr>
        <w:object w:dxaOrig="2520" w:dyaOrig="620">
          <v:shape id="_x0000_i1485" type="#_x0000_t75" style="width:126pt;height:30.75pt" o:ole="">
            <v:imagedata r:id="rId885" o:title=""/>
          </v:shape>
          <o:OLEObject Type="Embed" ProgID="Equation.3" ShapeID="_x0000_i1485" DrawAspect="Content" ObjectID="_1783089800" r:id="rId886"/>
        </w:object>
      </w:r>
      <w:r>
        <w:tab/>
        <w:t>(</w:t>
      </w:r>
      <w:fldSimple w:instr=" SEQ eqn \* MERGEFORMAT ">
        <w:r w:rsidR="00716DC0">
          <w:t>1844</w:t>
        </w:r>
      </w:fldSimple>
      <w:r>
        <w:t>)</w:t>
      </w:r>
    </w:p>
    <w:p w:rsidR="00325021" w:rsidRDefault="00342378" w:rsidP="00325021">
      <w:pPr>
        <w:rPr>
          <w:rFonts w:hint="eastAsia"/>
          <w:lang w:eastAsia="zh-CN"/>
        </w:rPr>
      </w:pPr>
      <w:r>
        <w:rPr>
          <w:lang w:eastAsia="zh-CN"/>
        </w:rPr>
        <w:t>T</w:t>
      </w:r>
      <w:r>
        <w:rPr>
          <w:rFonts w:hint="eastAsia"/>
          <w:lang w:eastAsia="zh-CN"/>
        </w:rPr>
        <w:t xml:space="preserve">hen, in order to predict the </w:t>
      </w:r>
      <w:r>
        <w:rPr>
          <w:lang w:eastAsia="zh-CN"/>
        </w:rPr>
        <w:t>excitation</w:t>
      </w:r>
      <w:r>
        <w:rPr>
          <w:rFonts w:hint="eastAsia"/>
          <w:lang w:eastAsia="zh-CN"/>
        </w:rPr>
        <w:t xml:space="preserve"> signal of bandwidth extension, judge whether t</w:t>
      </w:r>
      <w:r>
        <w:rPr>
          <w:rFonts w:hint="eastAsia"/>
        </w:rPr>
        <w:t>he index of the</w:t>
      </w:r>
      <w:r>
        <w:rPr>
          <w:rFonts w:hint="eastAsia"/>
          <w:lang w:eastAsia="zh-CN"/>
        </w:rPr>
        <w:t xml:space="preserve"> highest frequency </w:t>
      </w:r>
      <w:r>
        <w:rPr>
          <w:rFonts w:hint="eastAsia"/>
        </w:rPr>
        <w:t xml:space="preserve">sub-band </w:t>
      </w:r>
      <w:r>
        <w:rPr>
          <w:rFonts w:hint="eastAsia"/>
          <w:lang w:eastAsia="zh-CN"/>
        </w:rPr>
        <w:t>of the decoded low frequency band signal</w:t>
      </w:r>
      <w:r w:rsidRPr="001053BC">
        <w:rPr>
          <w:position w:val="-14"/>
        </w:rPr>
        <w:object w:dxaOrig="780" w:dyaOrig="340">
          <v:shape id="_x0000_i1486" type="#_x0000_t75" style="width:38.25pt;height:16.9pt" o:ole="">
            <v:imagedata r:id="rId878" o:title=""/>
          </v:shape>
          <o:OLEObject Type="Embed" ProgID="Equation.3" ShapeID="_x0000_i1486" DrawAspect="Content" ObjectID="_1783089801" r:id="rId887"/>
        </w:object>
      </w:r>
      <w:r>
        <w:rPr>
          <w:rFonts w:hint="eastAsia"/>
          <w:lang w:eastAsia="zh-CN"/>
        </w:rPr>
        <w:t xml:space="preserve"> is less than the </w:t>
      </w:r>
      <w:r>
        <w:rPr>
          <w:lang w:eastAsia="zh-CN"/>
        </w:rPr>
        <w:t>start</w:t>
      </w:r>
      <w:r>
        <w:rPr>
          <w:rFonts w:hint="eastAsia"/>
          <w:lang w:eastAsia="zh-CN"/>
        </w:rPr>
        <w:t xml:space="preserve"> </w:t>
      </w:r>
      <w:r>
        <w:rPr>
          <w:rFonts w:hint="eastAsia"/>
        </w:rPr>
        <w:t xml:space="preserve">index </w:t>
      </w:r>
      <w:r>
        <w:rPr>
          <w:lang w:eastAsia="zh-CN"/>
        </w:rPr>
        <w:t>for bandwidth</w:t>
      </w:r>
      <w:r>
        <w:rPr>
          <w:rFonts w:hint="eastAsia"/>
          <w:lang w:eastAsia="zh-CN"/>
        </w:rPr>
        <w:t xml:space="preserve"> extension </w:t>
      </w:r>
      <w:r w:rsidRPr="001053BC">
        <w:rPr>
          <w:position w:val="-14"/>
        </w:rPr>
        <w:object w:dxaOrig="820" w:dyaOrig="340">
          <v:shape id="_x0000_i1487" type="#_x0000_t75" style="width:40.15pt;height:16.9pt" o:ole="">
            <v:imagedata r:id="rId883" o:title=""/>
          </v:shape>
          <o:OLEObject Type="Embed" ProgID="Equation.3" ShapeID="_x0000_i1487" DrawAspect="Content" ObjectID="_1783089802" r:id="rId888"/>
        </w:object>
      </w:r>
      <w:r>
        <w:rPr>
          <w:rFonts w:hint="eastAsia"/>
          <w:lang w:eastAsia="zh-CN"/>
        </w:rPr>
        <w:t>, i.e. judge whether t</w:t>
      </w:r>
      <w:r>
        <w:rPr>
          <w:rFonts w:hint="eastAsia"/>
        </w:rPr>
        <w:t xml:space="preserve">he </w:t>
      </w:r>
      <w:r>
        <w:rPr>
          <w:rFonts w:hint="eastAsia"/>
          <w:lang w:eastAsia="zh-CN"/>
        </w:rPr>
        <w:t>highest frequency bin</w:t>
      </w:r>
      <w:r>
        <w:rPr>
          <w:rFonts w:hint="eastAsia"/>
        </w:rPr>
        <w:t xml:space="preserve"> </w:t>
      </w:r>
      <w:r>
        <w:rPr>
          <w:rFonts w:hint="eastAsia"/>
          <w:lang w:eastAsia="zh-CN"/>
        </w:rPr>
        <w:t xml:space="preserve">of bit allocation is less than the preset </w:t>
      </w:r>
      <w:r>
        <w:rPr>
          <w:lang w:eastAsia="zh-CN"/>
        </w:rPr>
        <w:t>start</w:t>
      </w:r>
      <w:r>
        <w:rPr>
          <w:rFonts w:hint="eastAsia"/>
          <w:lang w:eastAsia="zh-CN"/>
        </w:rPr>
        <w:t xml:space="preserve"> frequency bin</w:t>
      </w:r>
      <w:r>
        <w:rPr>
          <w:rFonts w:hint="eastAsia"/>
        </w:rPr>
        <w:t xml:space="preserve"> </w:t>
      </w:r>
      <w:r>
        <w:rPr>
          <w:lang w:eastAsia="zh-CN"/>
        </w:rPr>
        <w:t>for bandwidth</w:t>
      </w:r>
      <w:r>
        <w:rPr>
          <w:rFonts w:hint="eastAsia"/>
          <w:lang w:eastAsia="zh-CN"/>
        </w:rPr>
        <w:t xml:space="preserve"> extension,</w:t>
      </w:r>
    </w:p>
    <w:p w:rsidR="00325021" w:rsidRDefault="00325021" w:rsidP="00325021">
      <w:pPr>
        <w:numPr>
          <w:ilvl w:val="0"/>
          <w:numId w:val="28"/>
        </w:numPr>
        <w:rPr>
          <w:rFonts w:hint="eastAsia"/>
          <w:lang w:eastAsia="zh-CN"/>
        </w:rPr>
      </w:pPr>
      <w:r>
        <w:rPr>
          <w:rFonts w:hint="eastAsia"/>
        </w:rPr>
        <w:t>if</w:t>
      </w:r>
      <w:r>
        <w:rPr>
          <w:rFonts w:hint="eastAsia"/>
          <w:lang w:eastAsia="zh-CN"/>
        </w:rPr>
        <w:t xml:space="preserve"> </w:t>
      </w:r>
      <w:r w:rsidRPr="001053BC">
        <w:rPr>
          <w:position w:val="-14"/>
        </w:rPr>
        <w:object w:dxaOrig="1740" w:dyaOrig="340">
          <v:shape id="_x0000_i1488" type="#_x0000_t75" style="width:85.5pt;height:16.9pt" o:ole="">
            <v:imagedata r:id="rId889" o:title=""/>
          </v:shape>
          <o:OLEObject Type="Embed" ProgID="Equation.3" ShapeID="_x0000_i1488" DrawAspect="Content" ObjectID="_1783089803" r:id="rId890"/>
        </w:object>
      </w:r>
      <w:r>
        <w:rPr>
          <w:rFonts w:hint="eastAsia"/>
          <w:lang w:eastAsia="zh-CN"/>
        </w:rPr>
        <w:t xml:space="preserve">, </w:t>
      </w:r>
      <w:r w:rsidRPr="001053BC">
        <w:rPr>
          <w:position w:val="-14"/>
        </w:rPr>
        <w:object w:dxaOrig="780" w:dyaOrig="340">
          <v:shape id="_x0000_i1489" type="#_x0000_t75" style="width:38.25pt;height:16.9pt" o:ole="">
            <v:imagedata r:id="rId891" o:title=""/>
          </v:shape>
          <o:OLEObject Type="Embed" ProgID="Equation.3" ShapeID="_x0000_i1489" DrawAspect="Content" ObjectID="_1783089804" r:id="rId892"/>
        </w:object>
      </w:r>
      <w:r>
        <w:rPr>
          <w:rFonts w:hint="eastAsia"/>
          <w:lang w:eastAsia="zh-CN"/>
        </w:rPr>
        <w:t xml:space="preserve"> is </w:t>
      </w:r>
      <w:r>
        <w:rPr>
          <w:lang w:eastAsia="zh-CN"/>
        </w:rPr>
        <w:t xml:space="preserve">then </w:t>
      </w:r>
      <w:r>
        <w:rPr>
          <w:rFonts w:hint="eastAsia"/>
          <w:lang w:eastAsia="zh-CN"/>
        </w:rPr>
        <w:t xml:space="preserve">set to </w:t>
      </w:r>
      <w:r w:rsidRPr="001053BC">
        <w:rPr>
          <w:position w:val="-14"/>
        </w:rPr>
        <w:object w:dxaOrig="820" w:dyaOrig="340">
          <v:shape id="_x0000_i1490" type="#_x0000_t75" style="width:40.15pt;height:16.9pt" o:ole="">
            <v:imagedata r:id="rId893" o:title=""/>
          </v:shape>
          <o:OLEObject Type="Embed" ProgID="Equation.3" ShapeID="_x0000_i1490" DrawAspect="Content" ObjectID="_1783089805" r:id="rId894"/>
        </w:object>
      </w:r>
      <w:r>
        <w:rPr>
          <w:rFonts w:hint="eastAsia"/>
          <w:lang w:eastAsia="zh-CN"/>
        </w:rPr>
        <w:t xml:space="preserve">. The </w:t>
      </w:r>
      <w:r>
        <w:rPr>
          <w:lang w:eastAsia="zh-CN"/>
        </w:rPr>
        <w:t>excitation</w:t>
      </w:r>
      <w:r>
        <w:rPr>
          <w:rFonts w:hint="eastAsia"/>
          <w:lang w:eastAsia="zh-CN"/>
        </w:rPr>
        <w:t xml:space="preserve"> signal of bandwidth extension is predicted by the preset start index </w:t>
      </w:r>
      <w:r w:rsidRPr="001053BC">
        <w:rPr>
          <w:position w:val="-14"/>
        </w:rPr>
        <w:object w:dxaOrig="820" w:dyaOrig="340">
          <v:shape id="_x0000_i1491" type="#_x0000_t75" style="width:40.15pt;height:16.9pt" o:ole="">
            <v:imagedata r:id="rId883" o:title=""/>
          </v:shape>
          <o:OLEObject Type="Embed" ProgID="Equation.3" ShapeID="_x0000_i1491" DrawAspect="Content" ObjectID="_1783089806" r:id="rId895"/>
        </w:object>
      </w:r>
      <w:r>
        <w:rPr>
          <w:rFonts w:hint="eastAsia"/>
          <w:lang w:eastAsia="zh-CN"/>
        </w:rPr>
        <w:t xml:space="preserve"> and the chosen excitation signal from the decoded low frequency band signal with the given bandwidth </w:t>
      </w:r>
      <w:r>
        <w:rPr>
          <w:lang w:eastAsia="zh-CN"/>
        </w:rPr>
        <w:t>leng</w:t>
      </w:r>
      <w:r>
        <w:rPr>
          <w:rFonts w:hint="eastAsia"/>
          <w:lang w:eastAsia="zh-CN"/>
        </w:rPr>
        <w:t>th.</w:t>
      </w:r>
    </w:p>
    <w:p w:rsidR="00325021" w:rsidRDefault="00325021" w:rsidP="00325021">
      <w:pPr>
        <w:numPr>
          <w:ilvl w:val="0"/>
          <w:numId w:val="28"/>
        </w:numPr>
        <w:rPr>
          <w:rFonts w:hint="eastAsia"/>
          <w:lang w:eastAsia="zh-CN"/>
        </w:rPr>
      </w:pPr>
      <w:r>
        <w:rPr>
          <w:lang w:eastAsia="zh-CN"/>
        </w:rPr>
        <w:t>O</w:t>
      </w:r>
      <w:r>
        <w:rPr>
          <w:rFonts w:hint="eastAsia"/>
          <w:lang w:eastAsia="zh-CN"/>
        </w:rPr>
        <w:t xml:space="preserve">therwise, the </w:t>
      </w:r>
      <w:r>
        <w:rPr>
          <w:lang w:eastAsia="zh-CN"/>
        </w:rPr>
        <w:t>excitation</w:t>
      </w:r>
      <w:r>
        <w:rPr>
          <w:rFonts w:hint="eastAsia"/>
          <w:lang w:eastAsia="zh-CN"/>
        </w:rPr>
        <w:t xml:space="preserve"> signal of bandwidth extension is predicted by the preset start index </w:t>
      </w:r>
      <w:r w:rsidRPr="001053BC">
        <w:rPr>
          <w:position w:val="-14"/>
        </w:rPr>
        <w:object w:dxaOrig="820" w:dyaOrig="340">
          <v:shape id="_x0000_i1492" type="#_x0000_t75" style="width:40.15pt;height:16.9pt" o:ole="">
            <v:imagedata r:id="rId883" o:title=""/>
          </v:shape>
          <o:OLEObject Type="Embed" ProgID="Equation.3" ShapeID="_x0000_i1492" DrawAspect="Content" ObjectID="_1783089807" r:id="rId896"/>
        </w:object>
      </w:r>
      <w:r>
        <w:rPr>
          <w:rFonts w:hint="eastAsia"/>
          <w:lang w:eastAsia="zh-CN"/>
        </w:rPr>
        <w:t>, t</w:t>
      </w:r>
      <w:r>
        <w:rPr>
          <w:rFonts w:hint="eastAsia"/>
        </w:rPr>
        <w:t>he index of the</w:t>
      </w:r>
      <w:r>
        <w:rPr>
          <w:rFonts w:hint="eastAsia"/>
          <w:lang w:eastAsia="zh-CN"/>
        </w:rPr>
        <w:t xml:space="preserve"> decoded highest frequency </w:t>
      </w:r>
      <w:r>
        <w:rPr>
          <w:rFonts w:hint="eastAsia"/>
        </w:rPr>
        <w:t>sub-band</w:t>
      </w:r>
      <w:r>
        <w:rPr>
          <w:rFonts w:hint="eastAsia"/>
          <w:lang w:eastAsia="zh-CN"/>
        </w:rPr>
        <w:t xml:space="preserve"> </w:t>
      </w:r>
      <w:r w:rsidRPr="001053BC">
        <w:rPr>
          <w:position w:val="-14"/>
        </w:rPr>
        <w:object w:dxaOrig="780" w:dyaOrig="340">
          <v:shape id="_x0000_i1493" type="#_x0000_t75" style="width:38.25pt;height:16.9pt" o:ole="">
            <v:imagedata r:id="rId878" o:title=""/>
          </v:shape>
          <o:OLEObject Type="Embed" ProgID="Equation.3" ShapeID="_x0000_i1493" DrawAspect="Content" ObjectID="_1783089808" r:id="rId897"/>
        </w:object>
      </w:r>
      <w:r>
        <w:rPr>
          <w:rFonts w:hint="eastAsia"/>
          <w:lang w:eastAsia="zh-CN"/>
        </w:rPr>
        <w:t xml:space="preserve"> and the chosen excitation signal from the decoded low frequency signal with the given bandwidth </w:t>
      </w:r>
      <w:r>
        <w:rPr>
          <w:lang w:eastAsia="zh-CN"/>
        </w:rPr>
        <w:t>leng</w:t>
      </w:r>
      <w:r>
        <w:rPr>
          <w:rFonts w:hint="eastAsia"/>
          <w:lang w:eastAsia="zh-CN"/>
        </w:rPr>
        <w:t>th.</w:t>
      </w:r>
    </w:p>
    <w:p w:rsidR="00325021" w:rsidRPr="00BB3064" w:rsidRDefault="00325021" w:rsidP="00325021">
      <w:pPr>
        <w:rPr>
          <w:rFonts w:hint="eastAsia"/>
          <w:lang w:eastAsia="zh-CN"/>
        </w:rPr>
      </w:pPr>
      <w:r>
        <w:rPr>
          <w:lang w:eastAsia="zh-CN"/>
        </w:rPr>
        <w:t>F</w:t>
      </w:r>
      <w:r>
        <w:rPr>
          <w:rFonts w:hint="eastAsia"/>
          <w:lang w:eastAsia="zh-CN"/>
        </w:rPr>
        <w:t>inally, the higher frequency band signal is reconstructed by the predicted excitation signal and the envelopes</w:t>
      </w:r>
      <w:r w:rsidR="006072A1" w:rsidRPr="00603E8A">
        <w:rPr>
          <w:rFonts w:hint="eastAsia"/>
          <w:lang w:eastAsia="zh-CN"/>
        </w:rPr>
        <w:t xml:space="preserve"> </w:t>
      </w:r>
      <w:r w:rsidR="006072A1">
        <w:rPr>
          <w:rFonts w:hint="eastAsia"/>
          <w:lang w:eastAsia="zh-CN"/>
        </w:rPr>
        <w:t xml:space="preserve">as </w:t>
      </w:r>
      <w:r w:rsidR="006072A1" w:rsidRPr="00BD6259">
        <w:rPr>
          <w:rFonts w:hint="eastAsia"/>
          <w:lang w:eastAsia="zh-CN"/>
        </w:rPr>
        <w:t xml:space="preserve">described in subclause </w:t>
      </w:r>
      <w:r w:rsidR="006072A1" w:rsidRPr="00BD6259">
        <w:t>6.2.3.2.2.1</w:t>
      </w:r>
      <w:r>
        <w:rPr>
          <w:rFonts w:hint="eastAsia"/>
          <w:lang w:eastAsia="zh-CN"/>
        </w:rPr>
        <w:t>.</w:t>
      </w:r>
    </w:p>
    <w:p w:rsidR="00834EE0" w:rsidRPr="008B1459" w:rsidRDefault="00834EE0" w:rsidP="008B1459">
      <w:pPr>
        <w:pStyle w:val="H6"/>
        <w:rPr>
          <w:rFonts w:hint="eastAsia"/>
          <w:lang w:eastAsia="zh-CN"/>
        </w:rPr>
      </w:pPr>
      <w:bookmarkStart w:id="721" w:name="_Toc393628467"/>
      <w:bookmarkStart w:id="722" w:name="_Toc393726404"/>
      <w:bookmarkStart w:id="723" w:name="_Toc394084570"/>
      <w:bookmarkStart w:id="724" w:name="_Toc394417838"/>
      <w:r w:rsidRPr="008B1459">
        <w:t>6.2.3.2.3</w:t>
      </w:r>
      <w:r w:rsidRPr="008B1459">
        <w:rPr>
          <w:lang w:val="en-US"/>
        </w:rPr>
        <w:t>.</w:t>
      </w:r>
      <w:r w:rsidRPr="008B1459">
        <w:rPr>
          <w:rFonts w:hint="eastAsia"/>
          <w:lang w:val="en-US" w:eastAsia="zh-CN"/>
        </w:rPr>
        <w:t>2</w:t>
      </w:r>
      <w:r w:rsidRPr="008B1459">
        <w:t>.</w:t>
      </w:r>
      <w:r w:rsidRPr="008B1459">
        <w:rPr>
          <w:rFonts w:hint="eastAsia"/>
          <w:lang w:eastAsia="zh-CN"/>
        </w:rPr>
        <w:t>1</w:t>
      </w:r>
      <w:r w:rsidRPr="008B1459">
        <w:tab/>
      </w:r>
      <w:r w:rsidRPr="008B1459">
        <w:rPr>
          <w:rFonts w:hint="eastAsia"/>
        </w:rPr>
        <w:t xml:space="preserve">Calculate </w:t>
      </w:r>
      <w:r w:rsidRPr="008B1459">
        <w:rPr>
          <w:rFonts w:hint="eastAsia"/>
          <w:lang w:eastAsia="zh-CN"/>
        </w:rPr>
        <w:t>excitation</w:t>
      </w:r>
      <w:r w:rsidRPr="008B1459">
        <w:t xml:space="preserve"> </w:t>
      </w:r>
      <w:r w:rsidRPr="008B1459">
        <w:rPr>
          <w:rFonts w:hint="eastAsia"/>
        </w:rPr>
        <w:t>a</w:t>
      </w:r>
      <w:r w:rsidRPr="008B1459">
        <w:t>daptive normalization length</w:t>
      </w:r>
      <w:r w:rsidRPr="008B1459">
        <w:rPr>
          <w:rFonts w:hint="eastAsia"/>
          <w:lang w:eastAsia="zh-CN"/>
        </w:rPr>
        <w:t>s</w:t>
      </w:r>
      <w:bookmarkEnd w:id="721"/>
      <w:bookmarkEnd w:id="722"/>
      <w:bookmarkEnd w:id="723"/>
      <w:bookmarkEnd w:id="724"/>
    </w:p>
    <w:p w:rsidR="00834EE0" w:rsidRPr="00071BD3" w:rsidRDefault="00834EE0" w:rsidP="00834EE0">
      <w:pPr>
        <w:rPr>
          <w:rFonts w:hint="eastAsia"/>
          <w:lang w:val="x-none" w:eastAsia="zh-CN"/>
        </w:rPr>
      </w:pPr>
      <w:r>
        <w:rPr>
          <w:lang w:val="x-none" w:eastAsia="zh-CN"/>
        </w:rPr>
        <w:t>T</w:t>
      </w:r>
      <w:r>
        <w:rPr>
          <w:rFonts w:hint="eastAsia"/>
          <w:lang w:val="x-none" w:eastAsia="zh-CN"/>
        </w:rPr>
        <w:t xml:space="preserve">he </w:t>
      </w:r>
      <w:r>
        <w:rPr>
          <w:rFonts w:hint="eastAsia"/>
        </w:rPr>
        <w:t>de-normalized coefficients</w:t>
      </w:r>
      <w:r>
        <w:rPr>
          <w:rFonts w:hint="eastAsia"/>
          <w:lang w:val="x-none" w:eastAsia="zh-CN"/>
        </w:rPr>
        <w:t xml:space="preserve"> </w:t>
      </w:r>
      <w:r>
        <w:rPr>
          <w:lang w:val="x-none" w:eastAsia="zh-CN"/>
        </w:rPr>
        <w:t>calculated</w:t>
      </w:r>
      <w:r>
        <w:rPr>
          <w:rFonts w:hint="eastAsia"/>
          <w:lang w:val="x-none" w:eastAsia="zh-CN"/>
        </w:rPr>
        <w:t xml:space="preserve"> in </w:t>
      </w:r>
      <w:r w:rsidR="00FF4077" w:rsidRPr="00855C10">
        <w:rPr>
          <w:rFonts w:hint="eastAsia"/>
          <w:lang w:val="x-none" w:eastAsia="zh-CN"/>
        </w:rPr>
        <w:t>sub</w:t>
      </w:r>
      <w:r w:rsidRPr="00855C10">
        <w:rPr>
          <w:rFonts w:hint="eastAsia"/>
        </w:rPr>
        <w:t xml:space="preserve">clause </w:t>
      </w:r>
      <w:r w:rsidRPr="00855C10">
        <w:t>6.2.3.2.3.1</w:t>
      </w:r>
      <w:r w:rsidRPr="00855C10">
        <w:rPr>
          <w:rFonts w:hint="eastAsia"/>
        </w:rPr>
        <w:t xml:space="preserve"> need</w:t>
      </w:r>
      <w:r>
        <w:rPr>
          <w:rFonts w:hint="eastAsia"/>
          <w:lang w:val="x-none" w:eastAsia="zh-CN"/>
        </w:rPr>
        <w:t xml:space="preserve"> to be </w:t>
      </w:r>
      <w:r>
        <w:rPr>
          <w:lang w:eastAsia="zh-CN"/>
        </w:rPr>
        <w:t>recovered</w:t>
      </w:r>
      <w:r>
        <w:rPr>
          <w:rFonts w:hint="eastAsia"/>
          <w:lang w:val="x-none" w:eastAsia="zh-CN"/>
        </w:rPr>
        <w:t xml:space="preserve"> to remove the original core envelope effects to </w:t>
      </w:r>
      <w:r>
        <w:rPr>
          <w:lang w:eastAsia="zh-CN"/>
        </w:rPr>
        <w:t>give</w:t>
      </w:r>
      <w:r>
        <w:rPr>
          <w:rFonts w:hint="eastAsia"/>
          <w:lang w:val="x-none" w:eastAsia="zh-CN"/>
        </w:rPr>
        <w:t xml:space="preserve"> the excitation for bandwidth extension. </w:t>
      </w:r>
      <w:r>
        <w:rPr>
          <w:rFonts w:hint="eastAsia"/>
          <w:lang w:eastAsia="zh-CN"/>
        </w:rPr>
        <w:t>T</w:t>
      </w:r>
      <w:r>
        <w:rPr>
          <w:rFonts w:hint="eastAsia"/>
        </w:rPr>
        <w:t>he normalization length</w:t>
      </w:r>
      <w:r>
        <w:rPr>
          <w:rFonts w:hint="eastAsia"/>
          <w:lang w:eastAsia="zh-CN"/>
        </w:rPr>
        <w:t xml:space="preserve"> </w:t>
      </w:r>
      <w:r w:rsidRPr="00C476FC">
        <w:rPr>
          <w:position w:val="-14"/>
        </w:rPr>
        <w:object w:dxaOrig="999" w:dyaOrig="340">
          <v:shape id="_x0000_i1494" type="#_x0000_t75" style="width:49.15pt;height:16.9pt" o:ole="">
            <v:imagedata r:id="rId898" o:title=""/>
          </v:shape>
          <o:OLEObject Type="Embed" ProgID="Equation.3" ShapeID="_x0000_i1494" DrawAspect="Content" ObjectID="_1783089809" r:id="rId899"/>
        </w:object>
      </w:r>
      <w:r>
        <w:rPr>
          <w:rFonts w:hint="eastAsia"/>
          <w:lang w:eastAsia="zh-CN"/>
        </w:rPr>
        <w:t xml:space="preserve">  is adaptive</w:t>
      </w:r>
      <w:r w:rsidR="006072A1">
        <w:rPr>
          <w:rFonts w:hint="eastAsia"/>
          <w:lang w:eastAsia="zh-CN"/>
        </w:rPr>
        <w:t>ly obtained</w:t>
      </w:r>
      <w:r>
        <w:rPr>
          <w:rFonts w:hint="eastAsia"/>
          <w:lang w:eastAsia="zh-CN"/>
        </w:rPr>
        <w:t xml:space="preserve"> according to the signal </w:t>
      </w:r>
      <w:r>
        <w:rPr>
          <w:lang w:eastAsia="zh-CN"/>
        </w:rPr>
        <w:t>characteristics</w:t>
      </w:r>
      <w:r>
        <w:rPr>
          <w:rFonts w:hint="eastAsia"/>
          <w:lang w:eastAsia="zh-CN"/>
        </w:rPr>
        <w:t>. T</w:t>
      </w:r>
      <w:r>
        <w:rPr>
          <w:rFonts w:hint="eastAsia"/>
        </w:rPr>
        <w:t>he normalization length</w:t>
      </w:r>
      <w:r>
        <w:rPr>
          <w:rFonts w:hint="eastAsia"/>
          <w:lang w:eastAsia="zh-CN"/>
        </w:rPr>
        <w:t xml:space="preserve"> of </w:t>
      </w:r>
      <w:r>
        <w:rPr>
          <w:lang w:eastAsia="zh-CN"/>
        </w:rPr>
        <w:t xml:space="preserve">the </w:t>
      </w:r>
      <w:r>
        <w:rPr>
          <w:rFonts w:hint="eastAsia"/>
          <w:lang w:eastAsia="zh-CN"/>
        </w:rPr>
        <w:t xml:space="preserve">previous frame </w:t>
      </w:r>
      <w:r w:rsidRPr="00734843">
        <w:rPr>
          <w:position w:val="-16"/>
        </w:rPr>
        <w:object w:dxaOrig="999" w:dyaOrig="420">
          <v:shape id="_x0000_i1495" type="#_x0000_t75" style="width:49.15pt;height:20.65pt" o:ole="">
            <v:imagedata r:id="rId900" o:title=""/>
          </v:shape>
          <o:OLEObject Type="Embed" ProgID="Equation.3" ShapeID="_x0000_i1495" DrawAspect="Content" ObjectID="_1783089810" r:id="rId901"/>
        </w:object>
      </w:r>
      <w:r>
        <w:rPr>
          <w:rFonts w:hint="eastAsia"/>
          <w:lang w:eastAsia="zh-CN"/>
        </w:rPr>
        <w:t xml:space="preserve"> is initialized to 8.</w:t>
      </w:r>
    </w:p>
    <w:p w:rsidR="00834EE0" w:rsidRDefault="00834EE0" w:rsidP="00834EE0">
      <w:pPr>
        <w:rPr>
          <w:rFonts w:hint="eastAsia"/>
          <w:lang w:eastAsia="zh-CN"/>
        </w:rPr>
      </w:pPr>
      <w:r>
        <w:rPr>
          <w:rFonts w:hint="eastAsia"/>
        </w:rPr>
        <w:t>208</w:t>
      </w:r>
      <w:r w:rsidRPr="00552BE3">
        <w:t xml:space="preserve"> MDCT coefficients in the 0-</w:t>
      </w:r>
      <w:r>
        <w:rPr>
          <w:rFonts w:hint="eastAsia"/>
        </w:rPr>
        <w:t>5200</w:t>
      </w:r>
      <w:r w:rsidRPr="00552BE3">
        <w:t xml:space="preserve"> Hz frequency range are split into </w:t>
      </w:r>
      <w:r>
        <w:rPr>
          <w:rFonts w:hint="eastAsia"/>
        </w:rPr>
        <w:t>13</w:t>
      </w:r>
      <w:r>
        <w:rPr>
          <w:rFonts w:hint="eastAsia"/>
          <w:lang w:eastAsia="zh-CN"/>
        </w:rPr>
        <w:t xml:space="preserve"> normalization</w:t>
      </w:r>
      <w:r w:rsidRPr="00552BE3">
        <w:t xml:space="preserve"> sub-bands</w:t>
      </w:r>
      <w:r>
        <w:rPr>
          <w:lang w:eastAsia="zh-CN"/>
        </w:rPr>
        <w:t xml:space="preserve"> with</w:t>
      </w:r>
      <w:r>
        <w:rPr>
          <w:rFonts w:hint="eastAsia"/>
          <w:lang w:eastAsia="zh-CN"/>
        </w:rPr>
        <w:t xml:space="preserve"> </w:t>
      </w:r>
      <w:r w:rsidRPr="00552BE3">
        <w:t>16 coefficients per sub-band</w:t>
      </w:r>
      <w:r>
        <w:t>. T</w:t>
      </w:r>
      <w:r>
        <w:rPr>
          <w:rFonts w:hint="eastAsia"/>
        </w:rPr>
        <w:t xml:space="preserve">he peak </w:t>
      </w:r>
      <w:r>
        <w:t xml:space="preserve">magnitude </w:t>
      </w:r>
      <w:r>
        <w:rPr>
          <w:rFonts w:hint="eastAsia"/>
        </w:rPr>
        <w:t xml:space="preserve">and </w:t>
      </w:r>
      <w:r>
        <w:t>average</w:t>
      </w:r>
      <w:r>
        <w:rPr>
          <w:rFonts w:hint="eastAsia"/>
        </w:rPr>
        <w:t xml:space="preserve"> </w:t>
      </w:r>
      <w:r>
        <w:t xml:space="preserve">magnitude in each </w:t>
      </w:r>
      <w:r>
        <w:rPr>
          <w:rFonts w:hint="eastAsia"/>
          <w:lang w:eastAsia="zh-CN"/>
        </w:rPr>
        <w:t xml:space="preserve">normalization </w:t>
      </w:r>
      <w:r>
        <w:t>sub</w:t>
      </w:r>
      <w:r>
        <w:rPr>
          <w:rFonts w:hint="eastAsia"/>
        </w:rPr>
        <w:t>-</w:t>
      </w:r>
      <w:r>
        <w:t xml:space="preserve">band </w:t>
      </w:r>
      <w:r w:rsidR="006072A1">
        <w:rPr>
          <w:rFonts w:hint="eastAsia"/>
          <w:lang w:eastAsia="zh-CN"/>
        </w:rPr>
        <w:t>are</w:t>
      </w:r>
      <w:r w:rsidR="006072A1">
        <w:t xml:space="preserve"> </w:t>
      </w:r>
      <w:r>
        <w:t>then calculated.</w:t>
      </w:r>
      <w:r>
        <w:rPr>
          <w:rFonts w:hint="eastAsia"/>
        </w:rPr>
        <w:t xml:space="preserve"> </w:t>
      </w:r>
      <w:r>
        <w:t>T</w:t>
      </w:r>
      <w:r>
        <w:rPr>
          <w:rFonts w:hint="eastAsia"/>
        </w:rPr>
        <w:t xml:space="preserve">he </w:t>
      </w:r>
      <w:r w:rsidRPr="006831E5">
        <w:t>counter</w:t>
      </w:r>
      <w:r>
        <w:rPr>
          <w:rFonts w:hint="eastAsia"/>
        </w:rPr>
        <w:t xml:space="preserve"> </w:t>
      </w:r>
      <w:r w:rsidRPr="00C476FC">
        <w:rPr>
          <w:position w:val="-10"/>
        </w:rPr>
        <w:object w:dxaOrig="700" w:dyaOrig="279">
          <v:shape id="_x0000_i1496" type="#_x0000_t75" style="width:34.5pt;height:13.9pt" o:ole="">
            <v:imagedata r:id="rId902" o:title=""/>
          </v:shape>
          <o:OLEObject Type="Embed" ProgID="Equation.3" ShapeID="_x0000_i1496" DrawAspect="Content" ObjectID="_1783089811" r:id="rId903"/>
        </w:object>
      </w:r>
      <w:r>
        <w:rPr>
          <w:rFonts w:hint="eastAsia"/>
        </w:rPr>
        <w:t xml:space="preserve"> is </w:t>
      </w:r>
      <w:r w:rsidRPr="006831E5">
        <w:t>initialized to zero</w:t>
      </w:r>
      <w:r w:rsidRPr="00C50EC1">
        <w:t xml:space="preserve"> </w:t>
      </w:r>
      <w:r>
        <w:rPr>
          <w:rFonts w:hint="eastAsia"/>
        </w:rPr>
        <w:t>and increased</w:t>
      </w:r>
      <w:r w:rsidRPr="006831E5">
        <w:t xml:space="preserve"> by one</w:t>
      </w:r>
      <w:r>
        <w:rPr>
          <w:rFonts w:hint="eastAsia"/>
        </w:rPr>
        <w:t xml:space="preserve"> </w:t>
      </w:r>
      <w:r>
        <w:t>if</w:t>
      </w:r>
      <w:r>
        <w:rPr>
          <w:rFonts w:hint="eastAsia"/>
          <w:lang w:eastAsia="zh-CN"/>
        </w:rPr>
        <w:t xml:space="preserve"> </w:t>
      </w:r>
      <w:r w:rsidRPr="00C476FC">
        <w:rPr>
          <w:position w:val="-14"/>
        </w:rPr>
        <w:object w:dxaOrig="980" w:dyaOrig="340">
          <v:shape id="_x0000_i1497" type="#_x0000_t75" style="width:48pt;height:16.9pt" o:ole="">
            <v:imagedata r:id="rId904" o:title=""/>
          </v:shape>
          <o:OLEObject Type="Embed" ProgID="Equation.3" ShapeID="_x0000_i1497" DrawAspect="Content" ObjectID="_1783089812" r:id="rId905"/>
        </w:object>
      </w:r>
      <w:r>
        <w:rPr>
          <w:rFonts w:hint="eastAsia"/>
          <w:lang w:eastAsia="zh-CN"/>
        </w:rPr>
        <w:t xml:space="preserve"> </w:t>
      </w:r>
      <w:r w:rsidRPr="006831E5">
        <w:t>and</w:t>
      </w:r>
      <w:r>
        <w:rPr>
          <w:rFonts w:hint="eastAsia"/>
          <w:lang w:eastAsia="zh-CN"/>
        </w:rPr>
        <w:t xml:space="preserve"> </w:t>
      </w:r>
      <w:r w:rsidRPr="00C476FC">
        <w:rPr>
          <w:position w:val="-10"/>
        </w:rPr>
        <w:object w:dxaOrig="1120" w:dyaOrig="279">
          <v:shape id="_x0000_i1498" type="#_x0000_t75" style="width:55.15pt;height:13.9pt" o:ole="">
            <v:imagedata r:id="rId906" o:title=""/>
          </v:shape>
          <o:OLEObject Type="Embed" ProgID="Equation.3" ShapeID="_x0000_i1498" DrawAspect="Content" ObjectID="_1783089813" r:id="rId907"/>
        </w:object>
      </w:r>
      <w:r>
        <w:rPr>
          <w:rFonts w:hint="eastAsia"/>
          <w:lang w:eastAsia="zh-CN"/>
        </w:rPr>
        <w:t>, where</w:t>
      </w:r>
    </w:p>
    <w:p w:rsidR="00834EE0" w:rsidRPr="00D84089" w:rsidRDefault="00834EE0" w:rsidP="00834EE0">
      <w:pPr>
        <w:pStyle w:val="EQ"/>
        <w:rPr>
          <w:rFonts w:hint="eastAsia"/>
          <w:lang w:eastAsia="zh-CN"/>
        </w:rPr>
      </w:pPr>
      <w:r>
        <w:tab/>
      </w:r>
      <w:r w:rsidRPr="00D84089">
        <w:rPr>
          <w:position w:val="-40"/>
        </w:rPr>
        <w:object w:dxaOrig="5640" w:dyaOrig="900">
          <v:shape id="_x0000_i1499" type="#_x0000_t75" style="width:282.4pt;height:44.65pt" o:ole="">
            <v:imagedata r:id="rId908" o:title=""/>
          </v:shape>
          <o:OLEObject Type="Embed" ProgID="Equation.3" ShapeID="_x0000_i1499" DrawAspect="Content" ObjectID="_1783089814" r:id="rId909"/>
        </w:object>
      </w:r>
      <w:r>
        <w:tab/>
        <w:t>(</w:t>
      </w:r>
      <w:fldSimple w:instr=" SEQ eqn \* MERGEFORMAT ">
        <w:r w:rsidR="00716DC0">
          <w:t>1845</w:t>
        </w:r>
      </w:fldSimple>
      <w:r>
        <w:t>)</w:t>
      </w:r>
    </w:p>
    <w:p w:rsidR="00834EE0" w:rsidRDefault="00834EE0" w:rsidP="00834EE0">
      <w:pPr>
        <w:rPr>
          <w:rFonts w:hint="eastAsia"/>
          <w:lang w:eastAsia="zh-CN"/>
        </w:rPr>
      </w:pPr>
      <w:r>
        <w:rPr>
          <w:rFonts w:hint="eastAsia"/>
          <w:lang w:eastAsia="zh-CN"/>
        </w:rPr>
        <w:t>T</w:t>
      </w:r>
      <w:r>
        <w:rPr>
          <w:rFonts w:hint="eastAsia"/>
        </w:rPr>
        <w:t>he normalization length</w:t>
      </w:r>
      <w:r>
        <w:rPr>
          <w:rFonts w:hint="eastAsia"/>
          <w:lang w:eastAsia="zh-CN"/>
        </w:rPr>
        <w:t xml:space="preserve"> </w:t>
      </w:r>
      <w:r w:rsidRPr="00C476FC">
        <w:rPr>
          <w:position w:val="-14"/>
        </w:rPr>
        <w:object w:dxaOrig="999" w:dyaOrig="340">
          <v:shape id="_x0000_i1500" type="#_x0000_t75" style="width:49.15pt;height:16.9pt" o:ole="">
            <v:imagedata r:id="rId910" o:title=""/>
          </v:shape>
          <o:OLEObject Type="Embed" ProgID="Equation.3" ShapeID="_x0000_i1500" DrawAspect="Content" ObjectID="_1783089815" r:id="rId911"/>
        </w:object>
      </w:r>
      <w:r>
        <w:rPr>
          <w:rFonts w:hint="eastAsia"/>
        </w:rPr>
        <w:t xml:space="preserve"> is</w:t>
      </w:r>
      <w:r>
        <w:rPr>
          <w:rFonts w:hint="eastAsia"/>
          <w:lang w:eastAsia="zh-CN"/>
        </w:rPr>
        <w:t xml:space="preserve"> set to </w:t>
      </w:r>
      <w:r w:rsidRPr="00376A37">
        <w:rPr>
          <w:position w:val="-10"/>
        </w:rPr>
        <w:object w:dxaOrig="1480" w:dyaOrig="279">
          <v:shape id="_x0000_i1501" type="#_x0000_t75" style="width:72.75pt;height:13.9pt" o:ole="">
            <v:imagedata r:id="rId912" o:title=""/>
          </v:shape>
          <o:OLEObject Type="Embed" ProgID="Equation.3" ShapeID="_x0000_i1501" DrawAspect="Content" ObjectID="_1783089816" r:id="rId913"/>
        </w:object>
      </w:r>
      <w:r>
        <w:rPr>
          <w:rFonts w:hint="eastAsia"/>
        </w:rPr>
        <w:t xml:space="preserve">, and </w:t>
      </w:r>
      <w:r>
        <w:rPr>
          <w:rFonts w:hint="eastAsia"/>
          <w:lang w:eastAsia="zh-CN"/>
        </w:rPr>
        <w:t xml:space="preserve">it is </w:t>
      </w:r>
      <w:r>
        <w:t xml:space="preserve">adjusted with reference to the </w:t>
      </w:r>
      <w:r>
        <w:rPr>
          <w:rFonts w:hint="eastAsia"/>
          <w:lang w:eastAsia="zh-CN"/>
        </w:rPr>
        <w:t xml:space="preserve"> </w:t>
      </w:r>
      <w:r>
        <w:rPr>
          <w:lang w:eastAsia="zh-CN"/>
        </w:rPr>
        <w:t>value</w:t>
      </w:r>
      <w:r>
        <w:rPr>
          <w:rFonts w:hint="eastAsia"/>
          <w:lang w:eastAsia="zh-CN"/>
        </w:rPr>
        <w:t xml:space="preserve"> from </w:t>
      </w:r>
      <w:r>
        <w:rPr>
          <w:lang w:eastAsia="zh-CN"/>
        </w:rPr>
        <w:t xml:space="preserve">the </w:t>
      </w:r>
      <w:r>
        <w:rPr>
          <w:rFonts w:hint="eastAsia"/>
          <w:lang w:eastAsia="zh-CN"/>
        </w:rPr>
        <w:t>previous frame,</w:t>
      </w:r>
      <w:r w:rsidRPr="003364AB">
        <w:t xml:space="preserve"> </w:t>
      </w:r>
      <w:r w:rsidRPr="0023158B">
        <w:rPr>
          <w:position w:val="-16"/>
        </w:rPr>
        <w:object w:dxaOrig="980" w:dyaOrig="420">
          <v:shape id="_x0000_i1502" type="#_x0000_t75" style="width:49.15pt;height:21pt" o:ole="">
            <v:imagedata r:id="rId914" o:title=""/>
          </v:shape>
          <o:OLEObject Type="Embed" ProgID="Equation.3" ShapeID="_x0000_i1502" DrawAspect="Content" ObjectID="_1783089817" r:id="rId915"/>
        </w:object>
      </w:r>
    </w:p>
    <w:p w:rsidR="00834EE0" w:rsidRDefault="00834EE0" w:rsidP="00834EE0">
      <w:pPr>
        <w:pStyle w:val="EQ"/>
        <w:rPr>
          <w:rFonts w:hint="eastAsia"/>
        </w:rPr>
      </w:pPr>
      <w:r>
        <w:tab/>
      </w:r>
      <w:r w:rsidRPr="00734843">
        <w:rPr>
          <w:position w:val="-16"/>
        </w:rPr>
        <w:object w:dxaOrig="3940" w:dyaOrig="420">
          <v:shape id="_x0000_i1503" type="#_x0000_t75" style="width:197.25pt;height:20.65pt" o:ole="">
            <v:imagedata r:id="rId916" o:title=""/>
          </v:shape>
          <o:OLEObject Type="Embed" ProgID="Equation.3" ShapeID="_x0000_i1503" DrawAspect="Content" ObjectID="_1783089818" r:id="rId917"/>
        </w:object>
      </w:r>
      <w:r>
        <w:tab/>
        <w:t>(</w:t>
      </w:r>
      <w:fldSimple w:instr=" SEQ eqn \* MERGEFORMAT ">
        <w:r w:rsidR="00716DC0">
          <w:t>1846</w:t>
        </w:r>
      </w:fldSimple>
      <w:r>
        <w:t>)</w:t>
      </w:r>
    </w:p>
    <w:p w:rsidR="00834EE0" w:rsidRPr="008B1459" w:rsidRDefault="00834EE0" w:rsidP="008B1459">
      <w:pPr>
        <w:pStyle w:val="H6"/>
        <w:rPr>
          <w:rFonts w:hint="eastAsia"/>
          <w:lang w:eastAsia="zh-CN"/>
        </w:rPr>
      </w:pPr>
      <w:bookmarkStart w:id="725" w:name="_Toc393628468"/>
      <w:bookmarkStart w:id="726" w:name="_Toc393726405"/>
      <w:bookmarkStart w:id="727" w:name="_Toc394084571"/>
      <w:bookmarkStart w:id="728" w:name="_Toc394417839"/>
      <w:r w:rsidRPr="008B1459">
        <w:t>6.2.3.2.3</w:t>
      </w:r>
      <w:r w:rsidRPr="008B1459">
        <w:rPr>
          <w:lang w:val="en-US"/>
        </w:rPr>
        <w:t>.</w:t>
      </w:r>
      <w:r w:rsidRPr="008B1459">
        <w:rPr>
          <w:rFonts w:hint="eastAsia"/>
          <w:lang w:val="en-US" w:eastAsia="zh-CN"/>
        </w:rPr>
        <w:t>2</w:t>
      </w:r>
      <w:r w:rsidRPr="008B1459">
        <w:rPr>
          <w:lang w:val="en-US"/>
        </w:rPr>
        <w:t>.</w:t>
      </w:r>
      <w:r w:rsidRPr="008B1459">
        <w:rPr>
          <w:rFonts w:hint="eastAsia"/>
          <w:lang w:val="en-US" w:eastAsia="zh-CN"/>
        </w:rPr>
        <w:t>2</w:t>
      </w:r>
      <w:r w:rsidRPr="008B1459">
        <w:rPr>
          <w:lang w:val="en-US"/>
        </w:rPr>
        <w:tab/>
      </w:r>
      <w:r w:rsidRPr="008B1459">
        <w:rPr>
          <w:rFonts w:hint="eastAsia"/>
          <w:lang w:val="en-US"/>
        </w:rPr>
        <w:t>Calculate</w:t>
      </w:r>
      <w:r w:rsidRPr="008B1459">
        <w:t xml:space="preserve"> </w:t>
      </w:r>
      <w:r w:rsidRPr="008B1459">
        <w:rPr>
          <w:lang w:val="en-US"/>
        </w:rPr>
        <w:t>envelopes</w:t>
      </w:r>
      <w:r w:rsidRPr="008B1459">
        <w:rPr>
          <w:rFonts w:hint="eastAsia"/>
          <w:lang w:val="en-US" w:eastAsia="zh-CN"/>
        </w:rPr>
        <w:t xml:space="preserve"> for excitation </w:t>
      </w:r>
      <w:r w:rsidRPr="008B1459">
        <w:rPr>
          <w:lang w:val="en-US" w:eastAsia="zh-CN"/>
        </w:rPr>
        <w:t>normalization</w:t>
      </w:r>
      <w:bookmarkEnd w:id="725"/>
      <w:bookmarkEnd w:id="726"/>
      <w:bookmarkEnd w:id="727"/>
      <w:bookmarkEnd w:id="728"/>
    </w:p>
    <w:p w:rsidR="00834EE0" w:rsidRPr="004D3F84" w:rsidRDefault="00834EE0" w:rsidP="00834EE0">
      <w:pPr>
        <w:rPr>
          <w:rFonts w:hint="eastAsia"/>
          <w:lang w:val="en-US" w:eastAsia="zh-CN"/>
        </w:rPr>
      </w:pPr>
      <w:r>
        <w:rPr>
          <w:lang w:val="en-US" w:eastAsia="zh-CN"/>
        </w:rPr>
        <w:t>The n</w:t>
      </w:r>
      <w:r>
        <w:rPr>
          <w:rFonts w:hint="eastAsia"/>
          <w:lang w:val="en-US" w:eastAsia="zh-CN"/>
        </w:rPr>
        <w:t>ormalization envelopes</w:t>
      </w:r>
      <w:r>
        <w:rPr>
          <w:lang w:val="en-US" w:eastAsia="zh-CN"/>
        </w:rPr>
        <w:t>,</w:t>
      </w:r>
      <w:r>
        <w:rPr>
          <w:rFonts w:hint="eastAsia"/>
          <w:lang w:val="en-US" w:eastAsia="zh-CN"/>
        </w:rPr>
        <w:t xml:space="preserve"> </w:t>
      </w:r>
      <w:r w:rsidRPr="00313B51">
        <w:rPr>
          <w:position w:val="-14"/>
        </w:rPr>
        <w:object w:dxaOrig="2140" w:dyaOrig="340">
          <v:shape id="_x0000_i1504" type="#_x0000_t75" style="width:106.9pt;height:16.9pt" o:ole="">
            <v:imagedata r:id="rId918" o:title=""/>
          </v:shape>
          <o:OLEObject Type="Embed" ProgID="Equation.3" ShapeID="_x0000_i1504" DrawAspect="Content" ObjectID="_1783089819" r:id="rId919"/>
        </w:object>
      </w:r>
      <w:r>
        <w:rPr>
          <w:rFonts w:hint="eastAsia"/>
          <w:lang w:eastAsia="zh-CN"/>
        </w:rPr>
        <w:t xml:space="preserve"> for each spectr</w:t>
      </w:r>
      <w:r>
        <w:rPr>
          <w:lang w:eastAsia="zh-CN"/>
        </w:rPr>
        <w:t>al</w:t>
      </w:r>
      <w:r>
        <w:rPr>
          <w:rFonts w:hint="eastAsia"/>
          <w:lang w:eastAsia="zh-CN"/>
        </w:rPr>
        <w:t xml:space="preserve"> bin </w:t>
      </w:r>
      <w:r>
        <w:rPr>
          <w:rFonts w:hint="eastAsia"/>
          <w:lang w:val="en-US" w:eastAsia="zh-CN"/>
        </w:rPr>
        <w:t>are calculated as follow:</w:t>
      </w:r>
    </w:p>
    <w:p w:rsidR="00834EE0" w:rsidRPr="004065CA" w:rsidRDefault="00834EE0" w:rsidP="00834EE0">
      <w:pPr>
        <w:pStyle w:val="EQ"/>
        <w:rPr>
          <w:rFonts w:hint="eastAsia"/>
        </w:rPr>
      </w:pPr>
      <w:r>
        <w:tab/>
      </w:r>
      <w:r w:rsidRPr="004065CA">
        <w:rPr>
          <w:position w:val="-124"/>
        </w:rPr>
        <w:object w:dxaOrig="6759" w:dyaOrig="2580">
          <v:shape id="_x0000_i1505" type="#_x0000_t75" style="width:337.9pt;height:128.25pt" o:ole="">
            <v:imagedata r:id="rId920" o:title=""/>
          </v:shape>
          <o:OLEObject Type="Embed" ProgID="Equation.3" ShapeID="_x0000_i1505" DrawAspect="Content" ObjectID="_1783089820" r:id="rId921"/>
        </w:object>
      </w:r>
      <w:r w:rsidRPr="004065CA">
        <w:tab/>
        <w:t>(</w:t>
      </w:r>
      <w:fldSimple w:instr=" SEQ eqn \* MERGEFORMAT ">
        <w:r w:rsidR="00716DC0">
          <w:t>1847</w:t>
        </w:r>
      </w:fldSimple>
      <w:r w:rsidRPr="004065CA">
        <w:t>)</w:t>
      </w:r>
    </w:p>
    <w:p w:rsidR="00834EE0" w:rsidRDefault="00834EE0" w:rsidP="00834EE0">
      <w:pPr>
        <w:pStyle w:val="EQ"/>
        <w:rPr>
          <w:rFonts w:hint="eastAsia"/>
          <w:noProof w:val="0"/>
          <w:lang w:eastAsia="zh-CN"/>
        </w:rPr>
      </w:pPr>
      <w:r>
        <w:rPr>
          <w:noProof w:val="0"/>
        </w:rPr>
        <w:t>The value</w:t>
      </w:r>
      <w:r>
        <w:rPr>
          <w:rFonts w:hint="eastAsia"/>
          <w:noProof w:val="0"/>
        </w:rPr>
        <w:t xml:space="preserve"> </w:t>
      </w:r>
      <w:r w:rsidRPr="00BF2EF3">
        <w:rPr>
          <w:noProof w:val="0"/>
          <w:position w:val="-10"/>
        </w:rPr>
        <w:object w:dxaOrig="1660" w:dyaOrig="340">
          <v:shape id="_x0000_i1506" type="#_x0000_t75" style="width:81.4pt;height:16.9pt" o:ole="">
            <v:imagedata r:id="rId922" o:title=""/>
          </v:shape>
          <o:OLEObject Type="Embed" ProgID="Equation.3" ShapeID="_x0000_i1506" DrawAspect="Content" ObjectID="_1783089821" r:id="rId923"/>
        </w:object>
      </w:r>
      <w:r>
        <w:rPr>
          <w:rFonts w:hint="eastAsia"/>
          <w:noProof w:val="0"/>
        </w:rPr>
        <w:t xml:space="preserve"> </w:t>
      </w:r>
      <w:r>
        <w:rPr>
          <w:noProof w:val="0"/>
        </w:rPr>
        <w:t>are then normalized using the</w:t>
      </w:r>
      <w:r w:rsidRPr="003E7582">
        <w:rPr>
          <w:rFonts w:hint="eastAsia"/>
          <w:noProof w:val="0"/>
        </w:rPr>
        <w:t xml:space="preserve"> </w:t>
      </w:r>
      <w:r w:rsidRPr="00C966D8">
        <w:rPr>
          <w:noProof w:val="0"/>
        </w:rPr>
        <w:t>normalization</w:t>
      </w:r>
      <w:r>
        <w:rPr>
          <w:rFonts w:hint="eastAsia"/>
          <w:noProof w:val="0"/>
        </w:rPr>
        <w:t xml:space="preserve"> envelopes </w:t>
      </w:r>
      <w:r w:rsidRPr="00313B51">
        <w:rPr>
          <w:position w:val="-14"/>
        </w:rPr>
        <w:object w:dxaOrig="2140" w:dyaOrig="340">
          <v:shape id="_x0000_i1507" type="#_x0000_t75" style="width:106.9pt;height:16.9pt" o:ole="">
            <v:imagedata r:id="rId924" o:title=""/>
          </v:shape>
          <o:OLEObject Type="Embed" ProgID="Equation.3" ShapeID="_x0000_i1507" DrawAspect="Content" ObjectID="_1783089822" r:id="rId925"/>
        </w:object>
      </w:r>
      <w:r>
        <w:rPr>
          <w:rFonts w:hint="eastAsia"/>
          <w:lang w:eastAsia="zh-CN"/>
        </w:rPr>
        <w:t xml:space="preserve"> </w:t>
      </w:r>
      <w:r>
        <w:rPr>
          <w:rFonts w:hint="eastAsia"/>
          <w:noProof w:val="0"/>
        </w:rPr>
        <w:t xml:space="preserve">to obtain the normalized </w:t>
      </w:r>
      <w:r>
        <w:rPr>
          <w:noProof w:val="0"/>
        </w:rPr>
        <w:t>coefficients</w:t>
      </w:r>
      <w:r>
        <w:rPr>
          <w:rFonts w:hint="eastAsia"/>
          <w:noProof w:val="0"/>
          <w:lang w:eastAsia="zh-CN"/>
        </w:rPr>
        <w:t xml:space="preserve"> </w:t>
      </w:r>
      <w:r w:rsidRPr="00437F83">
        <w:rPr>
          <w:noProof w:val="0"/>
          <w:position w:val="-14"/>
        </w:rPr>
        <w:object w:dxaOrig="2180" w:dyaOrig="380">
          <v:shape id="_x0000_i1508" type="#_x0000_t75" style="width:106.9pt;height:18.75pt" o:ole="">
            <v:imagedata r:id="rId926" o:title=""/>
          </v:shape>
          <o:OLEObject Type="Embed" ProgID="Equation.3" ShapeID="_x0000_i1508" DrawAspect="Content" ObjectID="_1783089823" r:id="rId927"/>
        </w:object>
      </w:r>
      <w:r>
        <w:rPr>
          <w:rFonts w:hint="eastAsia"/>
          <w:noProof w:val="0"/>
        </w:rPr>
        <w:t>,</w:t>
      </w:r>
    </w:p>
    <w:p w:rsidR="00834EE0" w:rsidRDefault="00834EE0" w:rsidP="00834EE0">
      <w:pPr>
        <w:pStyle w:val="EQ"/>
        <w:ind w:firstLineChars="950" w:firstLine="1900"/>
        <w:rPr>
          <w:rFonts w:hint="eastAsia"/>
          <w:lang w:eastAsia="zh-CN"/>
        </w:rPr>
      </w:pPr>
      <w:r w:rsidRPr="00BF2EF3">
        <w:rPr>
          <w:position w:val="-14"/>
        </w:rPr>
        <w:object w:dxaOrig="4400" w:dyaOrig="380">
          <v:shape id="_x0000_i1509" type="#_x0000_t75" style="width:220.15pt;height:18.75pt" o:ole="">
            <v:imagedata r:id="rId928" o:title=""/>
          </v:shape>
          <o:OLEObject Type="Embed" ProgID="Equation.3" ShapeID="_x0000_i1509" DrawAspect="Content" ObjectID="_1783089824" r:id="rId929"/>
        </w:object>
      </w:r>
      <w:r w:rsidR="008B1459">
        <w:rPr>
          <w:rFonts w:hint="eastAsia"/>
          <w:lang w:val="en-US" w:eastAsia="zh-CN"/>
        </w:rPr>
        <w:tab/>
      </w:r>
      <w:r>
        <w:t>(</w:t>
      </w:r>
      <w:fldSimple w:instr=" SEQ eqn \* MERGEFORMAT ">
        <w:r w:rsidR="00716DC0">
          <w:t>1848</w:t>
        </w:r>
      </w:fldSimple>
      <w:r>
        <w:t>)</w:t>
      </w:r>
    </w:p>
    <w:p w:rsidR="00834EE0" w:rsidRPr="008B1459" w:rsidRDefault="00834EE0" w:rsidP="008B1459">
      <w:pPr>
        <w:pStyle w:val="H6"/>
        <w:rPr>
          <w:rFonts w:hint="eastAsia"/>
          <w:lang w:eastAsia="zh-CN"/>
        </w:rPr>
      </w:pPr>
      <w:bookmarkStart w:id="729" w:name="_Toc393628469"/>
      <w:bookmarkStart w:id="730" w:name="_Toc393726406"/>
      <w:bookmarkStart w:id="731" w:name="_Toc394084572"/>
      <w:bookmarkStart w:id="732" w:name="_Toc394417840"/>
      <w:r w:rsidRPr="008B1459">
        <w:t>6.2.3.2.3</w:t>
      </w:r>
      <w:r w:rsidRPr="008B1459">
        <w:rPr>
          <w:lang w:val="en-US"/>
        </w:rPr>
        <w:t>.</w:t>
      </w:r>
      <w:r w:rsidRPr="008B1459">
        <w:rPr>
          <w:rFonts w:hint="eastAsia"/>
          <w:lang w:val="en-US" w:eastAsia="zh-CN"/>
        </w:rPr>
        <w:t>2</w:t>
      </w:r>
      <w:r w:rsidRPr="008B1459">
        <w:rPr>
          <w:lang w:val="en-US"/>
        </w:rPr>
        <w:t>.</w:t>
      </w:r>
      <w:r w:rsidRPr="008B1459">
        <w:rPr>
          <w:rFonts w:hint="eastAsia"/>
          <w:lang w:val="en-US" w:eastAsia="zh-CN"/>
        </w:rPr>
        <w:t>3</w:t>
      </w:r>
      <w:r w:rsidRPr="008B1459">
        <w:rPr>
          <w:lang w:val="en-US"/>
        </w:rPr>
        <w:tab/>
      </w:r>
      <w:r w:rsidRPr="008B1459">
        <w:rPr>
          <w:rFonts w:hint="eastAsia"/>
          <w:lang w:val="en-US" w:eastAsia="zh-CN"/>
        </w:rPr>
        <w:t>Adaptive excitation generation</w:t>
      </w:r>
      <w:bookmarkEnd w:id="729"/>
      <w:bookmarkEnd w:id="730"/>
      <w:bookmarkEnd w:id="731"/>
      <w:bookmarkEnd w:id="732"/>
    </w:p>
    <w:p w:rsidR="00834EE0" w:rsidRDefault="00834EE0" w:rsidP="00834EE0">
      <w:pPr>
        <w:rPr>
          <w:lang w:eastAsia="zh-CN"/>
        </w:rPr>
      </w:pPr>
      <w:r>
        <w:rPr>
          <w:rFonts w:hint="eastAsia"/>
          <w:lang w:eastAsia="zh-CN"/>
        </w:rPr>
        <w:t>T</w:t>
      </w:r>
      <w:r>
        <w:rPr>
          <w:rFonts w:hint="eastAsia"/>
        </w:rPr>
        <w:t xml:space="preserve">he normalized coefficients in </w:t>
      </w:r>
      <w:r>
        <w:t xml:space="preserve">the </w:t>
      </w:r>
      <w:r>
        <w:rPr>
          <w:rFonts w:hint="eastAsia"/>
        </w:rPr>
        <w:t>frequency range 1500-50</w:t>
      </w:r>
      <w:r>
        <w:rPr>
          <w:rFonts w:hint="eastAsia"/>
          <w:lang w:eastAsia="zh-CN"/>
        </w:rPr>
        <w:t>2</w:t>
      </w:r>
      <w:r>
        <w:rPr>
          <w:rFonts w:hint="eastAsia"/>
        </w:rPr>
        <w:t>5Hz</w:t>
      </w:r>
      <w:r>
        <w:rPr>
          <w:rFonts w:hint="eastAsia"/>
          <w:lang w:eastAsia="zh-CN"/>
        </w:rPr>
        <w:t>, i.e.</w:t>
      </w:r>
      <w:r>
        <w:rPr>
          <w:rFonts w:hint="eastAsia"/>
        </w:rPr>
        <w:t xml:space="preserve"> the</w:t>
      </w:r>
      <w:r>
        <w:rPr>
          <w:rFonts w:hint="eastAsia"/>
          <w:lang w:eastAsia="zh-CN"/>
        </w:rPr>
        <w:t xml:space="preserve"> </w:t>
      </w:r>
      <w:r w:rsidR="006072A1" w:rsidRPr="00017372">
        <w:rPr>
          <w:position w:val="-6"/>
        </w:rPr>
        <w:object w:dxaOrig="1020" w:dyaOrig="320">
          <v:shape id="_x0000_i1510" type="#_x0000_t75" style="width:51pt;height:16.15pt" o:ole="">
            <v:imagedata r:id="rId930" o:title=""/>
          </v:shape>
          <o:OLEObject Type="Embed" ProgID="Equation.3" ShapeID="_x0000_i1510" DrawAspect="Content" ObjectID="_1783089825" r:id="rId931"/>
        </w:object>
      </w:r>
      <w:r>
        <w:rPr>
          <w:rFonts w:hint="eastAsia"/>
          <w:lang w:eastAsia="zh-CN"/>
        </w:rPr>
        <w:t xml:space="preserve"> </w:t>
      </w:r>
      <w:r>
        <w:rPr>
          <w:rFonts w:hint="eastAsia"/>
        </w:rPr>
        <w:t>coefficients</w:t>
      </w:r>
      <w:r>
        <w:t>,</w:t>
      </w:r>
      <w:r>
        <w:rPr>
          <w:rFonts w:hint="eastAsia"/>
        </w:rPr>
        <w:t xml:space="preserve"> </w:t>
      </w:r>
      <w:r>
        <w:rPr>
          <w:rFonts w:hint="eastAsia"/>
          <w:lang w:eastAsia="zh-CN"/>
        </w:rPr>
        <w:t>are</w:t>
      </w:r>
      <w:r>
        <w:rPr>
          <w:rFonts w:hint="eastAsia"/>
        </w:rPr>
        <w:t xml:space="preserve"> </w:t>
      </w:r>
      <w:r>
        <w:rPr>
          <w:rFonts w:hint="eastAsia"/>
          <w:lang w:eastAsia="zh-CN"/>
        </w:rPr>
        <w:t>selected</w:t>
      </w:r>
      <w:r>
        <w:rPr>
          <w:rFonts w:hint="eastAsia"/>
        </w:rPr>
        <w:t xml:space="preserve"> </w:t>
      </w:r>
      <w:r>
        <w:rPr>
          <w:rFonts w:hint="eastAsia"/>
          <w:lang w:eastAsia="zh-CN"/>
        </w:rPr>
        <w:t xml:space="preserve">for </w:t>
      </w:r>
      <w:r>
        <w:rPr>
          <w:lang w:eastAsia="zh-CN"/>
        </w:rPr>
        <w:t xml:space="preserve">the </w:t>
      </w:r>
      <w:r>
        <w:rPr>
          <w:rFonts w:hint="eastAsia"/>
          <w:lang w:eastAsia="zh-CN"/>
        </w:rPr>
        <w:t>excitation calculation. The starting frequency</w:t>
      </w:r>
      <w:r w:rsidR="006072A1">
        <w:rPr>
          <w:rFonts w:hint="eastAsia"/>
          <w:lang w:eastAsia="zh-CN"/>
        </w:rPr>
        <w:t xml:space="preserve"> bin</w:t>
      </w:r>
      <w:r>
        <w:rPr>
          <w:rFonts w:hint="eastAsia"/>
          <w:lang w:eastAsia="zh-CN"/>
        </w:rPr>
        <w:t xml:space="preserve"> of the excitation</w:t>
      </w:r>
      <w:r>
        <w:rPr>
          <w:lang w:eastAsia="zh-CN"/>
        </w:rPr>
        <w:t xml:space="preserve">, </w:t>
      </w:r>
      <w:r w:rsidRPr="00646B9B">
        <w:rPr>
          <w:position w:val="-6"/>
        </w:rPr>
        <w:object w:dxaOrig="340" w:dyaOrig="200">
          <v:shape id="_x0000_i1511" type="#_x0000_t75" style="width:16.9pt;height:10.15pt" o:ole="">
            <v:imagedata r:id="rId932" o:title=""/>
          </v:shape>
          <o:OLEObject Type="Embed" ProgID="Equation.3" ShapeID="_x0000_i1511" DrawAspect="Content" ObjectID="_1783089826" r:id="rId933"/>
        </w:object>
      </w:r>
      <w:r>
        <w:rPr>
          <w:lang w:eastAsia="zh-CN"/>
        </w:rPr>
        <w:t>,</w:t>
      </w:r>
      <w:r>
        <w:rPr>
          <w:rFonts w:hint="eastAsia"/>
          <w:lang w:eastAsia="zh-CN"/>
        </w:rPr>
        <w:t xml:space="preserve"> is </w:t>
      </w:r>
      <w:r>
        <w:rPr>
          <w:lang w:eastAsia="zh-CN"/>
        </w:rPr>
        <w:t>calculated</w:t>
      </w:r>
      <w:r>
        <w:rPr>
          <w:rFonts w:hint="eastAsia"/>
          <w:lang w:eastAsia="zh-CN"/>
        </w:rPr>
        <w:t xml:space="preserve"> as follows,</w:t>
      </w:r>
    </w:p>
    <w:p w:rsidR="00834EE0" w:rsidRPr="00DF180B" w:rsidRDefault="00834EE0" w:rsidP="00834EE0">
      <w:pPr>
        <w:pStyle w:val="EQ"/>
      </w:pPr>
      <w:r>
        <w:tab/>
      </w:r>
      <w:r w:rsidRPr="00656A45">
        <w:rPr>
          <w:position w:val="-34"/>
        </w:rPr>
        <w:object w:dxaOrig="8660" w:dyaOrig="780">
          <v:shape id="_x0000_i1512" type="#_x0000_t75" style="width:433.15pt;height:39pt" o:ole="">
            <v:imagedata r:id="rId934" o:title=""/>
          </v:shape>
          <o:OLEObject Type="Embed" ProgID="Equation.3" ShapeID="_x0000_i1512" DrawAspect="Content" ObjectID="_1783089827" r:id="rId935"/>
        </w:object>
      </w:r>
      <w:r>
        <w:tab/>
        <w:t>(</w:t>
      </w:r>
      <w:fldSimple w:instr=" SEQ eqn \* MERGEFORMAT ">
        <w:r w:rsidR="00716DC0">
          <w:t>1849</w:t>
        </w:r>
      </w:fldSimple>
      <w:r>
        <w:t>)</w:t>
      </w:r>
    </w:p>
    <w:p w:rsidR="00834EE0" w:rsidRDefault="00834EE0" w:rsidP="00834EE0">
      <w:pPr>
        <w:rPr>
          <w:rFonts w:hint="eastAsia"/>
          <w:lang w:eastAsia="zh-CN"/>
        </w:rPr>
      </w:pPr>
      <w:r>
        <w:t>The</w:t>
      </w:r>
      <w:r>
        <w:rPr>
          <w:rFonts w:hint="eastAsia"/>
        </w:rPr>
        <w:t xml:space="preserve"> </w:t>
      </w:r>
      <w:r>
        <w:rPr>
          <w:rFonts w:hint="eastAsia"/>
          <w:lang w:eastAsia="zh-CN"/>
        </w:rPr>
        <w:t>selected</w:t>
      </w:r>
      <w:r>
        <w:rPr>
          <w:rFonts w:hint="eastAsia"/>
        </w:rPr>
        <w:t xml:space="preserve"> low frequency normalized coefficients </w:t>
      </w:r>
      <w:r>
        <w:t xml:space="preserve">from which </w:t>
      </w:r>
      <w:r>
        <w:rPr>
          <w:rFonts w:hint="eastAsia"/>
          <w:lang w:eastAsia="zh-CN"/>
        </w:rPr>
        <w:t xml:space="preserve">the </w:t>
      </w:r>
      <w:r w:rsidRPr="00C6204D">
        <w:rPr>
          <w:rFonts w:hint="eastAsia"/>
        </w:rPr>
        <w:t>re-constructed higher band coefficients</w:t>
      </w:r>
      <w:r>
        <w:rPr>
          <w:rFonts w:hint="eastAsia"/>
        </w:rPr>
        <w:t xml:space="preserve"> </w:t>
      </w:r>
      <w:r w:rsidRPr="00A2449C">
        <w:rPr>
          <w:position w:val="-14"/>
        </w:rPr>
        <w:object w:dxaOrig="880" w:dyaOrig="380">
          <v:shape id="_x0000_i1513" type="#_x0000_t75" style="width:43.9pt;height:19.15pt" o:ole="">
            <v:imagedata r:id="rId936" o:title=""/>
          </v:shape>
          <o:OLEObject Type="Embed" ProgID="Equation.3" ShapeID="_x0000_i1513" DrawAspect="Content" ObjectID="_1783089828" r:id="rId937"/>
        </w:object>
      </w:r>
      <w:r>
        <w:rPr>
          <w:rFonts w:hint="eastAsia"/>
          <w:lang w:eastAsia="zh-CN"/>
        </w:rPr>
        <w:t xml:space="preserve"> </w:t>
      </w:r>
      <w:r>
        <w:t>are obtained are copied to the high band</w:t>
      </w:r>
      <w:r>
        <w:rPr>
          <w:rFonts w:hint="eastAsia"/>
        </w:rPr>
        <w:t xml:space="preserve"> start</w:t>
      </w:r>
      <w:r>
        <w:rPr>
          <w:rFonts w:hint="eastAsia"/>
          <w:lang w:eastAsia="zh-CN"/>
        </w:rPr>
        <w:t>ing</w:t>
      </w:r>
      <w:r>
        <w:rPr>
          <w:rFonts w:hint="eastAsia"/>
        </w:rPr>
        <w:t xml:space="preserve"> </w:t>
      </w:r>
      <w:r>
        <w:t>at frequency,</w:t>
      </w:r>
      <w:r w:rsidRPr="005258CA">
        <w:t xml:space="preserve"> </w:t>
      </w:r>
      <w:r w:rsidRPr="0023158B">
        <w:rPr>
          <w:position w:val="-6"/>
        </w:rPr>
        <w:object w:dxaOrig="320" w:dyaOrig="240">
          <v:shape id="_x0000_i1514" type="#_x0000_t75" style="width:16.15pt;height:12pt" o:ole="">
            <v:imagedata r:id="rId938" o:title=""/>
          </v:shape>
          <o:OLEObject Type="Embed" ProgID="Equation.3" ShapeID="_x0000_i1514" DrawAspect="Content" ObjectID="_1783089829" r:id="rId939"/>
        </w:object>
      </w:r>
      <w:r>
        <w:t xml:space="preserve"> , as follows</w:t>
      </w:r>
    </w:p>
    <w:p w:rsidR="00834EE0" w:rsidRDefault="00834EE0" w:rsidP="00834EE0">
      <w:pPr>
        <w:pStyle w:val="EQ"/>
        <w:rPr>
          <w:rFonts w:hint="eastAsia"/>
          <w:lang w:eastAsia="zh-CN"/>
        </w:rPr>
      </w:pPr>
      <w:r>
        <w:tab/>
      </w:r>
      <w:r w:rsidRPr="00A2449C">
        <w:rPr>
          <w:position w:val="-14"/>
        </w:rPr>
        <w:object w:dxaOrig="2760" w:dyaOrig="380">
          <v:shape id="_x0000_i1515" type="#_x0000_t75" style="width:138pt;height:19.15pt" o:ole="">
            <v:imagedata r:id="rId940" o:title=""/>
          </v:shape>
          <o:OLEObject Type="Embed" ProgID="Equation.3" ShapeID="_x0000_i1515" DrawAspect="Content" ObjectID="_1783089830" r:id="rId941"/>
        </w:object>
      </w:r>
      <w:r>
        <w:tab/>
        <w:t>(</w:t>
      </w:r>
      <w:fldSimple w:instr=" SEQ eqn \* MERGEFORMAT ">
        <w:r w:rsidR="00716DC0">
          <w:t>1850</w:t>
        </w:r>
      </w:fldSimple>
      <w:r>
        <w:t>)</w:t>
      </w:r>
    </w:p>
    <w:p w:rsidR="00834EE0" w:rsidRPr="004578A1" w:rsidRDefault="00834EE0" w:rsidP="00834EE0">
      <w:pPr>
        <w:rPr>
          <w:rFonts w:hint="eastAsia"/>
          <w:lang w:eastAsia="zh-CN"/>
        </w:rPr>
      </w:pPr>
      <w:r>
        <w:rPr>
          <w:lang w:eastAsia="zh-CN"/>
        </w:rPr>
        <w:t>T</w:t>
      </w:r>
      <w:r>
        <w:rPr>
          <w:rFonts w:hint="eastAsia"/>
          <w:lang w:eastAsia="zh-CN"/>
        </w:rPr>
        <w:t xml:space="preserve">he low </w:t>
      </w:r>
      <w:r>
        <w:rPr>
          <w:rFonts w:hint="eastAsia"/>
        </w:rPr>
        <w:t>frequency normalized coefficients</w:t>
      </w:r>
      <w:r>
        <w:rPr>
          <w:rFonts w:hint="eastAsia"/>
          <w:lang w:eastAsia="zh-CN"/>
        </w:rPr>
        <w:t xml:space="preserve"> </w:t>
      </w:r>
      <w:r>
        <w:rPr>
          <w:lang w:eastAsia="zh-CN"/>
        </w:rPr>
        <w:t>may in practice</w:t>
      </w:r>
      <w:r>
        <w:rPr>
          <w:rFonts w:hint="eastAsia"/>
          <w:lang w:eastAsia="zh-CN"/>
        </w:rPr>
        <w:t xml:space="preserve"> be copied </w:t>
      </w:r>
      <w:r w:rsidR="006072A1">
        <w:rPr>
          <w:rFonts w:hint="eastAsia"/>
          <w:lang w:eastAsia="zh-CN"/>
        </w:rPr>
        <w:t xml:space="preserve">N </w:t>
      </w:r>
      <w:r>
        <w:rPr>
          <w:rFonts w:hint="eastAsia"/>
          <w:lang w:eastAsia="zh-CN"/>
        </w:rPr>
        <w:t xml:space="preserve">times </w:t>
      </w:r>
      <w:r w:rsidRPr="00E5114E">
        <w:t>as a circular buffer</w:t>
      </w:r>
      <w:r>
        <w:rPr>
          <w:rFonts w:hint="eastAsia"/>
          <w:lang w:eastAsia="zh-CN"/>
        </w:rPr>
        <w:t xml:space="preserve"> </w:t>
      </w:r>
      <w:r>
        <w:rPr>
          <w:lang w:eastAsia="zh-CN"/>
        </w:rPr>
        <w:t xml:space="preserve">in order </w:t>
      </w:r>
      <w:r>
        <w:rPr>
          <w:rFonts w:hint="eastAsia"/>
          <w:lang w:eastAsia="zh-CN"/>
        </w:rPr>
        <w:t xml:space="preserve">to fill in the </w:t>
      </w:r>
      <w:r w:rsidRPr="00C6204D">
        <w:rPr>
          <w:rFonts w:hint="eastAsia"/>
        </w:rPr>
        <w:t>re-constructed higher band</w:t>
      </w:r>
      <w:r>
        <w:rPr>
          <w:rFonts w:hint="eastAsia"/>
          <w:lang w:eastAsia="zh-CN"/>
        </w:rPr>
        <w:t>s</w:t>
      </w:r>
      <w:r w:rsidR="006072A1">
        <w:rPr>
          <w:rFonts w:hint="eastAsia"/>
          <w:lang w:eastAsia="zh-CN"/>
        </w:rPr>
        <w:t>, where N can be a decimal fraction</w:t>
      </w:r>
      <w:r>
        <w:rPr>
          <w:rFonts w:hint="eastAsia"/>
          <w:lang w:eastAsia="zh-CN"/>
        </w:rPr>
        <w:t>.</w:t>
      </w:r>
    </w:p>
    <w:p w:rsidR="00834EE0" w:rsidRPr="008B1459" w:rsidRDefault="00834EE0" w:rsidP="008B1459">
      <w:pPr>
        <w:pStyle w:val="H6"/>
        <w:rPr>
          <w:rFonts w:hint="eastAsia"/>
          <w:lang w:eastAsia="zh-CN"/>
        </w:rPr>
      </w:pPr>
      <w:bookmarkStart w:id="733" w:name="_Toc393628470"/>
      <w:bookmarkStart w:id="734" w:name="_Toc393726407"/>
      <w:bookmarkStart w:id="735" w:name="_Toc394084573"/>
      <w:bookmarkStart w:id="736" w:name="_Toc394417841"/>
      <w:r w:rsidRPr="008B1459">
        <w:t>6.2.3.2.3</w:t>
      </w:r>
      <w:r w:rsidRPr="008B1459">
        <w:rPr>
          <w:lang w:val="en-US"/>
        </w:rPr>
        <w:t>.</w:t>
      </w:r>
      <w:r w:rsidRPr="008B1459">
        <w:rPr>
          <w:lang w:val="en-US" w:eastAsia="zh-CN"/>
        </w:rPr>
        <w:t>2</w:t>
      </w:r>
      <w:r w:rsidRPr="008B1459">
        <w:t>.</w:t>
      </w:r>
      <w:r w:rsidRPr="008B1459">
        <w:rPr>
          <w:lang w:val="en-US"/>
        </w:rPr>
        <w:t>4</w:t>
      </w:r>
      <w:r w:rsidRPr="008B1459">
        <w:rPr>
          <w:lang w:val="en-US"/>
        </w:rPr>
        <w:tab/>
        <w:t>W</w:t>
      </w:r>
      <w:r w:rsidRPr="008B1459">
        <w:rPr>
          <w:rFonts w:hint="eastAsia"/>
          <w:lang w:val="en-US"/>
        </w:rPr>
        <w:t>eight</w:t>
      </w:r>
      <w:r w:rsidRPr="008B1459">
        <w:rPr>
          <w:rFonts w:hint="eastAsia"/>
          <w:lang w:val="en-US" w:eastAsia="zh-CN"/>
        </w:rPr>
        <w:t>ing</w:t>
      </w:r>
      <w:r w:rsidRPr="008B1459">
        <w:rPr>
          <w:rFonts w:hint="eastAsia"/>
          <w:lang w:val="en-US"/>
        </w:rPr>
        <w:t xml:space="preserve"> the re-constructed higher band coefficients and random noise</w:t>
      </w:r>
      <w:bookmarkEnd w:id="733"/>
      <w:bookmarkEnd w:id="734"/>
      <w:bookmarkEnd w:id="735"/>
      <w:bookmarkEnd w:id="736"/>
    </w:p>
    <w:p w:rsidR="00834EE0" w:rsidRDefault="00834EE0" w:rsidP="00834EE0">
      <w:pPr>
        <w:rPr>
          <w:rFonts w:hint="eastAsia"/>
          <w:lang w:eastAsia="zh-CN"/>
        </w:rPr>
      </w:pPr>
      <w:r>
        <w:rPr>
          <w:lang w:eastAsia="zh-CN"/>
        </w:rPr>
        <w:t>The</w:t>
      </w:r>
      <w:r w:rsidRPr="00C6204D">
        <w:rPr>
          <w:rFonts w:hint="eastAsia"/>
        </w:rPr>
        <w:t xml:space="preserve"> </w:t>
      </w:r>
      <w:r>
        <w:rPr>
          <w:rFonts w:hint="eastAsia"/>
          <w:lang w:eastAsia="zh-CN"/>
        </w:rPr>
        <w:t xml:space="preserve">envelopes </w:t>
      </w:r>
      <w:r w:rsidRPr="00F50207">
        <w:rPr>
          <w:position w:val="-10"/>
        </w:rPr>
        <w:object w:dxaOrig="760" w:dyaOrig="340">
          <v:shape id="_x0000_i1516" type="#_x0000_t75" style="width:37.9pt;height:16.9pt" o:ole="">
            <v:imagedata r:id="rId942" o:title=""/>
          </v:shape>
          <o:OLEObject Type="Embed" ProgID="Equation.3" ShapeID="_x0000_i1516" DrawAspect="Content" ObjectID="_1783089831" r:id="rId943"/>
        </w:object>
      </w:r>
      <w:r>
        <w:rPr>
          <w:rFonts w:hint="eastAsia"/>
          <w:lang w:eastAsia="zh-CN"/>
        </w:rPr>
        <w:t xml:space="preserve"> of the </w:t>
      </w:r>
      <w:r w:rsidRPr="00C6204D">
        <w:rPr>
          <w:rFonts w:hint="eastAsia"/>
        </w:rPr>
        <w:t>re-constructed higher band coefficients</w:t>
      </w:r>
      <w:r>
        <w:rPr>
          <w:rFonts w:hint="eastAsia"/>
          <w:lang w:eastAsia="zh-CN"/>
        </w:rPr>
        <w:t xml:space="preserve"> </w:t>
      </w:r>
      <w:r>
        <w:rPr>
          <w:lang w:eastAsia="zh-CN"/>
        </w:rPr>
        <w:t xml:space="preserve">are calculated </w:t>
      </w:r>
      <w:r>
        <w:rPr>
          <w:rFonts w:hint="eastAsia"/>
          <w:lang w:eastAsia="zh-CN"/>
        </w:rPr>
        <w:t xml:space="preserve">according to the band structure </w:t>
      </w:r>
      <w:r>
        <w:rPr>
          <w:lang w:eastAsia="zh-CN"/>
        </w:rPr>
        <w:t xml:space="preserve">given </w:t>
      </w:r>
      <w:r w:rsidRPr="00855C10">
        <w:rPr>
          <w:rFonts w:hint="eastAsia"/>
          <w:lang w:eastAsia="zh-CN"/>
        </w:rPr>
        <w:t xml:space="preserve">in </w:t>
      </w:r>
      <w:r w:rsidR="00025A25" w:rsidRPr="00855C10">
        <w:rPr>
          <w:rFonts w:hint="eastAsia"/>
          <w:lang w:eastAsia="zh-CN"/>
        </w:rPr>
        <w:t>table</w:t>
      </w:r>
      <w:r w:rsidRPr="00855C10">
        <w:rPr>
          <w:rFonts w:hint="eastAsia"/>
          <w:lang w:eastAsia="zh-CN"/>
        </w:rPr>
        <w:t xml:space="preserve"> </w:t>
      </w:r>
      <w:r w:rsidR="00342378">
        <w:rPr>
          <w:lang w:eastAsia="zh-CN"/>
        </w:rPr>
        <w:t>129</w:t>
      </w:r>
      <w:r w:rsidRPr="00855C10">
        <w:rPr>
          <w:rFonts w:hint="eastAsia"/>
          <w:lang w:eastAsia="zh-CN"/>
        </w:rPr>
        <w:t>, a</w:t>
      </w:r>
      <w:r w:rsidRPr="00855C10">
        <w:rPr>
          <w:rFonts w:hint="eastAsia"/>
        </w:rPr>
        <w:t>nd</w:t>
      </w:r>
      <w:r w:rsidRPr="00C6204D">
        <w:rPr>
          <w:rFonts w:hint="eastAsia"/>
        </w:rPr>
        <w:t xml:space="preserve"> </w:t>
      </w:r>
      <w:r>
        <w:rPr>
          <w:rFonts w:hint="eastAsia"/>
          <w:lang w:eastAsia="zh-CN"/>
        </w:rPr>
        <w:t xml:space="preserve">then </w:t>
      </w:r>
      <w:r w:rsidRPr="00C6204D">
        <w:rPr>
          <w:rFonts w:hint="eastAsia"/>
        </w:rPr>
        <w:t xml:space="preserve">the re-constructed higher band signal </w:t>
      </w:r>
      <w:r>
        <w:t xml:space="preserve">is </w:t>
      </w:r>
      <w:r w:rsidRPr="00C6204D">
        <w:rPr>
          <w:rFonts w:hint="eastAsia"/>
        </w:rPr>
        <w:t>weight</w:t>
      </w:r>
      <w:r>
        <w:t>ed</w:t>
      </w:r>
      <w:r w:rsidRPr="00C6204D">
        <w:rPr>
          <w:rFonts w:hint="eastAsia"/>
        </w:rPr>
        <w:t xml:space="preserve"> and random noise</w:t>
      </w:r>
      <w:r>
        <w:t xml:space="preserve"> added</w:t>
      </w:r>
      <w:r w:rsidRPr="00C6204D">
        <w:rPr>
          <w:rFonts w:hint="eastAsia"/>
        </w:rPr>
        <w:t>.</w:t>
      </w:r>
    </w:p>
    <w:p w:rsidR="00834EE0" w:rsidRDefault="00834EE0" w:rsidP="00834EE0">
      <w:pPr>
        <w:pStyle w:val="EQ"/>
        <w:rPr>
          <w:rFonts w:hint="eastAsia"/>
          <w:lang w:eastAsia="zh-CN"/>
        </w:rPr>
      </w:pPr>
      <w:r>
        <w:tab/>
      </w:r>
      <w:r w:rsidRPr="00F630C1">
        <w:rPr>
          <w:position w:val="-14"/>
        </w:rPr>
        <w:object w:dxaOrig="6360" w:dyaOrig="400">
          <v:shape id="_x0000_i1517" type="#_x0000_t75" style="width:318pt;height:19.9pt" o:ole="">
            <v:imagedata r:id="rId944" o:title=""/>
          </v:shape>
          <o:OLEObject Type="Embed" ProgID="Equation.3" ShapeID="_x0000_i1517" DrawAspect="Content" ObjectID="_1783089832" r:id="rId945"/>
        </w:object>
      </w:r>
      <w:r>
        <w:tab/>
        <w:t>(</w:t>
      </w:r>
      <w:fldSimple w:instr=" SEQ eqn \* MERGEFORMAT ">
        <w:r w:rsidR="00716DC0">
          <w:t>1851</w:t>
        </w:r>
      </w:fldSimple>
      <w:r>
        <w:t>)</w:t>
      </w:r>
    </w:p>
    <w:p w:rsidR="00834EE0" w:rsidRDefault="00834EE0" w:rsidP="00834EE0">
      <w:pPr>
        <w:rPr>
          <w:rFonts w:hint="eastAsia"/>
          <w:lang w:eastAsia="zh-CN"/>
        </w:rPr>
      </w:pPr>
      <w:r>
        <w:rPr>
          <w:lang w:eastAsia="zh-CN"/>
        </w:rPr>
        <w:t>Where</w:t>
      </w:r>
      <w:r w:rsidRPr="00F630C1">
        <w:rPr>
          <w:position w:val="-14"/>
        </w:rPr>
        <w:object w:dxaOrig="2340" w:dyaOrig="340">
          <v:shape id="_x0000_i1518" type="#_x0000_t75" style="width:114.75pt;height:16.9pt" o:ole="">
            <v:imagedata r:id="rId946" o:title=""/>
          </v:shape>
          <o:OLEObject Type="Embed" ProgID="Equation.3" ShapeID="_x0000_i1518" DrawAspect="Content" ObjectID="_1783089833" r:id="rId947"/>
        </w:object>
      </w:r>
      <w:r>
        <w:rPr>
          <w:rFonts w:hint="eastAsia"/>
          <w:lang w:eastAsia="zh-CN"/>
        </w:rPr>
        <w:t xml:space="preserve"> and </w:t>
      </w:r>
      <w:r w:rsidRPr="00A23362">
        <w:rPr>
          <w:position w:val="-10"/>
        </w:rPr>
        <w:object w:dxaOrig="1860" w:dyaOrig="300">
          <v:shape id="_x0000_i1519" type="#_x0000_t75" style="width:91.15pt;height:15pt" o:ole="">
            <v:imagedata r:id="rId948" o:title=""/>
          </v:shape>
          <o:OLEObject Type="Embed" ProgID="Equation.3" ShapeID="_x0000_i1519" DrawAspect="Content" ObjectID="_1783089834" r:id="rId949"/>
        </w:object>
      </w:r>
      <w:r>
        <w:rPr>
          <w:rFonts w:hint="eastAsia"/>
          <w:lang w:eastAsia="zh-CN"/>
        </w:rPr>
        <w:t>.</w:t>
      </w:r>
    </w:p>
    <w:p w:rsidR="00834EE0" w:rsidRDefault="00834EE0" w:rsidP="00834EE0">
      <w:pPr>
        <w:rPr>
          <w:rFonts w:hint="eastAsia"/>
          <w:lang w:eastAsia="zh-CN"/>
        </w:rPr>
      </w:pPr>
      <w:r>
        <w:t>T</w:t>
      </w:r>
      <w:r>
        <w:rPr>
          <w:rFonts w:hint="eastAsia"/>
        </w:rPr>
        <w:t>he weight</w:t>
      </w:r>
      <w:r>
        <w:rPr>
          <w:rFonts w:hint="eastAsia"/>
          <w:lang w:eastAsia="zh-CN"/>
        </w:rPr>
        <w:t>ing</w:t>
      </w:r>
      <w:r>
        <w:rPr>
          <w:rFonts w:hint="eastAsia"/>
        </w:rPr>
        <w:t xml:space="preserve"> </w:t>
      </w:r>
      <w:r>
        <w:rPr>
          <w:rFonts w:hint="eastAsia"/>
          <w:lang w:eastAsia="zh-CN"/>
        </w:rPr>
        <w:t>factor</w:t>
      </w:r>
      <w:r>
        <w:t xml:space="preserve"> for</w:t>
      </w:r>
      <w:r>
        <w:rPr>
          <w:rFonts w:hint="eastAsia"/>
        </w:rPr>
        <w:t xml:space="preserve"> the </w:t>
      </w:r>
      <w:r w:rsidRPr="00C6204D">
        <w:rPr>
          <w:rFonts w:hint="eastAsia"/>
        </w:rPr>
        <w:t>normalized re-constructed higher band signal</w:t>
      </w:r>
      <w:r>
        <w:t xml:space="preserve">, </w:t>
      </w:r>
      <w:r w:rsidRPr="00AF1BB3">
        <w:rPr>
          <w:position w:val="-6"/>
        </w:rPr>
        <w:object w:dxaOrig="220" w:dyaOrig="200">
          <v:shape id="_x0000_i1520" type="#_x0000_t75" style="width:10.9pt;height:10.15pt" o:ole="">
            <v:imagedata r:id="rId950" o:title=""/>
          </v:shape>
          <o:OLEObject Type="Embed" ProgID="Equation.3" ShapeID="_x0000_i1520" DrawAspect="Content" ObjectID="_1783089835" r:id="rId951"/>
        </w:object>
      </w:r>
      <w:r>
        <w:t>,</w:t>
      </w:r>
      <w:r>
        <w:rPr>
          <w:rFonts w:hint="eastAsia"/>
        </w:rPr>
        <w:t xml:space="preserve"> is</w:t>
      </w:r>
    </w:p>
    <w:p w:rsidR="00834EE0" w:rsidRPr="00DF180B" w:rsidRDefault="00834EE0" w:rsidP="00834EE0">
      <w:pPr>
        <w:pStyle w:val="EQ"/>
      </w:pPr>
      <w:r>
        <w:tab/>
      </w:r>
      <w:r w:rsidRPr="00A2449C">
        <w:rPr>
          <w:position w:val="-16"/>
        </w:rPr>
        <w:object w:dxaOrig="1719" w:dyaOrig="420">
          <v:shape id="_x0000_i1521" type="#_x0000_t75" style="width:85.9pt;height:21pt" o:ole="">
            <v:imagedata r:id="rId952" o:title=""/>
          </v:shape>
          <o:OLEObject Type="Embed" ProgID="Equation.3" ShapeID="_x0000_i1521" DrawAspect="Content" ObjectID="_1783089836" r:id="rId953"/>
        </w:object>
      </w:r>
      <w:r>
        <w:tab/>
        <w:t>(</w:t>
      </w:r>
      <w:fldSimple w:instr=" SEQ eqn \* MERGEFORMAT ">
        <w:r w:rsidR="00716DC0">
          <w:t>1852</w:t>
        </w:r>
      </w:fldSimple>
      <w:r>
        <w:t>)</w:t>
      </w:r>
    </w:p>
    <w:p w:rsidR="00834EE0" w:rsidRDefault="00834EE0" w:rsidP="00834EE0">
      <w:pPr>
        <w:rPr>
          <w:rFonts w:hint="eastAsia"/>
          <w:lang w:eastAsia="zh-CN"/>
        </w:rPr>
      </w:pPr>
      <w:r>
        <w:t>T</w:t>
      </w:r>
      <w:r>
        <w:rPr>
          <w:rFonts w:hint="eastAsia"/>
        </w:rPr>
        <w:t>he weight</w:t>
      </w:r>
      <w:r>
        <w:t>ing</w:t>
      </w:r>
      <w:r>
        <w:rPr>
          <w:rFonts w:hint="eastAsia"/>
        </w:rPr>
        <w:t xml:space="preserve"> value of the </w:t>
      </w:r>
      <w:r w:rsidRPr="00C6204D">
        <w:rPr>
          <w:rFonts w:hint="eastAsia"/>
        </w:rPr>
        <w:t>normalized re-constructed higher band signal</w:t>
      </w:r>
      <w:r>
        <w:t xml:space="preserve">, </w:t>
      </w:r>
      <w:r w:rsidRPr="00AF1BB3">
        <w:rPr>
          <w:position w:val="-10"/>
        </w:rPr>
        <w:object w:dxaOrig="220" w:dyaOrig="279">
          <v:shape id="_x0000_i1522" type="#_x0000_t75" style="width:10.9pt;height:13.9pt" o:ole="">
            <v:imagedata r:id="rId954" o:title=""/>
          </v:shape>
          <o:OLEObject Type="Embed" ProgID="Equation.3" ShapeID="_x0000_i1522" DrawAspect="Content" ObjectID="_1783089837" r:id="rId955"/>
        </w:object>
      </w:r>
      <w:r>
        <w:t>,</w:t>
      </w:r>
      <w:r>
        <w:rPr>
          <w:rFonts w:hint="eastAsia"/>
        </w:rPr>
        <w:t xml:space="preserve"> is</w:t>
      </w:r>
    </w:p>
    <w:p w:rsidR="00834EE0" w:rsidRPr="00DF180B" w:rsidRDefault="00834EE0" w:rsidP="00834EE0">
      <w:pPr>
        <w:pStyle w:val="EQ"/>
      </w:pPr>
      <w:r>
        <w:tab/>
      </w:r>
      <w:r w:rsidRPr="00A2449C">
        <w:rPr>
          <w:position w:val="-16"/>
        </w:rPr>
        <w:object w:dxaOrig="1740" w:dyaOrig="420">
          <v:shape id="_x0000_i1523" type="#_x0000_t75" style="width:87pt;height:21pt" o:ole="">
            <v:imagedata r:id="rId956" o:title=""/>
          </v:shape>
          <o:OLEObject Type="Embed" ProgID="Equation.3" ShapeID="_x0000_i1523" DrawAspect="Content" ObjectID="_1783089838" r:id="rId957"/>
        </w:object>
      </w:r>
      <w:r>
        <w:tab/>
        <w:t>(</w:t>
      </w:r>
      <w:fldSimple w:instr=" SEQ eqn \* MERGEFORMAT ">
        <w:r w:rsidR="00716DC0">
          <w:t>1853</w:t>
        </w:r>
      </w:fldSimple>
      <w:r>
        <w:t>)</w:t>
      </w:r>
    </w:p>
    <w:p w:rsidR="00834EE0" w:rsidRDefault="00834EE0" w:rsidP="00834EE0">
      <w:pPr>
        <w:rPr>
          <w:rFonts w:hint="eastAsia"/>
          <w:lang w:eastAsia="zh-CN"/>
        </w:rPr>
      </w:pPr>
      <w:r>
        <w:t>where t</w:t>
      </w:r>
      <w:r>
        <w:rPr>
          <w:rFonts w:hint="eastAsia"/>
        </w:rPr>
        <w:t>he</w:t>
      </w:r>
      <w:r>
        <w:rPr>
          <w:rFonts w:hint="eastAsia"/>
          <w:lang w:eastAsia="zh-CN"/>
        </w:rPr>
        <w:t xml:space="preserve"> noise level </w:t>
      </w:r>
      <w:r w:rsidRPr="000F6BE8">
        <w:rPr>
          <w:position w:val="-14"/>
        </w:rPr>
        <w:object w:dxaOrig="980" w:dyaOrig="340">
          <v:shape id="_x0000_i1524" type="#_x0000_t75" style="width:48pt;height:16.9pt" o:ole="">
            <v:imagedata r:id="rId958" o:title=""/>
          </v:shape>
          <o:OLEObject Type="Embed" ProgID="Equation.3" ShapeID="_x0000_i1524" DrawAspect="Content" ObjectID="_1783089839" r:id="rId959"/>
        </w:object>
      </w:r>
      <w:r>
        <w:rPr>
          <w:rFonts w:hint="eastAsia"/>
        </w:rPr>
        <w:t xml:space="preserve"> </w:t>
      </w:r>
      <w:r>
        <w:rPr>
          <w:rFonts w:hint="eastAsia"/>
          <w:lang w:eastAsia="zh-CN"/>
        </w:rPr>
        <w:t>is estimated</w:t>
      </w:r>
      <w:r>
        <w:rPr>
          <w:rFonts w:hint="eastAsia"/>
        </w:rPr>
        <w:t xml:space="preserve"> as follows:</w:t>
      </w:r>
    </w:p>
    <w:p w:rsidR="00834EE0" w:rsidRPr="00DF180B" w:rsidRDefault="00834EE0" w:rsidP="00834EE0">
      <w:pPr>
        <w:pStyle w:val="EQ"/>
      </w:pPr>
      <w:r>
        <w:tab/>
      </w:r>
      <w:r w:rsidRPr="00A2449C">
        <w:rPr>
          <w:position w:val="-14"/>
        </w:rPr>
        <w:object w:dxaOrig="5679" w:dyaOrig="380">
          <v:shape id="_x0000_i1525" type="#_x0000_t75" style="width:283.9pt;height:19.15pt" o:ole="">
            <v:imagedata r:id="rId960" o:title=""/>
          </v:shape>
          <o:OLEObject Type="Embed" ProgID="Equation.3" ShapeID="_x0000_i1525" DrawAspect="Content" ObjectID="_1783089840" r:id="rId961"/>
        </w:object>
      </w:r>
      <w:r>
        <w:tab/>
        <w:t>(</w:t>
      </w:r>
      <w:fldSimple w:instr=" SEQ eqn \* MERGEFORMAT ">
        <w:r w:rsidR="00716DC0">
          <w:t>1854</w:t>
        </w:r>
      </w:fldSimple>
      <w:r>
        <w:t>)</w:t>
      </w:r>
    </w:p>
    <w:p w:rsidR="00834EE0" w:rsidRDefault="00834EE0" w:rsidP="00834EE0">
      <w:pPr>
        <w:rPr>
          <w:rFonts w:hint="eastAsia"/>
          <w:lang w:eastAsia="zh-CN"/>
        </w:rPr>
      </w:pPr>
      <w:r>
        <w:t>and</w:t>
      </w:r>
      <w:r>
        <w:rPr>
          <w:rFonts w:hint="eastAsia"/>
        </w:rPr>
        <w:t xml:space="preserve"> the sum of </w:t>
      </w:r>
      <w:r>
        <w:t xml:space="preserve">the </w:t>
      </w:r>
      <w:r w:rsidRPr="006E5C42">
        <w:t>difference</w:t>
      </w:r>
      <w:r>
        <w:rPr>
          <w:rFonts w:hint="eastAsia"/>
        </w:rPr>
        <w:t>s</w:t>
      </w:r>
      <w:r w:rsidRPr="006E5C42">
        <w:t xml:space="preserve"> between the consecutive </w:t>
      </w:r>
      <w:r>
        <w:rPr>
          <w:rFonts w:hint="eastAsia"/>
        </w:rPr>
        <w:t xml:space="preserve">norms </w:t>
      </w:r>
      <w:r w:rsidRPr="009B7EDB">
        <w:rPr>
          <w:position w:val="-14"/>
        </w:rPr>
        <w:object w:dxaOrig="1300" w:dyaOrig="380">
          <v:shape id="_x0000_i1526" type="#_x0000_t75" style="width:63.75pt;height:18.75pt" o:ole="">
            <v:imagedata r:id="rId962" o:title=""/>
          </v:shape>
          <o:OLEObject Type="Embed" ProgID="Equation.3" ShapeID="_x0000_i1526" DrawAspect="Content" ObjectID="_1783089841" r:id="rId963"/>
        </w:object>
      </w:r>
      <w:r>
        <w:rPr>
          <w:rFonts w:hint="eastAsia"/>
        </w:rPr>
        <w:t xml:space="preserve"> and the sum of the norms</w:t>
      </w:r>
      <w:r w:rsidRPr="009B7EDB">
        <w:rPr>
          <w:position w:val="-14"/>
        </w:rPr>
        <w:object w:dxaOrig="920" w:dyaOrig="380">
          <v:shape id="_x0000_i1527" type="#_x0000_t75" style="width:45pt;height:18.75pt" o:ole="">
            <v:imagedata r:id="rId964" o:title=""/>
          </v:shape>
          <o:OLEObject Type="Embed" ProgID="Equation.3" ShapeID="_x0000_i1527" DrawAspect="Content" ObjectID="_1783089842" r:id="rId965"/>
        </w:object>
      </w:r>
      <w:r>
        <w:rPr>
          <w:rFonts w:hint="eastAsia"/>
        </w:rPr>
        <w:t xml:space="preserve"> in </w:t>
      </w:r>
      <w:r>
        <w:rPr>
          <w:rFonts w:hint="eastAsia"/>
          <w:lang w:eastAsia="zh-CN"/>
        </w:rPr>
        <w:t xml:space="preserve">the </w:t>
      </w:r>
      <w:r>
        <w:rPr>
          <w:rFonts w:hint="eastAsia"/>
        </w:rPr>
        <w:t>index range</w:t>
      </w:r>
      <w:r w:rsidRPr="00A767FE">
        <w:rPr>
          <w:position w:val="-10"/>
        </w:rPr>
        <w:object w:dxaOrig="840" w:dyaOrig="300">
          <v:shape id="_x0000_i1528" type="#_x0000_t75" style="width:41.25pt;height:15pt" o:ole="">
            <v:imagedata r:id="rId966" o:title=""/>
          </v:shape>
          <o:OLEObject Type="Embed" ProgID="Equation.3" ShapeID="_x0000_i1528" DrawAspect="Content" ObjectID="_1783089843" r:id="rId967"/>
        </w:object>
      </w:r>
      <w:r>
        <w:rPr>
          <w:rFonts w:hint="eastAsia"/>
          <w:lang w:eastAsia="zh-CN"/>
        </w:rPr>
        <w:t>,</w:t>
      </w:r>
      <w:r>
        <w:rPr>
          <w:lang w:eastAsia="zh-CN"/>
        </w:rPr>
        <w:t xml:space="preserve"> are given by</w:t>
      </w:r>
    </w:p>
    <w:p w:rsidR="00834EE0" w:rsidRDefault="00834EE0" w:rsidP="00834EE0">
      <w:pPr>
        <w:pStyle w:val="EQ"/>
        <w:rPr>
          <w:rFonts w:hint="eastAsia"/>
          <w:lang w:eastAsia="zh-CN"/>
        </w:rPr>
      </w:pPr>
      <w:r>
        <w:tab/>
      </w:r>
      <w:r w:rsidRPr="00C851CB">
        <w:rPr>
          <w:position w:val="-32"/>
        </w:rPr>
        <w:object w:dxaOrig="3280" w:dyaOrig="740">
          <v:shape id="_x0000_i1529" type="#_x0000_t75" style="width:163.9pt;height:37.15pt" o:ole="">
            <v:imagedata r:id="rId968" o:title=""/>
          </v:shape>
          <o:OLEObject Type="Embed" ProgID="Equation.3" ShapeID="_x0000_i1529" DrawAspect="Content" ObjectID="_1783089844" r:id="rId969"/>
        </w:object>
      </w:r>
      <w:r>
        <w:tab/>
        <w:t>(</w:t>
      </w:r>
      <w:fldSimple w:instr=" SEQ eqn \* MERGEFORMAT ">
        <w:r w:rsidR="00716DC0">
          <w:t>1855</w:t>
        </w:r>
      </w:fldSimple>
      <w:r>
        <w:t>)</w:t>
      </w:r>
    </w:p>
    <w:p w:rsidR="00834EE0" w:rsidRPr="00DF180B" w:rsidRDefault="00834EE0" w:rsidP="00834EE0">
      <w:pPr>
        <w:pStyle w:val="EQ"/>
      </w:pPr>
      <w:r>
        <w:tab/>
      </w:r>
      <w:r w:rsidRPr="00C851CB">
        <w:rPr>
          <w:position w:val="-32"/>
        </w:rPr>
        <w:object w:dxaOrig="1980" w:dyaOrig="740">
          <v:shape id="_x0000_i1530" type="#_x0000_t75" style="width:99pt;height:37.15pt" o:ole="">
            <v:imagedata r:id="rId970" o:title=""/>
          </v:shape>
          <o:OLEObject Type="Embed" ProgID="Equation.3" ShapeID="_x0000_i1530" DrawAspect="Content" ObjectID="_1783089845" r:id="rId971"/>
        </w:object>
      </w:r>
      <w:r>
        <w:tab/>
        <w:t>(</w:t>
      </w:r>
      <w:fldSimple w:instr=" SEQ eqn \* MERGEFORMAT ">
        <w:r w:rsidR="00716DC0">
          <w:t>1856</w:t>
        </w:r>
      </w:fldSimple>
      <w:r>
        <w:t>)</w:t>
      </w:r>
    </w:p>
    <w:p w:rsidR="00834EE0" w:rsidRPr="00FC1F4D" w:rsidRDefault="00834EE0" w:rsidP="00834EE0">
      <w:pPr>
        <w:pStyle w:val="Heading5"/>
      </w:pPr>
      <w:bookmarkStart w:id="737" w:name="_Toc393628471"/>
      <w:bookmarkStart w:id="738" w:name="_Toc393726408"/>
      <w:bookmarkStart w:id="739" w:name="_Toc394084574"/>
      <w:bookmarkStart w:id="740" w:name="_Toc394417842"/>
      <w:bookmarkEnd w:id="707"/>
      <w:r>
        <w:t>6.2.3.2.4</w:t>
      </w:r>
      <w:r>
        <w:tab/>
        <w:t>HVQ</w:t>
      </w:r>
      <w:bookmarkEnd w:id="706"/>
      <w:bookmarkEnd w:id="708"/>
      <w:bookmarkEnd w:id="737"/>
      <w:bookmarkEnd w:id="738"/>
      <w:bookmarkEnd w:id="739"/>
      <w:bookmarkEnd w:id="740"/>
    </w:p>
    <w:p w:rsidR="00834EE0" w:rsidRDefault="00834EE0" w:rsidP="00834EE0">
      <w:pPr>
        <w:rPr>
          <w:lang w:eastAsia="zh-CN"/>
        </w:rPr>
      </w:pPr>
      <w:r>
        <w:rPr>
          <w:lang w:eastAsia="zh-CN"/>
        </w:rPr>
        <w:t>First the HVQ decoder extracts from the bitstream number of coded peaks, and</w:t>
      </w:r>
      <w:r w:rsidRPr="007B2B22">
        <w:rPr>
          <w:lang w:eastAsia="zh-CN"/>
        </w:rPr>
        <w:t xml:space="preserve"> </w:t>
      </w:r>
      <w:r>
        <w:rPr>
          <w:lang w:eastAsia="zh-CN"/>
        </w:rPr>
        <w:t xml:space="preserve">reconstructs spectral peaks positions </w:t>
      </w:r>
      <w:r w:rsidRPr="006D4303">
        <w:rPr>
          <w:position w:val="-10"/>
        </w:rPr>
        <w:object w:dxaOrig="260" w:dyaOrig="340">
          <v:shape id="_x0000_i1531" type="#_x0000_t75" style="width:13.15pt;height:16.9pt" o:ole="">
            <v:imagedata r:id="rId972" o:title=""/>
          </v:shape>
          <o:OLEObject Type="Embed" ProgID="Equation.3" ShapeID="_x0000_i1531" DrawAspect="Content" ObjectID="_1783089846" r:id="rId973"/>
        </w:object>
      </w:r>
      <w:r>
        <w:rPr>
          <w:lang w:eastAsia="zh-CN"/>
        </w:rPr>
        <w:t xml:space="preserve"> and peak gains</w:t>
      </w:r>
      <w:r w:rsidRPr="00984782">
        <w:rPr>
          <w:position w:val="-14"/>
        </w:rPr>
        <w:object w:dxaOrig="600" w:dyaOrig="400">
          <v:shape id="_x0000_i1532" type="#_x0000_t75" style="width:30pt;height:19.9pt" o:ole="">
            <v:imagedata r:id="rId974" o:title=""/>
          </v:shape>
          <o:OLEObject Type="Embed" ProgID="Equation.3" ShapeID="_x0000_i1532" DrawAspect="Content" ObjectID="_1783089847" r:id="rId975"/>
        </w:object>
      </w:r>
      <w:r>
        <w:t xml:space="preserve">. The peaks positions are decoded with either Huffman decode or space coding decoder, based on the received mode decision. The peak shapes vectors </w:t>
      </w:r>
      <w:r w:rsidRPr="00BC40CF">
        <w:rPr>
          <w:position w:val="-10"/>
        </w:rPr>
        <w:object w:dxaOrig="440" w:dyaOrig="360">
          <v:shape id="_x0000_i1533" type="#_x0000_t75" style="width:22.15pt;height:18pt" o:ole="">
            <v:imagedata r:id="rId976" o:title=""/>
          </v:shape>
          <o:OLEObject Type="Embed" ProgID="Equation.3" ShapeID="_x0000_i1533" DrawAspect="Content" ObjectID="_1783089848" r:id="rId977"/>
        </w:object>
      </w:r>
      <w:r>
        <w:t>are reconstructed from the received VQ indices and further scaled with reconstructed peak gains</w:t>
      </w:r>
      <w:r w:rsidRPr="00984782">
        <w:rPr>
          <w:position w:val="-14"/>
        </w:rPr>
        <w:object w:dxaOrig="600" w:dyaOrig="400">
          <v:shape id="_x0000_i1534" type="#_x0000_t75" style="width:30pt;height:19.9pt" o:ole="">
            <v:imagedata r:id="rId974" o:title=""/>
          </v:shape>
          <o:OLEObject Type="Embed" ProgID="Equation.3" ShapeID="_x0000_i1534" DrawAspect="Content" ObjectID="_1783089849" r:id="rId978"/>
        </w:object>
      </w:r>
      <w:r>
        <w:t xml:space="preserve">for the corresponding shape region. The low-frequency bands are PVQ decoded, with number of bands determined as described </w:t>
      </w:r>
      <w:r w:rsidRPr="00855C10">
        <w:t>in 5.3.4.2.5</w:t>
      </w:r>
    </w:p>
    <w:p w:rsidR="00834EE0" w:rsidRPr="00916BB9" w:rsidRDefault="00834EE0" w:rsidP="00834EE0">
      <w:pPr>
        <w:rPr>
          <w:lang w:eastAsia="zh-CN"/>
        </w:rPr>
      </w:pPr>
      <w:r w:rsidRPr="00916BB9">
        <w:rPr>
          <w:lang w:eastAsia="zh-CN"/>
        </w:rPr>
        <w:t>The unquantized coefficients</w:t>
      </w:r>
      <w:r>
        <w:rPr>
          <w:lang w:eastAsia="zh-CN"/>
        </w:rPr>
        <w:t xml:space="preserve"> below </w:t>
      </w:r>
      <w:r>
        <w:rPr>
          <w:lang w:val="en-US" w:eastAsia="zh-CN"/>
        </w:rPr>
        <w:t xml:space="preserve">5.6 kHz for 24.4 kb/s and 8 kHz for 32 kb/s are grouped into 2 sections and noise filled and scaled. Each of the sections covers half of coded band </w:t>
      </w:r>
      <w:r w:rsidRPr="00916BB9">
        <w:rPr>
          <w:lang w:eastAsia="zh-CN"/>
        </w:rPr>
        <w:t>(of 112 bins at 24.4 kbps and 160 bins at 32 kbps)</w:t>
      </w:r>
      <w:r>
        <w:rPr>
          <w:lang w:eastAsia="zh-CN"/>
        </w:rPr>
        <w:t>. After the noise fill each of the</w:t>
      </w:r>
      <w:r w:rsidRPr="00916BB9">
        <w:rPr>
          <w:lang w:eastAsia="zh-CN"/>
        </w:rPr>
        <w:t xml:space="preserve"> sections</w:t>
      </w:r>
      <w:r>
        <w:rPr>
          <w:lang w:eastAsia="zh-CN"/>
        </w:rPr>
        <w:t xml:space="preserve"> is</w:t>
      </w:r>
      <w:r w:rsidRPr="00916BB9">
        <w:rPr>
          <w:lang w:eastAsia="zh-CN"/>
        </w:rPr>
        <w:t xml:space="preserve"> scaled with the corresponding</w:t>
      </w:r>
      <w:r>
        <w:rPr>
          <w:lang w:eastAsia="zh-CN"/>
        </w:rPr>
        <w:t xml:space="preserve"> reconstructed</w:t>
      </w:r>
      <w:r w:rsidRPr="00916BB9">
        <w:rPr>
          <w:lang w:eastAsia="zh-CN"/>
        </w:rPr>
        <w:t xml:space="preserve"> gain</w:t>
      </w:r>
      <w:r>
        <w:rPr>
          <w:lang w:eastAsia="zh-CN"/>
        </w:rPr>
        <w:t xml:space="preserve">s </w:t>
      </w:r>
      <w:r w:rsidRPr="00BE13CA">
        <w:rPr>
          <w:position w:val="-10"/>
        </w:rPr>
        <w:object w:dxaOrig="639" w:dyaOrig="360">
          <v:shape id="_x0000_i1535" type="#_x0000_t75" style="width:31.9pt;height:18pt" o:ole="">
            <v:imagedata r:id="rId979" o:title=""/>
          </v:shape>
          <o:OLEObject Type="Embed" ProgID="Equation.3" ShapeID="_x0000_i1535" DrawAspect="Content" ObjectID="_1783089850" r:id="rId980"/>
        </w:object>
      </w:r>
      <w:r>
        <w:t xml:space="preserve">and </w:t>
      </w:r>
      <w:r w:rsidRPr="00BE13CA">
        <w:rPr>
          <w:position w:val="-10"/>
        </w:rPr>
        <w:object w:dxaOrig="600" w:dyaOrig="360">
          <v:shape id="_x0000_i1536" type="#_x0000_t75" style="width:30pt;height:18pt" o:ole="">
            <v:imagedata r:id="rId981" o:title=""/>
          </v:shape>
          <o:OLEObject Type="Embed" ProgID="Equation.3" ShapeID="_x0000_i1536" DrawAspect="Content" ObjectID="_1783089851" r:id="rId982"/>
        </w:object>
      </w:r>
      <w:r w:rsidRPr="00916BB9">
        <w:rPr>
          <w:lang w:eastAsia="zh-CN"/>
        </w:rPr>
        <w:t>.</w:t>
      </w:r>
      <w:r>
        <w:rPr>
          <w:lang w:eastAsia="zh-CN"/>
        </w:rPr>
        <w:t xml:space="preserve"> The gains reconstructed in the current frame </w:t>
      </w:r>
      <w:r w:rsidRPr="006578E8">
        <w:rPr>
          <w:position w:val="-6"/>
        </w:rPr>
        <w:object w:dxaOrig="139" w:dyaOrig="220">
          <v:shape id="_x0000_i1537" type="#_x0000_t75" style="width:7.15pt;height:10.9pt" o:ole="">
            <v:imagedata r:id="rId983" o:title=""/>
          </v:shape>
          <o:OLEObject Type="Embed" ProgID="Equation.3" ShapeID="_x0000_i1537" DrawAspect="Content" ObjectID="_1783089852" r:id="rId984"/>
        </w:object>
      </w:r>
      <w:r>
        <w:rPr>
          <w:lang w:eastAsia="zh-CN"/>
        </w:rPr>
        <w:t xml:space="preserve"> are smoothed with the levels from the past frame </w:t>
      </w:r>
      <w:r w:rsidRPr="006578E8">
        <w:rPr>
          <w:position w:val="-6"/>
        </w:rPr>
        <w:object w:dxaOrig="380" w:dyaOrig="240">
          <v:shape id="_x0000_i1538" type="#_x0000_t75" style="width:19.15pt;height:12pt" o:ole="">
            <v:imagedata r:id="rId985" o:title=""/>
          </v:shape>
          <o:OLEObject Type="Embed" ProgID="Equation.3" ShapeID="_x0000_i1538" DrawAspect="Content" ObjectID="_1783089853" r:id="rId986"/>
        </w:object>
      </w:r>
    </w:p>
    <w:p w:rsidR="00834EE0" w:rsidRDefault="00834EE0" w:rsidP="00834EE0">
      <w:pPr>
        <w:pStyle w:val="EQ"/>
      </w:pPr>
      <w:r>
        <w:tab/>
      </w:r>
      <w:r w:rsidRPr="00771182">
        <w:rPr>
          <w:position w:val="-12"/>
        </w:rPr>
        <w:object w:dxaOrig="3280" w:dyaOrig="380">
          <v:shape id="_x0000_i1539" type="#_x0000_t75" style="width:163.9pt;height:19.15pt" o:ole="">
            <v:imagedata r:id="rId987" o:title=""/>
          </v:shape>
          <o:OLEObject Type="Embed" ProgID="Equation.3" ShapeID="_x0000_i1539" DrawAspect="Content" ObjectID="_1783089854" r:id="rId988"/>
        </w:object>
      </w:r>
      <w:r>
        <w:tab/>
        <w:t>(</w:t>
      </w:r>
      <w:fldSimple w:instr=" SEQ eqn \* MERGEFORMAT ">
        <w:r w:rsidR="00716DC0">
          <w:t>1857</w:t>
        </w:r>
      </w:fldSimple>
      <w:r>
        <w:t>)</w:t>
      </w:r>
    </w:p>
    <w:p w:rsidR="00834EE0" w:rsidRPr="00FE2939" w:rsidRDefault="00834EE0" w:rsidP="00834EE0">
      <w:r>
        <w:t xml:space="preserve">The reconstructed envelope levels used above </w:t>
      </w:r>
      <w:r>
        <w:rPr>
          <w:lang w:val="en-US" w:eastAsia="zh-CN"/>
        </w:rPr>
        <w:t>5.6 kHz for 24.4 kb/s and 8 kHz for 32 kb/s</w:t>
      </w:r>
      <w:r>
        <w:t xml:space="preserve"> are adjusted </w:t>
      </w:r>
      <w:r>
        <w:rPr>
          <w:lang w:eastAsia="zh-CN"/>
        </w:rPr>
        <w:t>based on the presence or absence of peak in the low-frequency fine structure used in the noise-fill.</w:t>
      </w:r>
    </w:p>
    <w:p w:rsidR="00834EE0" w:rsidRPr="00D944B0" w:rsidRDefault="00834EE0" w:rsidP="00834EE0">
      <w:pPr>
        <w:pStyle w:val="EQ"/>
      </w:pPr>
      <w:r>
        <w:tab/>
      </w:r>
      <w:r w:rsidRPr="00FE2939">
        <w:rPr>
          <w:position w:val="-56"/>
        </w:rPr>
        <w:object w:dxaOrig="3360" w:dyaOrig="1219">
          <v:shape id="_x0000_i1540" type="#_x0000_t75" style="width:168pt;height:60.75pt" o:ole="">
            <v:imagedata r:id="rId989" o:title=""/>
          </v:shape>
          <o:OLEObject Type="Embed" ProgID="Equation.3" ShapeID="_x0000_i1540" DrawAspect="Content" ObjectID="_1783089855" r:id="rId990"/>
        </w:object>
      </w:r>
      <w:r>
        <w:tab/>
        <w:t>(</w:t>
      </w:r>
      <w:fldSimple w:instr=" SEQ eqn \* MERGEFORMAT ">
        <w:r w:rsidR="00716DC0">
          <w:t>1858</w:t>
        </w:r>
      </w:fldSimple>
      <w:r>
        <w:t>)</w:t>
      </w:r>
    </w:p>
    <w:p w:rsidR="00834EE0" w:rsidRPr="006615DA" w:rsidRDefault="00834EE0" w:rsidP="00834EE0"/>
    <w:p w:rsidR="00834EE0" w:rsidRPr="00A446CC" w:rsidRDefault="00834EE0" w:rsidP="00834EE0">
      <w:pPr>
        <w:pStyle w:val="Heading5"/>
      </w:pPr>
      <w:bookmarkStart w:id="741" w:name="_Toc393281300"/>
      <w:bookmarkStart w:id="742" w:name="_Toc393306295"/>
      <w:bookmarkStart w:id="743" w:name="_Toc393628473"/>
      <w:bookmarkStart w:id="744" w:name="_Toc393726410"/>
      <w:bookmarkStart w:id="745" w:name="_Toc394084575"/>
      <w:bookmarkStart w:id="746" w:name="_Toc394417843"/>
      <w:r w:rsidRPr="00A446CC">
        <w:t>6.2.3.2.5</w:t>
      </w:r>
      <w:r w:rsidRPr="00A446CC">
        <w:tab/>
        <w:t>Generic Mode</w:t>
      </w:r>
      <w:bookmarkEnd w:id="745"/>
      <w:bookmarkEnd w:id="746"/>
    </w:p>
    <w:p w:rsidR="008F3396" w:rsidRPr="004E6066" w:rsidRDefault="005B6522" w:rsidP="0037093D">
      <w:pPr>
        <w:pStyle w:val="TH"/>
        <w:rPr>
          <w:rFonts w:eastAsia="Malgun Gothic" w:hint="eastAsia"/>
          <w:lang w:eastAsia="ko-KR"/>
        </w:rPr>
      </w:pPr>
      <w:r w:rsidRPr="002A1BD6">
        <w:rPr>
          <w:noProof/>
        </w:rPr>
        <w:drawing>
          <wp:inline distT="0" distB="0" distL="0" distR="0">
            <wp:extent cx="6115050" cy="3476625"/>
            <wp:effectExtent l="0" t="0" r="0" b="0"/>
            <wp:docPr id="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6115050" cy="3476625"/>
                    </a:xfrm>
                    <a:prstGeom prst="rect">
                      <a:avLst/>
                    </a:prstGeom>
                    <a:noFill/>
                    <a:ln>
                      <a:noFill/>
                    </a:ln>
                  </pic:spPr>
                </pic:pic>
              </a:graphicData>
            </a:graphic>
          </wp:inline>
        </w:drawing>
      </w:r>
    </w:p>
    <w:p w:rsidR="00834EE0" w:rsidRPr="00C0050A" w:rsidRDefault="00834EE0" w:rsidP="0037093D">
      <w:pPr>
        <w:pStyle w:val="TF"/>
        <w:rPr>
          <w:rFonts w:hint="eastAsia"/>
        </w:rPr>
      </w:pPr>
      <w:r w:rsidRPr="00C0050A">
        <w:t xml:space="preserve">Figure </w:t>
      </w:r>
      <w:bookmarkStart w:id="747" w:name="hq_generic_decoder_block_diagram"/>
      <w:r w:rsidR="00716DC0">
        <w:rPr>
          <w:noProof/>
        </w:rPr>
        <w:t>107</w:t>
      </w:r>
      <w:bookmarkEnd w:id="747"/>
      <w:r w:rsidRPr="00C0050A">
        <w:t xml:space="preserve">: </w:t>
      </w:r>
      <w:r w:rsidRPr="00C0050A">
        <w:rPr>
          <w:lang w:eastAsia="ko-KR"/>
        </w:rPr>
        <w:t>Generic mode Decoder Block Diagram</w:t>
      </w:r>
    </w:p>
    <w:p w:rsidR="00834EE0" w:rsidRPr="008B1459" w:rsidRDefault="00834EE0" w:rsidP="008B1459">
      <w:pPr>
        <w:pStyle w:val="H6"/>
        <w:rPr>
          <w:lang w:eastAsia="ko-KR"/>
        </w:rPr>
      </w:pPr>
      <w:bookmarkStart w:id="748" w:name="_Toc393331448"/>
      <w:bookmarkStart w:id="749" w:name="_Toc394084576"/>
      <w:bookmarkStart w:id="750" w:name="_Toc394417844"/>
      <w:bookmarkStart w:id="751" w:name="hq_hr_ge_calu_low_frequency_envelop_dec"/>
      <w:r w:rsidRPr="008B1459">
        <w:rPr>
          <w:rFonts w:hint="eastAsia"/>
        </w:rPr>
        <w:t>6.2.3.2.5.1</w:t>
      </w:r>
      <w:bookmarkEnd w:id="751"/>
      <w:r w:rsidRPr="008B1459">
        <w:rPr>
          <w:rFonts w:hint="eastAsia"/>
        </w:rPr>
        <w:tab/>
      </w:r>
      <w:r w:rsidRPr="008B1459">
        <w:rPr>
          <w:rFonts w:hint="eastAsia"/>
          <w:lang w:eastAsia="ko-KR"/>
        </w:rPr>
        <w:t>Low</w:t>
      </w:r>
      <w:r w:rsidRPr="008B1459">
        <w:rPr>
          <w:rFonts w:hint="eastAsia"/>
        </w:rPr>
        <w:t xml:space="preserve"> frequency envelope</w:t>
      </w:r>
      <w:bookmarkEnd w:id="748"/>
      <w:r w:rsidRPr="008B1459">
        <w:rPr>
          <w:rFonts w:hint="eastAsia"/>
          <w:lang w:eastAsia="ko-KR"/>
        </w:rPr>
        <w:t xml:space="preserve"> decoding</w:t>
      </w:r>
      <w:bookmarkEnd w:id="749"/>
      <w:bookmarkEnd w:id="750"/>
    </w:p>
    <w:p w:rsidR="00834EE0" w:rsidRPr="00A446CC" w:rsidRDefault="00834EE0" w:rsidP="00834EE0">
      <w:pPr>
        <w:rPr>
          <w:rFonts w:hint="eastAsia"/>
          <w:lang w:eastAsia="ko-KR"/>
        </w:rPr>
      </w:pPr>
      <w:r w:rsidRPr="00C0050A">
        <w:rPr>
          <w:lang w:eastAsia="ko-KR"/>
        </w:rPr>
        <w:t xml:space="preserve">This is described in </w:t>
      </w:r>
      <w:r w:rsidR="00FF4077">
        <w:rPr>
          <w:rFonts w:hint="eastAsia"/>
          <w:lang w:eastAsia="zh-CN"/>
        </w:rPr>
        <w:t>subclause</w:t>
      </w:r>
      <w:r w:rsidRPr="00C0050A">
        <w:rPr>
          <w:lang w:eastAsia="ko-KR"/>
        </w:rPr>
        <w:t xml:space="preserve"> </w:t>
      </w:r>
      <w:r w:rsidR="00BB3EDE">
        <w:rPr>
          <w:rFonts w:eastAsia="Malgun Gothic"/>
          <w:lang w:eastAsia="ko-KR"/>
        </w:rPr>
        <w:t>6.2.3.2.1.1</w:t>
      </w:r>
      <w:r w:rsidR="008A61BB">
        <w:rPr>
          <w:rFonts w:eastAsia="Malgun Gothic" w:hint="eastAsia"/>
          <w:lang w:eastAsia="ko-KR"/>
        </w:rPr>
        <w:t>.</w:t>
      </w:r>
    </w:p>
    <w:p w:rsidR="00834EE0" w:rsidRPr="008B1459" w:rsidRDefault="00834EE0" w:rsidP="008B1459">
      <w:pPr>
        <w:pStyle w:val="H6"/>
        <w:rPr>
          <w:lang w:eastAsia="ko-KR"/>
        </w:rPr>
      </w:pPr>
      <w:bookmarkStart w:id="752" w:name="_Toc393331449"/>
      <w:bookmarkStart w:id="753" w:name="_Toc394084577"/>
      <w:bookmarkStart w:id="754" w:name="_Toc394417845"/>
      <w:bookmarkStart w:id="755" w:name="hq_hr_clau_gen_high_freq_env_deq"/>
      <w:r w:rsidRPr="008B1459">
        <w:rPr>
          <w:rFonts w:hint="eastAsia"/>
        </w:rPr>
        <w:t>6.2.3.2.5.2</w:t>
      </w:r>
      <w:bookmarkEnd w:id="755"/>
      <w:r w:rsidRPr="008B1459">
        <w:rPr>
          <w:rFonts w:hint="eastAsia"/>
        </w:rPr>
        <w:tab/>
        <w:t>High frequency envelope</w:t>
      </w:r>
      <w:bookmarkEnd w:id="752"/>
      <w:r w:rsidRPr="008B1459">
        <w:rPr>
          <w:rFonts w:hint="eastAsia"/>
          <w:lang w:eastAsia="ko-KR"/>
        </w:rPr>
        <w:t xml:space="preserve"> de-quantization</w:t>
      </w:r>
      <w:bookmarkEnd w:id="753"/>
      <w:bookmarkEnd w:id="754"/>
    </w:p>
    <w:p w:rsidR="00834EE0" w:rsidRPr="00C0050A" w:rsidRDefault="00834EE0" w:rsidP="00834EE0">
      <w:pPr>
        <w:rPr>
          <w:rFonts w:eastAsia="Malgun Gothic" w:hint="eastAsia"/>
          <w:lang w:eastAsia="ko-KR"/>
        </w:rPr>
      </w:pPr>
      <w:r w:rsidRPr="00C0050A">
        <w:rPr>
          <w:rFonts w:eastAsia="Malgun Gothic" w:hint="eastAsia"/>
          <w:lang w:eastAsia="ko-KR"/>
        </w:rPr>
        <w:t>T</w:t>
      </w:r>
      <w:r w:rsidRPr="00C0050A">
        <w:rPr>
          <w:rFonts w:eastAsia="Malgun Gothic"/>
          <w:lang w:eastAsia="ko-KR"/>
        </w:rPr>
        <w:t xml:space="preserve">he envelope VQ indices </w:t>
      </w:r>
      <w:r w:rsidR="008F3396" w:rsidRPr="00CB671F">
        <w:rPr>
          <w:position w:val="-14"/>
        </w:rPr>
        <w:object w:dxaOrig="3440" w:dyaOrig="340">
          <v:shape id="_x0000_i1542" type="#_x0000_t75" style="width:172.15pt;height:16.9pt" o:ole="">
            <v:imagedata r:id="rId992" o:title=""/>
          </v:shape>
          <o:OLEObject Type="Embed" ProgID="Equation.3" ShapeID="_x0000_i1542" DrawAspect="Content" ObjectID="_1783089856" r:id="rId993"/>
        </w:object>
      </w:r>
      <w:r w:rsidR="008F3396" w:rsidRPr="00292A7E">
        <w:rPr>
          <w:rFonts w:eastAsia="Malgun Gothic" w:hint="eastAsia"/>
          <w:lang w:eastAsia="ko-KR"/>
        </w:rPr>
        <w:t xml:space="preserve"> for SWB or </w:t>
      </w:r>
      <w:r w:rsidR="008F3396" w:rsidRPr="000161C0">
        <w:rPr>
          <w:position w:val="-14"/>
        </w:rPr>
        <w:object w:dxaOrig="4099" w:dyaOrig="340">
          <v:shape id="_x0000_i1543" type="#_x0000_t75" style="width:205.15pt;height:16.9pt" o:ole="">
            <v:imagedata r:id="rId994" o:title=""/>
          </v:shape>
          <o:OLEObject Type="Embed" ProgID="Equation.3" ShapeID="_x0000_i1543" DrawAspect="Content" ObjectID="_1783089857" r:id="rId995"/>
        </w:object>
      </w:r>
      <w:r w:rsidR="008F3396" w:rsidRPr="004F115E">
        <w:rPr>
          <w:rFonts w:eastAsia="Malgun Gothic" w:hint="eastAsia"/>
          <w:lang w:eastAsia="ko-KR"/>
        </w:rPr>
        <w:t xml:space="preserve"> for FB</w:t>
      </w:r>
      <w:r w:rsidRPr="00C0050A">
        <w:rPr>
          <w:rFonts w:eastAsia="Malgun Gothic"/>
          <w:lang w:eastAsia="ko-KR"/>
        </w:rPr>
        <w:t xml:space="preserve"> are used to </w:t>
      </w:r>
      <w:r w:rsidRPr="00C0050A">
        <w:rPr>
          <w:rFonts w:eastAsia="Malgun Gothic" w:hint="eastAsia"/>
          <w:lang w:eastAsia="ko-KR"/>
        </w:rPr>
        <w:t>de-</w:t>
      </w:r>
      <w:r w:rsidR="008F3396" w:rsidRPr="00C0050A">
        <w:rPr>
          <w:rFonts w:eastAsia="Malgun Gothic" w:hint="eastAsia"/>
          <w:lang w:eastAsia="ko-KR"/>
        </w:rPr>
        <w:t>quantiz</w:t>
      </w:r>
      <w:r w:rsidR="008F3396">
        <w:rPr>
          <w:rFonts w:eastAsia="Malgun Gothic" w:hint="eastAsia"/>
          <w:lang w:eastAsia="ko-KR"/>
        </w:rPr>
        <w:t>e</w:t>
      </w:r>
      <w:r w:rsidR="008F3396" w:rsidRPr="00C0050A">
        <w:rPr>
          <w:rFonts w:eastAsia="Malgun Gothic" w:hint="eastAsia"/>
          <w:lang w:eastAsia="ko-KR"/>
        </w:rPr>
        <w:t xml:space="preserve"> </w:t>
      </w:r>
      <w:r w:rsidR="00924861">
        <w:rPr>
          <w:rFonts w:eastAsia="Malgun Gothic"/>
          <w:lang w:eastAsia="ko-KR"/>
        </w:rPr>
        <w:t xml:space="preserve">the </w:t>
      </w:r>
      <w:r w:rsidRPr="00C0050A">
        <w:rPr>
          <w:rFonts w:eastAsia="Malgun Gothic" w:hint="eastAsia"/>
          <w:lang w:eastAsia="ko-KR"/>
        </w:rPr>
        <w:t xml:space="preserve">high </w:t>
      </w:r>
      <w:r w:rsidRPr="00C0050A">
        <w:rPr>
          <w:rFonts w:eastAsia="Malgun Gothic"/>
          <w:lang w:eastAsia="ko-KR"/>
        </w:rPr>
        <w:t>frequency</w:t>
      </w:r>
      <w:r w:rsidRPr="00C0050A">
        <w:rPr>
          <w:lang w:eastAsia="zh-CN"/>
        </w:rPr>
        <w:t xml:space="preserve"> </w:t>
      </w:r>
      <w:r w:rsidRPr="00C0050A">
        <w:rPr>
          <w:rFonts w:eastAsia="Malgun Gothic"/>
          <w:lang w:eastAsia="ko-KR"/>
        </w:rPr>
        <w:t>envelope</w:t>
      </w:r>
      <w:r w:rsidRPr="00C0050A">
        <w:rPr>
          <w:rFonts w:eastAsia="Malgun Gothic" w:hint="eastAsia"/>
          <w:lang w:eastAsia="ko-KR"/>
        </w:rPr>
        <w:t>.</w:t>
      </w:r>
    </w:p>
    <w:p w:rsidR="00834EE0" w:rsidRPr="00C0050A" w:rsidRDefault="00834EE0" w:rsidP="00834EE0">
      <w:pPr>
        <w:rPr>
          <w:rFonts w:ascii="Calibri" w:eastAsia="Malgun Gothic" w:hAnsi="Calibri"/>
          <w:szCs w:val="22"/>
          <w:lang w:eastAsia="ko-KR"/>
        </w:rPr>
      </w:pPr>
      <w:r w:rsidRPr="00C0050A">
        <w:rPr>
          <w:rFonts w:eastAsia="Malgun Gothic" w:hint="eastAsia"/>
          <w:lang w:eastAsia="ko-KR"/>
        </w:rPr>
        <w:t>At 24.4kbps, the de-quantized high frequency envelope can be determined</w:t>
      </w:r>
      <w:r w:rsidRPr="00C0050A">
        <w:rPr>
          <w:rFonts w:eastAsia="Malgun Gothic"/>
          <w:lang w:eastAsia="ko-KR"/>
        </w:rPr>
        <w:t xml:space="preserve"> by</w:t>
      </w:r>
      <w:r w:rsidRPr="00C0050A">
        <w:rPr>
          <w:rFonts w:eastAsia="Malgun Gothic" w:hint="eastAsia"/>
          <w:lang w:eastAsia="ko-KR"/>
        </w:rPr>
        <w:t>:</w:t>
      </w:r>
    </w:p>
    <w:p w:rsidR="00020816" w:rsidRPr="006F6590" w:rsidRDefault="00020816" w:rsidP="00020816">
      <w:pPr>
        <w:rPr>
          <w:rFonts w:eastAsia="Malgun Gothic" w:hint="eastAsia"/>
          <w:lang w:val="x-none" w:eastAsia="ko-KR"/>
        </w:rPr>
      </w:pPr>
      <w:r w:rsidRPr="00F84066">
        <w:rPr>
          <w:position w:val="-158"/>
        </w:rPr>
        <w:object w:dxaOrig="8620" w:dyaOrig="3260">
          <v:shape id="_x0000_i1544" type="#_x0000_t75" style="width:430.9pt;height:163.15pt" o:ole="">
            <v:imagedata r:id="rId996" o:title=""/>
          </v:shape>
          <o:OLEObject Type="Embed" ProgID="Equation.3" ShapeID="_x0000_i1544" DrawAspect="Content" ObjectID="_1783089858" r:id="rId997"/>
        </w:object>
      </w:r>
      <w:r w:rsidRPr="00C0050A">
        <w:t>(</w:t>
      </w:r>
      <w:r>
        <w:t>1859</w:t>
      </w:r>
      <w:r w:rsidRPr="00C0050A">
        <w:t>)</w:t>
      </w:r>
    </w:p>
    <w:p w:rsidR="00020816" w:rsidRPr="006F6590" w:rsidRDefault="00834EE0" w:rsidP="00020816">
      <w:pPr>
        <w:rPr>
          <w:rFonts w:eastAsia="Malgun Gothic" w:hint="eastAsia"/>
          <w:lang w:eastAsia="ko-KR"/>
        </w:rPr>
      </w:pPr>
      <w:r w:rsidRPr="00020816">
        <w:rPr>
          <w:rFonts w:eastAsia="Malgun Gothic"/>
          <w:i/>
          <w:lang w:eastAsia="ko-KR"/>
        </w:rPr>
        <w:t>While a</w:t>
      </w:r>
      <w:r w:rsidRPr="00020816">
        <w:rPr>
          <w:rFonts w:eastAsia="Malgun Gothic" w:hint="eastAsia"/>
          <w:i/>
          <w:lang w:eastAsia="ko-KR"/>
        </w:rPr>
        <w:t xml:space="preserve">t 32kbps, the de-quantized high frequency envelope can be determined </w:t>
      </w:r>
      <w:r w:rsidRPr="00020816">
        <w:rPr>
          <w:rFonts w:eastAsia="Malgun Gothic"/>
          <w:i/>
          <w:lang w:eastAsia="ko-KR"/>
        </w:rPr>
        <w:t>by</w:t>
      </w:r>
      <w:r w:rsidRPr="00020816">
        <w:rPr>
          <w:rFonts w:eastAsia="Malgun Gothic" w:hint="eastAsia"/>
          <w:i/>
          <w:lang w:eastAsia="ko-KR"/>
        </w:rPr>
        <w:t>:</w:t>
      </w:r>
      <w:r w:rsidR="00020816" w:rsidRPr="00020816">
        <w:t xml:space="preserve"> </w:t>
      </w:r>
      <w:r w:rsidR="00020816" w:rsidRPr="00F84066">
        <w:rPr>
          <w:position w:val="-160"/>
        </w:rPr>
        <w:object w:dxaOrig="8240" w:dyaOrig="3300">
          <v:shape id="_x0000_i1545" type="#_x0000_t75" style="width:412.15pt;height:165pt" o:ole="">
            <v:imagedata r:id="rId998" o:title=""/>
          </v:shape>
          <o:OLEObject Type="Embed" ProgID="Equation.3" ShapeID="_x0000_i1545" DrawAspect="Content" ObjectID="_1783089859" r:id="rId999"/>
        </w:object>
      </w:r>
      <w:r w:rsidR="00020816" w:rsidRPr="00C0050A">
        <w:t>(</w:t>
      </w:r>
      <w:r w:rsidR="00020816">
        <w:rPr>
          <w:noProof/>
        </w:rPr>
        <w:t>1860</w:t>
      </w:r>
      <w:r w:rsidR="00020816" w:rsidRPr="00C0050A">
        <w:t>)</w:t>
      </w:r>
    </w:p>
    <w:p w:rsidR="00834EE0" w:rsidRPr="00C0050A" w:rsidRDefault="00834EE0" w:rsidP="00834EE0">
      <w:pPr>
        <w:rPr>
          <w:rFonts w:ascii="Calibri" w:eastAsia="Malgun Gothic" w:hAnsi="Calibri"/>
          <w:szCs w:val="22"/>
          <w:lang w:eastAsia="ko-KR"/>
        </w:rPr>
      </w:pPr>
      <w:r w:rsidRPr="00C0050A">
        <w:rPr>
          <w:rFonts w:eastAsia="Malgun Gothic"/>
          <w:lang w:eastAsia="ko-KR"/>
        </w:rPr>
        <w:t>The final de-quantized envelope is then calculated:</w:t>
      </w:r>
    </w:p>
    <w:p w:rsidR="00834EE0" w:rsidRPr="00A446CC" w:rsidRDefault="00834EE0" w:rsidP="00834EE0">
      <w:pPr>
        <w:pStyle w:val="EQ"/>
        <w:rPr>
          <w:rFonts w:eastAsia="Malgun Gothic" w:hint="eastAsia"/>
          <w:lang w:eastAsia="ko-KR"/>
        </w:rPr>
      </w:pPr>
      <w:r w:rsidRPr="00C0050A">
        <w:tab/>
      </w:r>
      <w:r w:rsidR="008F3396" w:rsidRPr="00174C33">
        <w:rPr>
          <w:position w:val="-14"/>
        </w:rPr>
        <w:object w:dxaOrig="6140" w:dyaOrig="580">
          <v:shape id="_x0000_i1546" type="#_x0000_t75" style="width:307.15pt;height:28.9pt" o:ole="">
            <v:imagedata r:id="rId1000" o:title=""/>
          </v:shape>
          <o:OLEObject Type="Embed" ProgID="Equation.3" ShapeID="_x0000_i1546" DrawAspect="Content" ObjectID="_1783089860" r:id="rId1001"/>
        </w:object>
      </w:r>
      <w:r w:rsidRPr="00C0050A">
        <w:rPr>
          <w:rFonts w:eastAsia="Malgun Gothic"/>
          <w:lang w:eastAsia="ko-KR"/>
        </w:rPr>
        <w:tab/>
      </w:r>
      <w:r w:rsidRPr="00C0050A">
        <w:t>(</w:t>
      </w:r>
      <w:fldSimple w:instr=" SEQ eqn \* MERGEFORMAT ">
        <w:r w:rsidR="00716DC0">
          <w:t>1861</w:t>
        </w:r>
      </w:fldSimple>
      <w:r w:rsidRPr="00C0050A">
        <w:t>)</w:t>
      </w:r>
    </w:p>
    <w:p w:rsidR="00834EE0" w:rsidRPr="00C0050A" w:rsidRDefault="00834EE0" w:rsidP="00834EE0">
      <w:pPr>
        <w:rPr>
          <w:rFonts w:eastAsia="Malgun Gothic" w:hint="eastAsia"/>
          <w:lang w:eastAsia="ko-KR"/>
        </w:rPr>
      </w:pPr>
      <w:r w:rsidRPr="00A446CC">
        <w:rPr>
          <w:rFonts w:eastAsia="Malgun Gothic" w:hint="eastAsia"/>
          <w:lang w:eastAsia="ko-KR"/>
        </w:rPr>
        <w:t xml:space="preserve">In FB case, </w:t>
      </w:r>
      <w:r w:rsidR="008F3396" w:rsidRPr="00174C33">
        <w:rPr>
          <w:position w:val="-10"/>
        </w:rPr>
        <w:object w:dxaOrig="520" w:dyaOrig="300">
          <v:shape id="_x0000_i1547" type="#_x0000_t75" style="width:25.9pt;height:15pt" o:ole="">
            <v:imagedata r:id="rId1002" o:title=""/>
          </v:shape>
          <o:OLEObject Type="Embed" ProgID="Equation.3" ShapeID="_x0000_i1547" DrawAspect="Content" ObjectID="_1783089861" r:id="rId1003"/>
        </w:object>
      </w:r>
      <w:r w:rsidRPr="00C0050A">
        <w:rPr>
          <w:rFonts w:eastAsia="Malgun Gothic" w:hint="eastAsia"/>
          <w:lang w:eastAsia="ko-KR"/>
        </w:rPr>
        <w:t>is</w:t>
      </w:r>
      <w:r w:rsidRPr="00C0050A">
        <w:rPr>
          <w:rFonts w:eastAsia="Malgun Gothic"/>
          <w:lang w:eastAsia="ko-KR"/>
        </w:rPr>
        <w:t xml:space="preserve"> further</w:t>
      </w:r>
      <w:r w:rsidRPr="00C0050A">
        <w:rPr>
          <w:rFonts w:eastAsia="Malgun Gothic" w:hint="eastAsia"/>
          <w:lang w:eastAsia="ko-KR"/>
        </w:rPr>
        <w:t xml:space="preserve"> </w:t>
      </w:r>
      <w:r w:rsidRPr="00C0050A">
        <w:rPr>
          <w:rFonts w:eastAsia="Malgun Gothic"/>
          <w:lang w:eastAsia="ko-KR"/>
        </w:rPr>
        <w:t xml:space="preserve">used to generate the </w:t>
      </w:r>
      <w:r w:rsidRPr="00C0050A">
        <w:rPr>
          <w:rFonts w:eastAsia="Malgun Gothic" w:hint="eastAsia"/>
          <w:lang w:eastAsia="ko-KR"/>
        </w:rPr>
        <w:t xml:space="preserve">de-quantized high </w:t>
      </w:r>
      <w:r w:rsidRPr="00C0050A">
        <w:rPr>
          <w:rFonts w:eastAsia="Malgun Gothic"/>
          <w:lang w:eastAsia="ko-KR"/>
        </w:rPr>
        <w:t>frequency</w:t>
      </w:r>
      <w:r w:rsidRPr="00C0050A">
        <w:rPr>
          <w:lang w:eastAsia="zh-CN"/>
        </w:rPr>
        <w:t xml:space="preserve"> </w:t>
      </w:r>
      <w:r w:rsidRPr="00C0050A">
        <w:rPr>
          <w:rFonts w:eastAsia="Malgun Gothic"/>
          <w:lang w:eastAsia="ko-KR"/>
        </w:rPr>
        <w:t>envelope</w:t>
      </w:r>
      <w:r w:rsidRPr="00C0050A">
        <w:rPr>
          <w:rFonts w:eastAsia="Malgun Gothic" w:hint="eastAsia"/>
          <w:lang w:eastAsia="ko-KR"/>
        </w:rPr>
        <w:t>.</w:t>
      </w:r>
    </w:p>
    <w:p w:rsidR="00834EE0" w:rsidRPr="008B1459" w:rsidRDefault="00834EE0" w:rsidP="008B1459">
      <w:pPr>
        <w:pStyle w:val="H6"/>
        <w:rPr>
          <w:lang w:eastAsia="ko-KR"/>
        </w:rPr>
      </w:pPr>
      <w:bookmarkStart w:id="756" w:name="_Toc393331450"/>
      <w:bookmarkStart w:id="757" w:name="_Toc394084578"/>
      <w:bookmarkStart w:id="758" w:name="_Toc394417846"/>
      <w:bookmarkStart w:id="759" w:name="hq_hr_clau_high_freq_env_refinement"/>
      <w:r w:rsidRPr="008B1459">
        <w:rPr>
          <w:rFonts w:hint="eastAsia"/>
        </w:rPr>
        <w:t>6.2.3.2.5.3</w:t>
      </w:r>
      <w:bookmarkEnd w:id="759"/>
      <w:r w:rsidRPr="008B1459">
        <w:rPr>
          <w:rFonts w:hint="eastAsia"/>
        </w:rPr>
        <w:tab/>
        <w:t>High frequency envelope refinement</w:t>
      </w:r>
      <w:bookmarkEnd w:id="756"/>
      <w:bookmarkEnd w:id="757"/>
      <w:bookmarkEnd w:id="758"/>
    </w:p>
    <w:p w:rsidR="00834EE0" w:rsidRPr="00C0050A" w:rsidRDefault="008F3396" w:rsidP="008F3396">
      <w:pPr>
        <w:rPr>
          <w:rFonts w:eastAsia="Malgun Gothic" w:hint="eastAsia"/>
          <w:lang w:eastAsia="ko-KR"/>
        </w:rPr>
      </w:pPr>
      <w:r w:rsidRPr="00C0050A">
        <w:rPr>
          <w:rFonts w:eastAsia="Malgun Gothic" w:hint="eastAsia"/>
          <w:lang w:eastAsia="ko-KR"/>
        </w:rPr>
        <w:t>T</w:t>
      </w:r>
      <w:r w:rsidRPr="00C0050A">
        <w:rPr>
          <w:rFonts w:eastAsia="Malgun Gothic"/>
          <w:lang w:eastAsia="ko-KR"/>
        </w:rPr>
        <w:t>h</w:t>
      </w:r>
      <w:r w:rsidRPr="00C0050A">
        <w:rPr>
          <w:rFonts w:eastAsia="Malgun Gothic" w:hint="eastAsia"/>
          <w:lang w:eastAsia="ko-KR"/>
        </w:rPr>
        <w:t>e high frequency envelope refinement is described in</w:t>
      </w:r>
      <w:r>
        <w:rPr>
          <w:rFonts w:eastAsia="Malgun Gothic" w:hint="eastAsia"/>
          <w:lang w:eastAsia="ko-KR"/>
        </w:rPr>
        <w:t xml:space="preserve"> </w:t>
      </w:r>
      <w:r>
        <w:rPr>
          <w:rFonts w:hint="eastAsia"/>
          <w:lang w:eastAsia="zh-CN"/>
        </w:rPr>
        <w:t>sub</w:t>
      </w:r>
      <w:r>
        <w:rPr>
          <w:rFonts w:eastAsia="Malgun Gothic" w:hint="eastAsia"/>
          <w:lang w:eastAsia="ko-KR"/>
        </w:rPr>
        <w:t xml:space="preserve">clause </w:t>
      </w:r>
      <w:r w:rsidR="00DF202E">
        <w:t>5.3.4.2.</w:t>
      </w:r>
      <w:r w:rsidR="00DF202E" w:rsidRPr="00AD7107">
        <w:t>6</w:t>
      </w:r>
      <w:r w:rsidR="00DF202E">
        <w:t>.5</w:t>
      </w:r>
      <w:r w:rsidRPr="00C0050A">
        <w:rPr>
          <w:rFonts w:eastAsia="Malgun Gothic" w:hint="eastAsia"/>
          <w:lang w:eastAsia="ko-KR"/>
        </w:rPr>
        <w:t xml:space="preserve">. </w:t>
      </w:r>
      <w:r>
        <w:rPr>
          <w:rFonts w:eastAsia="Malgun Gothic" w:hint="eastAsia"/>
          <w:lang w:eastAsia="ko-KR"/>
        </w:rPr>
        <w:t xml:space="preserve">After de-quantizing the high frequency envelope </w:t>
      </w:r>
      <w:r w:rsidR="00924861">
        <w:rPr>
          <w:rFonts w:eastAsia="Malgun Gothic"/>
          <w:lang w:eastAsia="ko-KR"/>
        </w:rPr>
        <w:t>using the</w:t>
      </w:r>
      <w:r>
        <w:rPr>
          <w:rFonts w:eastAsia="Malgun Gothic" w:hint="eastAsia"/>
          <w:lang w:eastAsia="ko-KR"/>
        </w:rPr>
        <w:t xml:space="preserve"> VQ described in subclause</w:t>
      </w:r>
      <w:r w:rsidR="00BB3EDE">
        <w:rPr>
          <w:rFonts w:eastAsia="Malgun Gothic"/>
          <w:lang w:eastAsia="ko-KR"/>
        </w:rPr>
        <w:t xml:space="preserve"> 6.2.3.2.5.2</w:t>
      </w:r>
      <w:r>
        <w:rPr>
          <w:rFonts w:eastAsia="Malgun Gothic" w:hint="eastAsia"/>
          <w:lang w:eastAsia="ko-KR"/>
        </w:rPr>
        <w:t xml:space="preserve">, the de-quantized high frequency envelope is mapped to </w:t>
      </w:r>
      <w:r>
        <w:rPr>
          <w:rFonts w:eastAsia="Malgun Gothic"/>
          <w:lang w:eastAsia="ko-KR"/>
        </w:rPr>
        <w:t xml:space="preserve">one </w:t>
      </w:r>
      <w:r>
        <w:rPr>
          <w:lang w:eastAsia="ko-KR"/>
        </w:rPr>
        <w:t xml:space="preserve">of </w:t>
      </w:r>
      <w:r w:rsidRPr="001A7F1B">
        <w:rPr>
          <w:lang w:eastAsia="ko-KR"/>
        </w:rPr>
        <w:t>the HQ high rate normal mode bands</w:t>
      </w:r>
      <w:r w:rsidR="00B641E4">
        <w:rPr>
          <w:lang w:eastAsia="ko-KR"/>
        </w:rPr>
        <w:t xml:space="preserve">. </w:t>
      </w:r>
      <w:r w:rsidR="00B641E4">
        <w:rPr>
          <w:rFonts w:eastAsia="Malgun Gothic"/>
          <w:lang w:eastAsia="ko-KR"/>
        </w:rPr>
        <w:t>T</w:t>
      </w:r>
      <w:r>
        <w:rPr>
          <w:rFonts w:eastAsia="Malgun Gothic" w:hint="eastAsia"/>
          <w:lang w:eastAsia="ko-KR"/>
        </w:rPr>
        <w:t>o generate</w:t>
      </w:r>
      <w:r w:rsidR="00B641E4">
        <w:rPr>
          <w:rFonts w:eastAsia="Malgun Gothic"/>
          <w:lang w:eastAsia="ko-KR"/>
        </w:rPr>
        <w:t xml:space="preserve"> the</w:t>
      </w:r>
      <w:r>
        <w:rPr>
          <w:rFonts w:eastAsia="Malgun Gothic" w:hint="eastAsia"/>
          <w:lang w:eastAsia="ko-KR"/>
        </w:rPr>
        <w:t xml:space="preserve"> norms the mapped high frequency </w:t>
      </w:r>
      <w:r w:rsidRPr="00F17E38">
        <w:rPr>
          <w:rFonts w:eastAsia="Malgun Gothic" w:hint="eastAsia"/>
          <w:lang w:eastAsia="ko-KR"/>
        </w:rPr>
        <w:t>envelope</w:t>
      </w:r>
      <w:r w:rsidRPr="0049248B">
        <w:rPr>
          <w:rFonts w:hint="eastAsia"/>
          <w:lang w:eastAsia="ko-KR"/>
        </w:rPr>
        <w:t xml:space="preserve"> </w:t>
      </w:r>
      <w:r w:rsidRPr="00F17E38">
        <w:rPr>
          <w:rFonts w:eastAsia="Malgun Gothic" w:hint="eastAsia"/>
          <w:lang w:eastAsia="ko-KR"/>
        </w:rPr>
        <w:t>is quantized and de-quantized</w:t>
      </w:r>
      <w:r>
        <w:rPr>
          <w:lang w:eastAsia="ko-KR"/>
        </w:rPr>
        <w:t xml:space="preserve"> </w:t>
      </w:r>
      <w:r w:rsidRPr="0049248B">
        <w:rPr>
          <w:rFonts w:hint="eastAsia"/>
          <w:lang w:eastAsia="ko-KR"/>
        </w:rPr>
        <w:t>with the scalar quantizer</w:t>
      </w:r>
      <w:r w:rsidR="00B641E4">
        <w:rPr>
          <w:lang w:eastAsia="ko-KR"/>
        </w:rPr>
        <w:t>,</w:t>
      </w:r>
      <w:r w:rsidRPr="0049248B">
        <w:rPr>
          <w:rFonts w:hint="eastAsia"/>
          <w:lang w:eastAsia="ko-KR"/>
        </w:rPr>
        <w:t xml:space="preserve"> as shown in </w:t>
      </w:r>
      <w:r>
        <w:rPr>
          <w:rFonts w:eastAsia="Malgun Gothic" w:hint="eastAsia"/>
          <w:lang w:eastAsia="ko-KR"/>
        </w:rPr>
        <w:t>subclause</w:t>
      </w:r>
      <w:r>
        <w:rPr>
          <w:rFonts w:eastAsia="Malgun Gothic"/>
          <w:lang w:eastAsia="ko-KR"/>
        </w:rPr>
        <w:t xml:space="preserve"> </w:t>
      </w:r>
      <w:r w:rsidR="00DF202E">
        <w:t>5.3.4.2.6</w:t>
      </w:r>
      <w:r>
        <w:rPr>
          <w:rFonts w:eastAsia="Malgun Gothic" w:hint="eastAsia"/>
          <w:lang w:eastAsia="ko-KR"/>
        </w:rPr>
        <w:t xml:space="preserve">. The de-quantized low frequency envelope and the de-quantized high frequency norms are </w:t>
      </w:r>
      <w:r w:rsidR="00B641E4">
        <w:rPr>
          <w:rFonts w:eastAsia="Malgun Gothic"/>
          <w:lang w:eastAsia="ko-KR"/>
        </w:rPr>
        <w:t xml:space="preserve">then </w:t>
      </w:r>
      <w:r>
        <w:rPr>
          <w:rFonts w:eastAsia="Malgun Gothic" w:hint="eastAsia"/>
          <w:lang w:eastAsia="ko-KR"/>
        </w:rPr>
        <w:t>combined</w:t>
      </w:r>
      <w:r w:rsidR="00B641E4">
        <w:rPr>
          <w:rFonts w:eastAsia="Malgun Gothic"/>
          <w:lang w:eastAsia="ko-KR"/>
        </w:rPr>
        <w:t>.</w:t>
      </w:r>
      <w:r>
        <w:rPr>
          <w:rFonts w:eastAsia="Malgun Gothic" w:hint="eastAsia"/>
          <w:lang w:eastAsia="ko-KR"/>
        </w:rPr>
        <w:t xml:space="preserve"> </w:t>
      </w:r>
      <w:r w:rsidR="00B641E4">
        <w:rPr>
          <w:rFonts w:eastAsia="Malgun Gothic"/>
          <w:lang w:eastAsia="ko-KR"/>
        </w:rPr>
        <w:t>U</w:t>
      </w:r>
      <w:r>
        <w:rPr>
          <w:rFonts w:eastAsia="Malgun Gothic" w:hint="eastAsia"/>
          <w:lang w:eastAsia="ko-KR"/>
        </w:rPr>
        <w:t>sing the combined norms</w:t>
      </w:r>
      <w:r w:rsidR="00B641E4">
        <w:rPr>
          <w:rFonts w:eastAsia="Malgun Gothic"/>
          <w:lang w:eastAsia="ko-KR"/>
        </w:rPr>
        <w:t>,</w:t>
      </w:r>
      <w:r>
        <w:rPr>
          <w:rFonts w:eastAsia="Malgun Gothic" w:hint="eastAsia"/>
          <w:lang w:eastAsia="ko-KR"/>
        </w:rPr>
        <w:t xml:space="preserve"> the bit allocation information per each band is calculated </w:t>
      </w:r>
      <w:r w:rsidR="00B641E4">
        <w:rPr>
          <w:rFonts w:eastAsia="Malgun Gothic"/>
          <w:lang w:eastAsia="ko-KR"/>
        </w:rPr>
        <w:t>using</w:t>
      </w:r>
      <w:r>
        <w:rPr>
          <w:rFonts w:eastAsia="Malgun Gothic" w:hint="eastAsia"/>
          <w:lang w:eastAsia="ko-KR"/>
        </w:rPr>
        <w:t xml:space="preserve"> the fractional bit allocation </w:t>
      </w:r>
      <w:r w:rsidR="00B641E4">
        <w:rPr>
          <w:rFonts w:eastAsia="Malgun Gothic"/>
          <w:lang w:eastAsia="ko-KR"/>
        </w:rPr>
        <w:t>method</w:t>
      </w:r>
      <w:r>
        <w:rPr>
          <w:rFonts w:eastAsia="Malgun Gothic" w:hint="eastAsia"/>
          <w:lang w:eastAsia="ko-KR"/>
        </w:rPr>
        <w:t xml:space="preserve">. </w:t>
      </w:r>
      <w:r w:rsidRPr="00703029">
        <w:rPr>
          <w:rFonts w:eastAsia="Malgun Gothic"/>
          <w:lang w:eastAsia="ko-KR"/>
        </w:rPr>
        <w:t xml:space="preserve">If there are any high bands which have allocated bits, </w:t>
      </w:r>
      <w:r>
        <w:rPr>
          <w:rFonts w:eastAsia="Malgun Gothic" w:hint="eastAsia"/>
          <w:lang w:eastAsia="ko-KR"/>
        </w:rPr>
        <w:t xml:space="preserve">the refinement data </w:t>
      </w:r>
      <w:r w:rsidR="00B641E4">
        <w:rPr>
          <w:rFonts w:eastAsia="Malgun Gothic"/>
          <w:lang w:eastAsia="ko-KR"/>
        </w:rPr>
        <w:t>is</w:t>
      </w:r>
      <w:r>
        <w:rPr>
          <w:rFonts w:eastAsia="Malgun Gothic" w:hint="eastAsia"/>
          <w:lang w:eastAsia="ko-KR"/>
        </w:rPr>
        <w:t xml:space="preserve"> decoded and used to update the high frequency norms</w:t>
      </w:r>
      <w:r w:rsidRPr="00703029">
        <w:rPr>
          <w:rFonts w:eastAsia="Malgun Gothic"/>
          <w:lang w:eastAsia="ko-KR"/>
        </w:rPr>
        <w:t>.</w:t>
      </w:r>
      <w:r>
        <w:rPr>
          <w:rFonts w:eastAsia="Malgun Gothic" w:hint="eastAsia"/>
          <w:lang w:eastAsia="ko-KR"/>
        </w:rPr>
        <w:t xml:space="preserve"> The updated norms are used for de-normalizing the de-quantized spectrum by </w:t>
      </w:r>
      <w:r w:rsidR="00B641E4">
        <w:rPr>
          <w:rFonts w:eastAsia="Malgun Gothic"/>
          <w:lang w:eastAsia="ko-KR"/>
        </w:rPr>
        <w:t xml:space="preserve">the </w:t>
      </w:r>
      <w:r>
        <w:rPr>
          <w:rFonts w:eastAsia="Malgun Gothic" w:hint="eastAsia"/>
          <w:lang w:eastAsia="ko-KR"/>
        </w:rPr>
        <w:t xml:space="preserve">PVQ </w:t>
      </w:r>
      <w:r w:rsidR="00B641E4">
        <w:rPr>
          <w:rFonts w:eastAsia="Malgun Gothic"/>
          <w:lang w:eastAsia="ko-KR"/>
        </w:rPr>
        <w:t xml:space="preserve">algorithm </w:t>
      </w:r>
      <w:r>
        <w:rPr>
          <w:rFonts w:eastAsia="Malgun Gothic" w:hint="eastAsia"/>
          <w:lang w:eastAsia="ko-KR"/>
        </w:rPr>
        <w:t xml:space="preserve">in subclause </w:t>
      </w:r>
      <w:r w:rsidR="00BB3EDE">
        <w:rPr>
          <w:rFonts w:eastAsia="Malgun Gothic"/>
          <w:lang w:eastAsia="ko-KR"/>
        </w:rPr>
        <w:t>6.2.3.2.5.4</w:t>
      </w:r>
      <w:r>
        <w:rPr>
          <w:rFonts w:eastAsia="Malgun Gothic" w:hint="eastAsia"/>
          <w:lang w:eastAsia="ko-KR"/>
        </w:rPr>
        <w:t xml:space="preserve"> and the noise </w:t>
      </w:r>
      <w:r>
        <w:rPr>
          <w:rFonts w:eastAsia="Malgun Gothic"/>
          <w:lang w:eastAsia="ko-KR"/>
        </w:rPr>
        <w:t>filling</w:t>
      </w:r>
      <w:r w:rsidR="00B641E4">
        <w:rPr>
          <w:rFonts w:eastAsia="Malgun Gothic"/>
          <w:lang w:eastAsia="ko-KR"/>
        </w:rPr>
        <w:t xml:space="preserve"> algorithm</w:t>
      </w:r>
      <w:r>
        <w:rPr>
          <w:rFonts w:eastAsia="Malgun Gothic" w:hint="eastAsia"/>
          <w:lang w:eastAsia="ko-KR"/>
        </w:rPr>
        <w:t xml:space="preserve"> in subclause </w:t>
      </w:r>
      <w:r w:rsidR="00BB3EDE">
        <w:rPr>
          <w:rFonts w:eastAsia="Malgun Gothic"/>
          <w:lang w:eastAsia="ko-KR"/>
        </w:rPr>
        <w:t>6.2.3.2.5.5</w:t>
      </w:r>
      <w:r w:rsidR="00B641E4">
        <w:rPr>
          <w:rFonts w:eastAsia="Malgun Gothic"/>
          <w:lang w:eastAsia="ko-KR"/>
        </w:rPr>
        <w:t>.T</w:t>
      </w:r>
      <w:r>
        <w:rPr>
          <w:rFonts w:eastAsia="Malgun Gothic" w:hint="eastAsia"/>
          <w:lang w:eastAsia="ko-KR"/>
        </w:rPr>
        <w:t>hen t</w:t>
      </w:r>
      <w:r w:rsidRPr="0049248B">
        <w:rPr>
          <w:rFonts w:hint="eastAsia"/>
          <w:lang w:eastAsia="ko-KR"/>
        </w:rPr>
        <w:t xml:space="preserve">he </w:t>
      </w:r>
      <w:r>
        <w:rPr>
          <w:lang w:eastAsia="ko-KR"/>
        </w:rPr>
        <w:t xml:space="preserve">initial </w:t>
      </w:r>
      <w:r w:rsidRPr="0049248B">
        <w:rPr>
          <w:lang w:eastAsia="ko-KR"/>
        </w:rPr>
        <w:t>bit</w:t>
      </w:r>
      <w:r w:rsidRPr="0049248B">
        <w:rPr>
          <w:rFonts w:hint="eastAsia"/>
          <w:lang w:eastAsia="ko-KR"/>
        </w:rPr>
        <w:t xml:space="preserve"> allocation information is updated</w:t>
      </w:r>
      <w:r>
        <w:rPr>
          <w:lang w:eastAsia="ko-KR"/>
        </w:rPr>
        <w:t>,</w:t>
      </w:r>
      <w:r w:rsidRPr="0049248B">
        <w:rPr>
          <w:rFonts w:hint="eastAsia"/>
          <w:lang w:eastAsia="ko-KR"/>
        </w:rPr>
        <w:t xml:space="preserve"> based on the </w:t>
      </w:r>
      <w:r>
        <w:rPr>
          <w:lang w:eastAsia="ko-KR"/>
        </w:rPr>
        <w:t xml:space="preserve">number of </w:t>
      </w:r>
      <w:r w:rsidRPr="0049248B">
        <w:rPr>
          <w:rFonts w:hint="eastAsia"/>
          <w:lang w:eastAsia="ko-KR"/>
        </w:rPr>
        <w:t>bits</w:t>
      </w:r>
      <w:r>
        <w:rPr>
          <w:lang w:eastAsia="ko-KR"/>
        </w:rPr>
        <w:t xml:space="preserve"> used</w:t>
      </w:r>
      <w:r w:rsidRPr="0049248B">
        <w:rPr>
          <w:rFonts w:hint="eastAsia"/>
          <w:lang w:eastAsia="ko-KR"/>
        </w:rPr>
        <w:t xml:space="preserve"> for representing </w:t>
      </w:r>
      <w:r>
        <w:rPr>
          <w:lang w:eastAsia="ko-KR"/>
        </w:rPr>
        <w:t xml:space="preserve">the </w:t>
      </w:r>
      <w:r w:rsidRPr="00F17E38">
        <w:rPr>
          <w:rFonts w:eastAsia="Malgun Gothic" w:hint="eastAsia"/>
          <w:lang w:eastAsia="ko-KR"/>
        </w:rPr>
        <w:t>refinement data.</w:t>
      </w:r>
    </w:p>
    <w:p w:rsidR="00834EE0" w:rsidRPr="008B1459" w:rsidRDefault="00834EE0" w:rsidP="008B1459">
      <w:pPr>
        <w:pStyle w:val="H6"/>
        <w:rPr>
          <w:lang w:eastAsia="ko-KR"/>
        </w:rPr>
      </w:pPr>
      <w:bookmarkStart w:id="760" w:name="_Toc393331452"/>
      <w:bookmarkStart w:id="761" w:name="_Toc394084579"/>
      <w:bookmarkStart w:id="762" w:name="_Ref394161378"/>
      <w:bookmarkStart w:id="763" w:name="_Toc394417847"/>
      <w:bookmarkStart w:id="764" w:name="sec_PVQ"/>
      <w:bookmarkStart w:id="765" w:name="hq_hr_clau_gen_pvq"/>
      <w:r w:rsidRPr="008B1459">
        <w:rPr>
          <w:rFonts w:hint="eastAsia"/>
          <w:lang w:eastAsia="ko-KR"/>
        </w:rPr>
        <w:t>6.2.3.2.5.</w:t>
      </w:r>
      <w:bookmarkEnd w:id="764"/>
      <w:r w:rsidR="00E37FD8" w:rsidRPr="008B1459">
        <w:rPr>
          <w:rFonts w:eastAsia="Malgun Gothic" w:hint="eastAsia"/>
          <w:lang w:eastAsia="ko-KR"/>
        </w:rPr>
        <w:t>4</w:t>
      </w:r>
      <w:bookmarkEnd w:id="765"/>
      <w:r w:rsidRPr="008B1459">
        <w:rPr>
          <w:rFonts w:hint="eastAsia"/>
          <w:lang w:eastAsia="ko-KR"/>
        </w:rPr>
        <w:tab/>
        <w:t>PVQ</w:t>
      </w:r>
      <w:bookmarkEnd w:id="760"/>
      <w:bookmarkEnd w:id="761"/>
      <w:bookmarkEnd w:id="762"/>
      <w:bookmarkEnd w:id="763"/>
    </w:p>
    <w:p w:rsidR="00834EE0" w:rsidRPr="00C56437" w:rsidRDefault="00834EE0" w:rsidP="00834EE0">
      <w:pPr>
        <w:rPr>
          <w:rFonts w:hint="eastAsia"/>
          <w:lang w:eastAsia="ko-KR"/>
        </w:rPr>
      </w:pPr>
      <w:r w:rsidRPr="00C0050A">
        <w:rPr>
          <w:lang w:eastAsia="ko-KR"/>
        </w:rPr>
        <w:t xml:space="preserve">This is described in </w:t>
      </w:r>
      <w:r w:rsidR="00F36D7A" w:rsidRPr="00DF202E">
        <w:rPr>
          <w:rFonts w:hint="eastAsia"/>
          <w:lang w:eastAsia="zh-CN"/>
        </w:rPr>
        <w:t>subclause</w:t>
      </w:r>
      <w:r w:rsidRPr="00DF202E">
        <w:t xml:space="preserve"> 6</w:t>
      </w:r>
      <w:r w:rsidRPr="00DF202E">
        <w:rPr>
          <w:lang w:val="x-none"/>
        </w:rPr>
        <w:t>.2.3.2.1.2</w:t>
      </w:r>
      <w:r w:rsidRPr="00DF202E">
        <w:rPr>
          <w:lang w:val="en-US"/>
        </w:rPr>
        <w:t>.2</w:t>
      </w:r>
    </w:p>
    <w:p w:rsidR="00834EE0" w:rsidRPr="008B1459" w:rsidRDefault="00834EE0" w:rsidP="008B1459">
      <w:pPr>
        <w:pStyle w:val="H6"/>
        <w:rPr>
          <w:rFonts w:hint="eastAsia"/>
          <w:lang w:eastAsia="ko-KR"/>
        </w:rPr>
      </w:pPr>
      <w:bookmarkStart w:id="766" w:name="_Toc394084580"/>
      <w:bookmarkStart w:id="767" w:name="_Ref394161275"/>
      <w:bookmarkStart w:id="768" w:name="_Toc394417848"/>
      <w:bookmarkStart w:id="769" w:name="sec_noise_filling_generic_mode"/>
      <w:bookmarkStart w:id="770" w:name="hq_hr_clau_gen_noise_filling"/>
      <w:r w:rsidRPr="008B1459">
        <w:rPr>
          <w:rFonts w:hint="eastAsia"/>
          <w:lang w:eastAsia="ko-KR"/>
        </w:rPr>
        <w:t>6.2.3.2.5.</w:t>
      </w:r>
      <w:bookmarkEnd w:id="769"/>
      <w:r w:rsidR="00E37FD8" w:rsidRPr="008B1459">
        <w:rPr>
          <w:rFonts w:eastAsia="Malgun Gothic" w:hint="eastAsia"/>
          <w:lang w:eastAsia="ko-KR"/>
        </w:rPr>
        <w:t>5</w:t>
      </w:r>
      <w:bookmarkEnd w:id="770"/>
      <w:r w:rsidRPr="008B1459">
        <w:rPr>
          <w:rFonts w:hint="eastAsia"/>
          <w:lang w:eastAsia="ko-KR"/>
        </w:rPr>
        <w:tab/>
        <w:t>Noise filling</w:t>
      </w:r>
      <w:bookmarkEnd w:id="766"/>
      <w:bookmarkEnd w:id="767"/>
      <w:bookmarkEnd w:id="768"/>
    </w:p>
    <w:p w:rsidR="00834EE0" w:rsidRPr="00C0050A" w:rsidRDefault="00834EE0" w:rsidP="00834EE0">
      <w:pPr>
        <w:rPr>
          <w:rFonts w:eastAsia="Malgun Gothic" w:hint="eastAsia"/>
          <w:lang w:eastAsia="ko-KR"/>
        </w:rPr>
      </w:pPr>
      <w:r w:rsidRPr="00C0050A">
        <w:rPr>
          <w:rFonts w:hint="eastAsia"/>
          <w:lang w:eastAsia="ko-KR"/>
        </w:rPr>
        <w:t>Noise filling is performed described in</w:t>
      </w:r>
      <w:r w:rsidR="00F36D7A">
        <w:rPr>
          <w:rFonts w:hint="eastAsia"/>
          <w:lang w:eastAsia="zh-CN"/>
        </w:rPr>
        <w:t xml:space="preserve"> subclause </w:t>
      </w:r>
      <w:r w:rsidR="00BB3EDE">
        <w:rPr>
          <w:rFonts w:eastAsia="Malgun Gothic"/>
          <w:lang w:eastAsia="ko-KR"/>
        </w:rPr>
        <w:t>6.2.3.2.1.3.2.1</w:t>
      </w:r>
      <w:r w:rsidRPr="00462C06">
        <w:rPr>
          <w:rFonts w:eastAsia="Malgun Gothic" w:hint="eastAsia"/>
          <w:lang w:eastAsia="ko-KR"/>
        </w:rPr>
        <w:t>.</w:t>
      </w:r>
      <w:r w:rsidRPr="00C0050A">
        <w:rPr>
          <w:rFonts w:hint="eastAsia"/>
          <w:lang w:eastAsia="ko-KR"/>
        </w:rPr>
        <w:t xml:space="preserve"> The last band for this noise filling in Generic mode is defined</w:t>
      </w:r>
      <w:r w:rsidRPr="00C0050A">
        <w:rPr>
          <w:lang w:eastAsia="ko-KR"/>
        </w:rPr>
        <w:t xml:space="preserve"> </w:t>
      </w:r>
      <w:r w:rsidRPr="00C0050A">
        <w:rPr>
          <w:rFonts w:eastAsia="Malgun Gothic" w:hint="eastAsia"/>
          <w:lang w:eastAsia="ko-KR"/>
        </w:rPr>
        <w:t>as</w:t>
      </w:r>
      <w:r w:rsidRPr="00C0050A">
        <w:rPr>
          <w:position w:val="-12"/>
        </w:rPr>
        <w:object w:dxaOrig="2460" w:dyaOrig="320">
          <v:shape id="_x0000_i1548" type="#_x0000_t75" style="width:123pt;height:16.15pt" o:ole="">
            <v:imagedata r:id="rId1004" o:title=""/>
          </v:shape>
          <o:OLEObject Type="Embed" ProgID="Equation.3" ShapeID="_x0000_i1548" DrawAspect="Content" ObjectID="_1783089862" r:id="rId1005"/>
        </w:object>
      </w:r>
      <w:r w:rsidRPr="00C0050A">
        <w:rPr>
          <w:rFonts w:eastAsia="Malgun Gothic" w:hint="eastAsia"/>
          <w:lang w:eastAsia="ko-KR"/>
        </w:rPr>
        <w:t xml:space="preserve">, where </w:t>
      </w:r>
      <w:r w:rsidRPr="00C0050A">
        <w:rPr>
          <w:position w:val="-10"/>
        </w:rPr>
        <w:object w:dxaOrig="880" w:dyaOrig="300">
          <v:shape id="_x0000_i1549" type="#_x0000_t75" style="width:43.9pt;height:15pt" o:ole="">
            <v:imagedata r:id="rId1006" o:title=""/>
          </v:shape>
          <o:OLEObject Type="Embed" ProgID="Equation.3" ShapeID="_x0000_i1549" DrawAspect="Content" ObjectID="_1783089863" r:id="rId1007"/>
        </w:object>
      </w:r>
      <w:r w:rsidRPr="00C0050A">
        <w:rPr>
          <w:rFonts w:eastAsia="Malgun Gothic" w:hint="eastAsia"/>
          <w:lang w:eastAsia="ko-KR"/>
        </w:rPr>
        <w:t>is the last band index w</w:t>
      </w:r>
      <w:r w:rsidRPr="00C0050A">
        <w:rPr>
          <w:rFonts w:eastAsia="Malgun Gothic"/>
          <w:lang w:eastAsia="ko-KR"/>
        </w:rPr>
        <w:t>here the spectrum was</w:t>
      </w:r>
      <w:r w:rsidRPr="00C0050A">
        <w:rPr>
          <w:rFonts w:eastAsia="Malgun Gothic" w:hint="eastAsia"/>
          <w:lang w:eastAsia="ko-KR"/>
        </w:rPr>
        <w:t xml:space="preserve"> quantized </w:t>
      </w:r>
      <w:r w:rsidRPr="00C0050A">
        <w:rPr>
          <w:rFonts w:eastAsia="Malgun Gothic"/>
          <w:lang w:eastAsia="ko-KR"/>
        </w:rPr>
        <w:t>using</w:t>
      </w:r>
      <w:r w:rsidRPr="00C0050A">
        <w:rPr>
          <w:rFonts w:eastAsia="Malgun Gothic" w:hint="eastAsia"/>
          <w:lang w:eastAsia="ko-KR"/>
        </w:rPr>
        <w:t xml:space="preserve"> PVQ.</w:t>
      </w:r>
      <w:r w:rsidR="00E37FD8">
        <w:rPr>
          <w:rFonts w:eastAsia="Malgun Gothic" w:hint="eastAsia"/>
          <w:lang w:eastAsia="ko-KR"/>
        </w:rPr>
        <w:t xml:space="preserve"> The filled spectrum is further de-normalized to generate </w:t>
      </w:r>
      <w:r w:rsidR="00E37FD8" w:rsidRPr="008D7937">
        <w:rPr>
          <w:position w:val="-14"/>
        </w:rPr>
        <w:object w:dxaOrig="920" w:dyaOrig="340">
          <v:shape id="_x0000_i1550" type="#_x0000_t75" style="width:46.15pt;height:16.9pt" o:ole="">
            <v:imagedata r:id="rId1008" o:title=""/>
          </v:shape>
          <o:OLEObject Type="Embed" ProgID="Equation.3" ShapeID="_x0000_i1550" DrawAspect="Content" ObjectID="_1783089864" r:id="rId1009"/>
        </w:object>
      </w:r>
      <w:r w:rsidR="00E37FD8">
        <w:rPr>
          <w:rFonts w:eastAsia="Malgun Gothic" w:hint="eastAsia"/>
          <w:lang w:eastAsia="ko-KR"/>
        </w:rPr>
        <w:t xml:space="preserve"> </w:t>
      </w:r>
      <w:r w:rsidR="00B641E4">
        <w:rPr>
          <w:rFonts w:eastAsia="Malgun Gothic"/>
          <w:lang w:eastAsia="ko-KR"/>
        </w:rPr>
        <w:t xml:space="preserve">as </w:t>
      </w:r>
      <w:r w:rsidR="00E37FD8">
        <w:rPr>
          <w:rFonts w:eastAsia="Malgun Gothic" w:hint="eastAsia"/>
          <w:lang w:eastAsia="ko-KR"/>
        </w:rPr>
        <w:t xml:space="preserve">described in subclause </w:t>
      </w:r>
      <w:r w:rsidR="00BB3EDE">
        <w:rPr>
          <w:rFonts w:eastAsia="Malgun Gothic"/>
          <w:lang w:eastAsia="ko-KR"/>
        </w:rPr>
        <w:t>6.2.3.2.1.3.2.4</w:t>
      </w:r>
      <w:r w:rsidR="00E37FD8">
        <w:rPr>
          <w:rFonts w:eastAsia="Malgun Gothic" w:hint="eastAsia"/>
          <w:lang w:eastAsia="ko-KR"/>
        </w:rPr>
        <w:t xml:space="preserve">. If </w:t>
      </w:r>
      <w:r w:rsidR="00E37FD8" w:rsidRPr="00385DE5">
        <w:rPr>
          <w:rFonts w:eastAsia="Malgun Gothic" w:hint="eastAsia"/>
          <w:i/>
          <w:lang w:eastAsia="ko-KR"/>
        </w:rPr>
        <w:t>core_sfm</w:t>
      </w:r>
      <w:r w:rsidR="00E37FD8">
        <w:rPr>
          <w:rFonts w:eastAsia="Malgun Gothic" w:hint="eastAsia"/>
          <w:lang w:eastAsia="ko-KR"/>
        </w:rPr>
        <w:t xml:space="preserve"> is higher than </w:t>
      </w:r>
      <w:r w:rsidR="00E37FD8" w:rsidRPr="00385DE5">
        <w:rPr>
          <w:rFonts w:eastAsia="Malgun Gothic" w:hint="eastAsia"/>
          <w:i/>
          <w:lang w:eastAsia="ko-KR"/>
        </w:rPr>
        <w:t>N</w:t>
      </w:r>
      <w:r w:rsidR="00E37FD8" w:rsidRPr="00385DE5">
        <w:rPr>
          <w:rFonts w:eastAsia="Malgun Gothic" w:hint="eastAsia"/>
          <w:i/>
          <w:vertAlign w:val="subscript"/>
          <w:lang w:eastAsia="ko-KR"/>
        </w:rPr>
        <w:t>band_LF</w:t>
      </w:r>
      <w:r w:rsidR="00E37FD8">
        <w:rPr>
          <w:rFonts w:eastAsia="Malgun Gothic" w:hint="eastAsia"/>
          <w:lang w:eastAsia="ko-KR"/>
        </w:rPr>
        <w:t>-1,</w:t>
      </w:r>
      <w:r w:rsidR="00E37FD8" w:rsidRPr="00D36197">
        <w:rPr>
          <w:rFonts w:eastAsia="Malgun Gothic" w:hint="eastAsia"/>
          <w:lang w:eastAsia="ko-KR"/>
        </w:rPr>
        <w:t xml:space="preserve"> then the </w:t>
      </w:r>
      <w:r w:rsidR="00E37FD8" w:rsidRPr="00BC7CA9">
        <w:rPr>
          <w:position w:val="-10"/>
        </w:rPr>
        <w:object w:dxaOrig="639" w:dyaOrig="340">
          <v:shape id="_x0000_i1551" type="#_x0000_t75" style="width:31.9pt;height:16.9pt" o:ole="">
            <v:imagedata r:id="rId1010" o:title=""/>
          </v:shape>
          <o:OLEObject Type="Embed" ProgID="Equation.3" ShapeID="_x0000_i1551" DrawAspect="Content" ObjectID="_1783089865" r:id="rId1011"/>
        </w:object>
      </w:r>
      <w:r w:rsidR="00E37FD8" w:rsidRPr="004F115E">
        <w:rPr>
          <w:rFonts w:eastAsia="Malgun Gothic" w:hint="eastAsia"/>
          <w:lang w:eastAsia="ko-KR"/>
        </w:rPr>
        <w:t xml:space="preserve">are </w:t>
      </w:r>
      <w:r w:rsidR="00E37FD8" w:rsidRPr="00D36197">
        <w:rPr>
          <w:rFonts w:eastAsia="Malgun Gothic" w:hint="eastAsia"/>
          <w:lang w:eastAsia="ko-KR"/>
        </w:rPr>
        <w:t xml:space="preserve">the high frequency </w:t>
      </w:r>
      <w:r w:rsidR="00E37FD8">
        <w:rPr>
          <w:rFonts w:eastAsia="Malgun Gothic" w:hint="eastAsia"/>
          <w:lang w:eastAsia="ko-KR"/>
        </w:rPr>
        <w:t>norms</w:t>
      </w:r>
      <w:r w:rsidR="00E37FD8" w:rsidRPr="00D36197">
        <w:rPr>
          <w:rFonts w:eastAsia="Malgun Gothic" w:hint="eastAsia"/>
          <w:lang w:eastAsia="ko-KR"/>
        </w:rPr>
        <w:t xml:space="preserve"> described in subclause </w:t>
      </w:r>
      <w:r w:rsidR="00242C1F">
        <w:rPr>
          <w:rFonts w:eastAsia="Malgun Gothic"/>
          <w:lang w:eastAsia="ko-KR"/>
        </w:rPr>
        <w:t>6.2.3.2.5.3</w:t>
      </w:r>
      <w:r w:rsidR="00E37FD8" w:rsidRPr="00D36197">
        <w:rPr>
          <w:rFonts w:eastAsia="Malgun Gothic" w:hint="eastAsia"/>
          <w:lang w:eastAsia="ko-KR"/>
        </w:rPr>
        <w:t>.</w:t>
      </w:r>
    </w:p>
    <w:p w:rsidR="00834EE0" w:rsidRPr="008B1459" w:rsidRDefault="00834EE0" w:rsidP="008B1459">
      <w:pPr>
        <w:pStyle w:val="H6"/>
        <w:rPr>
          <w:rFonts w:hint="eastAsia"/>
          <w:lang w:eastAsia="ko-KR"/>
        </w:rPr>
      </w:pPr>
      <w:bookmarkStart w:id="771" w:name="_Ref393921616"/>
      <w:bookmarkStart w:id="772" w:name="_Toc394084581"/>
      <w:bookmarkStart w:id="773" w:name="_Toc394417849"/>
      <w:bookmarkStart w:id="774" w:name="hq_hr_clau_gen_high_Freq_exc_spectrum"/>
      <w:r w:rsidRPr="008B1459">
        <w:rPr>
          <w:rFonts w:hint="eastAsia"/>
          <w:lang w:eastAsia="ko-KR"/>
        </w:rPr>
        <w:t>6.2.3.2.5.</w:t>
      </w:r>
      <w:r w:rsidR="00E37FD8" w:rsidRPr="008B1459">
        <w:rPr>
          <w:rFonts w:eastAsia="Malgun Gothic" w:hint="eastAsia"/>
          <w:lang w:eastAsia="ko-KR"/>
        </w:rPr>
        <w:t>6</w:t>
      </w:r>
      <w:bookmarkEnd w:id="774"/>
      <w:r w:rsidRPr="008B1459">
        <w:rPr>
          <w:rFonts w:hint="eastAsia"/>
          <w:lang w:eastAsia="ko-KR"/>
        </w:rPr>
        <w:tab/>
        <w:t>High frequency excitation spectrum</w:t>
      </w:r>
      <w:bookmarkEnd w:id="771"/>
      <w:bookmarkEnd w:id="772"/>
      <w:bookmarkEnd w:id="773"/>
    </w:p>
    <w:p w:rsidR="00834EE0" w:rsidRPr="00A446CC" w:rsidRDefault="00834EE0" w:rsidP="00834EE0">
      <w:pPr>
        <w:rPr>
          <w:rFonts w:hint="eastAsia"/>
          <w:lang w:eastAsia="ko-KR"/>
        </w:rPr>
      </w:pPr>
      <w:r w:rsidRPr="00C0050A">
        <w:t xml:space="preserve">The high frequency excitation spectrum is based on a copy of the decoded low frequency spectrum. First spectral anti-sparseness processing is applied, and then dynamic range control is applied to depending on the decoded excitation class. </w:t>
      </w:r>
      <w:r w:rsidRPr="00C0050A">
        <w:rPr>
          <w:lang w:eastAsia="ko-KR"/>
        </w:rPr>
        <w:t>Finally</w:t>
      </w:r>
      <w:r w:rsidRPr="00C0050A">
        <w:rPr>
          <w:rFonts w:hint="eastAsia"/>
          <w:lang w:eastAsia="ko-KR"/>
        </w:rPr>
        <w:t xml:space="preserve">, </w:t>
      </w:r>
      <w:r w:rsidRPr="00C0050A">
        <w:rPr>
          <w:lang w:eastAsia="ko-KR"/>
        </w:rPr>
        <w:t xml:space="preserve">a </w:t>
      </w:r>
      <w:r w:rsidRPr="00C0050A">
        <w:rPr>
          <w:rFonts w:hint="eastAsia"/>
          <w:lang w:eastAsia="ko-KR"/>
        </w:rPr>
        <w:t xml:space="preserve">simple </w:t>
      </w:r>
      <w:r>
        <w:rPr>
          <w:lang w:eastAsia="ko-KR"/>
        </w:rPr>
        <w:t>spectral co</w:t>
      </w:r>
      <w:r w:rsidRPr="00A446CC">
        <w:rPr>
          <w:rFonts w:hint="eastAsia"/>
          <w:lang w:eastAsia="ko-KR"/>
        </w:rPr>
        <w:t>p</w:t>
      </w:r>
      <w:r>
        <w:rPr>
          <w:lang w:eastAsia="ko-KR"/>
        </w:rPr>
        <w:t>y</w:t>
      </w:r>
      <w:r w:rsidRPr="00A446CC">
        <w:rPr>
          <w:rFonts w:hint="eastAsia"/>
          <w:lang w:eastAsia="ko-KR"/>
        </w:rPr>
        <w:t xml:space="preserve"> is done to </w:t>
      </w:r>
      <w:r w:rsidRPr="00A446CC">
        <w:rPr>
          <w:lang w:eastAsia="ko-KR"/>
        </w:rPr>
        <w:t>create the</w:t>
      </w:r>
      <w:r w:rsidRPr="00A446CC">
        <w:rPr>
          <w:rFonts w:hint="eastAsia"/>
          <w:lang w:eastAsia="ko-KR"/>
        </w:rPr>
        <w:t xml:space="preserve"> high frequency </w:t>
      </w:r>
      <w:r w:rsidRPr="00A446CC">
        <w:rPr>
          <w:lang w:eastAsia="ko-KR"/>
        </w:rPr>
        <w:t>excitation</w:t>
      </w:r>
      <w:r w:rsidRPr="00A446CC">
        <w:rPr>
          <w:rFonts w:hint="eastAsia"/>
          <w:lang w:eastAsia="ko-KR"/>
        </w:rPr>
        <w:t xml:space="preserve"> spectrum.</w:t>
      </w:r>
    </w:p>
    <w:p w:rsidR="00834EE0" w:rsidRPr="008B1459" w:rsidRDefault="00834EE0" w:rsidP="008B1459">
      <w:pPr>
        <w:pStyle w:val="H6"/>
        <w:rPr>
          <w:rFonts w:hint="eastAsia"/>
          <w:lang w:eastAsia="ko-KR"/>
        </w:rPr>
      </w:pPr>
      <w:bookmarkStart w:id="775" w:name="_Toc393331455"/>
      <w:bookmarkStart w:id="776" w:name="_Toc394084582"/>
      <w:bookmarkStart w:id="777" w:name="_Toc394417850"/>
      <w:r w:rsidRPr="008B1459">
        <w:rPr>
          <w:rFonts w:hint="eastAsia"/>
          <w:lang w:eastAsia="ko-KR"/>
        </w:rPr>
        <w:t>6.2.3.2.5.</w:t>
      </w:r>
      <w:r w:rsidR="00E37FD8" w:rsidRPr="008B1459">
        <w:rPr>
          <w:rFonts w:eastAsia="Malgun Gothic" w:hint="eastAsia"/>
          <w:lang w:eastAsia="ko-KR"/>
        </w:rPr>
        <w:t>6</w:t>
      </w:r>
      <w:r w:rsidRPr="008B1459">
        <w:rPr>
          <w:rFonts w:hint="eastAsia"/>
          <w:lang w:eastAsia="ko-KR"/>
        </w:rPr>
        <w:t>.1</w:t>
      </w:r>
      <w:r w:rsidRPr="008B1459">
        <w:rPr>
          <w:rFonts w:hint="eastAsia"/>
          <w:lang w:eastAsia="ko-KR"/>
        </w:rPr>
        <w:tab/>
        <w:t>Spectral anti-sparseness processing</w:t>
      </w:r>
      <w:bookmarkEnd w:id="775"/>
      <w:bookmarkEnd w:id="776"/>
      <w:bookmarkEnd w:id="777"/>
    </w:p>
    <w:p w:rsidR="00834EE0" w:rsidRPr="00C0050A" w:rsidRDefault="00834EE0" w:rsidP="00834EE0">
      <w:pPr>
        <w:rPr>
          <w:rFonts w:hint="eastAsia"/>
          <w:lang w:eastAsia="ko-KR"/>
        </w:rPr>
      </w:pPr>
      <w:r w:rsidRPr="00C0050A">
        <w:rPr>
          <w:lang w:eastAsia="ko-KR"/>
        </w:rPr>
        <w:t xml:space="preserve">The </w:t>
      </w:r>
      <w:r w:rsidRPr="00C0050A">
        <w:rPr>
          <w:rFonts w:hint="eastAsia"/>
          <w:lang w:eastAsia="ko-KR"/>
        </w:rPr>
        <w:t xml:space="preserve">spectral anti-sparseness processing is performed on the low frequency spectrum by inserting </w:t>
      </w:r>
      <w:r w:rsidRPr="00C0050A">
        <w:rPr>
          <w:lang w:eastAsia="ko-KR"/>
        </w:rPr>
        <w:t xml:space="preserve">a 0.5 amplitude coefficient, </w:t>
      </w:r>
      <w:r w:rsidRPr="00C0050A">
        <w:rPr>
          <w:rFonts w:hint="eastAsia"/>
          <w:lang w:eastAsia="ko-KR"/>
        </w:rPr>
        <w:t xml:space="preserve">with </w:t>
      </w:r>
      <w:r w:rsidRPr="00C0050A">
        <w:rPr>
          <w:lang w:eastAsia="ko-KR"/>
        </w:rPr>
        <w:t xml:space="preserve">a </w:t>
      </w:r>
      <w:r w:rsidRPr="00C0050A">
        <w:rPr>
          <w:rFonts w:hint="eastAsia"/>
          <w:lang w:eastAsia="ko-KR"/>
        </w:rPr>
        <w:t>random sign</w:t>
      </w:r>
      <w:r w:rsidRPr="00C0050A">
        <w:rPr>
          <w:lang w:eastAsia="ko-KR"/>
        </w:rPr>
        <w:t>,</w:t>
      </w:r>
      <w:r w:rsidRPr="00C0050A">
        <w:rPr>
          <w:rFonts w:hint="eastAsia"/>
          <w:lang w:eastAsia="ko-KR"/>
        </w:rPr>
        <w:t xml:space="preserve"> </w:t>
      </w:r>
      <w:r w:rsidRPr="00C0050A">
        <w:rPr>
          <w:lang w:eastAsia="ko-KR"/>
        </w:rPr>
        <w:t xml:space="preserve">where </w:t>
      </w:r>
      <w:r w:rsidRPr="00C0050A">
        <w:rPr>
          <w:rFonts w:hint="eastAsia"/>
          <w:lang w:eastAsia="ko-KR"/>
        </w:rPr>
        <w:t xml:space="preserve">the normalized spectrum </w:t>
      </w:r>
      <w:r w:rsidRPr="00C0050A">
        <w:rPr>
          <w:lang w:eastAsia="ko-KR"/>
        </w:rPr>
        <w:t>is zero</w:t>
      </w:r>
      <w:r w:rsidRPr="00C0050A">
        <w:rPr>
          <w:rFonts w:hint="eastAsia"/>
          <w:lang w:eastAsia="ko-KR"/>
        </w:rPr>
        <w:t>. The end band for the spectral anti-sparseness processing is specified by</w:t>
      </w:r>
      <w:r w:rsidRPr="00C0050A">
        <w:rPr>
          <w:rFonts w:eastAsia="Malgun Gothic" w:hint="eastAsia"/>
          <w:lang w:eastAsia="ko-KR"/>
        </w:rPr>
        <w:t xml:space="preserve"> </w:t>
      </w:r>
      <w:r w:rsidR="00757893" w:rsidRPr="00385DE5">
        <w:rPr>
          <w:rFonts w:eastAsia="Malgun Gothic" w:hint="eastAsia"/>
          <w:i/>
          <w:lang w:eastAsia="ko-KR"/>
        </w:rPr>
        <w:t>B</w:t>
      </w:r>
      <w:r w:rsidR="00757893" w:rsidRPr="00385DE5">
        <w:rPr>
          <w:rFonts w:eastAsia="Malgun Gothic" w:hint="eastAsia"/>
          <w:i/>
          <w:vertAlign w:val="subscript"/>
          <w:lang w:eastAsia="ko-KR"/>
        </w:rPr>
        <w:t>anti</w:t>
      </w:r>
      <w:r w:rsidR="00757893">
        <w:rPr>
          <w:rFonts w:eastAsia="Malgun Gothic" w:hint="eastAsia"/>
          <w:lang w:eastAsia="ko-KR"/>
        </w:rPr>
        <w:t xml:space="preserve"> (=max(</w:t>
      </w:r>
      <w:r w:rsidR="00757893" w:rsidRPr="00385DE5">
        <w:rPr>
          <w:rFonts w:eastAsia="Malgun Gothic" w:hint="eastAsia"/>
          <w:i/>
          <w:lang w:eastAsia="ko-KR"/>
        </w:rPr>
        <w:t>core_sfm</w:t>
      </w:r>
      <w:r w:rsidR="00757893">
        <w:rPr>
          <w:rFonts w:eastAsia="Malgun Gothic" w:hint="eastAsia"/>
          <w:lang w:eastAsia="ko-KR"/>
        </w:rPr>
        <w:t>,</w:t>
      </w:r>
      <w:r w:rsidR="00757893" w:rsidRPr="00385DE5">
        <w:rPr>
          <w:rFonts w:eastAsia="Malgun Gothic" w:hint="eastAsia"/>
          <w:i/>
          <w:lang w:eastAsia="ko-KR"/>
        </w:rPr>
        <w:t>N</w:t>
      </w:r>
      <w:r w:rsidR="00757893" w:rsidRPr="00385DE5">
        <w:rPr>
          <w:rFonts w:eastAsia="Malgun Gothic" w:hint="eastAsia"/>
          <w:i/>
          <w:vertAlign w:val="subscript"/>
          <w:lang w:eastAsia="ko-KR"/>
        </w:rPr>
        <w:t>band_LF</w:t>
      </w:r>
      <w:r w:rsidR="00757893">
        <w:rPr>
          <w:rFonts w:eastAsia="Malgun Gothic" w:hint="eastAsia"/>
          <w:lang w:eastAsia="ko-KR"/>
        </w:rPr>
        <w:t>-1))</w:t>
      </w:r>
      <w:r w:rsidR="00757893" w:rsidRPr="00D36197">
        <w:rPr>
          <w:rFonts w:eastAsia="Malgun Gothic" w:hint="eastAsia"/>
          <w:lang w:eastAsia="ko-KR"/>
        </w:rPr>
        <w:t xml:space="preserve"> and the end frequency is specified by </w:t>
      </w:r>
      <w:r w:rsidR="00757893" w:rsidRPr="00385DE5">
        <w:rPr>
          <w:rFonts w:eastAsia="Malgun Gothic" w:hint="eastAsia"/>
          <w:i/>
          <w:lang w:eastAsia="ko-KR"/>
        </w:rPr>
        <w:t>L</w:t>
      </w:r>
      <w:r w:rsidR="00757893" w:rsidRPr="00385DE5">
        <w:rPr>
          <w:rFonts w:eastAsia="Malgun Gothic" w:hint="eastAsia"/>
          <w:i/>
          <w:vertAlign w:val="subscript"/>
          <w:lang w:eastAsia="ko-KR"/>
        </w:rPr>
        <w:t>anti</w:t>
      </w:r>
      <w:r w:rsidR="00757893" w:rsidRPr="00D36197">
        <w:rPr>
          <w:rFonts w:eastAsia="Malgun Gothic" w:hint="eastAsia"/>
          <w:lang w:eastAsia="ko-KR"/>
        </w:rPr>
        <w:t>(=</w:t>
      </w:r>
      <w:r w:rsidR="00757893" w:rsidRPr="00385DE5">
        <w:rPr>
          <w:rFonts w:eastAsia="Malgun Gothic" w:hint="eastAsia"/>
          <w:i/>
          <w:lang w:eastAsia="ko-KR"/>
        </w:rPr>
        <w:t>k</w:t>
      </w:r>
      <w:r w:rsidR="00757893" w:rsidRPr="00385DE5">
        <w:rPr>
          <w:rFonts w:eastAsia="Malgun Gothic" w:hint="eastAsia"/>
          <w:i/>
          <w:vertAlign w:val="subscript"/>
          <w:lang w:eastAsia="ko-KR"/>
        </w:rPr>
        <w:t>end</w:t>
      </w:r>
      <w:r w:rsidR="00757893" w:rsidRPr="00D36197">
        <w:rPr>
          <w:rFonts w:eastAsia="Malgun Gothic" w:hint="eastAsia"/>
          <w:lang w:eastAsia="ko-KR"/>
        </w:rPr>
        <w:t>(</w:t>
      </w:r>
      <w:r w:rsidR="00757893" w:rsidRPr="00385DE5">
        <w:rPr>
          <w:rFonts w:eastAsia="Malgun Gothic" w:hint="eastAsia"/>
          <w:i/>
          <w:lang w:eastAsia="ko-KR"/>
        </w:rPr>
        <w:t>B</w:t>
      </w:r>
      <w:r w:rsidR="00757893" w:rsidRPr="00385DE5">
        <w:rPr>
          <w:rFonts w:eastAsia="Malgun Gothic" w:hint="eastAsia"/>
          <w:i/>
          <w:vertAlign w:val="subscript"/>
          <w:lang w:eastAsia="ko-KR"/>
        </w:rPr>
        <w:t>anti</w:t>
      </w:r>
      <w:r w:rsidR="00757893" w:rsidRPr="00D36197">
        <w:rPr>
          <w:rFonts w:eastAsia="Malgun Gothic" w:hint="eastAsia"/>
          <w:lang w:eastAsia="ko-KR"/>
        </w:rPr>
        <w:t>))</w:t>
      </w:r>
      <w:r w:rsidRPr="00C0050A">
        <w:rPr>
          <w:rFonts w:hint="eastAsia"/>
          <w:lang w:eastAsia="ko-KR"/>
        </w:rPr>
        <w:t>.</w:t>
      </w:r>
    </w:p>
    <w:p w:rsidR="00834EE0" w:rsidRPr="00C0050A" w:rsidRDefault="00834EE0" w:rsidP="00834EE0">
      <w:pPr>
        <w:pStyle w:val="EQ"/>
      </w:pPr>
      <w:r w:rsidRPr="00C0050A">
        <w:tab/>
      </w:r>
      <w:r w:rsidR="00757893" w:rsidRPr="00D82AEF">
        <w:rPr>
          <w:position w:val="-50"/>
        </w:rPr>
        <w:object w:dxaOrig="7420" w:dyaOrig="1100">
          <v:shape id="_x0000_i1552" type="#_x0000_t75" style="width:370.9pt;height:54.75pt" o:ole="">
            <v:imagedata r:id="rId1012" o:title=""/>
          </v:shape>
          <o:OLEObject Type="Embed" ProgID="Equation.3" ShapeID="_x0000_i1552" DrawAspect="Content" ObjectID="_1783089866" r:id="rId1013"/>
        </w:object>
      </w:r>
      <w:r w:rsidRPr="00C0050A">
        <w:tab/>
        <w:t>(</w:t>
      </w:r>
      <w:fldSimple w:instr=" SEQ eqn \* MERGEFORMAT ">
        <w:r w:rsidR="00716DC0">
          <w:t>1862</w:t>
        </w:r>
      </w:fldSimple>
      <w:r w:rsidRPr="00C0050A">
        <w:t>)</w:t>
      </w:r>
    </w:p>
    <w:p w:rsidR="00834EE0" w:rsidRPr="00C0050A" w:rsidRDefault="00757893" w:rsidP="00834EE0">
      <w:pPr>
        <w:rPr>
          <w:rFonts w:hint="eastAsia"/>
          <w:lang w:val="en-US" w:eastAsia="ko-KR"/>
        </w:rPr>
      </w:pPr>
      <w:r w:rsidRPr="00C0050A">
        <w:rPr>
          <w:rFonts w:hint="eastAsia"/>
          <w:lang w:eastAsia="ko-KR"/>
        </w:rPr>
        <w:t xml:space="preserve">where </w:t>
      </w:r>
      <w:r w:rsidRPr="00C0050A">
        <w:rPr>
          <w:position w:val="-14"/>
        </w:rPr>
        <w:object w:dxaOrig="720" w:dyaOrig="340">
          <v:shape id="_x0000_i1553" type="#_x0000_t75" style="width:36pt;height:16.9pt" o:ole="">
            <v:imagedata r:id="rId1014" o:title=""/>
          </v:shape>
          <o:OLEObject Type="Embed" ProgID="Equation.3" ShapeID="_x0000_i1553" DrawAspect="Content" ObjectID="_1783089867" r:id="rId1015"/>
        </w:object>
      </w:r>
      <w:r w:rsidRPr="00D36197">
        <w:rPr>
          <w:rFonts w:eastAsia="Malgun Gothic" w:hint="eastAsia"/>
          <w:lang w:eastAsia="ko-KR"/>
        </w:rPr>
        <w:t xml:space="preserve">is a random seed and updated by </w:t>
      </w:r>
      <w:r w:rsidRPr="00C0050A">
        <w:rPr>
          <w:position w:val="-14"/>
        </w:rPr>
        <w:object w:dxaOrig="2840" w:dyaOrig="340">
          <v:shape id="_x0000_i1554" type="#_x0000_t75" style="width:142.15pt;height:16.9pt" o:ole="">
            <v:imagedata r:id="rId1016" o:title=""/>
          </v:shape>
          <o:OLEObject Type="Embed" ProgID="Equation.3" ShapeID="_x0000_i1554" DrawAspect="Content" ObjectID="_1783089868" r:id="rId1017"/>
        </w:object>
      </w:r>
      <w:r w:rsidRPr="00D36197">
        <w:rPr>
          <w:rFonts w:eastAsia="Malgun Gothic" w:hint="eastAsia"/>
          <w:lang w:eastAsia="ko-KR"/>
        </w:rPr>
        <w:t>.</w:t>
      </w:r>
    </w:p>
    <w:p w:rsidR="00834EE0" w:rsidRPr="00C0050A" w:rsidRDefault="00834EE0" w:rsidP="00834EE0">
      <w:pPr>
        <w:rPr>
          <w:rFonts w:eastAsia="Malgun Gothic" w:hint="eastAsia"/>
          <w:lang w:eastAsia="ko-KR"/>
        </w:rPr>
      </w:pPr>
      <w:r w:rsidRPr="00C0050A">
        <w:rPr>
          <w:lang w:eastAsia="ko-KR"/>
        </w:rPr>
        <w:t>A</w:t>
      </w:r>
      <w:r w:rsidRPr="00C0050A">
        <w:rPr>
          <w:rFonts w:hint="eastAsia"/>
          <w:lang w:eastAsia="ko-KR"/>
        </w:rPr>
        <w:t xml:space="preserve">fter applying </w:t>
      </w:r>
      <w:r w:rsidRPr="00C0050A">
        <w:rPr>
          <w:lang w:eastAsia="ko-KR"/>
        </w:rPr>
        <w:t xml:space="preserve">this </w:t>
      </w:r>
      <w:r w:rsidRPr="00C0050A">
        <w:rPr>
          <w:rFonts w:hint="eastAsia"/>
          <w:lang w:eastAsia="ko-KR"/>
        </w:rPr>
        <w:t xml:space="preserve">anti-sparseness processing, the </w:t>
      </w:r>
      <w:r w:rsidRPr="00C0050A">
        <w:rPr>
          <w:lang w:eastAsia="ko-KR"/>
        </w:rPr>
        <w:t xml:space="preserve">energy is further modified by applying the </w:t>
      </w:r>
      <w:r w:rsidRPr="00C0050A">
        <w:rPr>
          <w:rFonts w:hint="eastAsia"/>
          <w:lang w:eastAsia="ko-KR"/>
        </w:rPr>
        <w:t>low band dequantized envelope as described in</w:t>
      </w:r>
      <w:r w:rsidR="00F12562">
        <w:rPr>
          <w:lang w:eastAsia="ko-KR"/>
        </w:rPr>
        <w:t xml:space="preserve"> subclause 6.2.3.2.5.1.</w:t>
      </w:r>
    </w:p>
    <w:p w:rsidR="00834EE0" w:rsidRPr="008B1459" w:rsidRDefault="00834EE0" w:rsidP="008B1459">
      <w:pPr>
        <w:pStyle w:val="H6"/>
        <w:rPr>
          <w:rFonts w:hint="eastAsia"/>
          <w:lang w:eastAsia="ko-KR"/>
        </w:rPr>
      </w:pPr>
      <w:bookmarkStart w:id="778" w:name="_Toc393331456"/>
      <w:bookmarkStart w:id="779" w:name="_Toc394084583"/>
      <w:bookmarkStart w:id="780" w:name="_Toc394417851"/>
      <w:r w:rsidRPr="008B1459">
        <w:rPr>
          <w:rFonts w:hint="eastAsia"/>
          <w:lang w:eastAsia="ko-KR"/>
        </w:rPr>
        <w:t>6.2.3.2.5.</w:t>
      </w:r>
      <w:r w:rsidR="00E37FD8" w:rsidRPr="008B1459">
        <w:rPr>
          <w:rFonts w:eastAsia="Malgun Gothic" w:hint="eastAsia"/>
          <w:lang w:eastAsia="ko-KR"/>
        </w:rPr>
        <w:t>6</w:t>
      </w:r>
      <w:r w:rsidRPr="008B1459">
        <w:rPr>
          <w:rFonts w:hint="eastAsia"/>
          <w:lang w:eastAsia="ko-KR"/>
        </w:rPr>
        <w:t>.2</w:t>
      </w:r>
      <w:r w:rsidRPr="008B1459">
        <w:rPr>
          <w:rFonts w:hint="eastAsia"/>
          <w:lang w:eastAsia="ko-KR"/>
        </w:rPr>
        <w:tab/>
      </w:r>
      <w:r w:rsidRPr="008B1459">
        <w:rPr>
          <w:lang w:eastAsia="ko-KR"/>
        </w:rPr>
        <w:t>C</w:t>
      </w:r>
      <w:r w:rsidRPr="008B1459">
        <w:rPr>
          <w:rFonts w:hint="eastAsia"/>
          <w:lang w:eastAsia="ko-KR"/>
        </w:rPr>
        <w:t>ontrol</w:t>
      </w:r>
      <w:r w:rsidRPr="008B1459">
        <w:rPr>
          <w:lang w:eastAsia="ko-KR"/>
        </w:rPr>
        <w:t xml:space="preserve"> of dynamics </w:t>
      </w:r>
      <w:r w:rsidRPr="008B1459">
        <w:rPr>
          <w:rFonts w:hint="eastAsia"/>
          <w:lang w:eastAsia="ko-KR"/>
        </w:rPr>
        <w:t>based on the excitation class</w:t>
      </w:r>
      <w:bookmarkEnd w:id="778"/>
      <w:bookmarkEnd w:id="779"/>
      <w:bookmarkEnd w:id="780"/>
    </w:p>
    <w:p w:rsidR="00834EE0" w:rsidRPr="00C0050A" w:rsidRDefault="00834EE0" w:rsidP="00834EE0">
      <w:pPr>
        <w:rPr>
          <w:lang w:eastAsia="ko-KR"/>
        </w:rPr>
      </w:pPr>
      <w:r w:rsidRPr="00C0050A">
        <w:rPr>
          <w:lang w:eastAsia="ko-KR"/>
        </w:rPr>
        <w:t xml:space="preserve">Following the </w:t>
      </w:r>
      <w:r w:rsidRPr="00C0050A">
        <w:rPr>
          <w:rFonts w:hint="eastAsia"/>
          <w:lang w:eastAsia="ko-KR"/>
        </w:rPr>
        <w:t>spectral anti-sparseness process</w:t>
      </w:r>
      <w:r w:rsidRPr="00C0050A">
        <w:rPr>
          <w:lang w:eastAsia="ko-KR"/>
        </w:rPr>
        <w:t xml:space="preserve">ing, the </w:t>
      </w:r>
      <w:r w:rsidRPr="00C0050A">
        <w:rPr>
          <w:rFonts w:hint="eastAsia"/>
          <w:lang w:eastAsia="ko-KR"/>
        </w:rPr>
        <w:t xml:space="preserve">spectrum is further modified by </w:t>
      </w:r>
      <w:r w:rsidRPr="00C0050A">
        <w:rPr>
          <w:lang w:eastAsia="ko-KR"/>
        </w:rPr>
        <w:t xml:space="preserve">additional processing to control </w:t>
      </w:r>
      <w:r w:rsidRPr="00C0050A">
        <w:rPr>
          <w:rFonts w:hint="eastAsia"/>
          <w:lang w:eastAsia="ko-KR"/>
        </w:rPr>
        <w:t>the dynamics.</w:t>
      </w:r>
    </w:p>
    <w:p w:rsidR="00834EE0" w:rsidRPr="00C0050A" w:rsidRDefault="00834EE0" w:rsidP="00834EE0">
      <w:pPr>
        <w:rPr>
          <w:rFonts w:hint="eastAsia"/>
          <w:lang w:eastAsia="zh-CN"/>
        </w:rPr>
      </w:pPr>
      <w:r w:rsidRPr="00C0050A">
        <w:rPr>
          <w:lang w:eastAsia="ko-KR"/>
        </w:rPr>
        <w:t xml:space="preserve">The spectrum is first normalised by calculating the envelope of the processed spectrum, then dividing the spectrum by this envelope. The </w:t>
      </w:r>
      <w:r w:rsidRPr="00C0050A">
        <w:rPr>
          <w:rFonts w:hint="eastAsia"/>
          <w:lang w:eastAsia="ko-KR"/>
        </w:rPr>
        <w:t>window size</w:t>
      </w:r>
      <w:r w:rsidRPr="00C0050A">
        <w:rPr>
          <w:rFonts w:eastAsia="Malgun Gothic" w:hint="eastAsia"/>
          <w:i/>
          <w:lang w:eastAsia="ko-KR"/>
        </w:rPr>
        <w:t>,</w:t>
      </w:r>
      <w:r w:rsidRPr="00C0050A">
        <w:rPr>
          <w:position w:val="-10"/>
        </w:rPr>
        <w:object w:dxaOrig="520" w:dyaOrig="300">
          <v:shape id="_x0000_i1555" type="#_x0000_t75" style="width:25.9pt;height:15pt" o:ole="">
            <v:imagedata r:id="rId1018" o:title=""/>
          </v:shape>
          <o:OLEObject Type="Embed" ProgID="Equation.3" ShapeID="_x0000_i1555" DrawAspect="Content" ObjectID="_1783089869" r:id="rId1019"/>
        </w:object>
      </w:r>
      <w:r w:rsidRPr="00C0050A">
        <w:rPr>
          <w:lang w:eastAsia="ko-KR"/>
        </w:rPr>
        <w:t xml:space="preserve">, for this normalisation </w:t>
      </w:r>
      <w:r w:rsidRPr="00C0050A">
        <w:rPr>
          <w:rFonts w:hint="eastAsia"/>
          <w:lang w:eastAsia="ko-KR"/>
        </w:rPr>
        <w:t>depend</w:t>
      </w:r>
      <w:r w:rsidRPr="00C0050A">
        <w:rPr>
          <w:lang w:eastAsia="ko-KR"/>
        </w:rPr>
        <w:t>s</w:t>
      </w:r>
      <w:r w:rsidRPr="00C0050A">
        <w:rPr>
          <w:rFonts w:hint="eastAsia"/>
          <w:lang w:eastAsia="ko-KR"/>
        </w:rPr>
        <w:t xml:space="preserve"> on the signal </w:t>
      </w:r>
      <w:r w:rsidRPr="00C0050A">
        <w:rPr>
          <w:lang w:eastAsia="ko-KR"/>
        </w:rPr>
        <w:t>characteristics.</w:t>
      </w:r>
      <w:r w:rsidRPr="00C0050A">
        <w:rPr>
          <w:rFonts w:eastAsia="Malgun Gothic" w:hint="eastAsia"/>
          <w:lang w:eastAsia="ko-KR"/>
        </w:rPr>
        <w:t>.</w:t>
      </w:r>
    </w:p>
    <w:p w:rsidR="00834EE0" w:rsidRPr="00C0050A" w:rsidRDefault="00834EE0" w:rsidP="00834EE0">
      <w:pPr>
        <w:rPr>
          <w:rFonts w:hint="eastAsia"/>
          <w:lang w:eastAsia="zh-CN"/>
        </w:rPr>
      </w:pPr>
      <w:r w:rsidRPr="00C0050A">
        <w:t xml:space="preserve">The </w:t>
      </w:r>
      <w:r w:rsidRPr="00C0050A">
        <w:rPr>
          <w:rFonts w:hint="eastAsia"/>
          <w:lang w:eastAsia="zh-CN"/>
        </w:rPr>
        <w:t>2</w:t>
      </w:r>
      <w:r w:rsidR="00757893">
        <w:rPr>
          <w:rFonts w:eastAsia="Malgun Gothic" w:hint="eastAsia"/>
          <w:lang w:eastAsia="ko-KR"/>
        </w:rPr>
        <w:t>56</w:t>
      </w:r>
      <w:r w:rsidRPr="00C0050A">
        <w:rPr>
          <w:rFonts w:hint="eastAsia"/>
          <w:lang w:eastAsia="zh-CN"/>
        </w:rPr>
        <w:t xml:space="preserve"> </w:t>
      </w:r>
      <w:r w:rsidRPr="00C0050A">
        <w:rPr>
          <w:rFonts w:eastAsia="Malgun Gothic" w:hint="eastAsia"/>
          <w:lang w:eastAsia="ko-KR"/>
        </w:rPr>
        <w:t>low frequency</w:t>
      </w:r>
      <w:r w:rsidRPr="00C0050A">
        <w:rPr>
          <w:rFonts w:hint="eastAsia"/>
          <w:lang w:eastAsia="zh-CN"/>
        </w:rPr>
        <w:t xml:space="preserve"> </w:t>
      </w:r>
      <w:r w:rsidRPr="00C0050A">
        <w:t xml:space="preserve">MDCT coefficients in the </w:t>
      </w:r>
      <w:r w:rsidRPr="00C0050A">
        <w:rPr>
          <w:rFonts w:hint="eastAsia"/>
          <w:lang w:eastAsia="zh-CN"/>
        </w:rPr>
        <w:t>0</w:t>
      </w:r>
      <w:r w:rsidRPr="00C0050A">
        <w:t>-</w:t>
      </w:r>
      <w:r w:rsidR="00757893">
        <w:rPr>
          <w:rFonts w:eastAsia="Malgun Gothic" w:hint="eastAsia"/>
          <w:lang w:eastAsia="ko-KR"/>
        </w:rPr>
        <w:t>64</w:t>
      </w:r>
      <w:r w:rsidR="00757893" w:rsidRPr="00C0050A">
        <w:t xml:space="preserve">00 </w:t>
      </w:r>
      <w:r w:rsidRPr="00C0050A">
        <w:t>Hz frequency range</w:t>
      </w:r>
      <w:r w:rsidRPr="00C0050A">
        <w:rPr>
          <w:rFonts w:hint="eastAsia"/>
          <w:lang w:eastAsia="zh-CN"/>
        </w:rPr>
        <w:t>,</w:t>
      </w:r>
      <w:r w:rsidRPr="00C0050A">
        <w:t xml:space="preserve"> </w:t>
      </w:r>
      <w:r w:rsidR="00757893" w:rsidRPr="006175CC">
        <w:rPr>
          <w:position w:val="-14"/>
        </w:rPr>
        <w:object w:dxaOrig="2060" w:dyaOrig="380">
          <v:shape id="_x0000_i1556" type="#_x0000_t75" style="width:103.15pt;height:19.15pt" o:ole="">
            <v:imagedata r:id="rId1020" o:title=""/>
          </v:shape>
          <o:OLEObject Type="Embed" ProgID="Equation.3" ShapeID="_x0000_i1556" DrawAspect="Content" ObjectID="_1783089870" r:id="rId1021"/>
        </w:object>
      </w:r>
      <w:r w:rsidRPr="00C0050A">
        <w:t xml:space="preserve">are split into </w:t>
      </w:r>
      <w:r w:rsidRPr="00C0050A">
        <w:rPr>
          <w:rFonts w:hint="eastAsia"/>
          <w:lang w:eastAsia="zh-CN"/>
        </w:rPr>
        <w:t>1</w:t>
      </w:r>
      <w:r w:rsidR="00757893">
        <w:rPr>
          <w:rFonts w:eastAsia="Malgun Gothic" w:hint="eastAsia"/>
          <w:lang w:eastAsia="ko-KR"/>
        </w:rPr>
        <w:t>6</w:t>
      </w:r>
      <w:r w:rsidRPr="00C0050A">
        <w:t xml:space="preserve"> sharpness bands (</w:t>
      </w:r>
      <w:r w:rsidRPr="00C0050A">
        <w:rPr>
          <w:rFonts w:hint="eastAsia"/>
          <w:lang w:eastAsia="zh-CN"/>
        </w:rPr>
        <w:t>16</w:t>
      </w:r>
      <w:r w:rsidRPr="00C0050A">
        <w:t xml:space="preserve"> coefficients per band)</w:t>
      </w:r>
      <w:r w:rsidRPr="00C0050A">
        <w:rPr>
          <w:rFonts w:hint="eastAsia"/>
          <w:lang w:eastAsia="zh-CN"/>
        </w:rPr>
        <w:t>. In sharpness band</w:t>
      </w:r>
      <w:r w:rsidRPr="00C0050A">
        <w:rPr>
          <w:rFonts w:hint="eastAsia"/>
          <w:i/>
          <w:lang w:eastAsia="zh-CN"/>
        </w:rPr>
        <w:t xml:space="preserve"> j</w:t>
      </w:r>
      <w:r w:rsidRPr="00C0050A">
        <w:rPr>
          <w:rFonts w:hint="eastAsia"/>
          <w:lang w:eastAsia="zh-CN"/>
        </w:rPr>
        <w:t>, i</w:t>
      </w:r>
      <w:r w:rsidRPr="00C0050A">
        <w:t xml:space="preserve">f </w:t>
      </w:r>
      <w:r w:rsidR="00757893" w:rsidRPr="00C0050A">
        <w:rPr>
          <w:position w:val="-36"/>
        </w:rPr>
        <w:object w:dxaOrig="2740" w:dyaOrig="800">
          <v:shape id="_x0000_i1557" type="#_x0000_t75" style="width:136.9pt;height:40.15pt" o:ole="">
            <v:imagedata r:id="rId1022" o:title=""/>
          </v:shape>
          <o:OLEObject Type="Embed" ProgID="Equation.3" ShapeID="_x0000_i1557" DrawAspect="Content" ObjectID="_1783089871" r:id="rId1023"/>
        </w:object>
      </w:r>
      <w:r w:rsidRPr="00C0050A">
        <w:t xml:space="preserve"> </w:t>
      </w:r>
      <w:r w:rsidRPr="00C0050A">
        <w:rPr>
          <w:rFonts w:hint="eastAsia"/>
          <w:lang w:eastAsia="zh-CN"/>
        </w:rPr>
        <w:t>and</w:t>
      </w:r>
      <w:r w:rsidRPr="00C0050A">
        <w:rPr>
          <w:position w:val="-14"/>
        </w:rPr>
        <w:object w:dxaOrig="1200" w:dyaOrig="340">
          <v:shape id="_x0000_i1558" type="#_x0000_t75" style="width:60pt;height:16.9pt" o:ole="">
            <v:imagedata r:id="rId1024" o:title=""/>
          </v:shape>
          <o:OLEObject Type="Embed" ProgID="Equation.3" ShapeID="_x0000_i1558" DrawAspect="Content" ObjectID="_1783089872" r:id="rId1025"/>
        </w:object>
      </w:r>
      <w:r w:rsidRPr="00C0050A">
        <w:rPr>
          <w:rFonts w:hint="eastAsia"/>
          <w:lang w:eastAsia="zh-CN"/>
        </w:rPr>
        <w:t xml:space="preserve"> ,</w:t>
      </w:r>
      <w:r w:rsidRPr="00C0050A">
        <w:t xml:space="preserve"> the counter </w:t>
      </w:r>
      <w:r w:rsidRPr="00C0050A">
        <w:rPr>
          <w:position w:val="-10"/>
        </w:rPr>
        <w:object w:dxaOrig="540" w:dyaOrig="300">
          <v:shape id="_x0000_i1559" type="#_x0000_t75" style="width:27pt;height:15pt" o:ole="">
            <v:imagedata r:id="rId1026" o:title=""/>
          </v:shape>
          <o:OLEObject Type="Embed" ProgID="Equation.3" ShapeID="_x0000_i1559" DrawAspect="Content" ObjectID="_1783089873" r:id="rId1027"/>
        </w:object>
      </w:r>
      <w:r w:rsidRPr="00C0050A">
        <w:t>is incremented by one</w:t>
      </w:r>
      <w:r w:rsidRPr="00C0050A">
        <w:rPr>
          <w:rFonts w:hint="eastAsia"/>
          <w:lang w:eastAsia="zh-CN"/>
        </w:rPr>
        <w:t>.</w:t>
      </w:r>
    </w:p>
    <w:p w:rsidR="00834EE0" w:rsidRPr="00C0050A" w:rsidRDefault="00834EE0" w:rsidP="00834EE0">
      <w:pPr>
        <w:rPr>
          <w:rFonts w:hint="eastAsia"/>
        </w:rPr>
      </w:pPr>
      <w:r w:rsidRPr="00C0050A">
        <w:t>The maximum magnitude of the spectral coefficients in a sharpness band, denoted</w:t>
      </w:r>
      <w:r w:rsidRPr="00C0050A">
        <w:rPr>
          <w:position w:val="-14"/>
        </w:rPr>
        <w:object w:dxaOrig="820" w:dyaOrig="340">
          <v:shape id="_x0000_i1560" type="#_x0000_t75" style="width:40.9pt;height:16.9pt" o:ole="">
            <v:imagedata r:id="rId1028" o:title=""/>
          </v:shape>
          <o:OLEObject Type="Embed" ProgID="Equation.3" ShapeID="_x0000_i1560" DrawAspect="Content" ObjectID="_1783089874" r:id="rId1029"/>
        </w:object>
      </w:r>
      <w:r w:rsidRPr="00C0050A">
        <w:t>, is:</w:t>
      </w:r>
    </w:p>
    <w:p w:rsidR="00834EE0" w:rsidRPr="00C0050A" w:rsidRDefault="00834EE0" w:rsidP="00834EE0">
      <w:pPr>
        <w:pStyle w:val="EQ"/>
      </w:pPr>
      <w:r w:rsidRPr="00C0050A">
        <w:tab/>
      </w:r>
      <w:r w:rsidR="00757893" w:rsidRPr="00C0050A">
        <w:rPr>
          <w:position w:val="-24"/>
        </w:rPr>
        <w:object w:dxaOrig="4819" w:dyaOrig="499">
          <v:shape id="_x0000_i1561" type="#_x0000_t75" style="width:241.15pt;height:25.15pt" o:ole="">
            <v:imagedata r:id="rId1030" o:title=""/>
          </v:shape>
          <o:OLEObject Type="Embed" ProgID="Equation.3" ShapeID="_x0000_i1561" DrawAspect="Content" ObjectID="_1783089875" r:id="rId1031"/>
        </w:object>
      </w:r>
      <w:r w:rsidRPr="00C0050A">
        <w:tab/>
        <w:t>(</w:t>
      </w:r>
      <w:fldSimple w:instr=" SEQ eqn \* MERGEFORMAT ">
        <w:r w:rsidR="00716DC0">
          <w:t>1863</w:t>
        </w:r>
      </w:fldSimple>
      <w:r w:rsidRPr="00C0050A">
        <w:t>)</w:t>
      </w:r>
    </w:p>
    <w:p w:rsidR="00834EE0" w:rsidRPr="00C0050A" w:rsidRDefault="00834EE0" w:rsidP="00834EE0">
      <w:pPr>
        <w:rPr>
          <w:rFonts w:hint="eastAsia"/>
          <w:lang w:eastAsia="zh-CN"/>
        </w:rPr>
      </w:pPr>
      <w:r w:rsidRPr="00C0050A">
        <w:t>Parameter</w:t>
      </w:r>
      <w:r w:rsidRPr="00C0050A">
        <w:rPr>
          <w:position w:val="-10"/>
        </w:rPr>
        <w:object w:dxaOrig="540" w:dyaOrig="300">
          <v:shape id="_x0000_i1562" type="#_x0000_t75" style="width:27pt;height:15pt" o:ole="">
            <v:imagedata r:id="rId1026" o:title=""/>
          </v:shape>
          <o:OLEObject Type="Embed" ProgID="Equation.3" ShapeID="_x0000_i1562" DrawAspect="Content" ObjectID="_1783089876" r:id="rId1032"/>
        </w:object>
      </w:r>
      <w:r w:rsidRPr="00C0050A">
        <w:t xml:space="preserve">is initialized </w:t>
      </w:r>
      <w:r w:rsidRPr="00C0050A">
        <w:rPr>
          <w:rFonts w:hint="eastAsia"/>
          <w:lang w:eastAsia="zh-CN"/>
        </w:rPr>
        <w:t>to</w:t>
      </w:r>
      <w:r w:rsidRPr="00C0050A">
        <w:t xml:space="preserve"> </w:t>
      </w:r>
      <w:r w:rsidRPr="00C0050A">
        <w:rPr>
          <w:rFonts w:hint="eastAsia"/>
          <w:lang w:eastAsia="zh-CN"/>
        </w:rPr>
        <w:t>0</w:t>
      </w:r>
      <w:r w:rsidRPr="00C0050A">
        <w:t xml:space="preserve"> and calculated for every frame</w:t>
      </w:r>
      <w:r w:rsidRPr="00C0050A">
        <w:rPr>
          <w:rFonts w:hint="eastAsia"/>
          <w:lang w:eastAsia="zh-CN"/>
        </w:rPr>
        <w:t>.</w:t>
      </w:r>
      <w:r w:rsidRPr="00C0050A">
        <w:rPr>
          <w:rFonts w:eastAsia="Malgun Gothic" w:hint="eastAsia"/>
          <w:lang w:eastAsia="ko-KR"/>
        </w:rPr>
        <w:t xml:space="preserve"> </w:t>
      </w:r>
      <w:r w:rsidRPr="00C0050A">
        <w:t>The</w:t>
      </w:r>
      <w:r w:rsidRPr="00C0050A">
        <w:rPr>
          <w:rFonts w:hint="eastAsia"/>
          <w:lang w:eastAsia="zh-CN"/>
        </w:rPr>
        <w:t xml:space="preserve">n the </w:t>
      </w:r>
      <w:r w:rsidRPr="00C0050A">
        <w:t>normalization length</w:t>
      </w:r>
      <w:r w:rsidRPr="00C0050A">
        <w:rPr>
          <w:rFonts w:hint="eastAsia"/>
          <w:lang w:eastAsia="zh-CN"/>
        </w:rPr>
        <w:t xml:space="preserve"> </w:t>
      </w:r>
      <w:r w:rsidRPr="00C0050A">
        <w:rPr>
          <w:position w:val="-10"/>
        </w:rPr>
        <w:object w:dxaOrig="520" w:dyaOrig="300">
          <v:shape id="_x0000_i1563" type="#_x0000_t75" style="width:25.9pt;height:15pt" o:ole="">
            <v:imagedata r:id="rId1018" o:title=""/>
          </v:shape>
          <o:OLEObject Type="Embed" ProgID="Equation.3" ShapeID="_x0000_i1563" DrawAspect="Content" ObjectID="_1783089877" r:id="rId1033"/>
        </w:object>
      </w:r>
      <w:r w:rsidRPr="00C0050A">
        <w:rPr>
          <w:rFonts w:hint="eastAsia"/>
          <w:lang w:eastAsia="zh-CN"/>
        </w:rPr>
        <w:t>is obtained:</w:t>
      </w:r>
    </w:p>
    <w:p w:rsidR="00834EE0" w:rsidRPr="00C0050A" w:rsidRDefault="00834EE0" w:rsidP="00834EE0">
      <w:pPr>
        <w:pStyle w:val="EQ"/>
      </w:pPr>
      <w:r w:rsidRPr="00C0050A">
        <w:tab/>
      </w:r>
      <w:r w:rsidR="00757893" w:rsidRPr="005E20DA">
        <w:rPr>
          <w:position w:val="-10"/>
        </w:rPr>
        <w:object w:dxaOrig="3180" w:dyaOrig="360">
          <v:shape id="_x0000_i1564" type="#_x0000_t75" style="width:159pt;height:18pt" o:ole="">
            <v:imagedata r:id="rId1034" o:title=""/>
          </v:shape>
          <o:OLEObject Type="Embed" ProgID="Equation.3" ShapeID="_x0000_i1564" DrawAspect="Content" ObjectID="_1783089878" r:id="rId1035"/>
        </w:object>
      </w:r>
      <w:r w:rsidRPr="00C0050A">
        <w:tab/>
        <w:t>(</w:t>
      </w:r>
      <w:fldSimple w:instr=" SEQ eqn \* MERGEFORMAT ">
        <w:r w:rsidR="00716DC0">
          <w:t>1864</w:t>
        </w:r>
      </w:fldSimple>
      <w:r w:rsidRPr="00C0050A">
        <w:t>)</w:t>
      </w:r>
    </w:p>
    <w:p w:rsidR="00834EE0" w:rsidRPr="00C0050A" w:rsidRDefault="00757893" w:rsidP="00834EE0">
      <w:pPr>
        <w:rPr>
          <w:rFonts w:hint="eastAsia"/>
          <w:lang w:eastAsia="zh-CN"/>
        </w:rPr>
      </w:pPr>
      <w:r w:rsidRPr="00C0050A">
        <w:rPr>
          <w:rFonts w:hint="eastAsia"/>
          <w:lang w:eastAsia="zh-CN"/>
        </w:rPr>
        <w:t>w</w:t>
      </w:r>
      <w:r w:rsidRPr="00C0050A">
        <w:t>here</w:t>
      </w:r>
      <w:r w:rsidRPr="00C0050A">
        <w:rPr>
          <w:rFonts w:hint="eastAsia"/>
          <w:lang w:eastAsia="zh-CN"/>
        </w:rPr>
        <w:t xml:space="preserve"> the current </w:t>
      </w:r>
      <w:r w:rsidRPr="00C0050A">
        <w:t>normalization length</w:t>
      </w:r>
      <w:r w:rsidRPr="00C0050A">
        <w:rPr>
          <w:rFonts w:hint="eastAsia"/>
          <w:lang w:eastAsia="zh-CN"/>
        </w:rPr>
        <w:t xml:space="preserve"> </w:t>
      </w:r>
      <w:r w:rsidRPr="00757893">
        <w:rPr>
          <w:position w:val="-10"/>
        </w:rPr>
        <w:object w:dxaOrig="520" w:dyaOrig="300">
          <v:shape id="_x0000_i1565" type="#_x0000_t75" style="width:25.9pt;height:15pt" o:ole="">
            <v:imagedata r:id="rId1036" o:title=""/>
          </v:shape>
          <o:OLEObject Type="Embed" ProgID="Equation.3" ShapeID="_x0000_i1565" DrawAspect="Content" ObjectID="_1783089879" r:id="rId1037"/>
        </w:object>
      </w:r>
      <w:r w:rsidRPr="00C0050A">
        <w:rPr>
          <w:rFonts w:hint="eastAsia"/>
          <w:lang w:eastAsia="zh-CN"/>
        </w:rPr>
        <w:t xml:space="preserve"> is calculated</w:t>
      </w:r>
      <w:r w:rsidRPr="00C0050A">
        <w:rPr>
          <w:lang w:eastAsia="zh-CN"/>
        </w:rPr>
        <w:t xml:space="preserve"> as follows</w:t>
      </w:r>
      <w:r>
        <w:rPr>
          <w:rFonts w:hint="eastAsia"/>
          <w:lang w:eastAsia="zh-CN"/>
        </w:rPr>
        <w:t>:</w:t>
      </w:r>
    </w:p>
    <w:p w:rsidR="00834EE0" w:rsidRPr="00C0050A" w:rsidRDefault="00834EE0" w:rsidP="00834EE0">
      <w:pPr>
        <w:pStyle w:val="EQ"/>
        <w:rPr>
          <w:rFonts w:eastAsia="Malgun Gothic" w:hint="eastAsia"/>
          <w:lang w:eastAsia="ko-KR"/>
        </w:rPr>
      </w:pPr>
      <w:r w:rsidRPr="00C0050A">
        <w:tab/>
      </w:r>
      <w:r w:rsidR="00757893" w:rsidRPr="005E20DA">
        <w:rPr>
          <w:position w:val="-10"/>
        </w:rPr>
        <w:object w:dxaOrig="2000" w:dyaOrig="300">
          <v:shape id="_x0000_i1566" type="#_x0000_t75" style="width:100.15pt;height:15pt" o:ole="">
            <v:imagedata r:id="rId1038" o:title=""/>
          </v:shape>
          <o:OLEObject Type="Embed" ProgID="Equation.3" ShapeID="_x0000_i1566" DrawAspect="Content" ObjectID="_1783089880" r:id="rId1039"/>
        </w:object>
      </w:r>
      <w:r w:rsidRPr="00C0050A">
        <w:tab/>
        <w:t>(</w:t>
      </w:r>
      <w:fldSimple w:instr=" SEQ eqn \* MERGEFORMAT ">
        <w:r w:rsidR="00716DC0">
          <w:t>1865</w:t>
        </w:r>
      </w:fldSimple>
      <w:r w:rsidRPr="00C0050A">
        <w:t>)</w:t>
      </w:r>
    </w:p>
    <w:p w:rsidR="00834EE0" w:rsidRPr="00292A7E" w:rsidRDefault="00834EE0" w:rsidP="00834EE0">
      <w:pPr>
        <w:ind w:left="500" w:hangingChars="250" w:hanging="500"/>
        <w:rPr>
          <w:rFonts w:eastAsia="Malgun Gothic" w:hint="eastAsia"/>
          <w:lang w:eastAsia="ko-KR"/>
        </w:rPr>
      </w:pPr>
      <w:r w:rsidRPr="00C0050A">
        <w:rPr>
          <w:rFonts w:hint="eastAsia"/>
          <w:lang w:eastAsia="zh-CN"/>
        </w:rPr>
        <w:t xml:space="preserve">and the current </w:t>
      </w:r>
      <w:r w:rsidRPr="00C0050A">
        <w:t>normalization length</w:t>
      </w:r>
      <w:r w:rsidRPr="00C0050A">
        <w:rPr>
          <w:rFonts w:hint="eastAsia"/>
          <w:lang w:eastAsia="zh-CN"/>
        </w:rPr>
        <w:t xml:space="preserve"> is preserved as</w:t>
      </w:r>
      <w:r w:rsidR="00757893" w:rsidRPr="005E20DA">
        <w:rPr>
          <w:position w:val="-10"/>
        </w:rPr>
        <w:object w:dxaOrig="800" w:dyaOrig="360">
          <v:shape id="_x0000_i1567" type="#_x0000_t75" style="width:40.15pt;height:18pt" o:ole="">
            <v:imagedata r:id="rId1040" o:title=""/>
          </v:shape>
          <o:OLEObject Type="Embed" ProgID="Equation.3" ShapeID="_x0000_i1567" DrawAspect="Content" ObjectID="_1783089881" r:id="rId1041"/>
        </w:object>
      </w:r>
      <w:r w:rsidRPr="00C0050A">
        <w:rPr>
          <w:rFonts w:hint="eastAsia"/>
          <w:lang w:eastAsia="zh-CN"/>
        </w:rPr>
        <w:t>.</w:t>
      </w:r>
    </w:p>
    <w:p w:rsidR="00757893" w:rsidRPr="004E6066" w:rsidRDefault="00B641E4" w:rsidP="00834EE0">
      <w:pPr>
        <w:ind w:left="500" w:hangingChars="250" w:hanging="500"/>
        <w:rPr>
          <w:rFonts w:eastAsia="Malgun Gothic"/>
          <w:lang w:eastAsia="ko-KR"/>
        </w:rPr>
      </w:pPr>
      <w:r>
        <w:rPr>
          <w:rFonts w:eastAsia="Malgun Gothic"/>
          <w:lang w:eastAsia="ko-KR"/>
        </w:rPr>
        <w:t>T</w:t>
      </w:r>
      <w:r w:rsidR="00757893" w:rsidRPr="00292A7E">
        <w:rPr>
          <w:rFonts w:eastAsia="Malgun Gothic" w:hint="eastAsia"/>
          <w:lang w:eastAsia="ko-KR"/>
        </w:rPr>
        <w:t>he spectrum is</w:t>
      </w:r>
      <w:r>
        <w:rPr>
          <w:rFonts w:eastAsia="Malgun Gothic"/>
          <w:lang w:eastAsia="ko-KR"/>
        </w:rPr>
        <w:t xml:space="preserve"> then</w:t>
      </w:r>
      <w:r w:rsidR="00757893" w:rsidRPr="00292A7E">
        <w:rPr>
          <w:rFonts w:eastAsia="Malgun Gothic" w:hint="eastAsia"/>
          <w:lang w:eastAsia="ko-KR"/>
        </w:rPr>
        <w:t xml:space="preserve"> normalized</w:t>
      </w:r>
    </w:p>
    <w:p w:rsidR="00834EE0" w:rsidRPr="00C0050A" w:rsidRDefault="00834EE0" w:rsidP="00834EE0">
      <w:pPr>
        <w:pStyle w:val="EQ"/>
      </w:pPr>
      <w:r w:rsidRPr="00C0050A">
        <w:tab/>
      </w:r>
      <w:r w:rsidR="001421B9" w:rsidRPr="00C0050A">
        <w:rPr>
          <w:position w:val="-74"/>
        </w:rPr>
        <w:object w:dxaOrig="5640" w:dyaOrig="1140">
          <v:shape id="_x0000_i1568" type="#_x0000_t75" style="width:282pt;height:57pt" o:ole="">
            <v:imagedata r:id="rId1042" o:title=""/>
          </v:shape>
          <o:OLEObject Type="Embed" ProgID="Equation.3" ShapeID="_x0000_i1568" DrawAspect="Content" ObjectID="_1783089882" r:id="rId1043"/>
        </w:object>
      </w:r>
      <w:r w:rsidRPr="00C0050A">
        <w:tab/>
        <w:t>(</w:t>
      </w:r>
      <w:fldSimple w:instr=" SEQ eqn \* MERGEFORMAT ">
        <w:r w:rsidR="00716DC0">
          <w:t>1866</w:t>
        </w:r>
      </w:fldSimple>
      <w:r w:rsidRPr="00C0050A">
        <w:t>)</w:t>
      </w:r>
    </w:p>
    <w:p w:rsidR="001421B9" w:rsidRPr="00482CE8" w:rsidRDefault="001421B9" w:rsidP="00834EE0">
      <w:pPr>
        <w:rPr>
          <w:rFonts w:eastAsia="Malgun Gothic" w:hint="eastAsia"/>
          <w:lang w:eastAsia="ko-KR"/>
        </w:rPr>
      </w:pPr>
      <w:r w:rsidRPr="001421B9">
        <w:rPr>
          <w:rFonts w:eastAsia="Malgun Gothic" w:hint="eastAsia"/>
          <w:lang w:eastAsia="ko-KR"/>
        </w:rPr>
        <w:t xml:space="preserve"> </w:t>
      </w:r>
      <w:r>
        <w:rPr>
          <w:rFonts w:eastAsia="Malgun Gothic" w:hint="eastAsia"/>
          <w:lang w:eastAsia="ko-KR"/>
        </w:rPr>
        <w:t>w</w:t>
      </w:r>
      <w:r w:rsidRPr="000809FF">
        <w:rPr>
          <w:rFonts w:eastAsia="Malgun Gothic" w:hint="eastAsia"/>
          <w:lang w:eastAsia="ko-KR"/>
        </w:rPr>
        <w:t xml:space="preserve">here </w:t>
      </w:r>
      <w:r w:rsidRPr="00B61B37">
        <w:rPr>
          <w:position w:val="-14"/>
        </w:rPr>
        <w:object w:dxaOrig="840" w:dyaOrig="340">
          <v:shape id="_x0000_i1569" type="#_x0000_t75" style="width:42pt;height:16.9pt" o:ole="">
            <v:imagedata r:id="rId1044" o:title=""/>
          </v:shape>
          <o:OLEObject Type="Embed" ProgID="Equation.3" ShapeID="_x0000_i1569" DrawAspect="Content" ObjectID="_1783089883" r:id="rId1045"/>
        </w:object>
      </w:r>
      <w:r w:rsidRPr="000809FF">
        <w:rPr>
          <w:rFonts w:eastAsia="Malgun Gothic" w:hint="eastAsia"/>
          <w:lang w:eastAsia="ko-KR"/>
        </w:rPr>
        <w:t>is the number of bands</w:t>
      </w:r>
      <w:r>
        <w:rPr>
          <w:rFonts w:eastAsia="Malgun Gothic" w:hint="eastAsia"/>
          <w:lang w:eastAsia="ko-KR"/>
        </w:rPr>
        <w:t xml:space="preserve"> used in the control of dynamics</w:t>
      </w:r>
      <w:r w:rsidRPr="000809FF">
        <w:rPr>
          <w:rFonts w:eastAsia="Malgun Gothic" w:hint="eastAsia"/>
          <w:lang w:eastAsia="ko-KR"/>
        </w:rPr>
        <w:t>.</w:t>
      </w:r>
    </w:p>
    <w:p w:rsidR="00834EE0" w:rsidRPr="00C0050A" w:rsidRDefault="00757893" w:rsidP="00834EE0">
      <w:pPr>
        <w:rPr>
          <w:lang w:eastAsia="ko-KR"/>
        </w:rPr>
      </w:pPr>
      <w:r w:rsidRPr="00C0050A">
        <w:rPr>
          <w:lang w:eastAsia="ko-KR"/>
        </w:rPr>
        <w:t xml:space="preserve">The sign vectors for the spectrum are then removed, leaving just the magnitude, and the mean is then calculated for each band </w:t>
      </w:r>
      <w:r w:rsidRPr="001359AD">
        <w:rPr>
          <w:i/>
          <w:lang w:eastAsia="ko-KR"/>
        </w:rPr>
        <w:t>p</w:t>
      </w:r>
      <w:r w:rsidRPr="00385DE5">
        <w:rPr>
          <w:rFonts w:eastAsia="Malgun Gothic" w:hint="eastAsia"/>
          <w:lang w:eastAsia="ko-KR"/>
        </w:rPr>
        <w:t>.</w:t>
      </w:r>
      <w:r>
        <w:rPr>
          <w:rFonts w:eastAsia="Malgun Gothic" w:hint="eastAsia"/>
          <w:lang w:eastAsia="ko-KR"/>
        </w:rPr>
        <w:t xml:space="preserve"> </w:t>
      </w:r>
      <w:r w:rsidR="00834EE0" w:rsidRPr="00C0050A">
        <w:rPr>
          <w:lang w:eastAsia="ko-KR"/>
        </w:rPr>
        <w:t>The bands are 16 frequency bins wide, and start at frequency bin 2.</w:t>
      </w:r>
      <w:r w:rsidR="00834EE0" w:rsidRPr="00C0050A">
        <w:rPr>
          <w:rFonts w:hint="eastAsia"/>
          <w:lang w:eastAsia="ko-KR"/>
        </w:rPr>
        <w:t xml:space="preserve"> </w:t>
      </w:r>
      <w:r w:rsidR="00834EE0" w:rsidRPr="00C0050A">
        <w:rPr>
          <w:lang w:eastAsia="ko-KR"/>
        </w:rPr>
        <w:t>For the SWB case</w:t>
      </w:r>
      <w:r w:rsidR="00834EE0" w:rsidRPr="00C0050A">
        <w:rPr>
          <w:rFonts w:hint="eastAsia"/>
          <w:lang w:eastAsia="ko-KR"/>
        </w:rPr>
        <w:t>,</w:t>
      </w:r>
      <w:r w:rsidR="00834EE0" w:rsidRPr="00C0050A">
        <w:rPr>
          <w:lang w:eastAsia="ko-KR"/>
        </w:rPr>
        <w:t xml:space="preserve"> </w:t>
      </w:r>
      <w:r w:rsidR="00834EE0" w:rsidRPr="00C0050A">
        <w:rPr>
          <w:rFonts w:hint="eastAsia"/>
          <w:lang w:eastAsia="ko-KR"/>
        </w:rPr>
        <w:t>a</w:t>
      </w:r>
      <w:r w:rsidR="00834EE0" w:rsidRPr="00C0050A">
        <w:rPr>
          <w:lang w:eastAsia="ko-KR"/>
        </w:rPr>
        <w:t>t 24.4kbps there are 9 bands ending at frequency bin 14</w:t>
      </w:r>
      <w:r w:rsidR="00834EE0" w:rsidRPr="00C0050A">
        <w:rPr>
          <w:rFonts w:hint="eastAsia"/>
          <w:lang w:eastAsia="ko-KR"/>
        </w:rPr>
        <w:t>5</w:t>
      </w:r>
      <w:r w:rsidR="00834EE0" w:rsidRPr="00C0050A">
        <w:rPr>
          <w:lang w:eastAsia="ko-KR"/>
        </w:rPr>
        <w:t>, while for 32kbps there are 8 bands, ending at frequency bin 1</w:t>
      </w:r>
      <w:r w:rsidR="00834EE0" w:rsidRPr="00C0050A">
        <w:rPr>
          <w:rFonts w:hint="eastAsia"/>
          <w:lang w:eastAsia="ko-KR"/>
        </w:rPr>
        <w:t>29</w:t>
      </w:r>
      <w:r w:rsidR="00834EE0" w:rsidRPr="00C0050A">
        <w:rPr>
          <w:lang w:eastAsia="ko-KR"/>
        </w:rPr>
        <w:t>.</w:t>
      </w:r>
      <w:r w:rsidR="00834EE0" w:rsidRPr="00C0050A">
        <w:rPr>
          <w:rFonts w:hint="eastAsia"/>
          <w:lang w:eastAsia="ko-KR"/>
        </w:rPr>
        <w:t xml:space="preserve"> </w:t>
      </w:r>
      <w:r w:rsidR="00834EE0" w:rsidRPr="00C0050A">
        <w:rPr>
          <w:lang w:eastAsia="ko-KR"/>
        </w:rPr>
        <w:t xml:space="preserve">For the </w:t>
      </w:r>
      <w:r w:rsidR="00834EE0" w:rsidRPr="00C0050A">
        <w:rPr>
          <w:rFonts w:hint="eastAsia"/>
          <w:lang w:eastAsia="ko-KR"/>
        </w:rPr>
        <w:t>FB</w:t>
      </w:r>
      <w:r w:rsidR="00834EE0" w:rsidRPr="00C0050A">
        <w:rPr>
          <w:lang w:eastAsia="ko-KR"/>
        </w:rPr>
        <w:t xml:space="preserve"> case</w:t>
      </w:r>
      <w:r w:rsidR="00834EE0" w:rsidRPr="00C0050A">
        <w:rPr>
          <w:rFonts w:hint="eastAsia"/>
          <w:lang w:eastAsia="ko-KR"/>
        </w:rPr>
        <w:t>, a</w:t>
      </w:r>
      <w:r w:rsidR="00834EE0" w:rsidRPr="00C0050A">
        <w:rPr>
          <w:lang w:eastAsia="ko-KR"/>
        </w:rPr>
        <w:t xml:space="preserve">t 24.4kbps there are </w:t>
      </w:r>
      <w:r w:rsidR="00834EE0" w:rsidRPr="00C0050A">
        <w:rPr>
          <w:rFonts w:hint="eastAsia"/>
          <w:lang w:eastAsia="ko-KR"/>
        </w:rPr>
        <w:t>1</w:t>
      </w:r>
      <w:r w:rsidR="00834EE0" w:rsidRPr="00C0050A">
        <w:rPr>
          <w:lang w:eastAsia="ko-KR"/>
        </w:rPr>
        <w:t xml:space="preserve">9 bands ending at frequency bin </w:t>
      </w:r>
      <w:r w:rsidR="00834EE0" w:rsidRPr="00C0050A">
        <w:rPr>
          <w:rFonts w:hint="eastAsia"/>
          <w:lang w:eastAsia="ko-KR"/>
        </w:rPr>
        <w:t>305</w:t>
      </w:r>
      <w:r w:rsidR="00834EE0" w:rsidRPr="00C0050A">
        <w:rPr>
          <w:lang w:eastAsia="ko-KR"/>
        </w:rPr>
        <w:t xml:space="preserve">, while for 32kbps there are </w:t>
      </w:r>
      <w:r w:rsidR="00834EE0" w:rsidRPr="00C0050A">
        <w:rPr>
          <w:rFonts w:hint="eastAsia"/>
          <w:lang w:eastAsia="ko-KR"/>
        </w:rPr>
        <w:t>1</w:t>
      </w:r>
      <w:r w:rsidR="00834EE0" w:rsidRPr="00C0050A">
        <w:rPr>
          <w:lang w:eastAsia="ko-KR"/>
        </w:rPr>
        <w:t xml:space="preserve">8 bands, ending at frequency bin </w:t>
      </w:r>
      <w:r w:rsidR="00834EE0" w:rsidRPr="00C0050A">
        <w:rPr>
          <w:rFonts w:hint="eastAsia"/>
          <w:lang w:eastAsia="ko-KR"/>
        </w:rPr>
        <w:t>289</w:t>
      </w:r>
    </w:p>
    <w:p w:rsidR="00834EE0" w:rsidRPr="00C0050A" w:rsidRDefault="00834EE0" w:rsidP="00834EE0">
      <w:pPr>
        <w:rPr>
          <w:rFonts w:hint="eastAsia"/>
          <w:lang w:eastAsia="ko-KR"/>
        </w:rPr>
      </w:pPr>
      <w:r w:rsidRPr="00C0050A">
        <w:rPr>
          <w:lang w:eastAsia="ko-KR"/>
        </w:rPr>
        <w:t xml:space="preserve">The amplitude of each frequency bin is then reduced by a </w:t>
      </w:r>
      <w:r w:rsidRPr="00C0050A">
        <w:rPr>
          <w:rFonts w:hint="eastAsia"/>
          <w:lang w:eastAsia="ko-KR"/>
        </w:rPr>
        <w:t>dynamics control</w:t>
      </w:r>
      <w:r w:rsidRPr="00C0050A">
        <w:rPr>
          <w:lang w:eastAsia="ko-KR"/>
        </w:rPr>
        <w:t xml:space="preserve"> factor of the difference between the bin amplitude and mean of the band.</w:t>
      </w:r>
    </w:p>
    <w:p w:rsidR="00834EE0" w:rsidRPr="00C0050A" w:rsidRDefault="00834EE0" w:rsidP="00834EE0">
      <w:pPr>
        <w:pStyle w:val="EQ"/>
        <w:rPr>
          <w:rFonts w:hint="eastAsia"/>
          <w:lang w:eastAsia="ko-KR"/>
        </w:rPr>
      </w:pPr>
      <w:r w:rsidRPr="00C0050A">
        <w:tab/>
      </w:r>
      <w:r w:rsidR="001421B9" w:rsidRPr="00C0050A">
        <w:rPr>
          <w:position w:val="-16"/>
        </w:rPr>
        <w:object w:dxaOrig="7000" w:dyaOrig="420">
          <v:shape id="_x0000_i1570" type="#_x0000_t75" style="width:349.9pt;height:21pt" o:ole="">
            <v:imagedata r:id="rId1046" o:title=""/>
          </v:shape>
          <o:OLEObject Type="Embed" ProgID="Equation.3" ShapeID="_x0000_i1570" DrawAspect="Content" ObjectID="_1783089884" r:id="rId1047"/>
        </w:object>
      </w:r>
      <w:r w:rsidRPr="00C0050A">
        <w:tab/>
        <w:t>(</w:t>
      </w:r>
      <w:fldSimple w:instr=" SEQ eqn \* MERGEFORMAT ">
        <w:r w:rsidR="00716DC0">
          <w:t>1867</w:t>
        </w:r>
      </w:fldSimple>
      <w:r w:rsidRPr="00C0050A">
        <w:t>)</w:t>
      </w:r>
    </w:p>
    <w:p w:rsidR="00834EE0" w:rsidRPr="00C0050A" w:rsidRDefault="00757893" w:rsidP="00834EE0">
      <w:pPr>
        <w:pStyle w:val="EQ"/>
      </w:pPr>
      <w:r w:rsidRPr="00077A8D">
        <w:rPr>
          <w:rFonts w:eastAsia="Malgun Gothic" w:hint="eastAsia"/>
          <w:lang w:eastAsia="ko-KR"/>
        </w:rPr>
        <w:t xml:space="preserve">where </w:t>
      </w:r>
      <w:r w:rsidRPr="00C0050A">
        <w:rPr>
          <w:i/>
          <w:lang w:eastAsia="ko-KR"/>
        </w:rPr>
        <w:t>drf</w:t>
      </w:r>
      <w:r w:rsidRPr="00077A8D">
        <w:rPr>
          <w:rFonts w:eastAsia="Malgun Gothic" w:hint="eastAsia"/>
          <w:lang w:eastAsia="ko-KR"/>
        </w:rPr>
        <w:t xml:space="preserve"> is the dynamics control factor depending on the decoded excitation class,</w:t>
      </w:r>
      <w:r w:rsidR="00834EE0" w:rsidRPr="00C0050A">
        <w:tab/>
      </w:r>
      <w:r w:rsidR="00834EE0" w:rsidRPr="00C0050A">
        <w:rPr>
          <w:position w:val="-42"/>
        </w:rPr>
        <w:object w:dxaOrig="4060" w:dyaOrig="940">
          <v:shape id="_x0000_i1571" type="#_x0000_t75" style="width:202.9pt;height:46.9pt" o:ole="">
            <v:imagedata r:id="rId1048" o:title=""/>
          </v:shape>
          <o:OLEObject Type="Embed" ProgID="Equation.3" ShapeID="_x0000_i1571" DrawAspect="Content" ObjectID="_1783089885" r:id="rId1049"/>
        </w:object>
      </w:r>
      <w:r w:rsidR="009212A8">
        <w:tab/>
      </w:r>
      <w:r w:rsidR="00834EE0" w:rsidRPr="00C0050A">
        <w:t>(</w:t>
      </w:r>
      <w:fldSimple w:instr=" SEQ eqn \* MERGEFORMAT ">
        <w:r w:rsidR="00716DC0">
          <w:t>1868</w:t>
        </w:r>
      </w:fldSimple>
      <w:r w:rsidR="00834EE0" w:rsidRPr="00C0050A">
        <w:t>)</w:t>
      </w:r>
    </w:p>
    <w:p w:rsidR="00D73FD7" w:rsidRPr="00D73FD7" w:rsidRDefault="00834EE0" w:rsidP="00D73FD7">
      <w:r w:rsidRPr="00C0050A">
        <w:t xml:space="preserve">The original signs are then re-applied for the </w:t>
      </w:r>
      <w:r w:rsidRPr="0081101F">
        <w:rPr>
          <w:i/>
        </w:rPr>
        <w:t>HF_Speech_excitation_class</w:t>
      </w:r>
      <w:r w:rsidRPr="00A446CC">
        <w:t xml:space="preserve"> and the </w:t>
      </w:r>
      <w:r w:rsidRPr="0081101F">
        <w:rPr>
          <w:i/>
        </w:rPr>
        <w:t>HF_excitation_class1</w:t>
      </w:r>
      <w:r w:rsidRPr="00A446CC">
        <w:t xml:space="preserve">; however random signs are used for the </w:t>
      </w:r>
      <w:r w:rsidRPr="004E6066">
        <w:rPr>
          <w:i/>
        </w:rPr>
        <w:t>HF excitation_class0</w:t>
      </w:r>
      <w:r w:rsidRPr="00C0050A">
        <w:t>. I</w:t>
      </w:r>
      <w:r w:rsidRPr="00C0050A">
        <w:rPr>
          <w:rFonts w:hint="eastAsia"/>
        </w:rPr>
        <w:t xml:space="preserve">f </w:t>
      </w:r>
      <w:r w:rsidRPr="00C0050A">
        <w:object w:dxaOrig="2740" w:dyaOrig="320">
          <v:shape id="_x0000_i1572" type="#_x0000_t75" style="width:136.9pt;height:16.15pt" o:ole="">
            <v:imagedata r:id="rId1050" o:title=""/>
          </v:shape>
          <o:OLEObject Type="Embed" ProgID="Equation.3" ShapeID="_x0000_i1572" DrawAspect="Content" ObjectID="_1783089886" r:id="rId1051"/>
        </w:object>
      </w:r>
      <w:r w:rsidRPr="00C0050A">
        <w:rPr>
          <w:rFonts w:hint="eastAsia"/>
        </w:rPr>
        <w:t xml:space="preserve">is higher than 0, the original sign is re-applied, otherwise, a reversed sign of the original is applied. </w:t>
      </w:r>
      <w:r w:rsidRPr="00C0050A">
        <w:t>T</w:t>
      </w:r>
      <w:r w:rsidRPr="00C0050A">
        <w:rPr>
          <w:rFonts w:hint="eastAsia"/>
        </w:rPr>
        <w:t>he initial random seed is</w:t>
      </w:r>
    </w:p>
    <w:p w:rsidR="00D73FD7" w:rsidRPr="00C0050A" w:rsidRDefault="00D73FD7" w:rsidP="00D73FD7">
      <w:pPr>
        <w:pStyle w:val="EQ"/>
      </w:pPr>
      <w:r w:rsidRPr="00C0050A">
        <w:tab/>
      </w:r>
      <w:r w:rsidRPr="008C3123">
        <w:rPr>
          <w:position w:val="-14"/>
        </w:rPr>
        <w:object w:dxaOrig="3820" w:dyaOrig="340">
          <v:shape id="_x0000_i1573" type="#_x0000_t75" style="width:190.9pt;height:16.9pt" o:ole="">
            <v:imagedata r:id="rId1052" o:title=""/>
          </v:shape>
          <o:OLEObject Type="Embed" ProgID="Equation.3" ShapeID="_x0000_i1573" DrawAspect="Content" ObjectID="_1783089887" r:id="rId1053"/>
        </w:object>
      </w:r>
      <w:r w:rsidRPr="00C0050A">
        <w:tab/>
        <w:t>(</w:t>
      </w:r>
      <w:fldSimple w:instr=" SEQ eqn \* MERGEFORMAT ">
        <w:r>
          <w:t>1869</w:t>
        </w:r>
      </w:fldSimple>
      <w:r w:rsidRPr="00C0050A">
        <w:t>)</w:t>
      </w:r>
    </w:p>
    <w:p w:rsidR="00D73FD7" w:rsidRDefault="00D73FD7" w:rsidP="00D73FD7">
      <w:pPr>
        <w:rPr>
          <w:lang w:eastAsia="ko-KR"/>
        </w:rPr>
      </w:pPr>
      <w:r w:rsidRPr="00841DA6">
        <w:rPr>
          <w:rFonts w:hint="eastAsia"/>
          <w:lang w:val="x-none" w:eastAsia="ko-KR"/>
        </w:rPr>
        <w:t xml:space="preserve">where </w:t>
      </w:r>
      <w:r w:rsidRPr="008C3123">
        <w:rPr>
          <w:position w:val="-10"/>
        </w:rPr>
        <w:object w:dxaOrig="440" w:dyaOrig="279">
          <v:shape id="_x0000_i1574" type="#_x0000_t75" style="width:22.15pt;height:13.9pt" o:ole="">
            <v:imagedata r:id="rId1054" o:title=""/>
          </v:shape>
          <o:OLEObject Type="Embed" ProgID="Equation.3" ShapeID="_x0000_i1574" DrawAspect="Content" ObjectID="_1783089888" r:id="rId1055"/>
        </w:object>
      </w:r>
      <w:r w:rsidRPr="00841DA6">
        <w:rPr>
          <w:rFonts w:hint="eastAsia"/>
          <w:lang w:eastAsia="ko-KR"/>
        </w:rPr>
        <w:t>is the number of allocated integer bits for each band.</w:t>
      </w:r>
    </w:p>
    <w:p w:rsidR="00834EE0" w:rsidRPr="00C0050A" w:rsidRDefault="00834EE0" w:rsidP="00D73FD7">
      <w:pPr>
        <w:rPr>
          <w:rFonts w:hint="eastAsia"/>
        </w:rPr>
      </w:pPr>
      <w:r w:rsidRPr="00C0050A">
        <w:t>The spectrum is then normalised:</w:t>
      </w:r>
    </w:p>
    <w:p w:rsidR="00834EE0" w:rsidRPr="00C0050A" w:rsidRDefault="00834EE0" w:rsidP="00834EE0">
      <w:pPr>
        <w:pStyle w:val="EQ"/>
      </w:pPr>
      <w:r w:rsidRPr="00C0050A">
        <w:tab/>
      </w:r>
      <w:r w:rsidR="00DA511E" w:rsidRPr="00E8727A">
        <w:rPr>
          <w:position w:val="-54"/>
        </w:rPr>
        <w:object w:dxaOrig="5679" w:dyaOrig="920">
          <v:shape id="_x0000_i1575" type="#_x0000_t75" style="width:283.9pt;height:45.75pt" o:ole="">
            <v:imagedata r:id="rId1056" o:title=""/>
          </v:shape>
          <o:OLEObject Type="Embed" ProgID="Equation.3" ShapeID="_x0000_i1575" DrawAspect="Content" ObjectID="_1783089889" r:id="rId1057"/>
        </w:object>
      </w:r>
      <w:r w:rsidRPr="00C0050A">
        <w:tab/>
        <w:t>(</w:t>
      </w:r>
      <w:fldSimple w:instr=" SEQ eqn \* MERGEFORMAT ">
        <w:r w:rsidR="00716DC0">
          <w:t>1870</w:t>
        </w:r>
      </w:fldSimple>
      <w:r w:rsidRPr="00C0050A">
        <w:t>)</w:t>
      </w:r>
    </w:p>
    <w:p w:rsidR="00834EE0" w:rsidRPr="00C0050A" w:rsidRDefault="00834EE0" w:rsidP="00834EE0">
      <w:pPr>
        <w:rPr>
          <w:rFonts w:hint="eastAsia"/>
        </w:rPr>
      </w:pPr>
      <w:r>
        <w:t xml:space="preserve">The normalised spectrum is then copied, </w:t>
      </w:r>
      <w:r w:rsidRPr="00C0050A">
        <w:t xml:space="preserve">using the mapping in </w:t>
      </w:r>
      <w:r w:rsidR="00025A25">
        <w:t>table</w:t>
      </w:r>
      <w:r w:rsidRPr="00C0050A">
        <w:t xml:space="preserve"> </w:t>
      </w:r>
      <w:fldSimple w:instr=" SEQ table hq_generic_frequency_mapping_copy_up \* MERGEFORMAT ">
        <w:r w:rsidR="00716DC0">
          <w:rPr>
            <w:noProof/>
          </w:rPr>
          <w:t>172</w:t>
        </w:r>
      </w:fldSimple>
      <w:r>
        <w:t xml:space="preserve">, </w:t>
      </w:r>
      <w:r w:rsidRPr="00C0050A">
        <w:t>to create</w:t>
      </w:r>
      <w:r w:rsidRPr="00C0050A">
        <w:rPr>
          <w:rFonts w:hint="eastAsia"/>
        </w:rPr>
        <w:t xml:space="preserve"> the high frequency excitation spectrum.</w:t>
      </w:r>
    </w:p>
    <w:p w:rsidR="00834EE0" w:rsidRPr="00292A7E" w:rsidRDefault="00834EE0" w:rsidP="00834EE0">
      <w:pPr>
        <w:pStyle w:val="TH"/>
        <w:rPr>
          <w:rFonts w:eastAsia="Malgun Gothic" w:hint="eastAsia"/>
          <w:lang w:eastAsia="ko-KR"/>
        </w:rPr>
      </w:pPr>
      <w:r w:rsidRPr="00C0050A">
        <w:t xml:space="preserve">Table </w:t>
      </w:r>
      <w:bookmarkStart w:id="781" w:name="hq_generic_frequency_mapping_copy_up"/>
      <w:bookmarkEnd w:id="781"/>
      <w:r w:rsidRPr="00C0050A">
        <w:fldChar w:fldCharType="begin"/>
      </w:r>
      <w:r w:rsidRPr="00C0050A">
        <w:instrText xml:space="preserve"> SEQ table \* MERGEFORMAT </w:instrText>
      </w:r>
      <w:r w:rsidRPr="00C0050A">
        <w:fldChar w:fldCharType="separate"/>
      </w:r>
      <w:r w:rsidR="00716DC0">
        <w:rPr>
          <w:noProof/>
        </w:rPr>
        <w:t>172</w:t>
      </w:r>
      <w:r w:rsidRPr="00C0050A">
        <w:fldChar w:fldCharType="end"/>
      </w:r>
      <w:r w:rsidRPr="00C0050A">
        <w:rPr>
          <w:rFonts w:hint="eastAsia"/>
        </w:rPr>
        <w:t xml:space="preserve">: </w:t>
      </w:r>
      <w:r w:rsidRPr="00C0050A">
        <w:t xml:space="preserve">Frequency mapping </w:t>
      </w:r>
      <w:r w:rsidRPr="00C0050A">
        <w:rPr>
          <w:rFonts w:hint="eastAsia"/>
        </w:rPr>
        <w:t xml:space="preserve">to generate </w:t>
      </w:r>
      <w:r w:rsidRPr="00C0050A">
        <w:t>high frequency excitation spectrum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317"/>
        <w:gridCol w:w="1114"/>
        <w:gridCol w:w="1257"/>
        <w:gridCol w:w="1114"/>
        <w:gridCol w:w="1276"/>
        <w:tblGridChange w:id="782">
          <w:tblGrid>
            <w:gridCol w:w="1227"/>
            <w:gridCol w:w="317"/>
            <w:gridCol w:w="1114"/>
            <w:gridCol w:w="1257"/>
            <w:gridCol w:w="1114"/>
            <w:gridCol w:w="1276"/>
          </w:tblGrid>
        </w:tblGridChange>
      </w:tblGrid>
      <w:tr w:rsidR="00BE7E42" w:rsidRPr="005B31C9" w:rsidTr="00292A7E">
        <w:trPr>
          <w:jc w:val="center"/>
        </w:trPr>
        <w:tc>
          <w:tcPr>
            <w:tcW w:w="0" w:type="auto"/>
            <w:shd w:val="clear" w:color="auto" w:fill="D9D9D9"/>
            <w:vAlign w:val="center"/>
          </w:tcPr>
          <w:p w:rsidR="00BE7E42" w:rsidRPr="005B31C9" w:rsidRDefault="00BE7E42" w:rsidP="00292A7E">
            <w:pPr>
              <w:pStyle w:val="TAH"/>
              <w:rPr>
                <w:rFonts w:hint="eastAsia"/>
              </w:rPr>
            </w:pPr>
          </w:p>
        </w:tc>
        <w:tc>
          <w:tcPr>
            <w:tcW w:w="0" w:type="auto"/>
            <w:shd w:val="clear" w:color="auto" w:fill="D9D9D9"/>
            <w:vAlign w:val="center"/>
          </w:tcPr>
          <w:p w:rsidR="00BE7E42" w:rsidRPr="00385DE5" w:rsidRDefault="00BE7E42" w:rsidP="00292A7E">
            <w:pPr>
              <w:pStyle w:val="TAH"/>
              <w:rPr>
                <w:rFonts w:hint="eastAsia"/>
                <w:i/>
              </w:rPr>
            </w:pPr>
            <w:r w:rsidRPr="00385DE5">
              <w:rPr>
                <w:rFonts w:hint="eastAsia"/>
                <w:i/>
              </w:rPr>
              <w:t>l</w:t>
            </w:r>
          </w:p>
        </w:tc>
        <w:bookmarkStart w:id="783" w:name="OLE_LINK1"/>
        <w:bookmarkStart w:id="784" w:name="OLE_LINK2"/>
        <w:tc>
          <w:tcPr>
            <w:tcW w:w="0" w:type="auto"/>
            <w:shd w:val="clear" w:color="auto" w:fill="D9D9D9"/>
            <w:vAlign w:val="center"/>
          </w:tcPr>
          <w:p w:rsidR="00BE7E42" w:rsidRPr="005B31C9" w:rsidRDefault="00BE7E42" w:rsidP="00292A7E">
            <w:pPr>
              <w:spacing w:after="0"/>
              <w:jc w:val="center"/>
              <w:rPr>
                <w:rFonts w:hint="eastAsia"/>
              </w:rPr>
            </w:pPr>
            <w:r w:rsidRPr="003746E9">
              <w:rPr>
                <w:position w:val="-14"/>
              </w:rPr>
              <w:object w:dxaOrig="920" w:dyaOrig="340">
                <v:shape id="_x0000_i1576" type="#_x0000_t75" style="width:45pt;height:16.5pt" o:ole="">
                  <v:imagedata r:id="rId1058" o:title=""/>
                </v:shape>
                <o:OLEObject Type="Embed" ProgID="Equation.3" ShapeID="_x0000_i1576" DrawAspect="Content" ObjectID="_1783089890" r:id="rId1059"/>
              </w:object>
            </w:r>
            <w:bookmarkEnd w:id="783"/>
            <w:bookmarkEnd w:id="784"/>
          </w:p>
        </w:tc>
        <w:tc>
          <w:tcPr>
            <w:tcW w:w="0" w:type="auto"/>
            <w:shd w:val="clear" w:color="auto" w:fill="D9D9D9"/>
            <w:vAlign w:val="center"/>
          </w:tcPr>
          <w:p w:rsidR="00BE7E42" w:rsidRPr="005B31C9" w:rsidRDefault="00BE7E42" w:rsidP="00292A7E">
            <w:pPr>
              <w:spacing w:after="0"/>
              <w:jc w:val="center"/>
              <w:rPr>
                <w:rFonts w:hint="eastAsia"/>
              </w:rPr>
            </w:pPr>
            <w:r w:rsidRPr="003746E9">
              <w:rPr>
                <w:position w:val="-14"/>
              </w:rPr>
              <w:object w:dxaOrig="1100" w:dyaOrig="340">
                <v:shape id="_x0000_i1577" type="#_x0000_t75" style="width:52.15pt;height:16.15pt" o:ole="">
                  <v:imagedata r:id="rId1060" o:title=""/>
                </v:shape>
                <o:OLEObject Type="Embed" ProgID="Equation.3" ShapeID="_x0000_i1577" DrawAspect="Content" ObjectID="_1783089891" r:id="rId1061"/>
              </w:object>
            </w:r>
          </w:p>
        </w:tc>
        <w:tc>
          <w:tcPr>
            <w:tcW w:w="0" w:type="auto"/>
            <w:shd w:val="clear" w:color="auto" w:fill="D9D9D9"/>
            <w:vAlign w:val="center"/>
          </w:tcPr>
          <w:p w:rsidR="00BE7E42" w:rsidRPr="005B31C9" w:rsidRDefault="00BE7E42" w:rsidP="00292A7E">
            <w:pPr>
              <w:spacing w:after="0"/>
              <w:jc w:val="center"/>
              <w:rPr>
                <w:rFonts w:hint="eastAsia"/>
              </w:rPr>
            </w:pPr>
            <w:r w:rsidRPr="003746E9">
              <w:rPr>
                <w:position w:val="-14"/>
              </w:rPr>
              <w:object w:dxaOrig="920" w:dyaOrig="340">
                <v:shape id="_x0000_i1578" type="#_x0000_t75" style="width:45pt;height:16.5pt" o:ole="">
                  <v:imagedata r:id="rId1062" o:title=""/>
                </v:shape>
                <o:OLEObject Type="Embed" ProgID="Equation.3" ShapeID="_x0000_i1578" DrawAspect="Content" ObjectID="_1783089892" r:id="rId1063"/>
              </w:object>
            </w:r>
          </w:p>
        </w:tc>
        <w:tc>
          <w:tcPr>
            <w:tcW w:w="0" w:type="auto"/>
            <w:shd w:val="clear" w:color="auto" w:fill="D9D9D9"/>
            <w:vAlign w:val="center"/>
          </w:tcPr>
          <w:p w:rsidR="00BE7E42" w:rsidRPr="005B31C9" w:rsidRDefault="00BE7E42" w:rsidP="00292A7E">
            <w:pPr>
              <w:spacing w:after="0"/>
              <w:jc w:val="center"/>
              <w:rPr>
                <w:rFonts w:hint="eastAsia"/>
              </w:rPr>
            </w:pPr>
            <w:r w:rsidRPr="003746E9">
              <w:rPr>
                <w:position w:val="-14"/>
              </w:rPr>
              <w:object w:dxaOrig="1100" w:dyaOrig="340">
                <v:shape id="_x0000_i1579" type="#_x0000_t75" style="width:52.9pt;height:16.5pt" o:ole="">
                  <v:imagedata r:id="rId1064" o:title=""/>
                </v:shape>
                <o:OLEObject Type="Embed" ProgID="Equation.3" ShapeID="_x0000_i1579" DrawAspect="Content" ObjectID="_1783089893" r:id="rId1065"/>
              </w:object>
            </w:r>
          </w:p>
        </w:tc>
      </w:tr>
      <w:tr w:rsidR="00BE7E42" w:rsidRPr="005B31C9" w:rsidTr="00292A7E">
        <w:trPr>
          <w:jc w:val="center"/>
        </w:trPr>
        <w:tc>
          <w:tcPr>
            <w:tcW w:w="0" w:type="auto"/>
            <w:vMerge w:val="restart"/>
            <w:shd w:val="clear" w:color="auto" w:fill="auto"/>
            <w:vAlign w:val="center"/>
          </w:tcPr>
          <w:p w:rsidR="00BE7E42" w:rsidRPr="005B31C9" w:rsidRDefault="00BE7E42" w:rsidP="00292A7E">
            <w:pPr>
              <w:pStyle w:val="TAC"/>
              <w:rPr>
                <w:rFonts w:hint="eastAsia"/>
              </w:rPr>
            </w:pPr>
            <w:r w:rsidRPr="005B31C9">
              <w:rPr>
                <w:rFonts w:hint="eastAsia"/>
              </w:rPr>
              <w:t>24.4kbps</w:t>
            </w:r>
          </w:p>
        </w:tc>
        <w:tc>
          <w:tcPr>
            <w:tcW w:w="0" w:type="auto"/>
          </w:tcPr>
          <w:p w:rsidR="00BE7E42" w:rsidRPr="005B31C9" w:rsidRDefault="00BE7E42" w:rsidP="00292A7E">
            <w:pPr>
              <w:pStyle w:val="TAC"/>
              <w:rPr>
                <w:rFonts w:hint="eastAsia"/>
              </w:rPr>
            </w:pPr>
            <w:r w:rsidRPr="005B31C9">
              <w:rPr>
                <w:rFonts w:hint="eastAsia"/>
              </w:rPr>
              <w:t>0</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2</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129</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320</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447</w:t>
            </w:r>
          </w:p>
        </w:tc>
      </w:tr>
      <w:tr w:rsidR="00BE7E42" w:rsidRPr="005B31C9" w:rsidTr="00292A7E">
        <w:trPr>
          <w:jc w:val="center"/>
        </w:trPr>
        <w:tc>
          <w:tcPr>
            <w:tcW w:w="0" w:type="auto"/>
            <w:vMerge/>
            <w:shd w:val="clear" w:color="auto" w:fill="auto"/>
            <w:vAlign w:val="center"/>
          </w:tcPr>
          <w:p w:rsidR="00BE7E42" w:rsidRPr="005B31C9" w:rsidRDefault="00BE7E42" w:rsidP="00292A7E">
            <w:pPr>
              <w:pStyle w:val="TAC"/>
              <w:rPr>
                <w:rFonts w:hint="eastAsia"/>
              </w:rPr>
            </w:pPr>
          </w:p>
        </w:tc>
        <w:tc>
          <w:tcPr>
            <w:tcW w:w="0" w:type="auto"/>
          </w:tcPr>
          <w:p w:rsidR="00BE7E42" w:rsidRPr="005B31C9" w:rsidRDefault="00BE7E42" w:rsidP="00292A7E">
            <w:pPr>
              <w:pStyle w:val="TAC"/>
              <w:rPr>
                <w:rFonts w:hint="eastAsia"/>
              </w:rPr>
            </w:pPr>
            <w:r w:rsidRPr="005B31C9">
              <w:rPr>
                <w:rFonts w:hint="eastAsia"/>
              </w:rPr>
              <w:t>1</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2</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129</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448</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575</w:t>
            </w:r>
          </w:p>
        </w:tc>
      </w:tr>
      <w:tr w:rsidR="00BE7E42" w:rsidRPr="005B31C9" w:rsidTr="00292A7E">
        <w:trPr>
          <w:jc w:val="center"/>
        </w:trPr>
        <w:tc>
          <w:tcPr>
            <w:tcW w:w="0" w:type="auto"/>
            <w:vMerge/>
            <w:shd w:val="clear" w:color="auto" w:fill="auto"/>
            <w:vAlign w:val="center"/>
          </w:tcPr>
          <w:p w:rsidR="00BE7E42" w:rsidRPr="005B31C9" w:rsidRDefault="00BE7E42" w:rsidP="00292A7E">
            <w:pPr>
              <w:pStyle w:val="TAC"/>
              <w:rPr>
                <w:rFonts w:hint="eastAsia"/>
              </w:rPr>
            </w:pPr>
          </w:p>
        </w:tc>
        <w:tc>
          <w:tcPr>
            <w:tcW w:w="0" w:type="auto"/>
          </w:tcPr>
          <w:p w:rsidR="00BE7E42" w:rsidRPr="005B31C9" w:rsidRDefault="00BE7E42" w:rsidP="00292A7E">
            <w:pPr>
              <w:pStyle w:val="TAC"/>
              <w:rPr>
                <w:rFonts w:hint="eastAsia"/>
              </w:rPr>
            </w:pPr>
            <w:r w:rsidRPr="005B31C9">
              <w:rPr>
                <w:rFonts w:hint="eastAsia"/>
              </w:rPr>
              <w:t>2</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80</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143</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576</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639</w:t>
            </w:r>
          </w:p>
        </w:tc>
      </w:tr>
      <w:tr w:rsidR="00BE7E42" w:rsidRPr="005B31C9" w:rsidTr="00292A7E">
        <w:trPr>
          <w:jc w:val="center"/>
        </w:trPr>
        <w:tc>
          <w:tcPr>
            <w:tcW w:w="0" w:type="auto"/>
            <w:shd w:val="clear" w:color="auto" w:fill="auto"/>
            <w:vAlign w:val="center"/>
          </w:tcPr>
          <w:p w:rsidR="00BE7E42" w:rsidRPr="005B31C9" w:rsidRDefault="00BE7E42" w:rsidP="00292A7E">
            <w:pPr>
              <w:pStyle w:val="TAC"/>
              <w:rPr>
                <w:rFonts w:hint="eastAsia"/>
              </w:rPr>
            </w:pPr>
            <w:r w:rsidRPr="005B31C9">
              <w:rPr>
                <w:rFonts w:hint="eastAsia"/>
              </w:rPr>
              <w:t>24.4kbps FB</w:t>
            </w:r>
          </w:p>
        </w:tc>
        <w:tc>
          <w:tcPr>
            <w:tcW w:w="0" w:type="auto"/>
          </w:tcPr>
          <w:p w:rsidR="00BE7E42" w:rsidRPr="005B31C9" w:rsidRDefault="00BE7E42" w:rsidP="00292A7E">
            <w:pPr>
              <w:pStyle w:val="TAC"/>
              <w:rPr>
                <w:rFonts w:hint="eastAsia"/>
              </w:rPr>
            </w:pPr>
            <w:r w:rsidRPr="005B31C9">
              <w:rPr>
                <w:rFonts w:hint="eastAsia"/>
              </w:rPr>
              <w:t>3</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144</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303</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640</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799</w:t>
            </w:r>
          </w:p>
        </w:tc>
      </w:tr>
      <w:tr w:rsidR="00BE7E42" w:rsidRPr="005B31C9" w:rsidTr="00292A7E">
        <w:trPr>
          <w:jc w:val="center"/>
        </w:trPr>
        <w:tc>
          <w:tcPr>
            <w:tcW w:w="0" w:type="auto"/>
            <w:vMerge w:val="restart"/>
            <w:shd w:val="clear" w:color="auto" w:fill="auto"/>
            <w:vAlign w:val="center"/>
          </w:tcPr>
          <w:p w:rsidR="00BE7E42" w:rsidRPr="005B31C9" w:rsidRDefault="00BE7E42" w:rsidP="00292A7E">
            <w:pPr>
              <w:pStyle w:val="TAC"/>
              <w:rPr>
                <w:rFonts w:hint="eastAsia"/>
              </w:rPr>
            </w:pPr>
            <w:r w:rsidRPr="005B31C9">
              <w:rPr>
                <w:rFonts w:hint="eastAsia"/>
              </w:rPr>
              <w:t>32kbps</w:t>
            </w:r>
          </w:p>
        </w:tc>
        <w:tc>
          <w:tcPr>
            <w:tcW w:w="0" w:type="auto"/>
          </w:tcPr>
          <w:p w:rsidR="00BE7E42" w:rsidRPr="005B31C9" w:rsidRDefault="00BE7E42" w:rsidP="00292A7E">
            <w:pPr>
              <w:pStyle w:val="TAC"/>
              <w:rPr>
                <w:rFonts w:hint="eastAsia"/>
              </w:rPr>
            </w:pPr>
            <w:r w:rsidRPr="005B31C9">
              <w:rPr>
                <w:rFonts w:hint="eastAsia"/>
              </w:rPr>
              <w:t>0</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2</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129</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384</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511</w:t>
            </w:r>
          </w:p>
        </w:tc>
      </w:tr>
      <w:tr w:rsidR="00BE7E42" w:rsidRPr="005B31C9" w:rsidTr="00292A7E">
        <w:trPr>
          <w:jc w:val="center"/>
        </w:trPr>
        <w:tc>
          <w:tcPr>
            <w:tcW w:w="0" w:type="auto"/>
            <w:vMerge/>
            <w:shd w:val="clear" w:color="auto" w:fill="auto"/>
            <w:vAlign w:val="center"/>
          </w:tcPr>
          <w:p w:rsidR="00BE7E42" w:rsidRPr="005B31C9" w:rsidRDefault="00BE7E42" w:rsidP="00292A7E">
            <w:pPr>
              <w:pStyle w:val="TAC"/>
              <w:rPr>
                <w:rFonts w:hint="eastAsia"/>
              </w:rPr>
            </w:pPr>
          </w:p>
        </w:tc>
        <w:tc>
          <w:tcPr>
            <w:tcW w:w="0" w:type="auto"/>
          </w:tcPr>
          <w:p w:rsidR="00BE7E42" w:rsidRPr="005B31C9" w:rsidRDefault="00BE7E42" w:rsidP="00292A7E">
            <w:pPr>
              <w:pStyle w:val="TAC"/>
              <w:rPr>
                <w:rFonts w:hint="eastAsia"/>
              </w:rPr>
            </w:pPr>
            <w:r w:rsidRPr="005B31C9">
              <w:rPr>
                <w:rFonts w:hint="eastAsia"/>
              </w:rPr>
              <w:t>1</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2</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129</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512</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639</w:t>
            </w:r>
          </w:p>
        </w:tc>
      </w:tr>
      <w:tr w:rsidR="00BE7E42" w:rsidRPr="005B31C9" w:rsidTr="00292A7E">
        <w:trPr>
          <w:jc w:val="center"/>
        </w:trPr>
        <w:tc>
          <w:tcPr>
            <w:tcW w:w="0" w:type="auto"/>
            <w:shd w:val="clear" w:color="auto" w:fill="auto"/>
            <w:vAlign w:val="center"/>
          </w:tcPr>
          <w:p w:rsidR="00BE7E42" w:rsidRPr="005B31C9" w:rsidRDefault="00BE7E42" w:rsidP="00292A7E">
            <w:pPr>
              <w:pStyle w:val="TAC"/>
              <w:rPr>
                <w:rFonts w:hint="eastAsia"/>
              </w:rPr>
            </w:pPr>
            <w:r w:rsidRPr="005B31C9">
              <w:rPr>
                <w:rFonts w:hint="eastAsia"/>
              </w:rPr>
              <w:t>32kbps FB</w:t>
            </w:r>
          </w:p>
        </w:tc>
        <w:tc>
          <w:tcPr>
            <w:tcW w:w="0" w:type="auto"/>
          </w:tcPr>
          <w:p w:rsidR="00BE7E42" w:rsidRPr="005B31C9" w:rsidRDefault="00BE7E42" w:rsidP="00292A7E">
            <w:pPr>
              <w:pStyle w:val="TAC"/>
              <w:rPr>
                <w:rFonts w:hint="eastAsia"/>
              </w:rPr>
            </w:pPr>
            <w:r w:rsidRPr="005B31C9">
              <w:rPr>
                <w:rFonts w:hint="eastAsia"/>
              </w:rPr>
              <w:t>2</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130</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289</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640</w:t>
            </w:r>
          </w:p>
        </w:tc>
        <w:tc>
          <w:tcPr>
            <w:tcW w:w="0" w:type="auto"/>
            <w:shd w:val="clear" w:color="auto" w:fill="auto"/>
            <w:vAlign w:val="center"/>
          </w:tcPr>
          <w:p w:rsidR="00BE7E42" w:rsidRPr="005B31C9" w:rsidRDefault="00BE7E42" w:rsidP="00292A7E">
            <w:pPr>
              <w:pStyle w:val="TAC"/>
              <w:rPr>
                <w:rFonts w:hint="eastAsia"/>
              </w:rPr>
            </w:pPr>
            <w:r w:rsidRPr="005B31C9">
              <w:rPr>
                <w:rFonts w:hint="eastAsia"/>
              </w:rPr>
              <w:t>799</w:t>
            </w:r>
          </w:p>
        </w:tc>
      </w:tr>
    </w:tbl>
    <w:p w:rsidR="00BE7E42" w:rsidRPr="00292A7E" w:rsidRDefault="00BE7E42" w:rsidP="00834EE0">
      <w:pPr>
        <w:rPr>
          <w:rFonts w:eastAsia="Malgun Gothic" w:hint="eastAsia"/>
          <w:lang w:eastAsia="ko-KR"/>
        </w:rPr>
      </w:pPr>
    </w:p>
    <w:p w:rsidR="00BE7E42" w:rsidRPr="00C0050A" w:rsidRDefault="00834EE0" w:rsidP="00BE7E42">
      <w:pPr>
        <w:rPr>
          <w:rFonts w:hint="eastAsia"/>
        </w:rPr>
      </w:pPr>
      <w:r w:rsidRPr="00C0050A">
        <w:rPr>
          <w:rFonts w:hint="eastAsia"/>
        </w:rPr>
        <w:t>Finally the high frequency excitation spectrum is adjusted at the junction boundaries,</w:t>
      </w:r>
    </w:p>
    <w:p w:rsidR="00BE7E42" w:rsidRPr="00C0050A" w:rsidRDefault="00BE7E42" w:rsidP="00BE7E42">
      <w:pPr>
        <w:pStyle w:val="EQ"/>
      </w:pPr>
      <w:r w:rsidRPr="00C0050A">
        <w:tab/>
      </w:r>
      <w:r w:rsidRPr="000C03CB">
        <w:rPr>
          <w:position w:val="-14"/>
        </w:rPr>
        <w:object w:dxaOrig="5720" w:dyaOrig="380">
          <v:shape id="_x0000_i1580" type="#_x0000_t75" style="width:286.15pt;height:19.15pt" o:ole="">
            <v:imagedata r:id="rId1066" o:title=""/>
          </v:shape>
          <o:OLEObject Type="Embed" ProgID="Equation.3" ShapeID="_x0000_i1580" DrawAspect="Content" ObjectID="_1783089894" r:id="rId1067"/>
        </w:object>
      </w:r>
      <w:r w:rsidRPr="00C0050A">
        <w:tab/>
        <w:t>(</w:t>
      </w:r>
      <w:fldSimple w:instr=" SEQ eqn \* MERGEFORMAT ">
        <w:r w:rsidR="00716DC0">
          <w:t>1871</w:t>
        </w:r>
      </w:fldSimple>
      <w:r w:rsidRPr="00C0050A">
        <w:t>)</w:t>
      </w:r>
    </w:p>
    <w:p w:rsidR="00BE7E42" w:rsidRPr="00C0050A" w:rsidRDefault="00BE7E42" w:rsidP="00BE7E42">
      <w:pPr>
        <w:rPr>
          <w:rFonts w:hint="eastAsia"/>
        </w:rPr>
      </w:pPr>
      <w:r w:rsidRPr="00C0050A">
        <w:rPr>
          <w:rFonts w:hint="eastAsia"/>
        </w:rPr>
        <w:t xml:space="preserve">where </w:t>
      </w:r>
      <w:r w:rsidR="00FF3990" w:rsidRPr="00FF3990">
        <w:rPr>
          <w:position w:val="-26"/>
        </w:rPr>
        <w:object w:dxaOrig="2520" w:dyaOrig="580">
          <v:shape id="_x0000_i1581" type="#_x0000_t75" style="width:126pt;height:28.9pt" o:ole="">
            <v:imagedata r:id="rId1068" o:title=""/>
          </v:shape>
          <o:OLEObject Type="Embed" ProgID="Equation.3" ShapeID="_x0000_i1581" DrawAspect="Content" ObjectID="_1783089895" r:id="rId1069"/>
        </w:object>
      </w:r>
      <w:r w:rsidRPr="00C0050A">
        <w:rPr>
          <w:rFonts w:hint="eastAsia"/>
        </w:rPr>
        <w:t>,</w:t>
      </w:r>
      <w:r w:rsidR="00FF3990" w:rsidRPr="00FF3990">
        <w:rPr>
          <w:position w:val="-26"/>
        </w:rPr>
        <w:object w:dxaOrig="2740" w:dyaOrig="580">
          <v:shape id="_x0000_i1582" type="#_x0000_t75" style="width:136.9pt;height:28.9pt" o:ole="">
            <v:imagedata r:id="rId1070" o:title=""/>
          </v:shape>
          <o:OLEObject Type="Embed" ProgID="Equation.3" ShapeID="_x0000_i1582" DrawAspect="Content" ObjectID="_1783089896" r:id="rId1071"/>
        </w:object>
      </w:r>
      <w:r w:rsidRPr="00C0050A">
        <w:rPr>
          <w:rFonts w:hint="eastAsia"/>
        </w:rPr>
        <w:t>,</w:t>
      </w:r>
      <w:r w:rsidR="00FF3990" w:rsidRPr="00FF3990">
        <w:rPr>
          <w:position w:val="-14"/>
        </w:rPr>
        <w:object w:dxaOrig="2980" w:dyaOrig="340">
          <v:shape id="_x0000_i1583" type="#_x0000_t75" style="width:148.9pt;height:16.9pt" o:ole="">
            <v:imagedata r:id="rId1072" o:title=""/>
          </v:shape>
          <o:OLEObject Type="Embed" ProgID="Equation.3" ShapeID="_x0000_i1583" DrawAspect="Content" ObjectID="_1783089897" r:id="rId1073"/>
        </w:object>
      </w:r>
      <w:r w:rsidRPr="000809FF">
        <w:rPr>
          <w:rFonts w:eastAsia="Malgun Gothic" w:hint="eastAsia"/>
          <w:lang w:eastAsia="ko-KR"/>
        </w:rPr>
        <w:t xml:space="preserve"> and </w:t>
      </w:r>
      <w:r w:rsidRPr="00B74AAB">
        <w:rPr>
          <w:position w:val="-10"/>
        </w:rPr>
        <w:object w:dxaOrig="1700" w:dyaOrig="300">
          <v:shape id="_x0000_i1584" type="#_x0000_t75" style="width:85.15pt;height:15pt" o:ole="">
            <v:imagedata r:id="rId1074" o:title=""/>
          </v:shape>
          <o:OLEObject Type="Embed" ProgID="Equation.3" ShapeID="_x0000_i1584" DrawAspect="Content" ObjectID="_1783089898" r:id="rId1075"/>
        </w:object>
      </w:r>
      <w:r w:rsidRPr="000809FF">
        <w:rPr>
          <w:rFonts w:eastAsia="Malgun Gothic" w:hint="eastAsia"/>
          <w:lang w:eastAsia="ko-KR"/>
        </w:rPr>
        <w:t>.</w:t>
      </w:r>
    </w:p>
    <w:p w:rsidR="00BE7E42" w:rsidRPr="00C0050A" w:rsidRDefault="00BE7E42" w:rsidP="00BE7E42">
      <w:pPr>
        <w:rPr>
          <w:rFonts w:hint="eastAsia"/>
        </w:rPr>
      </w:pPr>
      <w:r w:rsidRPr="00C0050A">
        <w:t>I</w:t>
      </w:r>
      <w:r w:rsidRPr="00C0050A">
        <w:rPr>
          <w:rFonts w:hint="eastAsia"/>
        </w:rPr>
        <w:t xml:space="preserve">f </w:t>
      </w:r>
      <w:r w:rsidRPr="004065CA">
        <w:rPr>
          <w:position w:val="-10"/>
        </w:rPr>
        <w:object w:dxaOrig="1140" w:dyaOrig="300">
          <v:shape id="_x0000_i1585" type="#_x0000_t75" style="width:57pt;height:15pt" o:ole="">
            <v:imagedata r:id="rId1076" o:title=""/>
          </v:shape>
          <o:OLEObject Type="Embed" ProgID="Equation.3" ShapeID="_x0000_i1585" DrawAspect="Content" ObjectID="_1783089899" r:id="rId1077"/>
        </w:object>
      </w:r>
      <w:r w:rsidRPr="00C0050A">
        <w:rPr>
          <w:rFonts w:hint="eastAsia"/>
        </w:rPr>
        <w:t>and then</w:t>
      </w:r>
    </w:p>
    <w:p w:rsidR="00BE7E42" w:rsidRPr="00C0050A" w:rsidRDefault="00BE7E42" w:rsidP="00BE7E42">
      <w:pPr>
        <w:pStyle w:val="EQ"/>
      </w:pPr>
      <w:r w:rsidRPr="00C0050A">
        <w:tab/>
      </w:r>
      <w:r w:rsidRPr="000C03CB">
        <w:rPr>
          <w:position w:val="-14"/>
        </w:rPr>
        <w:object w:dxaOrig="6300" w:dyaOrig="380">
          <v:shape id="_x0000_i1586" type="#_x0000_t75" style="width:315pt;height:19.15pt" o:ole="">
            <v:imagedata r:id="rId1078" o:title=""/>
          </v:shape>
          <o:OLEObject Type="Embed" ProgID="Equation.3" ShapeID="_x0000_i1586" DrawAspect="Content" ObjectID="_1783089900" r:id="rId1079"/>
        </w:object>
      </w:r>
      <w:r w:rsidRPr="00C0050A">
        <w:tab/>
        <w:t>(</w:t>
      </w:r>
      <w:fldSimple w:instr=" SEQ eqn \* MERGEFORMAT ">
        <w:r w:rsidR="00716DC0">
          <w:t>1872</w:t>
        </w:r>
      </w:fldSimple>
      <w:r w:rsidRPr="00C0050A">
        <w:t>)</w:t>
      </w:r>
    </w:p>
    <w:p w:rsidR="00BE7E42" w:rsidRPr="00385DE5" w:rsidRDefault="00BE7E42" w:rsidP="00BE7E42">
      <w:pPr>
        <w:rPr>
          <w:rFonts w:eastAsia="Malgun Gothic" w:hint="eastAsia"/>
          <w:lang w:eastAsia="ko-KR"/>
        </w:rPr>
      </w:pPr>
      <w:r w:rsidRPr="00C0050A">
        <w:rPr>
          <w:rFonts w:hint="eastAsia"/>
        </w:rPr>
        <w:t>where</w:t>
      </w:r>
      <w:r w:rsidRPr="002277B0">
        <w:rPr>
          <w:position w:val="-14"/>
        </w:rPr>
        <w:object w:dxaOrig="3080" w:dyaOrig="340">
          <v:shape id="_x0000_i1587" type="#_x0000_t75" style="width:154.15pt;height:16.9pt" o:ole="">
            <v:imagedata r:id="rId1080" o:title=""/>
          </v:shape>
          <o:OLEObject Type="Embed" ProgID="Equation.3" ShapeID="_x0000_i1587" DrawAspect="Content" ObjectID="_1783089901" r:id="rId1081"/>
        </w:object>
      </w:r>
      <w:r w:rsidRPr="000809FF">
        <w:rPr>
          <w:rFonts w:eastAsia="Malgun Gothic" w:hint="eastAsia"/>
          <w:lang w:eastAsia="ko-KR"/>
        </w:rPr>
        <w:t xml:space="preserve"> and</w:t>
      </w:r>
      <w:r w:rsidRPr="004065CA">
        <w:rPr>
          <w:position w:val="-10"/>
        </w:rPr>
        <w:object w:dxaOrig="2940" w:dyaOrig="300">
          <v:shape id="_x0000_i1588" type="#_x0000_t75" style="width:147pt;height:15pt" o:ole="">
            <v:imagedata r:id="rId1082" o:title=""/>
          </v:shape>
          <o:OLEObject Type="Embed" ProgID="Equation.3" ShapeID="_x0000_i1588" DrawAspect="Content" ObjectID="_1783089902" r:id="rId1083"/>
        </w:object>
      </w:r>
    </w:p>
    <w:p w:rsidR="00BE7E42" w:rsidRPr="00C0050A" w:rsidRDefault="00BE7E42" w:rsidP="00BE7E42">
      <w:pPr>
        <w:rPr>
          <w:rFonts w:hint="eastAsia"/>
        </w:rPr>
      </w:pPr>
      <w:r w:rsidRPr="00C0050A">
        <w:rPr>
          <w:rFonts w:hint="eastAsia"/>
        </w:rPr>
        <w:t>At 24.4kbps,</w:t>
      </w:r>
    </w:p>
    <w:p w:rsidR="00BE7E42" w:rsidRPr="00C0050A" w:rsidRDefault="00BE7E42" w:rsidP="00BE7E42">
      <w:pPr>
        <w:pStyle w:val="EQ"/>
      </w:pPr>
      <w:r w:rsidRPr="00C0050A">
        <w:tab/>
      </w:r>
      <w:r w:rsidRPr="000C03CB">
        <w:rPr>
          <w:position w:val="-14"/>
        </w:rPr>
        <w:object w:dxaOrig="5840" w:dyaOrig="380">
          <v:shape id="_x0000_i1589" type="#_x0000_t75" style="width:292.15pt;height:19.15pt" o:ole="">
            <v:imagedata r:id="rId1084" o:title=""/>
          </v:shape>
          <o:OLEObject Type="Embed" ProgID="Equation.3" ShapeID="_x0000_i1589" DrawAspect="Content" ObjectID="_1783089903" r:id="rId1085"/>
        </w:object>
      </w:r>
      <w:r w:rsidRPr="00C0050A">
        <w:tab/>
        <w:t>(</w:t>
      </w:r>
      <w:fldSimple w:instr=" SEQ eqn \* MERGEFORMAT ">
        <w:r w:rsidR="00716DC0">
          <w:t>1873</w:t>
        </w:r>
      </w:fldSimple>
      <w:r w:rsidRPr="00C0050A">
        <w:t>)</w:t>
      </w:r>
    </w:p>
    <w:p w:rsidR="00BE7E42" w:rsidRPr="00C0050A" w:rsidRDefault="00BE7E42" w:rsidP="00FF3990">
      <w:pPr>
        <w:rPr>
          <w:rFonts w:hint="eastAsia"/>
        </w:rPr>
      </w:pPr>
      <w:r w:rsidRPr="00C0050A">
        <w:rPr>
          <w:rFonts w:hint="eastAsia"/>
        </w:rPr>
        <w:t xml:space="preserve">where </w:t>
      </w:r>
      <w:r w:rsidR="00FF3990" w:rsidRPr="00FF3990">
        <w:rPr>
          <w:position w:val="-26"/>
        </w:rPr>
        <w:object w:dxaOrig="2520" w:dyaOrig="580">
          <v:shape id="_x0000_i1590" type="#_x0000_t75" style="width:126pt;height:28.9pt" o:ole="">
            <v:imagedata r:id="rId1086" o:title=""/>
          </v:shape>
          <o:OLEObject Type="Embed" ProgID="Equation.3" ShapeID="_x0000_i1590" DrawAspect="Content" ObjectID="_1783089904" r:id="rId1087"/>
        </w:object>
      </w:r>
      <w:r w:rsidRPr="00C0050A">
        <w:rPr>
          <w:rFonts w:hint="eastAsia"/>
        </w:rPr>
        <w:t>,</w:t>
      </w:r>
      <w:r w:rsidR="00FF3990" w:rsidRPr="00FF3990">
        <w:rPr>
          <w:position w:val="-26"/>
        </w:rPr>
        <w:object w:dxaOrig="2760" w:dyaOrig="580">
          <v:shape id="_x0000_i1591" type="#_x0000_t75" style="width:138pt;height:28.9pt" o:ole="">
            <v:imagedata r:id="rId1088" o:title=""/>
          </v:shape>
          <o:OLEObject Type="Embed" ProgID="Equation.3" ShapeID="_x0000_i1591" DrawAspect="Content" ObjectID="_1783089905" r:id="rId1089"/>
        </w:object>
      </w:r>
      <w:r w:rsidRPr="00C0050A">
        <w:rPr>
          <w:rFonts w:hint="eastAsia"/>
        </w:rPr>
        <w:t>,</w:t>
      </w:r>
      <w:r w:rsidR="00FF3990" w:rsidRPr="00FF3990">
        <w:rPr>
          <w:position w:val="-14"/>
        </w:rPr>
        <w:object w:dxaOrig="3019" w:dyaOrig="340">
          <v:shape id="_x0000_i1592" type="#_x0000_t75" style="width:151.15pt;height:16.9pt" o:ole="">
            <v:imagedata r:id="rId1090" o:title=""/>
          </v:shape>
          <o:OLEObject Type="Embed" ProgID="Equation.3" ShapeID="_x0000_i1592" DrawAspect="Content" ObjectID="_1783089906" r:id="rId1091"/>
        </w:object>
      </w:r>
      <w:r w:rsidRPr="000809FF">
        <w:rPr>
          <w:rFonts w:eastAsia="Malgun Gothic" w:hint="eastAsia"/>
          <w:lang w:eastAsia="ko-KR"/>
        </w:rPr>
        <w:t xml:space="preserve"> and</w:t>
      </w:r>
      <w:r w:rsidRPr="00C0050A">
        <w:rPr>
          <w:rFonts w:hint="eastAsia"/>
        </w:rPr>
        <w:t xml:space="preserve"> </w:t>
      </w:r>
      <w:r w:rsidRPr="004065CA">
        <w:rPr>
          <w:position w:val="-10"/>
        </w:rPr>
        <w:object w:dxaOrig="1700" w:dyaOrig="300">
          <v:shape id="_x0000_i1593" type="#_x0000_t75" style="width:85.15pt;height:15pt" o:ole="">
            <v:imagedata r:id="rId1092" o:title=""/>
          </v:shape>
          <o:OLEObject Type="Embed" ProgID="Equation.3" ShapeID="_x0000_i1593" DrawAspect="Content" ObjectID="_1783089907" r:id="rId1093"/>
        </w:object>
      </w:r>
      <w:r w:rsidRPr="000809FF">
        <w:rPr>
          <w:rFonts w:eastAsia="Malgun Gothic" w:hint="eastAsia"/>
          <w:lang w:eastAsia="ko-KR"/>
        </w:rPr>
        <w:t>,</w:t>
      </w:r>
      <w:r w:rsidRPr="00C0050A" w:rsidDel="00F1053D">
        <w:rPr>
          <w:rFonts w:hint="eastAsia"/>
        </w:rPr>
        <w:t xml:space="preserve"> </w:t>
      </w:r>
      <w:r w:rsidRPr="00C0050A">
        <w:rPr>
          <w:rFonts w:hint="eastAsia"/>
        </w:rPr>
        <w:t>and then</w:t>
      </w:r>
    </w:p>
    <w:p w:rsidR="00BE7E42" w:rsidRPr="00C0050A" w:rsidRDefault="00BE7E42" w:rsidP="00BE7E42">
      <w:pPr>
        <w:pStyle w:val="EQ"/>
      </w:pPr>
      <w:r w:rsidRPr="00C0050A">
        <w:tab/>
      </w:r>
      <w:r w:rsidRPr="00C0050A">
        <w:rPr>
          <w:position w:val="-14"/>
        </w:rPr>
        <w:object w:dxaOrig="6380" w:dyaOrig="380">
          <v:shape id="_x0000_i1594" type="#_x0000_t75" style="width:319.15pt;height:19.15pt" o:ole="">
            <v:imagedata r:id="rId1094" o:title=""/>
          </v:shape>
          <o:OLEObject Type="Embed" ProgID="Equation.3" ShapeID="_x0000_i1594" DrawAspect="Content" ObjectID="_1783089908" r:id="rId1095"/>
        </w:object>
      </w:r>
      <w:r w:rsidRPr="00C0050A">
        <w:tab/>
        <w:t>(</w:t>
      </w:r>
      <w:fldSimple w:instr=" SEQ eqn \* MERGEFORMAT ">
        <w:r w:rsidR="00716DC0">
          <w:t>1874</w:t>
        </w:r>
      </w:fldSimple>
      <w:r w:rsidRPr="00C0050A">
        <w:t>)</w:t>
      </w:r>
    </w:p>
    <w:p w:rsidR="00834EE0" w:rsidRPr="00FA0F22" w:rsidRDefault="00BE7E42" w:rsidP="00A06B70">
      <w:pPr>
        <w:rPr>
          <w:rFonts w:eastAsia="Malgun Gothic" w:hint="eastAsia"/>
          <w:lang w:eastAsia="ko-KR"/>
        </w:rPr>
      </w:pPr>
      <w:r w:rsidRPr="00C0050A">
        <w:rPr>
          <w:rFonts w:eastAsia="Malgun Gothic" w:hint="eastAsia"/>
          <w:lang w:eastAsia="ko-KR"/>
        </w:rPr>
        <w:t>where</w:t>
      </w:r>
      <w:r w:rsidRPr="00684667">
        <w:rPr>
          <w:position w:val="-14"/>
        </w:rPr>
        <w:object w:dxaOrig="2840" w:dyaOrig="340">
          <v:shape id="_x0000_i1595" type="#_x0000_t75" style="width:142.15pt;height:16.9pt" o:ole="">
            <v:imagedata r:id="rId1096" o:title=""/>
          </v:shape>
          <o:OLEObject Type="Embed" ProgID="Equation.3" ShapeID="_x0000_i1595" DrawAspect="Content" ObjectID="_1783089909" r:id="rId1097"/>
        </w:object>
      </w:r>
      <w:r>
        <w:rPr>
          <w:rFonts w:eastAsia="Malgun Gothic" w:hint="eastAsia"/>
          <w:lang w:eastAsia="ko-KR"/>
        </w:rPr>
        <w:t>,</w:t>
      </w:r>
      <w:r w:rsidRPr="00C0050A">
        <w:rPr>
          <w:position w:val="-10"/>
        </w:rPr>
        <w:object w:dxaOrig="1780" w:dyaOrig="300">
          <v:shape id="_x0000_i1596" type="#_x0000_t75" style="width:88.9pt;height:15pt" o:ole="">
            <v:imagedata r:id="rId1098" o:title=""/>
          </v:shape>
          <o:OLEObject Type="Embed" ProgID="Equation.3" ShapeID="_x0000_i1596" DrawAspect="Content" ObjectID="_1783089910" r:id="rId1099"/>
        </w:object>
      </w:r>
      <w:r>
        <w:rPr>
          <w:rFonts w:eastAsia="Malgun Gothic" w:hint="eastAsia"/>
          <w:lang w:eastAsia="ko-KR"/>
        </w:rPr>
        <w:t xml:space="preserve"> and</w:t>
      </w:r>
      <w:r w:rsidRPr="00C0050A">
        <w:rPr>
          <w:rFonts w:eastAsia="Malgun Gothic" w:hint="eastAsia"/>
          <w:lang w:eastAsia="ko-KR"/>
        </w:rPr>
        <w:t xml:space="preserve"> </w:t>
      </w:r>
      <w:r w:rsidRPr="00EC7FD4">
        <w:rPr>
          <w:position w:val="-10"/>
        </w:rPr>
        <w:object w:dxaOrig="1719" w:dyaOrig="300">
          <v:shape id="_x0000_i1597" type="#_x0000_t75" style="width:85.9pt;height:15pt" o:ole="">
            <v:imagedata r:id="rId1100" o:title=""/>
          </v:shape>
          <o:OLEObject Type="Embed" ProgID="Equation.3" ShapeID="_x0000_i1597" DrawAspect="Content" ObjectID="_1783089911" r:id="rId1101"/>
        </w:object>
      </w:r>
      <w:r w:rsidRPr="00C0050A">
        <w:rPr>
          <w:rFonts w:eastAsia="Malgun Gothic" w:hint="eastAsia"/>
          <w:lang w:eastAsia="ko-KR"/>
        </w:rPr>
        <w:t>.</w:t>
      </w:r>
    </w:p>
    <w:p w:rsidR="00834EE0" w:rsidRPr="008B1459" w:rsidRDefault="00834EE0" w:rsidP="008B1459">
      <w:pPr>
        <w:pStyle w:val="H6"/>
        <w:rPr>
          <w:rFonts w:hint="eastAsia"/>
          <w:lang w:eastAsia="ko-KR"/>
        </w:rPr>
      </w:pPr>
      <w:bookmarkStart w:id="785" w:name="_Toc394084584"/>
      <w:bookmarkStart w:id="786" w:name="_Ref394161312"/>
      <w:bookmarkStart w:id="787" w:name="_Toc394417852"/>
      <w:bookmarkStart w:id="788" w:name="sec_spectral_envelop_adjustment"/>
      <w:bookmarkStart w:id="789" w:name="hq_hr_calu_gen_spec_env_adjust"/>
      <w:r w:rsidRPr="008B1459">
        <w:rPr>
          <w:rFonts w:hint="eastAsia"/>
          <w:lang w:eastAsia="ko-KR"/>
        </w:rPr>
        <w:t>6.2.3.2.5.</w:t>
      </w:r>
      <w:bookmarkEnd w:id="788"/>
      <w:r w:rsidR="00E37FD8" w:rsidRPr="008B1459">
        <w:rPr>
          <w:rFonts w:eastAsia="Malgun Gothic" w:hint="eastAsia"/>
          <w:lang w:eastAsia="ko-KR"/>
        </w:rPr>
        <w:t>7</w:t>
      </w:r>
      <w:bookmarkEnd w:id="789"/>
      <w:r w:rsidRPr="008B1459">
        <w:rPr>
          <w:rFonts w:hint="eastAsia"/>
          <w:lang w:eastAsia="ko-KR"/>
        </w:rPr>
        <w:tab/>
        <w:t>Spectral envelope adjustment</w:t>
      </w:r>
      <w:bookmarkEnd w:id="785"/>
      <w:bookmarkEnd w:id="786"/>
      <w:bookmarkEnd w:id="787"/>
    </w:p>
    <w:p w:rsidR="00834EE0" w:rsidRPr="00C0050A" w:rsidRDefault="00834EE0" w:rsidP="00834EE0">
      <w:pPr>
        <w:rPr>
          <w:rFonts w:eastAsia="Malgun Gothic" w:hint="eastAsia"/>
          <w:lang w:eastAsia="ko-KR"/>
        </w:rPr>
      </w:pPr>
      <w:r>
        <w:rPr>
          <w:rFonts w:eastAsia="Malgun Gothic"/>
          <w:lang w:eastAsia="ko-KR"/>
        </w:rPr>
        <w:t xml:space="preserve">Spectral envelope adjustment is used to generate high frequency spectrum with combining the high frequency excitation spectrum and </w:t>
      </w:r>
      <w:r>
        <w:rPr>
          <w:lang w:eastAsia="ko-KR"/>
        </w:rPr>
        <w:t xml:space="preserve">the interpolated envelope according to the frequency. </w:t>
      </w:r>
      <w:r w:rsidRPr="00A446CC">
        <w:rPr>
          <w:rFonts w:hint="eastAsia"/>
          <w:lang w:eastAsia="ko-KR"/>
        </w:rPr>
        <w:t xml:space="preserve"> The </w:t>
      </w:r>
      <w:r w:rsidRPr="00A446CC">
        <w:rPr>
          <w:lang w:eastAsia="ko-KR"/>
        </w:rPr>
        <w:t>l</w:t>
      </w:r>
      <w:r w:rsidRPr="00A446CC">
        <w:rPr>
          <w:rFonts w:hint="eastAsia"/>
          <w:lang w:eastAsia="ko-KR"/>
        </w:rPr>
        <w:t xml:space="preserve">ow frequency envelope is used </w:t>
      </w:r>
      <w:r w:rsidRPr="00A446CC">
        <w:rPr>
          <w:lang w:eastAsia="ko-KR"/>
        </w:rPr>
        <w:t>in</w:t>
      </w:r>
      <w:r w:rsidRPr="00A446CC">
        <w:rPr>
          <w:rFonts w:hint="eastAsia"/>
          <w:lang w:eastAsia="ko-KR"/>
        </w:rPr>
        <w:t xml:space="preserve"> the first band.</w:t>
      </w:r>
      <w:r w:rsidRPr="00A446CC">
        <w:rPr>
          <w:rFonts w:eastAsia="Malgun Gothic" w:hint="eastAsia"/>
          <w:lang w:eastAsia="ko-KR"/>
        </w:rPr>
        <w:t xml:space="preserve"> The interpolated envelope is calculated</w:t>
      </w:r>
      <w:r>
        <w:rPr>
          <w:rFonts w:eastAsia="Malgun Gothic"/>
          <w:lang w:eastAsia="ko-KR"/>
        </w:rPr>
        <w:t xml:space="preserve"> as follows:</w:t>
      </w:r>
    </w:p>
    <w:p w:rsidR="00834EE0" w:rsidRPr="00C0050A" w:rsidRDefault="00CB0741" w:rsidP="00834EE0">
      <w:pPr>
        <w:pStyle w:val="EQ"/>
      </w:pPr>
      <w:r w:rsidRPr="00E26D7E">
        <w:rPr>
          <w:position w:val="-80"/>
        </w:rPr>
        <w:object w:dxaOrig="9020" w:dyaOrig="1700">
          <v:shape id="_x0000_i1598" type="#_x0000_t75" style="width:451.15pt;height:84.75pt" o:ole="">
            <v:imagedata r:id="rId1102" o:title=""/>
          </v:shape>
          <o:OLEObject Type="Embed" ProgID="Equation.3" ShapeID="_x0000_i1598" DrawAspect="Content" ObjectID="_1783089912" r:id="rId1103"/>
        </w:object>
      </w:r>
      <w:r w:rsidR="008B1459">
        <w:tab/>
      </w:r>
      <w:r w:rsidR="00834EE0" w:rsidRPr="00C0050A">
        <w:t>(</w:t>
      </w:r>
      <w:bookmarkStart w:id="790" w:name="HQG_env_dec0"/>
      <w:bookmarkStart w:id="791" w:name="hq_hr_eq_adjusment0"/>
      <w:r w:rsidR="00834EE0" w:rsidRPr="00C0050A">
        <w:fldChar w:fldCharType="begin"/>
      </w:r>
      <w:r w:rsidR="00834EE0" w:rsidRPr="00C0050A">
        <w:instrText xml:space="preserve"> SEQ eqn \* MERGEFORMAT </w:instrText>
      </w:r>
      <w:r w:rsidR="00834EE0" w:rsidRPr="00C0050A">
        <w:fldChar w:fldCharType="separate"/>
      </w:r>
      <w:r w:rsidR="00716DC0">
        <w:t>1875</w:t>
      </w:r>
      <w:r w:rsidR="00834EE0" w:rsidRPr="00C0050A">
        <w:fldChar w:fldCharType="end"/>
      </w:r>
      <w:bookmarkEnd w:id="790"/>
      <w:bookmarkEnd w:id="791"/>
      <w:r w:rsidR="00834EE0" w:rsidRPr="00C0050A">
        <w:t>)</w:t>
      </w:r>
    </w:p>
    <w:p w:rsidR="00C0610A" w:rsidRDefault="00C0610A" w:rsidP="00C0610A">
      <w:pPr>
        <w:rPr>
          <w:rFonts w:eastAsia="Malgun Gothic" w:hint="eastAsia"/>
          <w:lang w:eastAsia="ko-KR"/>
        </w:rPr>
      </w:pPr>
      <w:r w:rsidRPr="00C0050A">
        <w:rPr>
          <w:rFonts w:eastAsia="Malgun Gothic" w:hint="eastAsia"/>
          <w:lang w:eastAsia="ko-KR"/>
        </w:rPr>
        <w:t>whe</w:t>
      </w:r>
      <w:r w:rsidRPr="00A446CC">
        <w:rPr>
          <w:rFonts w:eastAsia="Malgun Gothic" w:hint="eastAsia"/>
          <w:lang w:eastAsia="ko-KR"/>
        </w:rPr>
        <w:t xml:space="preserve">re </w:t>
      </w:r>
      <w:r w:rsidRPr="00385DE5">
        <w:rPr>
          <w:rFonts w:eastAsia="Malgun Gothic" w:hint="eastAsia"/>
          <w:i/>
          <w:lang w:eastAsia="ko-KR"/>
        </w:rPr>
        <w:t>p</w:t>
      </w:r>
      <w:r>
        <w:rPr>
          <w:rFonts w:eastAsia="Malgun Gothic" w:hint="eastAsia"/>
          <w:lang w:eastAsia="ko-KR"/>
        </w:rPr>
        <w:t xml:space="preserve"> (</w:t>
      </w:r>
      <w:r w:rsidRPr="00385DE5">
        <w:rPr>
          <w:rFonts w:eastAsia="Malgun Gothic" w:hint="eastAsia"/>
          <w:i/>
          <w:lang w:eastAsia="ko-KR"/>
        </w:rPr>
        <w:t>p</w:t>
      </w:r>
      <w:r>
        <w:rPr>
          <w:rFonts w:eastAsia="Malgun Gothic" w:hint="eastAsia"/>
          <w:lang w:eastAsia="ko-KR"/>
        </w:rPr>
        <w:t>=1,</w:t>
      </w:r>
      <w:r>
        <w:rPr>
          <w:rFonts w:eastAsia="Malgun Gothic"/>
          <w:lang w:eastAsia="ko-KR"/>
        </w:rPr>
        <w:t>…</w:t>
      </w:r>
      <w:r>
        <w:rPr>
          <w:rFonts w:eastAsia="Malgun Gothic" w:hint="eastAsia"/>
          <w:lang w:eastAsia="ko-KR"/>
        </w:rPr>
        <w:t>,</w:t>
      </w:r>
      <w:r w:rsidRPr="00385DE5">
        <w:rPr>
          <w:rFonts w:eastAsia="Malgun Gothic" w:hint="eastAsia"/>
          <w:i/>
          <w:lang w:eastAsia="ko-KR"/>
        </w:rPr>
        <w:t>N</w:t>
      </w:r>
      <w:r w:rsidRPr="00385DE5">
        <w:rPr>
          <w:rFonts w:eastAsia="Malgun Gothic" w:hint="eastAsia"/>
          <w:i/>
          <w:vertAlign w:val="subscript"/>
          <w:lang w:eastAsia="ko-KR"/>
        </w:rPr>
        <w:t>band_G</w:t>
      </w:r>
      <w:r>
        <w:rPr>
          <w:rFonts w:eastAsia="Malgun Gothic" w:hint="eastAsia"/>
          <w:lang w:eastAsia="ko-KR"/>
        </w:rPr>
        <w:t>-1) is a band index;</w:t>
      </w:r>
    </w:p>
    <w:p w:rsidR="00C0610A" w:rsidRPr="00002804" w:rsidRDefault="00C0610A" w:rsidP="00C0610A">
      <w:pPr>
        <w:rPr>
          <w:rFonts w:eastAsia="Malgun Gothic" w:hint="eastAsia"/>
          <w:lang w:eastAsia="ko-KR"/>
        </w:rPr>
      </w:pPr>
      <w:r>
        <w:rPr>
          <w:rFonts w:eastAsia="Malgun Gothic" w:hint="eastAsia"/>
          <w:lang w:eastAsia="ko-KR"/>
        </w:rPr>
        <w:tab/>
      </w:r>
      <w:r w:rsidRPr="00385DE5">
        <w:rPr>
          <w:rFonts w:eastAsia="Malgun Gothic" w:hint="eastAsia"/>
          <w:i/>
          <w:lang w:eastAsia="ko-KR"/>
        </w:rPr>
        <w:t>w</w:t>
      </w:r>
      <w:r w:rsidRPr="00385DE5">
        <w:rPr>
          <w:rFonts w:eastAsia="Malgun Gothic" w:hint="eastAsia"/>
          <w:i/>
          <w:vertAlign w:val="subscript"/>
          <w:lang w:eastAsia="ko-KR"/>
        </w:rPr>
        <w:t>p</w:t>
      </w:r>
      <w:r w:rsidRPr="00077A8D">
        <w:rPr>
          <w:rFonts w:eastAsia="Malgun Gothic" w:hint="eastAsia"/>
          <w:lang w:eastAsia="ko-KR"/>
        </w:rPr>
        <w:t>(</w:t>
      </w:r>
      <w:r w:rsidRPr="00385DE5">
        <w:rPr>
          <w:rFonts w:eastAsia="Malgun Gothic" w:hint="eastAsia"/>
          <w:i/>
          <w:lang w:eastAsia="ko-KR"/>
        </w:rPr>
        <w:t>k</w:t>
      </w:r>
      <w:r w:rsidRPr="00077A8D">
        <w:rPr>
          <w:rFonts w:eastAsia="Malgun Gothic" w:hint="eastAsia"/>
          <w:lang w:eastAsia="ko-KR"/>
        </w:rPr>
        <w:t xml:space="preserve">) is a interpolation function where </w:t>
      </w:r>
      <w:r w:rsidRPr="001B3EC6">
        <w:rPr>
          <w:position w:val="-10"/>
        </w:rPr>
        <w:object w:dxaOrig="2060" w:dyaOrig="300">
          <v:shape id="_x0000_i1599" type="#_x0000_t75" style="width:103.15pt;height:15pt" o:ole="">
            <v:imagedata r:id="rId1104" o:title=""/>
          </v:shape>
          <o:OLEObject Type="Embed" ProgID="Equation.3" ShapeID="_x0000_i1599" DrawAspect="Content" ObjectID="_1783089913" r:id="rId1105"/>
        </w:object>
      </w:r>
      <w:r w:rsidRPr="00077A8D">
        <w:rPr>
          <w:rFonts w:eastAsia="Malgun Gothic" w:hint="eastAsia"/>
          <w:lang w:eastAsia="ko-KR"/>
        </w:rPr>
        <w:t>and</w:t>
      </w:r>
      <w:r w:rsidR="008B1459">
        <w:rPr>
          <w:rFonts w:eastAsia="Malgun Gothic" w:hint="eastAsia"/>
          <w:lang w:eastAsia="ko-KR"/>
        </w:rPr>
        <w:tab/>
      </w:r>
      <w:r w:rsidR="00DE7FF7" w:rsidRPr="00DE7FF7">
        <w:rPr>
          <w:position w:val="-14"/>
        </w:rPr>
        <w:object w:dxaOrig="5120" w:dyaOrig="340">
          <v:shape id="_x0000_i1600" type="#_x0000_t75" style="width:256.15pt;height:16.9pt" o:ole="">
            <v:imagedata r:id="rId1106" o:title=""/>
          </v:shape>
          <o:OLEObject Type="Embed" ProgID="Equation.3" ShapeID="_x0000_i1600" DrawAspect="Content" ObjectID="_1783089914" r:id="rId1107"/>
        </w:object>
      </w:r>
      <w:r w:rsidRPr="00077A8D">
        <w:rPr>
          <w:rFonts w:eastAsia="Malgun Gothic" w:hint="eastAsia"/>
          <w:lang w:eastAsia="ko-KR"/>
        </w:rPr>
        <w:t>; and</w:t>
      </w:r>
    </w:p>
    <w:p w:rsidR="00C0610A" w:rsidRDefault="00C0610A" w:rsidP="00C0610A">
      <w:pPr>
        <w:rPr>
          <w:rFonts w:eastAsia="Malgun Gothic" w:hint="eastAsia"/>
          <w:lang w:eastAsia="ko-KR"/>
        </w:rPr>
      </w:pPr>
      <w:r w:rsidRPr="00F17E38">
        <w:rPr>
          <w:rFonts w:eastAsia="Malgun Gothic" w:hint="eastAsia"/>
          <w:lang w:eastAsia="ko-KR"/>
        </w:rPr>
        <w:tab/>
      </w:r>
      <w:r w:rsidRPr="00493228">
        <w:rPr>
          <w:position w:val="-10"/>
        </w:rPr>
        <w:object w:dxaOrig="740" w:dyaOrig="340">
          <v:shape id="_x0000_i1601" type="#_x0000_t75" style="width:37.15pt;height:16.9pt" o:ole="">
            <v:imagedata r:id="rId1108" o:title=""/>
          </v:shape>
          <o:OLEObject Type="Embed" ProgID="Equation.3" ShapeID="_x0000_i1601" DrawAspect="Content" ObjectID="_1783089915" r:id="rId1109"/>
        </w:object>
      </w:r>
      <w:r w:rsidRPr="00F17E38">
        <w:rPr>
          <w:rFonts w:eastAsia="Malgun Gothic" w:hint="eastAsia"/>
          <w:lang w:eastAsia="ko-KR"/>
        </w:rPr>
        <w:t xml:space="preserve"> is </w:t>
      </w:r>
      <w:r>
        <w:rPr>
          <w:rFonts w:eastAsia="Malgun Gothic" w:hint="eastAsia"/>
          <w:lang w:eastAsia="ko-KR"/>
        </w:rPr>
        <w:t xml:space="preserve">the initial value of the spectral envelope </w:t>
      </w:r>
      <w:r w:rsidR="00DE7FF7" w:rsidRPr="00DE7FF7">
        <w:rPr>
          <w:position w:val="-30"/>
        </w:rPr>
        <w:object w:dxaOrig="4940" w:dyaOrig="700">
          <v:shape id="_x0000_i1602" type="#_x0000_t75" style="width:247.15pt;height:34.9pt" o:ole="">
            <v:imagedata r:id="rId1110" o:title=""/>
          </v:shape>
          <o:OLEObject Type="Embed" ProgID="Equation.3" ShapeID="_x0000_i1602" DrawAspect="Content" ObjectID="_1783089916" r:id="rId1111"/>
        </w:object>
      </w:r>
      <w:r w:rsidR="008A61BB">
        <w:rPr>
          <w:rFonts w:eastAsia="Malgun Gothic" w:hint="eastAsia"/>
          <w:lang w:eastAsia="ko-KR"/>
        </w:rPr>
        <w:t>.</w:t>
      </w:r>
    </w:p>
    <w:p w:rsidR="00834EE0" w:rsidRPr="00C0050A" w:rsidRDefault="00834EE0" w:rsidP="00834EE0">
      <w:pPr>
        <w:rPr>
          <w:rFonts w:eastAsia="Malgun Gothic" w:hint="eastAsia"/>
          <w:lang w:eastAsia="ko-KR"/>
        </w:rPr>
      </w:pPr>
      <w:r>
        <w:rPr>
          <w:rFonts w:eastAsia="Malgun Gothic"/>
          <w:lang w:eastAsia="ko-KR"/>
        </w:rPr>
        <w:t>T</w:t>
      </w:r>
      <w:r w:rsidRPr="00A446CC">
        <w:rPr>
          <w:rFonts w:eastAsia="Malgun Gothic" w:hint="eastAsia"/>
          <w:lang w:eastAsia="ko-KR"/>
        </w:rPr>
        <w:t>he envelope is</w:t>
      </w:r>
      <w:r>
        <w:rPr>
          <w:rFonts w:eastAsia="Malgun Gothic"/>
          <w:lang w:eastAsia="ko-KR"/>
        </w:rPr>
        <w:t xml:space="preserve"> then </w:t>
      </w:r>
      <w:r w:rsidRPr="00A446CC">
        <w:rPr>
          <w:rFonts w:eastAsia="Malgun Gothic" w:hint="eastAsia"/>
          <w:lang w:eastAsia="ko-KR"/>
        </w:rPr>
        <w:t xml:space="preserve">multiplied </w:t>
      </w:r>
      <w:r>
        <w:rPr>
          <w:rFonts w:eastAsia="Malgun Gothic"/>
          <w:lang w:eastAsia="ko-KR"/>
        </w:rPr>
        <w:t>by</w:t>
      </w:r>
      <w:r w:rsidRPr="00A446CC">
        <w:rPr>
          <w:rFonts w:eastAsia="Malgun Gothic" w:hint="eastAsia"/>
          <w:lang w:eastAsia="ko-KR"/>
        </w:rPr>
        <w:t xml:space="preserve"> the generated high frequency excitation spectrum </w:t>
      </w:r>
      <w:r w:rsidR="00C0610A">
        <w:rPr>
          <w:rFonts w:eastAsia="Malgun Gothic" w:hint="eastAsia"/>
          <w:lang w:eastAsia="ko-KR"/>
        </w:rPr>
        <w:t>in subc</w:t>
      </w:r>
      <w:r w:rsidR="00F12562">
        <w:rPr>
          <w:rFonts w:eastAsia="Malgun Gothic"/>
          <w:lang w:eastAsia="ko-KR"/>
        </w:rPr>
        <w:t>la</w:t>
      </w:r>
      <w:r w:rsidR="00C0610A">
        <w:rPr>
          <w:rFonts w:eastAsia="Malgun Gothic" w:hint="eastAsia"/>
          <w:lang w:eastAsia="ko-KR"/>
        </w:rPr>
        <w:t xml:space="preserve">use </w:t>
      </w:r>
      <w:r w:rsidR="00F12562">
        <w:rPr>
          <w:rFonts w:eastAsia="Malgun Gothic"/>
          <w:lang w:eastAsia="ko-KR"/>
        </w:rPr>
        <w:t>6.2.3.2.5.6</w:t>
      </w:r>
      <w:r w:rsidR="00C0610A">
        <w:rPr>
          <w:rFonts w:eastAsia="Malgun Gothic" w:hint="eastAsia"/>
          <w:lang w:eastAsia="ko-KR"/>
        </w:rPr>
        <w:t>.</w:t>
      </w:r>
    </w:p>
    <w:p w:rsidR="00834EE0" w:rsidRPr="00C0050A" w:rsidRDefault="00834EE0" w:rsidP="00834EE0">
      <w:pPr>
        <w:pStyle w:val="EQ"/>
      </w:pPr>
      <w:r w:rsidRPr="00C0050A">
        <w:tab/>
      </w:r>
      <w:r w:rsidR="00CB0741" w:rsidRPr="00C0050A">
        <w:rPr>
          <w:position w:val="-14"/>
        </w:rPr>
        <w:object w:dxaOrig="5940" w:dyaOrig="380">
          <v:shape id="_x0000_i1603" type="#_x0000_t75" style="width:297pt;height:19.15pt" o:ole="">
            <v:imagedata r:id="rId1112" o:title=""/>
          </v:shape>
          <o:OLEObject Type="Embed" ProgID="Equation.3" ShapeID="_x0000_i1603" DrawAspect="Content" ObjectID="_1783089917" r:id="rId1113"/>
        </w:object>
      </w:r>
      <w:r w:rsidRPr="00C0050A">
        <w:tab/>
        <w:t>(</w:t>
      </w:r>
      <w:bookmarkStart w:id="792" w:name="HQG_env_dec1"/>
      <w:bookmarkStart w:id="793" w:name="hq_hr_eq_adjusment1"/>
      <w:r w:rsidRPr="00C0050A">
        <w:fldChar w:fldCharType="begin"/>
      </w:r>
      <w:r w:rsidRPr="00C0050A">
        <w:instrText xml:space="preserve"> SEQ eqn \* MERGEFORMAT </w:instrText>
      </w:r>
      <w:r w:rsidRPr="00C0050A">
        <w:fldChar w:fldCharType="separate"/>
      </w:r>
      <w:r w:rsidR="00716DC0">
        <w:t>1876</w:t>
      </w:r>
      <w:r w:rsidRPr="00C0050A">
        <w:fldChar w:fldCharType="end"/>
      </w:r>
      <w:bookmarkEnd w:id="792"/>
      <w:bookmarkEnd w:id="793"/>
      <w:r w:rsidRPr="00C0050A">
        <w:t>)</w:t>
      </w:r>
    </w:p>
    <w:p w:rsidR="00834EE0" w:rsidRPr="00C0050A" w:rsidRDefault="00C0610A" w:rsidP="00834EE0">
      <w:pPr>
        <w:rPr>
          <w:rFonts w:eastAsia="Malgun Gothic" w:hint="eastAsia"/>
          <w:lang w:eastAsia="ko-KR"/>
        </w:rPr>
      </w:pPr>
      <w:r w:rsidRPr="00A446CC">
        <w:rPr>
          <w:rFonts w:eastAsia="Malgun Gothic" w:hint="eastAsia"/>
          <w:lang w:eastAsia="ko-KR"/>
        </w:rPr>
        <w:t xml:space="preserve">In </w:t>
      </w:r>
      <w:r>
        <w:rPr>
          <w:rFonts w:eastAsia="Malgun Gothic"/>
          <w:lang w:eastAsia="ko-KR"/>
        </w:rPr>
        <w:t xml:space="preserve">the </w:t>
      </w:r>
      <w:r w:rsidRPr="00A446CC">
        <w:rPr>
          <w:rFonts w:eastAsia="Malgun Gothic" w:hint="eastAsia"/>
          <w:lang w:eastAsia="ko-KR"/>
        </w:rPr>
        <w:t>FB case,</w:t>
      </w:r>
      <w:r>
        <w:rPr>
          <w:rFonts w:eastAsia="Malgun Gothic" w:hint="eastAsia"/>
          <w:lang w:eastAsia="ko-KR"/>
        </w:rPr>
        <w:t xml:space="preserve"> the maximum value of </w:t>
      </w:r>
      <w:r w:rsidRPr="00385DE5">
        <w:rPr>
          <w:rFonts w:eastAsia="Malgun Gothic" w:hint="eastAsia"/>
          <w:i/>
          <w:lang w:eastAsia="ko-KR"/>
        </w:rPr>
        <w:t>k</w:t>
      </w:r>
      <w:r>
        <w:rPr>
          <w:rFonts w:eastAsia="Malgun Gothic" w:hint="eastAsia"/>
          <w:i/>
          <w:lang w:eastAsia="ko-KR"/>
        </w:rPr>
        <w:t xml:space="preserve"> </w:t>
      </w:r>
      <w:r>
        <w:rPr>
          <w:rFonts w:eastAsia="Malgun Gothic" w:hint="eastAsia"/>
          <w:lang w:eastAsia="ko-KR"/>
        </w:rPr>
        <w:t xml:space="preserve">in </w:t>
      </w:r>
      <w:r w:rsidR="00B641E4">
        <w:rPr>
          <w:rFonts w:eastAsia="Malgun Gothic"/>
          <w:lang w:eastAsia="ko-KR"/>
        </w:rPr>
        <w:t xml:space="preserve">equations </w:t>
      </w:r>
      <w:r w:rsidR="00DA511E">
        <w:rPr>
          <w:rFonts w:eastAsia="Malgun Gothic"/>
          <w:lang w:eastAsia="ko-KR"/>
        </w:rPr>
        <w:t>(</w:t>
      </w:r>
      <w:r w:rsidR="00DA511E">
        <w:rPr>
          <w:rFonts w:eastAsia="Malgun Gothic"/>
          <w:lang w:eastAsia="ko-KR"/>
        </w:rPr>
        <w:fldChar w:fldCharType="begin"/>
      </w:r>
      <w:r w:rsidR="00DA511E">
        <w:rPr>
          <w:rFonts w:eastAsia="Malgun Gothic"/>
          <w:lang w:eastAsia="ko-KR"/>
        </w:rPr>
        <w:instrText xml:space="preserve"> SEQ eqn hq_hr_eq_adjusment0 \* MERGEFORMAT </w:instrText>
      </w:r>
      <w:r w:rsidR="00DA511E">
        <w:rPr>
          <w:rFonts w:eastAsia="Malgun Gothic"/>
          <w:lang w:eastAsia="ko-KR"/>
        </w:rPr>
        <w:fldChar w:fldCharType="separate"/>
      </w:r>
      <w:r w:rsidR="00716DC0">
        <w:rPr>
          <w:rFonts w:eastAsia="Malgun Gothic"/>
          <w:noProof/>
          <w:lang w:eastAsia="ko-KR"/>
        </w:rPr>
        <w:t>1875</w:t>
      </w:r>
      <w:r w:rsidR="00DA511E">
        <w:rPr>
          <w:rFonts w:eastAsia="Malgun Gothic"/>
          <w:lang w:eastAsia="ko-KR"/>
        </w:rPr>
        <w:fldChar w:fldCharType="end"/>
      </w:r>
      <w:r w:rsidR="00DA511E">
        <w:rPr>
          <w:rFonts w:eastAsia="Malgun Gothic"/>
          <w:lang w:eastAsia="ko-KR"/>
        </w:rPr>
        <w:t>)</w:t>
      </w:r>
      <w:r>
        <w:rPr>
          <w:rFonts w:eastAsia="Malgun Gothic" w:hint="eastAsia"/>
          <w:lang w:eastAsia="ko-KR"/>
        </w:rPr>
        <w:t xml:space="preserve"> and </w:t>
      </w:r>
      <w:r w:rsidR="00DA511E">
        <w:rPr>
          <w:rFonts w:eastAsia="Malgun Gothic"/>
          <w:lang w:eastAsia="ko-KR"/>
        </w:rPr>
        <w:t>(</w:t>
      </w:r>
      <w:r w:rsidR="00DA511E">
        <w:rPr>
          <w:rFonts w:eastAsia="Malgun Gothic"/>
          <w:lang w:eastAsia="ko-KR"/>
        </w:rPr>
        <w:fldChar w:fldCharType="begin"/>
      </w:r>
      <w:r w:rsidR="00DA511E">
        <w:rPr>
          <w:rFonts w:eastAsia="Malgun Gothic"/>
          <w:lang w:eastAsia="ko-KR"/>
        </w:rPr>
        <w:instrText xml:space="preserve"> SEQ eqn hq_hr_eq_adjusment1 \* MERGEFORMAT </w:instrText>
      </w:r>
      <w:r w:rsidR="00DA511E">
        <w:rPr>
          <w:rFonts w:eastAsia="Malgun Gothic"/>
          <w:lang w:eastAsia="ko-KR"/>
        </w:rPr>
        <w:fldChar w:fldCharType="separate"/>
      </w:r>
      <w:r w:rsidR="00716DC0">
        <w:rPr>
          <w:rFonts w:eastAsia="Malgun Gothic"/>
          <w:noProof/>
          <w:lang w:eastAsia="ko-KR"/>
        </w:rPr>
        <w:t>1876</w:t>
      </w:r>
      <w:r w:rsidR="00DA511E">
        <w:rPr>
          <w:rFonts w:eastAsia="Malgun Gothic"/>
          <w:lang w:eastAsia="ko-KR"/>
        </w:rPr>
        <w:fldChar w:fldCharType="end"/>
      </w:r>
      <w:r w:rsidR="00DA511E">
        <w:rPr>
          <w:rFonts w:eastAsia="Malgun Gothic"/>
          <w:lang w:eastAsia="ko-KR"/>
        </w:rPr>
        <w:t>)</w:t>
      </w:r>
      <w:r>
        <w:rPr>
          <w:rFonts w:eastAsia="Malgun Gothic" w:hint="eastAsia"/>
          <w:lang w:eastAsia="ko-KR"/>
        </w:rPr>
        <w:t xml:space="preserve"> is corrected to 799 and </w:t>
      </w:r>
      <w:r>
        <w:rPr>
          <w:rFonts w:eastAsia="Malgun Gothic"/>
          <w:lang w:eastAsia="ko-KR"/>
        </w:rPr>
        <w:t>a</w:t>
      </w:r>
      <w:r>
        <w:rPr>
          <w:rFonts w:eastAsia="Malgun Gothic" w:hint="eastAsia"/>
          <w:lang w:eastAsia="ko-KR"/>
        </w:rPr>
        <w:t xml:space="preserve"> </w:t>
      </w:r>
      <w:r w:rsidR="00834EE0">
        <w:rPr>
          <w:rFonts w:eastAsia="Malgun Gothic"/>
          <w:lang w:eastAsia="ko-KR"/>
        </w:rPr>
        <w:t>decision is made on</w:t>
      </w:r>
      <w:r w:rsidR="00834EE0" w:rsidRPr="00A446CC">
        <w:rPr>
          <w:rFonts w:eastAsia="Malgun Gothic" w:hint="eastAsia"/>
          <w:lang w:eastAsia="ko-KR"/>
        </w:rPr>
        <w:t xml:space="preserve"> whether </w:t>
      </w:r>
      <w:r w:rsidR="00834EE0">
        <w:rPr>
          <w:rFonts w:eastAsia="Malgun Gothic"/>
          <w:lang w:eastAsia="ko-KR"/>
        </w:rPr>
        <w:t>or not to</w:t>
      </w:r>
      <w:r w:rsidR="00834EE0" w:rsidRPr="00A446CC">
        <w:rPr>
          <w:rFonts w:eastAsia="Malgun Gothic" w:hint="eastAsia"/>
          <w:lang w:eastAsia="ko-KR"/>
        </w:rPr>
        <w:t xml:space="preserve"> interpol</w:t>
      </w:r>
      <w:r w:rsidR="00834EE0">
        <w:rPr>
          <w:rFonts w:eastAsia="Malgun Gothic"/>
          <w:lang w:eastAsia="ko-KR"/>
        </w:rPr>
        <w:t>ate</w:t>
      </w:r>
      <w:r w:rsidR="00834EE0" w:rsidRPr="00A446CC">
        <w:rPr>
          <w:rFonts w:eastAsia="Malgun Gothic" w:hint="eastAsia"/>
          <w:lang w:eastAsia="ko-KR"/>
        </w:rPr>
        <w:t xml:space="preserve"> </w:t>
      </w:r>
      <w:r w:rsidR="00834EE0">
        <w:rPr>
          <w:rFonts w:eastAsia="Malgun Gothic"/>
          <w:lang w:eastAsia="ko-KR"/>
        </w:rPr>
        <w:t>the</w:t>
      </w:r>
      <w:r w:rsidR="00834EE0" w:rsidRPr="00A446CC">
        <w:rPr>
          <w:rFonts w:eastAsia="Malgun Gothic" w:hint="eastAsia"/>
          <w:lang w:eastAsia="ko-KR"/>
        </w:rPr>
        <w:t xml:space="preserve"> envelope by comparing the envelope of the first band in FB and the last band in SWB</w:t>
      </w:r>
      <w:r w:rsidR="00834EE0" w:rsidRPr="004065CA">
        <w:rPr>
          <w:rFonts w:eastAsia="Malgun Gothic" w:hint="eastAsia"/>
          <w:lang w:eastAsia="ko-KR"/>
        </w:rPr>
        <w:t>.</w:t>
      </w:r>
    </w:p>
    <w:p w:rsidR="00834EE0" w:rsidRPr="00C0050A" w:rsidRDefault="00834EE0" w:rsidP="00834EE0">
      <w:pPr>
        <w:pStyle w:val="EQ"/>
      </w:pPr>
      <w:r w:rsidRPr="00C0050A">
        <w:tab/>
      </w:r>
      <w:r w:rsidR="00C0610A" w:rsidRPr="00725F31">
        <w:rPr>
          <w:position w:val="-30"/>
        </w:rPr>
        <w:object w:dxaOrig="4840" w:dyaOrig="700">
          <v:shape id="_x0000_i1604" type="#_x0000_t75" style="width:241.9pt;height:34.9pt" o:ole="">
            <v:imagedata r:id="rId1114" o:title=""/>
          </v:shape>
          <o:OLEObject Type="Embed" ProgID="Equation.3" ShapeID="_x0000_i1604" DrawAspect="Content" ObjectID="_1783089918" r:id="rId1115"/>
        </w:object>
      </w:r>
      <w:r w:rsidRPr="00C0050A">
        <w:tab/>
        <w:t>(</w:t>
      </w:r>
      <w:fldSimple w:instr=" SEQ eqn \* MERGEFORMAT ">
        <w:r w:rsidR="00716DC0">
          <w:t>1877</w:t>
        </w:r>
      </w:fldSimple>
      <w:r w:rsidRPr="00C0050A">
        <w:t>)</w:t>
      </w:r>
    </w:p>
    <w:p w:rsidR="00834EE0" w:rsidRPr="00C0050A" w:rsidRDefault="00C0610A" w:rsidP="00834EE0">
      <w:pPr>
        <w:rPr>
          <w:rFonts w:eastAsia="Malgun Gothic" w:hint="eastAsia"/>
          <w:lang w:eastAsia="ko-KR"/>
        </w:rPr>
      </w:pPr>
      <w:r w:rsidRPr="00C0050A">
        <w:rPr>
          <w:rFonts w:eastAsia="Malgun Gothic" w:hint="eastAsia"/>
          <w:lang w:eastAsia="ko-KR"/>
        </w:rPr>
        <w:t>where</w:t>
      </w:r>
      <w:r w:rsidRPr="00A446CC">
        <w:rPr>
          <w:rFonts w:eastAsia="Malgun Gothic" w:hint="eastAsia"/>
          <w:lang w:eastAsia="ko-KR"/>
        </w:rPr>
        <w:t xml:space="preserve"> </w:t>
      </w:r>
      <w:r w:rsidRPr="00385DE5">
        <w:rPr>
          <w:rFonts w:eastAsia="Malgun Gothic" w:hint="eastAsia"/>
          <w:i/>
          <w:lang w:eastAsia="ko-KR"/>
        </w:rPr>
        <w:t>p</w:t>
      </w:r>
      <w:r w:rsidRPr="00385DE5">
        <w:rPr>
          <w:rFonts w:eastAsia="Malgun Gothic" w:hint="eastAsia"/>
          <w:i/>
          <w:vertAlign w:val="subscript"/>
          <w:lang w:eastAsia="ko-KR"/>
        </w:rPr>
        <w:t>b</w:t>
      </w:r>
      <w:r w:rsidRPr="00077A8D">
        <w:rPr>
          <w:rFonts w:eastAsia="Malgun Gothic" w:hint="eastAsia"/>
          <w:lang w:eastAsia="ko-KR"/>
        </w:rPr>
        <w:t xml:space="preserve"> </w:t>
      </w:r>
      <w:r w:rsidRPr="00A446CC">
        <w:rPr>
          <w:rFonts w:eastAsia="Malgun Gothic" w:hint="eastAsia"/>
          <w:lang w:eastAsia="ko-KR"/>
        </w:rPr>
        <w:t xml:space="preserve">is </w:t>
      </w:r>
      <w:r>
        <w:rPr>
          <w:rFonts w:eastAsia="Malgun Gothic" w:hint="eastAsia"/>
          <w:lang w:eastAsia="ko-KR"/>
        </w:rPr>
        <w:t xml:space="preserve">the index of the first band in FB, </w:t>
      </w:r>
      <w:r w:rsidRPr="00A446CC">
        <w:rPr>
          <w:rFonts w:eastAsia="Malgun Gothic" w:hint="eastAsia"/>
          <w:lang w:eastAsia="ko-KR"/>
        </w:rPr>
        <w:t>1</w:t>
      </w:r>
      <w:r>
        <w:rPr>
          <w:rFonts w:eastAsia="Malgun Gothic" w:hint="eastAsia"/>
          <w:lang w:eastAsia="ko-KR"/>
        </w:rPr>
        <w:t>4</w:t>
      </w:r>
      <w:r w:rsidRPr="00A446CC">
        <w:rPr>
          <w:rFonts w:eastAsia="Malgun Gothic" w:hint="eastAsia"/>
          <w:lang w:eastAsia="ko-KR"/>
        </w:rPr>
        <w:t xml:space="preserve"> at 24.4kbps </w:t>
      </w:r>
      <w:r>
        <w:rPr>
          <w:rFonts w:eastAsia="Malgun Gothic" w:hint="eastAsia"/>
          <w:lang w:eastAsia="ko-KR"/>
        </w:rPr>
        <w:t>or</w:t>
      </w:r>
      <w:r w:rsidRPr="00A446CC">
        <w:rPr>
          <w:rFonts w:eastAsia="Malgun Gothic" w:hint="eastAsia"/>
          <w:lang w:eastAsia="ko-KR"/>
        </w:rPr>
        <w:t xml:space="preserve"> 1</w:t>
      </w:r>
      <w:r>
        <w:rPr>
          <w:rFonts w:eastAsia="Malgun Gothic" w:hint="eastAsia"/>
          <w:lang w:eastAsia="ko-KR"/>
        </w:rPr>
        <w:t>2</w:t>
      </w:r>
      <w:r w:rsidRPr="00A446CC">
        <w:rPr>
          <w:rFonts w:eastAsia="Malgun Gothic" w:hint="eastAsia"/>
          <w:lang w:eastAsia="ko-KR"/>
        </w:rPr>
        <w:t xml:space="preserve"> at 32kbps</w:t>
      </w:r>
      <w:r>
        <w:rPr>
          <w:rFonts w:eastAsia="Malgun Gothic" w:hint="eastAsia"/>
          <w:lang w:eastAsia="ko-KR"/>
        </w:rPr>
        <w:t>.</w:t>
      </w:r>
    </w:p>
    <w:p w:rsidR="00834EE0" w:rsidRPr="008B1459" w:rsidRDefault="00834EE0" w:rsidP="008B1459">
      <w:pPr>
        <w:pStyle w:val="H6"/>
        <w:rPr>
          <w:rFonts w:hint="eastAsia"/>
          <w:lang w:eastAsia="ko-KR"/>
        </w:rPr>
      </w:pPr>
      <w:bookmarkStart w:id="794" w:name="_Toc394084585"/>
      <w:bookmarkStart w:id="795" w:name="_Toc394417853"/>
      <w:r w:rsidRPr="008B1459">
        <w:rPr>
          <w:rFonts w:hint="eastAsia"/>
          <w:lang w:eastAsia="ko-KR"/>
        </w:rPr>
        <w:t>6.2.3.2.5.</w:t>
      </w:r>
      <w:r w:rsidR="00E37FD8" w:rsidRPr="008B1459">
        <w:rPr>
          <w:rFonts w:eastAsia="Malgun Gothic" w:hint="eastAsia"/>
          <w:lang w:eastAsia="ko-KR"/>
        </w:rPr>
        <w:t>8</w:t>
      </w:r>
      <w:r w:rsidRPr="008B1459">
        <w:rPr>
          <w:rFonts w:hint="eastAsia"/>
          <w:lang w:eastAsia="ko-KR"/>
        </w:rPr>
        <w:tab/>
        <w:t>Spectral combining</w:t>
      </w:r>
      <w:bookmarkEnd w:id="794"/>
      <w:bookmarkEnd w:id="795"/>
    </w:p>
    <w:p w:rsidR="00834EE0" w:rsidRDefault="00834EE0" w:rsidP="00834EE0">
      <w:pPr>
        <w:rPr>
          <w:rFonts w:eastAsia="Malgun Gothic"/>
          <w:lang w:eastAsia="ko-KR"/>
        </w:rPr>
      </w:pPr>
      <w:r>
        <w:rPr>
          <w:lang w:eastAsia="ko-KR"/>
        </w:rPr>
        <w:t xml:space="preserve">The final step of the </w:t>
      </w:r>
      <w:r>
        <w:rPr>
          <w:rFonts w:eastAsia="Malgun Gothic"/>
          <w:lang w:eastAsia="ko-KR"/>
        </w:rPr>
        <w:t>Generic mode is to combine</w:t>
      </w:r>
      <w:r>
        <w:rPr>
          <w:lang w:eastAsia="ko-KR"/>
        </w:rPr>
        <w:t xml:space="preserve"> the noise filled spectrum</w:t>
      </w:r>
      <w:r w:rsidR="00C0610A" w:rsidRPr="00F66007">
        <w:rPr>
          <w:position w:val="-14"/>
        </w:rPr>
        <w:object w:dxaOrig="920" w:dyaOrig="340">
          <v:shape id="_x0000_i1605" type="#_x0000_t75" style="width:46.15pt;height:16.9pt" o:ole="">
            <v:imagedata r:id="rId1116" o:title=""/>
          </v:shape>
          <o:OLEObject Type="Embed" ProgID="Equation.3" ShapeID="_x0000_i1605" DrawAspect="Content" ObjectID="_1783089919" r:id="rId1117"/>
        </w:object>
      </w:r>
      <w:r w:rsidR="00C0610A">
        <w:t>,</w:t>
      </w:r>
      <w:r>
        <w:t xml:space="preserve"> </w:t>
      </w:r>
      <w:r>
        <w:rPr>
          <w:lang w:eastAsia="ko-KR"/>
        </w:rPr>
        <w:t xml:space="preserve">obtained from decoding the quantized </w:t>
      </w:r>
      <w:r>
        <w:rPr>
          <w:rFonts w:eastAsia="Malgun Gothic"/>
          <w:lang w:eastAsia="ko-KR"/>
        </w:rPr>
        <w:t xml:space="preserve">spectrum in </w:t>
      </w:r>
      <w:r w:rsidR="00F36D7A">
        <w:rPr>
          <w:rFonts w:hint="eastAsia"/>
          <w:lang w:eastAsia="zh-CN"/>
        </w:rPr>
        <w:t>subclauses</w:t>
      </w:r>
      <w:r w:rsidR="00DA511E">
        <w:rPr>
          <w:lang w:eastAsia="zh-CN"/>
        </w:rPr>
        <w:t xml:space="preserve"> 6.2.3.2.5.4</w:t>
      </w:r>
      <w:r w:rsidR="00C0610A">
        <w:rPr>
          <w:rFonts w:eastAsia="Malgun Gothic" w:hint="eastAsia"/>
          <w:lang w:eastAsia="ko-KR"/>
        </w:rPr>
        <w:t xml:space="preserve"> and </w:t>
      </w:r>
      <w:r w:rsidR="00DA511E">
        <w:rPr>
          <w:lang w:eastAsia="zh-CN"/>
        </w:rPr>
        <w:t>6.2.3.2.5.5</w:t>
      </w:r>
      <w:r>
        <w:rPr>
          <w:rFonts w:eastAsia="Malgun Gothic"/>
          <w:lang w:eastAsia="ko-KR"/>
        </w:rPr>
        <w:t xml:space="preserve">, </w:t>
      </w:r>
      <w:r>
        <w:rPr>
          <w:lang w:eastAsia="ko-KR"/>
        </w:rPr>
        <w:t xml:space="preserve">with </w:t>
      </w:r>
      <w:r>
        <w:rPr>
          <w:rFonts w:eastAsia="Malgun Gothic"/>
          <w:lang w:eastAsia="ko-KR"/>
        </w:rPr>
        <w:t>the</w:t>
      </w:r>
      <w:r>
        <w:rPr>
          <w:lang w:eastAsia="ko-KR"/>
        </w:rPr>
        <w:t xml:space="preserve"> </w:t>
      </w:r>
      <w:r>
        <w:rPr>
          <w:rFonts w:eastAsia="Malgun Gothic"/>
          <w:lang w:eastAsia="ko-KR"/>
        </w:rPr>
        <w:t>high frequency spectrum</w:t>
      </w:r>
      <w:r w:rsidR="00C0610A">
        <w:rPr>
          <w:position w:val="-14"/>
        </w:rPr>
        <w:object w:dxaOrig="920" w:dyaOrig="380">
          <v:shape id="_x0000_i1606" type="#_x0000_t75" style="width:46.15pt;height:19.15pt" o:ole="">
            <v:imagedata r:id="rId1118" o:title=""/>
          </v:shape>
          <o:OLEObject Type="Embed" ProgID="Equation.3" ShapeID="_x0000_i1606" DrawAspect="Content" ObjectID="_1783089920" r:id="rId1119"/>
        </w:object>
      </w:r>
      <w:r>
        <w:t xml:space="preserve">, </w:t>
      </w:r>
      <w:r>
        <w:rPr>
          <w:lang w:eastAsia="ko-KR"/>
        </w:rPr>
        <w:t xml:space="preserve">generated </w:t>
      </w:r>
      <w:r>
        <w:rPr>
          <w:rFonts w:eastAsia="Malgun Gothic"/>
          <w:lang w:eastAsia="ko-KR"/>
        </w:rPr>
        <w:t xml:space="preserve">in </w:t>
      </w:r>
      <w:r w:rsidR="00667B36">
        <w:rPr>
          <w:rFonts w:hint="eastAsia"/>
          <w:lang w:eastAsia="zh-CN"/>
        </w:rPr>
        <w:t xml:space="preserve">subclause </w:t>
      </w:r>
      <w:r w:rsidR="00DA511E">
        <w:rPr>
          <w:lang w:eastAsia="zh-CN"/>
        </w:rPr>
        <w:t>6.2.3.2.5.7</w:t>
      </w:r>
      <w:r>
        <w:rPr>
          <w:lang w:eastAsia="ko-KR"/>
        </w:rPr>
        <w:t>.</w:t>
      </w:r>
      <w:r>
        <w:rPr>
          <w:rFonts w:eastAsia="Malgun Gothic"/>
          <w:lang w:eastAsia="ko-KR"/>
        </w:rPr>
        <w:t xml:space="preserve"> The noise filled spectrum includes the low frequency spectrum and some bands in the high frequency spectrum where bits were allocated during the spectral quantization. The generated high frequency spectrum includes only the high frequency spectrum.</w:t>
      </w:r>
    </w:p>
    <w:p w:rsidR="00834EE0" w:rsidRDefault="00834EE0" w:rsidP="00834EE0">
      <w:pPr>
        <w:rPr>
          <w:rFonts w:eastAsia="Malgun Gothic"/>
          <w:lang w:eastAsia="ko-KR"/>
        </w:rPr>
      </w:pPr>
      <w:r>
        <w:rPr>
          <w:rFonts w:eastAsia="Malgun Gothic"/>
          <w:lang w:eastAsia="ko-KR"/>
        </w:rPr>
        <w:t xml:space="preserve">There are two kinds of overlap bands between these two spectra; one is a partial overlap at the junction between the low frequency and the high frequency </w:t>
      </w:r>
      <w:r>
        <w:rPr>
          <w:lang w:eastAsia="ko-KR"/>
        </w:rPr>
        <w:t>(376~400 at 32kbps, 304~328 at 24.4kbps). T</w:t>
      </w:r>
      <w:r>
        <w:rPr>
          <w:rFonts w:eastAsia="Malgun Gothic"/>
          <w:lang w:eastAsia="ko-KR"/>
        </w:rPr>
        <w:t>he other is a full overlap due to the difference between the two band allocations, i.e. due to some bands in the high frequency spectrum being allocated bits during the spectral quantisation.</w:t>
      </w:r>
    </w:p>
    <w:p w:rsidR="00834EE0" w:rsidRDefault="00834EE0" w:rsidP="00834EE0">
      <w:pPr>
        <w:rPr>
          <w:rFonts w:eastAsia="Malgun Gothic"/>
          <w:lang w:eastAsia="ko-KR"/>
        </w:rPr>
      </w:pPr>
      <w:r>
        <w:rPr>
          <w:rFonts w:eastAsia="Malgun Gothic"/>
          <w:lang w:eastAsia="ko-KR"/>
        </w:rPr>
        <w:t xml:space="preserve">In the partial overlap band, the spectral combining is performed based on an overlap and add process. If there are any allocated bits from the spectral quantizer, the noise filled spectrum </w:t>
      </w:r>
      <w:r w:rsidR="00C0610A" w:rsidRPr="00F66007">
        <w:rPr>
          <w:position w:val="-14"/>
        </w:rPr>
        <w:object w:dxaOrig="920" w:dyaOrig="340">
          <v:shape id="_x0000_i1607" type="#_x0000_t75" style="width:46.15pt;height:16.9pt" o:ole="">
            <v:imagedata r:id="rId1120" o:title=""/>
          </v:shape>
          <o:OLEObject Type="Embed" ProgID="Equation.3" ShapeID="_x0000_i1607" DrawAspect="Content" ObjectID="_1783089921" r:id="rId1121"/>
        </w:object>
      </w:r>
      <w:r>
        <w:rPr>
          <w:rFonts w:eastAsia="Malgun Gothic"/>
          <w:lang w:eastAsia="ko-KR"/>
        </w:rPr>
        <w:t>is used directly for the final decoded spectrum. If there were no bits allocated by the spectral quantizer, a overlap and add process between the two spectra is performed:</w:t>
      </w:r>
    </w:p>
    <w:p w:rsidR="00834EE0" w:rsidRDefault="00834EE0" w:rsidP="00834EE0">
      <w:pPr>
        <w:pStyle w:val="EQ"/>
      </w:pPr>
      <w:r>
        <w:tab/>
      </w:r>
      <w:r w:rsidR="00C0610A">
        <w:rPr>
          <w:position w:val="-28"/>
        </w:rPr>
        <w:object w:dxaOrig="9040" w:dyaOrig="660">
          <v:shape id="_x0000_i1608" type="#_x0000_t75" style="width:451.9pt;height:33pt" o:ole="">
            <v:imagedata r:id="rId1122" o:title=""/>
          </v:shape>
          <o:OLEObject Type="Embed" ProgID="Equation.3" ShapeID="_x0000_i1608" DrawAspect="Content" ObjectID="_1783089922" r:id="rId1123"/>
        </w:object>
      </w:r>
      <w:r w:rsidR="008B1459">
        <w:tab/>
      </w:r>
      <w:r>
        <w:t>(</w:t>
      </w:r>
      <w:fldSimple w:instr=" SEQ eqn \* MERGEFORMAT ">
        <w:r w:rsidR="00716DC0">
          <w:t>1878</w:t>
        </w:r>
      </w:fldSimple>
      <w:r>
        <w:t>)</w:t>
      </w:r>
    </w:p>
    <w:p w:rsidR="00834EE0" w:rsidRDefault="00834EE0" w:rsidP="00834EE0">
      <w:pPr>
        <w:rPr>
          <w:rFonts w:eastAsia="Malgun Gothic"/>
          <w:lang w:eastAsia="ko-KR"/>
        </w:rPr>
      </w:pPr>
      <w:r>
        <w:rPr>
          <w:rFonts w:eastAsia="Malgun Gothic"/>
          <w:lang w:eastAsia="ko-KR"/>
        </w:rPr>
        <w:t xml:space="preserve">where </w:t>
      </w:r>
      <w:r>
        <w:rPr>
          <w:position w:val="-10"/>
        </w:rPr>
        <w:object w:dxaOrig="340" w:dyaOrig="300">
          <v:shape id="_x0000_i1609" type="#_x0000_t75" style="width:16.9pt;height:15pt" o:ole="">
            <v:imagedata r:id="rId1124" o:title=""/>
          </v:shape>
          <o:OLEObject Type="Embed" ProgID="Equation.3" ShapeID="_x0000_i1609" DrawAspect="Content" ObjectID="_1783089923" r:id="rId1125"/>
        </w:object>
      </w:r>
      <w:r>
        <w:rPr>
          <w:rFonts w:eastAsia="Malgun Gothic"/>
          <w:lang w:eastAsia="ko-KR"/>
        </w:rPr>
        <w:t>is the overlapped length at the junction band, 16 at 24.4kbps and 8 at 32kbps.</w:t>
      </w:r>
    </w:p>
    <w:p w:rsidR="00834EE0" w:rsidRDefault="00834EE0" w:rsidP="00834EE0">
      <w:pPr>
        <w:rPr>
          <w:lang w:val="en-US" w:eastAsia="ko-KR"/>
        </w:rPr>
      </w:pPr>
      <w:r>
        <w:rPr>
          <w:rFonts w:eastAsia="Malgun Gothic"/>
          <w:lang w:eastAsia="ko-KR"/>
        </w:rPr>
        <w:t xml:space="preserve">In the full overlap bands, the spectrum is combined in a selective way. If there are any allocated bits from the spectral quantizer, the noise filled spectrum </w:t>
      </w:r>
      <w:r w:rsidR="00C0610A" w:rsidRPr="008D7937">
        <w:rPr>
          <w:position w:val="-14"/>
        </w:rPr>
        <w:object w:dxaOrig="920" w:dyaOrig="340">
          <v:shape id="_x0000_i1610" type="#_x0000_t75" style="width:46.15pt;height:16.9pt" o:ole="">
            <v:imagedata r:id="rId1126" o:title=""/>
          </v:shape>
          <o:OLEObject Type="Embed" ProgID="Equation.3" ShapeID="_x0000_i1610" DrawAspect="Content" ObjectID="_1783089924" r:id="rId1127"/>
        </w:object>
      </w:r>
      <w:r>
        <w:rPr>
          <w:rFonts w:eastAsia="Malgun Gothic"/>
          <w:lang w:eastAsia="ko-KR"/>
        </w:rPr>
        <w:t xml:space="preserve">is used directly for the final decoded spectrum. If there were no bits allocated by the spectral quantizer, the high frequency spectrum </w:t>
      </w:r>
      <w:r w:rsidR="00C0610A">
        <w:rPr>
          <w:position w:val="-14"/>
        </w:rPr>
        <w:object w:dxaOrig="920" w:dyaOrig="380">
          <v:shape id="_x0000_i1611" type="#_x0000_t75" style="width:46.15pt;height:19.15pt" o:ole="">
            <v:imagedata r:id="rId1128" o:title=""/>
          </v:shape>
          <o:OLEObject Type="Embed" ProgID="Equation.3" ShapeID="_x0000_i1611" DrawAspect="Content" ObjectID="_1783089925" r:id="rId1129"/>
        </w:object>
      </w:r>
      <w:r>
        <w:rPr>
          <w:rFonts w:eastAsia="Malgun Gothic"/>
          <w:lang w:eastAsia="ko-KR"/>
        </w:rPr>
        <w:t xml:space="preserve"> is used for generating the final decoded spectrum</w:t>
      </w:r>
      <w:r w:rsidR="00C0610A">
        <w:rPr>
          <w:rFonts w:eastAsia="Malgun Gothic" w:hint="eastAsia"/>
          <w:lang w:eastAsia="ko-KR"/>
        </w:rPr>
        <w:t xml:space="preserve"> </w:t>
      </w:r>
      <w:r w:rsidR="00C0610A">
        <w:rPr>
          <w:position w:val="-10"/>
        </w:rPr>
        <w:object w:dxaOrig="680" w:dyaOrig="300">
          <v:shape id="_x0000_i1612" type="#_x0000_t75" style="width:34.15pt;height:14.65pt" o:ole="">
            <v:imagedata r:id="rId1130" o:title=""/>
          </v:shape>
          <o:OLEObject Type="Embed" ProgID="Equation.3" ShapeID="_x0000_i1612" DrawAspect="Content" ObjectID="_1783089926" r:id="rId1131"/>
        </w:object>
      </w:r>
      <w:r>
        <w:rPr>
          <w:rFonts w:eastAsia="Malgun Gothic"/>
          <w:lang w:eastAsia="ko-KR"/>
        </w:rPr>
        <w:t>.</w:t>
      </w:r>
    </w:p>
    <w:p w:rsidR="00834EE0" w:rsidRDefault="00834EE0" w:rsidP="00834EE0">
      <w:pPr>
        <w:pStyle w:val="Heading5"/>
      </w:pPr>
      <w:bookmarkStart w:id="796" w:name="_Toc394084586"/>
      <w:bookmarkStart w:id="797" w:name="_Toc394417854"/>
      <w:r>
        <w:t>6.2.3.2.6</w:t>
      </w:r>
      <w:r>
        <w:tab/>
        <w:t>PVQ decoding and de-indexing</w:t>
      </w:r>
      <w:bookmarkEnd w:id="741"/>
      <w:bookmarkEnd w:id="742"/>
      <w:bookmarkEnd w:id="743"/>
      <w:bookmarkEnd w:id="744"/>
      <w:bookmarkEnd w:id="796"/>
      <w:bookmarkEnd w:id="797"/>
    </w:p>
    <w:p w:rsidR="00834EE0" w:rsidRPr="008B1459" w:rsidRDefault="00834EE0" w:rsidP="008B1459">
      <w:pPr>
        <w:pStyle w:val="H6"/>
      </w:pPr>
      <w:bookmarkStart w:id="798" w:name="_Toc393473715"/>
      <w:bookmarkStart w:id="799" w:name="_Toc394084587"/>
      <w:bookmarkStart w:id="800" w:name="_Toc394417855"/>
      <w:r w:rsidRPr="008B1459">
        <w:rPr>
          <w:lang w:val="en-US"/>
        </w:rPr>
        <w:t>6.2.3.2.6.1</w:t>
      </w:r>
      <w:r w:rsidRPr="008B1459">
        <w:tab/>
        <w:t>High dynamic range arithmetic decoding</w:t>
      </w:r>
      <w:bookmarkEnd w:id="798"/>
      <w:bookmarkEnd w:id="799"/>
      <w:bookmarkEnd w:id="800"/>
    </w:p>
    <w:p w:rsidR="00834EE0" w:rsidRPr="003B2129" w:rsidRDefault="00834EE0" w:rsidP="00834EE0">
      <w:pPr>
        <w:rPr>
          <w:lang w:val="en-US"/>
        </w:rPr>
      </w:pPr>
      <w:r w:rsidRPr="003B2129">
        <w:rPr>
          <w:lang w:val="en-US"/>
        </w:rPr>
        <w:t>The PVQ-codewords are extracted from the bit stream using the Range decoder.</w:t>
      </w:r>
    </w:p>
    <w:p w:rsidR="00834EE0" w:rsidRPr="008B1459" w:rsidRDefault="00834EE0" w:rsidP="008B1459">
      <w:pPr>
        <w:pStyle w:val="H6"/>
      </w:pPr>
      <w:bookmarkStart w:id="801" w:name="_Toc393473716"/>
      <w:bookmarkStart w:id="802" w:name="_Toc394084588"/>
      <w:bookmarkStart w:id="803" w:name="_Toc394417856"/>
      <w:r w:rsidRPr="008B1459">
        <w:rPr>
          <w:lang w:val="en-US"/>
        </w:rPr>
        <w:t>6.2.3.2.6.2</w:t>
      </w:r>
      <w:r w:rsidRPr="008B1459">
        <w:rPr>
          <w:lang w:val="en-US"/>
        </w:rPr>
        <w:tab/>
      </w:r>
      <w:r w:rsidRPr="008B1459">
        <w:t>Split-PVQ decoding approach</w:t>
      </w:r>
      <w:bookmarkEnd w:id="801"/>
      <w:bookmarkEnd w:id="802"/>
      <w:bookmarkEnd w:id="803"/>
    </w:p>
    <w:p w:rsidR="00834EE0" w:rsidRPr="003B2129" w:rsidRDefault="00834EE0" w:rsidP="00834EE0">
      <w:pPr>
        <w:rPr>
          <w:lang w:val="en-US"/>
        </w:rPr>
      </w:pPr>
      <w:r w:rsidRPr="003B2129">
        <w:rPr>
          <w:lang w:val="en-US"/>
        </w:rPr>
        <w:t>The PVQ-split parameters are obtained as inverse of the functions in</w:t>
      </w:r>
      <w:r w:rsidR="00211D9B">
        <w:rPr>
          <w:rFonts w:hint="eastAsia"/>
          <w:lang w:val="en-US" w:eastAsia="zh-CN"/>
        </w:rPr>
        <w:t xml:space="preserve"> </w:t>
      </w:r>
      <w:r w:rsidR="00211D9B" w:rsidRPr="00DF202E">
        <w:rPr>
          <w:rFonts w:hint="eastAsia"/>
          <w:lang w:val="en-US" w:eastAsia="zh-CN"/>
        </w:rPr>
        <w:t>subclause</w:t>
      </w:r>
      <w:r w:rsidRPr="00DF202E">
        <w:rPr>
          <w:lang w:val="en-US"/>
        </w:rPr>
        <w:t xml:space="preserve"> </w:t>
      </w:r>
      <w:r w:rsidRPr="00DF202E">
        <w:t>5.3.4.2.7.2</w:t>
      </w:r>
    </w:p>
    <w:p w:rsidR="00834EE0" w:rsidRPr="008B1459" w:rsidRDefault="00834EE0" w:rsidP="008B1459">
      <w:pPr>
        <w:pStyle w:val="H6"/>
      </w:pPr>
      <w:bookmarkStart w:id="804" w:name="_Toc393473717"/>
      <w:bookmarkStart w:id="805" w:name="_Toc394084589"/>
      <w:bookmarkStart w:id="806" w:name="_Toc394417857"/>
      <w:r w:rsidRPr="008B1459">
        <w:t>6.2.3.2.6.2.1</w:t>
      </w:r>
      <w:r w:rsidRPr="008B1459">
        <w:tab/>
        <w:t>Split-PVQ Decoder band splitting calculation</w:t>
      </w:r>
      <w:bookmarkEnd w:id="804"/>
      <w:bookmarkEnd w:id="805"/>
      <w:bookmarkEnd w:id="806"/>
    </w:p>
    <w:p w:rsidR="00834EE0" w:rsidRPr="00C30511" w:rsidRDefault="00D73FD7" w:rsidP="00834EE0">
      <w:r>
        <w:t xml:space="preserve">The initial number of segments (parts) </w:t>
      </w:r>
      <w:r w:rsidRPr="00B00E42">
        <w:rPr>
          <w:position w:val="-14"/>
        </w:rPr>
        <w:object w:dxaOrig="700" w:dyaOrig="340">
          <v:shape id="_x0000_i1613" type="#_x0000_t75" style="width:34.9pt;height:16.9pt" o:ole="">
            <v:imagedata r:id="rId1132" o:title=""/>
          </v:shape>
          <o:OLEObject Type="Embed" ProgID="Equation.3" ShapeID="_x0000_i1613" DrawAspect="Content" ObjectID="_1783089927" r:id="rId1133"/>
        </w:object>
      </w:r>
      <w:r>
        <w:t xml:space="preserve">is computed according to the first equation in </w:t>
      </w:r>
      <w:r w:rsidRPr="00DF202E">
        <w:rPr>
          <w:rFonts w:hint="eastAsia"/>
          <w:lang w:eastAsia="zh-CN"/>
        </w:rPr>
        <w:t>sub</w:t>
      </w:r>
      <w:r w:rsidRPr="00DF202E">
        <w:t>clause 5.3.4.2.7.2.1. In case</w:t>
      </w:r>
      <w:r>
        <w:t xml:space="preserve"> </w:t>
      </w:r>
      <w:r w:rsidRPr="00A53BD8">
        <w:rPr>
          <w:position w:val="-14"/>
        </w:rPr>
        <w:object w:dxaOrig="1100" w:dyaOrig="340">
          <v:shape id="_x0000_i1614" type="#_x0000_t75" style="width:55.15pt;height:16.9pt" o:ole="">
            <v:imagedata r:id="rId1134" o:title=""/>
          </v:shape>
          <o:OLEObject Type="Embed" ProgID="Equation.3" ShapeID="_x0000_i1614" DrawAspect="Content" ObjectID="_1783089928" r:id="rId1135"/>
        </w:object>
      </w:r>
      <w:r>
        <w:t xml:space="preserve"> and the band bit rate is high, the flag </w:t>
      </w:r>
      <w:r w:rsidRPr="00B00E42">
        <w:rPr>
          <w:position w:val="-10"/>
        </w:rPr>
        <w:object w:dxaOrig="1320" w:dyaOrig="279">
          <v:shape id="_x0000_i1615" type="#_x0000_t75" style="width:66pt;height:13.9pt" o:ole="">
            <v:imagedata r:id="rId1136" o:title=""/>
          </v:shape>
          <o:OLEObject Type="Embed" ProgID="Equation.3" ShapeID="_x0000_i1615" DrawAspect="Content" ObjectID="_1783089929" r:id="rId1137"/>
        </w:object>
      </w:r>
      <w:r>
        <w:t>is read from the bit stream</w:t>
      </w:r>
      <w:r w:rsidR="00834EE0">
        <w:t xml:space="preserve">. Finally, </w:t>
      </w:r>
      <w:r w:rsidR="00834EE0" w:rsidRPr="00B00E42">
        <w:rPr>
          <w:position w:val="-14"/>
        </w:rPr>
        <w:object w:dxaOrig="340" w:dyaOrig="340">
          <v:shape id="_x0000_i1616" type="#_x0000_t75" style="width:16.9pt;height:16.9pt" o:ole="">
            <v:imagedata r:id="rId1138" o:title=""/>
          </v:shape>
          <o:OLEObject Type="Embed" ProgID="Equation.3" ShapeID="_x0000_i1616" DrawAspect="Content" ObjectID="_1783089930" r:id="rId1139"/>
        </w:object>
      </w:r>
      <w:r w:rsidR="00834EE0">
        <w:t>is computed as</w:t>
      </w:r>
    </w:p>
    <w:p w:rsidR="00834EE0" w:rsidRPr="00200875" w:rsidRDefault="00834EE0" w:rsidP="00834EE0">
      <w:pPr>
        <w:pStyle w:val="EQ"/>
      </w:pPr>
      <w:r>
        <w:tab/>
      </w:r>
      <w:r w:rsidRPr="00FF5FA6">
        <w:rPr>
          <w:position w:val="-28"/>
        </w:rPr>
        <w:object w:dxaOrig="3220" w:dyaOrig="660">
          <v:shape id="_x0000_i1617" type="#_x0000_t75" style="width:160.9pt;height:33pt" o:ole="">
            <v:imagedata r:id="rId1140" o:title=""/>
          </v:shape>
          <o:OLEObject Type="Embed" ProgID="Equation.3" ShapeID="_x0000_i1617" DrawAspect="Content" ObjectID="_1783089931" r:id="rId1141"/>
        </w:object>
      </w:r>
      <w:r>
        <w:tab/>
        <w:t>(</w:t>
      </w:r>
      <w:fldSimple w:instr=" SEQ eqn \* MERGEFORMAT ">
        <w:r w:rsidR="00716DC0">
          <w:t>1879</w:t>
        </w:r>
      </w:fldSimple>
      <w:r>
        <w:t>)</w:t>
      </w:r>
    </w:p>
    <w:p w:rsidR="00834EE0" w:rsidRPr="008B1459" w:rsidRDefault="00834EE0" w:rsidP="008B1459">
      <w:pPr>
        <w:pStyle w:val="H6"/>
      </w:pPr>
      <w:bookmarkStart w:id="807" w:name="_Toc393473718"/>
      <w:bookmarkStart w:id="808" w:name="_Toc394084590"/>
      <w:bookmarkStart w:id="809" w:name="_Toc394417858"/>
      <w:r w:rsidRPr="008B1459">
        <w:rPr>
          <w:lang w:val="en-US"/>
        </w:rPr>
        <w:t>6.2.3.2.6.2.2</w:t>
      </w:r>
      <w:r w:rsidRPr="008B1459">
        <w:rPr>
          <w:lang w:val="en-US"/>
        </w:rPr>
        <w:tab/>
        <w:t>PVQ sub vector gain decoding</w:t>
      </w:r>
      <w:bookmarkEnd w:id="807"/>
      <w:bookmarkEnd w:id="808"/>
      <w:bookmarkEnd w:id="809"/>
    </w:p>
    <w:p w:rsidR="00834EE0" w:rsidRPr="003B2129" w:rsidRDefault="00834EE0" w:rsidP="00834EE0">
      <w:pPr>
        <w:rPr>
          <w:lang w:val="en-US"/>
        </w:rPr>
      </w:pPr>
      <w:r w:rsidRPr="003B2129">
        <w:rPr>
          <w:lang w:val="en-US"/>
        </w:rPr>
        <w:t>The decoded Split-PVQ angles are converted into sub-vector gains.</w:t>
      </w:r>
    </w:p>
    <w:p w:rsidR="00834EE0" w:rsidRPr="008B1459" w:rsidRDefault="00834EE0" w:rsidP="008B1459">
      <w:pPr>
        <w:pStyle w:val="H6"/>
      </w:pPr>
      <w:bookmarkStart w:id="810" w:name="_Toc393473719"/>
      <w:bookmarkStart w:id="811" w:name="_Toc394084591"/>
      <w:bookmarkStart w:id="812" w:name="_Toc394417859"/>
      <w:r w:rsidRPr="008B1459">
        <w:rPr>
          <w:lang w:val="en-US"/>
        </w:rPr>
        <w:t>6.2.3.2.6.3</w:t>
      </w:r>
      <w:r w:rsidRPr="008B1459">
        <w:rPr>
          <w:lang w:val="en-US"/>
        </w:rPr>
        <w:tab/>
        <w:t>PVQ sub-vector MPVQ de-indexing</w:t>
      </w:r>
      <w:bookmarkEnd w:id="810"/>
      <w:bookmarkEnd w:id="811"/>
      <w:bookmarkEnd w:id="812"/>
    </w:p>
    <w:p w:rsidR="00834EE0" w:rsidRDefault="00834EE0" w:rsidP="00834EE0">
      <w:r>
        <w:t>First the</w:t>
      </w:r>
      <w:r w:rsidRPr="004273FC">
        <w:rPr>
          <w:position w:val="-6"/>
        </w:rPr>
        <w:object w:dxaOrig="240" w:dyaOrig="240">
          <v:shape id="_x0000_i1618" type="#_x0000_t75" style="width:12pt;height:12pt" o:ole="">
            <v:imagedata r:id="rId1142" o:title=""/>
          </v:shape>
          <o:OLEObject Type="Embed" ProgID="Equation.3" ShapeID="_x0000_i1618" DrawAspect="Content" ObjectID="_1783089932" r:id="rId1143"/>
        </w:object>
      </w:r>
      <w:r>
        <w:t xml:space="preserve">, </w:t>
      </w:r>
      <w:r w:rsidRPr="00A32E55">
        <w:rPr>
          <w:position w:val="-4"/>
        </w:rPr>
        <w:object w:dxaOrig="240" w:dyaOrig="220">
          <v:shape id="_x0000_i1619" type="#_x0000_t75" style="width:12pt;height:10.9pt" o:ole="">
            <v:imagedata r:id="rId1144" o:title=""/>
          </v:shape>
          <o:OLEObject Type="Embed" ProgID="Equation.3" ShapeID="_x0000_i1619" DrawAspect="Content" ObjectID="_1783089933" r:id="rId1145"/>
        </w:object>
      </w:r>
      <w:r>
        <w:t xml:space="preserve"> values for the sub vector </w:t>
      </w:r>
      <w:r w:rsidRPr="00DC7A44">
        <w:rPr>
          <w:position w:val="-10"/>
        </w:rPr>
        <w:object w:dxaOrig="180" w:dyaOrig="240">
          <v:shape id="_x0000_i1620" type="#_x0000_t75" style="width:9pt;height:12pt" o:ole="">
            <v:imagedata r:id="rId1146" o:title=""/>
          </v:shape>
          <o:OLEObject Type="Embed" ProgID="Equation.3" ShapeID="_x0000_i1620" DrawAspect="Content" ObjectID="_1783089934" r:id="rId1147"/>
        </w:object>
      </w:r>
      <w:r>
        <w:t xml:space="preserve"> to be decoded are used in a ‘</w:t>
      </w:r>
      <w:r w:rsidRPr="007F603E">
        <w:rPr>
          <w:rFonts w:ascii="Arial Narrow" w:hAnsi="Arial Narrow"/>
        </w:rPr>
        <w:t>FindSizeAndOffsets</w:t>
      </w:r>
      <w:r>
        <w:rPr>
          <w:rFonts w:ascii="Arial Narrow" w:hAnsi="Arial Narrow"/>
        </w:rPr>
        <w:t>(N,K)</w:t>
      </w:r>
      <w:r>
        <w:t xml:space="preserve">’ function which pre-computes the row </w:t>
      </w:r>
      <w:r w:rsidRPr="004273FC">
        <w:rPr>
          <w:position w:val="-6"/>
        </w:rPr>
        <w:object w:dxaOrig="560" w:dyaOrig="240">
          <v:shape id="_x0000_i1621" type="#_x0000_t75" style="width:28.15pt;height:12pt" o:ole="">
            <v:imagedata r:id="rId1148" o:title=""/>
          </v:shape>
          <o:OLEObject Type="Embed" ProgID="Equation.3" ShapeID="_x0000_i1621" DrawAspect="Content" ObjectID="_1783089935" r:id="rId1149"/>
        </w:object>
      </w:r>
      <w:r>
        <w:t>of the MPVQ offset matrix [</w:t>
      </w:r>
      <w:r w:rsidRPr="00A32E55">
        <w:rPr>
          <w:position w:val="-10"/>
        </w:rPr>
        <w:object w:dxaOrig="980" w:dyaOrig="279">
          <v:shape id="_x0000_i1622" type="#_x0000_t75" style="width:49.15pt;height:13.9pt" o:ole="">
            <v:imagedata r:id="rId1150" o:title=""/>
          </v:shape>
          <o:OLEObject Type="Embed" ProgID="Equation.3" ShapeID="_x0000_i1622" DrawAspect="Content" ObjectID="_1783089936" r:id="rId1151"/>
        </w:object>
      </w:r>
      <w:r>
        <w:t xml:space="preserve">, </w:t>
      </w:r>
      <w:r w:rsidRPr="00A32E55">
        <w:rPr>
          <w:position w:val="-10"/>
        </w:rPr>
        <w:object w:dxaOrig="1020" w:dyaOrig="279">
          <v:shape id="_x0000_i1623" type="#_x0000_t75" style="width:51pt;height:13.9pt" o:ole="">
            <v:imagedata r:id="rId1152" o:title=""/>
          </v:shape>
          <o:OLEObject Type="Embed" ProgID="Equation.3" ShapeID="_x0000_i1623" DrawAspect="Content" ObjectID="_1783089937" r:id="rId1153"/>
        </w:object>
      </w:r>
      <w:r>
        <w:t xml:space="preserve">] and also calculates the integer size of the MPVQ-index </w:t>
      </w:r>
      <w:r w:rsidRPr="00797CAA">
        <w:rPr>
          <w:i/>
        </w:rPr>
        <w:t>MPVQ-size</w:t>
      </w:r>
      <w:r>
        <w:rPr>
          <w:i/>
        </w:rPr>
        <w:t xml:space="preserve"> </w:t>
      </w:r>
      <w:r w:rsidRPr="00797CAA">
        <w:t>using this last row</w:t>
      </w:r>
      <w:r>
        <w:t xml:space="preserve">. </w:t>
      </w:r>
      <w:r w:rsidR="004952A7">
        <w:t xml:space="preserve">The last four equation in </w:t>
      </w:r>
      <w:r w:rsidR="004952A7" w:rsidRPr="00DF202E">
        <w:t>subclause 5.3.4.2.7.4.1 are</w:t>
      </w:r>
      <w:r w:rsidR="004952A7">
        <w:t xml:space="preserve"> employed for the offset and size calculations.</w:t>
      </w:r>
    </w:p>
    <w:p w:rsidR="00834EE0" w:rsidRDefault="00834EE0" w:rsidP="00834EE0">
      <w:r>
        <w:t>Secondly the 1 bit leading sign index and the MPVQ-index</w:t>
      </w:r>
      <w:r w:rsidRPr="00DC7A44">
        <w:rPr>
          <w:position w:val="-6"/>
        </w:rPr>
        <w:object w:dxaOrig="520" w:dyaOrig="240">
          <v:shape id="_x0000_i1624" type="#_x0000_t75" style="width:25.9pt;height:12pt" o:ole="">
            <v:imagedata r:id="rId1154" o:title=""/>
          </v:shape>
          <o:OLEObject Type="Embed" ProgID="Equation.3" ShapeID="_x0000_i1624" DrawAspect="Content" ObjectID="_1783089938" r:id="rId1155"/>
        </w:object>
      </w:r>
      <w:r>
        <w:t xml:space="preserve">is obtained from the Range decoder using the calculated </w:t>
      </w:r>
      <w:r w:rsidRPr="00797CAA">
        <w:rPr>
          <w:i/>
        </w:rPr>
        <w:t>MPVQ-size</w:t>
      </w:r>
      <w:r>
        <w:t xml:space="preserve"> information. The leading sign</w:t>
      </w:r>
      <w:r w:rsidRPr="00DC7A44">
        <w:rPr>
          <w:position w:val="-10"/>
        </w:rPr>
        <w:object w:dxaOrig="940" w:dyaOrig="279">
          <v:shape id="_x0000_i1625" type="#_x0000_t75" style="width:46.9pt;height:13.9pt" o:ole="">
            <v:imagedata r:id="rId1156" o:title=""/>
          </v:shape>
          <o:OLEObject Type="Embed" ProgID="Equation.3" ShapeID="_x0000_i1625" DrawAspect="Content" ObjectID="_1783089939" r:id="rId1157"/>
        </w:object>
      </w:r>
      <w:r>
        <w:t xml:space="preserve">is decoded from the 1 bit leading sign index, where a zero sign index yields a positive </w:t>
      </w:r>
      <w:r w:rsidRPr="00DC7A44">
        <w:rPr>
          <w:position w:val="-10"/>
        </w:rPr>
        <w:object w:dxaOrig="940" w:dyaOrig="279">
          <v:shape id="_x0000_i1626" type="#_x0000_t75" style="width:46.9pt;height:13.9pt" o:ole="">
            <v:imagedata r:id="rId1156" o:title=""/>
          </v:shape>
          <o:OLEObject Type="Embed" ProgID="Equation.3" ShapeID="_x0000_i1626" DrawAspect="Content" ObjectID="_1783089940" r:id="rId1158"/>
        </w:object>
      </w:r>
      <w:r>
        <w:t xml:space="preserve"> value of “+1”, and a non-zero sign index yields a negative </w:t>
      </w:r>
      <w:r w:rsidRPr="00DC7A44">
        <w:rPr>
          <w:position w:val="-10"/>
        </w:rPr>
        <w:object w:dxaOrig="940" w:dyaOrig="279">
          <v:shape id="_x0000_i1627" type="#_x0000_t75" style="width:46.9pt;height:13.9pt" o:ole="">
            <v:imagedata r:id="rId1156" o:title=""/>
          </v:shape>
          <o:OLEObject Type="Embed" ProgID="Equation.3" ShapeID="_x0000_i1627" DrawAspect="Content" ObjectID="_1783089941" r:id="rId1159"/>
        </w:object>
      </w:r>
      <w:r>
        <w:t>value of “-1”.</w:t>
      </w:r>
    </w:p>
    <w:p w:rsidR="00834EE0" w:rsidRDefault="00834EE0" w:rsidP="00834EE0">
      <w:r>
        <w:t xml:space="preserve">The third step is the actual MPVQ-de-indexing scheme, converting the leading sign </w:t>
      </w:r>
      <w:r w:rsidRPr="00DC7A44">
        <w:rPr>
          <w:position w:val="-10"/>
        </w:rPr>
        <w:object w:dxaOrig="940" w:dyaOrig="279">
          <v:shape id="_x0000_i1628" type="#_x0000_t75" style="width:46.9pt;height:13.9pt" o:ole="">
            <v:imagedata r:id="rId1156" o:title=""/>
          </v:shape>
          <o:OLEObject Type="Embed" ProgID="Equation.3" ShapeID="_x0000_i1628" DrawAspect="Content" ObjectID="_1783089942" r:id="rId1160"/>
        </w:object>
      </w:r>
      <w:r>
        <w:t xml:space="preserve"> and the </w:t>
      </w:r>
      <w:r w:rsidRPr="00DC7A44">
        <w:rPr>
          <w:position w:val="-6"/>
        </w:rPr>
        <w:object w:dxaOrig="520" w:dyaOrig="240">
          <v:shape id="_x0000_i1629" type="#_x0000_t75" style="width:25.9pt;height:12pt" o:ole="">
            <v:imagedata r:id="rId1154" o:title=""/>
          </v:shape>
          <o:OLEObject Type="Embed" ProgID="Equation.3" ShapeID="_x0000_i1629" DrawAspect="Content" ObjectID="_1783089943" r:id="rId1161"/>
        </w:object>
      </w:r>
      <w:r>
        <w:t xml:space="preserve"> to a valid integer </w:t>
      </w:r>
      <w:r w:rsidRPr="00A32E55">
        <w:rPr>
          <w:position w:val="-10"/>
        </w:rPr>
        <w:object w:dxaOrig="1020" w:dyaOrig="279">
          <v:shape id="_x0000_i1630" type="#_x0000_t75" style="width:51pt;height:13.9pt" o:ole="">
            <v:imagedata r:id="rId1162" o:title=""/>
          </v:shape>
          <o:OLEObject Type="Embed" ProgID="Equation.3" ShapeID="_x0000_i1630" DrawAspect="Content" ObjectID="_1783089944" r:id="rId1163"/>
        </w:object>
      </w:r>
      <w:r>
        <w:t xml:space="preserve">vector </w:t>
      </w:r>
      <w:r w:rsidRPr="00DC7A44">
        <w:rPr>
          <w:position w:val="-10"/>
        </w:rPr>
        <w:object w:dxaOrig="180" w:dyaOrig="240">
          <v:shape id="_x0000_i1631" type="#_x0000_t75" style="width:9pt;height:12pt" o:ole="">
            <v:imagedata r:id="rId1164" o:title=""/>
          </v:shape>
          <o:OLEObject Type="Embed" ProgID="Equation.3" ShapeID="_x0000_i1631" DrawAspect="Content" ObjectID="_1783089945" r:id="rId1165"/>
        </w:object>
      </w:r>
      <w:r>
        <w:t>.</w:t>
      </w:r>
    </w:p>
    <w:p w:rsidR="00834EE0" w:rsidRDefault="00834EE0" w:rsidP="00834EE0">
      <w:r>
        <w:t xml:space="preserve">The MPVQ de-indexing loop is carried out according to </w:t>
      </w:r>
      <w:r w:rsidR="00025A25">
        <w:t>figure</w:t>
      </w:r>
      <w:r w:rsidRPr="00DF19CD">
        <w:t xml:space="preserve"> </w:t>
      </w:r>
      <w:r w:rsidRPr="00DF19CD">
        <w:fldChar w:fldCharType="begin"/>
      </w:r>
      <w:r w:rsidRPr="00DF19CD">
        <w:instrText xml:space="preserve"> REF fig_pvq_index_mpvq_deindexing \h </w:instrText>
      </w:r>
      <w:r w:rsidRPr="00DF19CD">
        <w:instrText xml:space="preserve"> \* MERGEFORMAT </w:instrText>
      </w:r>
      <w:r w:rsidRPr="00DF19CD">
        <w:fldChar w:fldCharType="separate"/>
      </w:r>
      <w:r w:rsidR="00716DC0">
        <w:t>108</w:t>
      </w:r>
      <w:r w:rsidRPr="00DF19CD">
        <w:fldChar w:fldCharType="end"/>
      </w:r>
      <w:r w:rsidRPr="00DF19CD">
        <w:t>, where</w:t>
      </w:r>
      <w:r>
        <w:t xml:space="preserve"> </w:t>
      </w:r>
      <w:r w:rsidRPr="007F603E">
        <w:rPr>
          <w:position w:val="-6"/>
        </w:rPr>
        <w:object w:dxaOrig="520" w:dyaOrig="240">
          <v:shape id="_x0000_i1632" type="#_x0000_t75" style="width:25.9pt;height:12pt" o:ole="">
            <v:imagedata r:id="rId1166" o:title=""/>
          </v:shape>
          <o:OLEObject Type="Embed" ProgID="Equation.3" ShapeID="_x0000_i1632" DrawAspect="Content" ObjectID="_1783089946" r:id="rId1167"/>
        </w:object>
      </w:r>
      <w:r>
        <w:t xml:space="preserve"> is the MPVQ-index, </w:t>
      </w:r>
      <w:r w:rsidRPr="007F603E">
        <w:rPr>
          <w:position w:val="-6"/>
        </w:rPr>
        <w:object w:dxaOrig="180" w:dyaOrig="200">
          <v:shape id="_x0000_i1633" type="#_x0000_t75" style="width:9pt;height:10.15pt" o:ole="">
            <v:imagedata r:id="rId1168" o:title=""/>
          </v:shape>
          <o:OLEObject Type="Embed" ProgID="Equation.3" ShapeID="_x0000_i1633" DrawAspect="Content" ObjectID="_1783089947" r:id="rId1169"/>
        </w:object>
      </w:r>
      <w:r>
        <w:t xml:space="preserve">is the current row number of the MPVQ offset matrix, </w:t>
      </w:r>
      <w:r w:rsidRPr="00462CBC">
        <w:rPr>
          <w:position w:val="-10"/>
        </w:rPr>
        <w:object w:dxaOrig="380" w:dyaOrig="240">
          <v:shape id="_x0000_i1634" type="#_x0000_t75" style="width:19.15pt;height:12pt" o:ole="">
            <v:imagedata r:id="rId1170" o:title=""/>
          </v:shape>
          <o:OLEObject Type="Embed" ProgID="Equation.3" ShapeID="_x0000_i1634" DrawAspect="Content" ObjectID="_1783089948" r:id="rId1171"/>
        </w:object>
      </w:r>
      <w:r>
        <w:t xml:space="preserve">is the pointer into the samples/coefficients of the received PVQ-vector </w:t>
      </w:r>
      <w:r w:rsidRPr="00DC7A44">
        <w:rPr>
          <w:position w:val="-10"/>
        </w:rPr>
        <w:object w:dxaOrig="180" w:dyaOrig="240">
          <v:shape id="_x0000_i1635" type="#_x0000_t75" style="width:9pt;height:12pt" o:ole="">
            <v:imagedata r:id="rId1164" o:title=""/>
          </v:shape>
          <o:OLEObject Type="Embed" ProgID="Equation.3" ShapeID="_x0000_i1635" DrawAspect="Content" ObjectID="_1783089949" r:id="rId1172"/>
        </w:object>
      </w:r>
      <w:r>
        <w:t>. The function “</w:t>
      </w:r>
      <w:r>
        <w:rPr>
          <w:rFonts w:ascii="Arial Narrow" w:hAnsi="Arial Narrow"/>
        </w:rPr>
        <w:t>FindAmplitudeAndOffset”</w:t>
      </w:r>
      <w:r>
        <w:t xml:space="preserve"> obtains the amplitude </w:t>
      </w:r>
      <w:r w:rsidRPr="00DC7A44">
        <w:rPr>
          <w:position w:val="-10"/>
        </w:rPr>
        <w:object w:dxaOrig="740" w:dyaOrig="279">
          <v:shape id="_x0000_i1636" type="#_x0000_t75" style="width:37.15pt;height:13.9pt" o:ole="">
            <v:imagedata r:id="rId1173" o:title=""/>
          </v:shape>
          <o:OLEObject Type="Embed" ProgID="Equation.3" ShapeID="_x0000_i1636" DrawAspect="Content" ObjectID="_1783089950" r:id="rId1174"/>
        </w:object>
      </w:r>
      <w:r>
        <w:t xml:space="preserve"> and the MPVQ indexing offset </w:t>
      </w:r>
      <w:r w:rsidRPr="00DC7A44">
        <w:rPr>
          <w:position w:val="-10"/>
        </w:rPr>
        <w:object w:dxaOrig="1020" w:dyaOrig="279">
          <v:shape id="_x0000_i1637" type="#_x0000_t75" style="width:51pt;height:13.9pt" o:ole="">
            <v:imagedata r:id="rId1175" o:title=""/>
          </v:shape>
          <o:OLEObject Type="Embed" ProgID="Equation.3" ShapeID="_x0000_i1637" DrawAspect="Content" ObjectID="_1783089951" r:id="rId1176"/>
        </w:object>
      </w:r>
      <w:r>
        <w:t xml:space="preserve"> for the current number of accumulated pulses</w:t>
      </w:r>
      <w:r w:rsidRPr="00DC7A44">
        <w:rPr>
          <w:position w:val="-10"/>
        </w:rPr>
        <w:object w:dxaOrig="1219" w:dyaOrig="279">
          <v:shape id="_x0000_i1638" type="#_x0000_t75" style="width:61.15pt;height:13.9pt" o:ole="">
            <v:imagedata r:id="rId1177" o:title=""/>
          </v:shape>
          <o:OLEObject Type="Embed" ProgID="Equation.3" ShapeID="_x0000_i1638" DrawAspect="Content" ObjectID="_1783089952" r:id="rId1178"/>
        </w:object>
      </w:r>
      <w:r>
        <w:rPr>
          <w:rFonts w:ascii="Arial Narrow" w:hAnsi="Arial Narrow"/>
        </w:rPr>
        <w:t xml:space="preserve">, </w:t>
      </w:r>
      <w:r w:rsidRPr="0067173D">
        <w:t xml:space="preserve">by </w:t>
      </w:r>
      <w:r>
        <w:t xml:space="preserve">searching in the current row </w:t>
      </w:r>
      <w:r w:rsidRPr="0067173D">
        <w:rPr>
          <w:position w:val="-10"/>
        </w:rPr>
        <w:object w:dxaOrig="1900" w:dyaOrig="279">
          <v:shape id="_x0000_i1639" type="#_x0000_t75" style="width:94.9pt;height:13.9pt" o:ole="">
            <v:imagedata r:id="rId1179" o:title=""/>
          </v:shape>
          <o:OLEObject Type="Embed" ProgID="Equation.3" ShapeID="_x0000_i1639" DrawAspect="Content" ObjectID="_1783089953" r:id="rId1180"/>
        </w:object>
      </w:r>
      <w:r>
        <w:t>in the MPVQ offset matrix. Further the function “</w:t>
      </w:r>
      <w:r>
        <w:rPr>
          <w:rFonts w:ascii="Arial Narrow" w:hAnsi="Arial Narrow"/>
        </w:rPr>
        <w:t>UpdateOffsetsB</w:t>
      </w:r>
      <w:r w:rsidRPr="002C1F7E">
        <w:rPr>
          <w:rFonts w:ascii="Arial Narrow" w:hAnsi="Arial Narrow"/>
        </w:rPr>
        <w:t>wd</w:t>
      </w:r>
      <w:r>
        <w:rPr>
          <w:rFonts w:ascii="Arial Narrow" w:hAnsi="Arial Narrow"/>
        </w:rPr>
        <w:t>”</w:t>
      </w:r>
      <w:r>
        <w:t xml:space="preserve"> iteratively updates the required MPVQ-offsets for the next larger dimension using combinations of</w:t>
      </w:r>
      <w:r w:rsidR="00C232F9">
        <w:t xml:space="preserve"> the last four</w:t>
      </w:r>
      <w:r>
        <w:t xml:space="preserve"> </w:t>
      </w:r>
      <w:r w:rsidR="00025A25">
        <w:t>e</w:t>
      </w:r>
      <w:r>
        <w:t>q</w:t>
      </w:r>
      <w:r w:rsidR="00025A25">
        <w:t>uation</w:t>
      </w:r>
      <w:r>
        <w:t>s</w:t>
      </w:r>
      <w:r w:rsidR="00C232F9">
        <w:t xml:space="preserve"> in </w:t>
      </w:r>
      <w:r w:rsidR="00C232F9" w:rsidRPr="00DF202E">
        <w:t>subclause 5.3.4.2.7.4.1</w:t>
      </w:r>
      <w:r w:rsidRPr="00DF202E">
        <w:t>.  The</w:t>
      </w:r>
      <w:r>
        <w:t xml:space="preserve"> function “</w:t>
      </w:r>
      <w:r>
        <w:rPr>
          <w:rFonts w:ascii="Arial Narrow" w:hAnsi="Arial Narrow"/>
        </w:rPr>
        <w:t>GetLeadSign”</w:t>
      </w:r>
      <w:r>
        <w:t xml:space="preserve"> obtains the next leading sign value </w:t>
      </w:r>
      <w:r w:rsidRPr="00DC7A44">
        <w:rPr>
          <w:position w:val="-10"/>
        </w:rPr>
        <w:object w:dxaOrig="940" w:dyaOrig="279">
          <v:shape id="_x0000_i1640" type="#_x0000_t75" style="width:46.9pt;height:13.9pt" o:ole="">
            <v:imagedata r:id="rId1156" o:title=""/>
          </v:shape>
          <o:OLEObject Type="Embed" ProgID="Equation.3" ShapeID="_x0000_i1640" DrawAspect="Content" ObjectID="_1783089954" r:id="rId1181"/>
        </w:object>
      </w:r>
      <w:r>
        <w:t xml:space="preserve"> from the LSB of </w:t>
      </w:r>
      <w:r w:rsidRPr="00DC7A44">
        <w:rPr>
          <w:position w:val="-6"/>
        </w:rPr>
        <w:object w:dxaOrig="520" w:dyaOrig="240">
          <v:shape id="_x0000_i1641" type="#_x0000_t75" style="width:25.9pt;height:12pt" o:ole="">
            <v:imagedata r:id="rId1154" o:title=""/>
          </v:shape>
          <o:OLEObject Type="Embed" ProgID="Equation.3" ShapeID="_x0000_i1641" DrawAspect="Content" ObjectID="_1783089955" r:id="rId1182"/>
        </w:object>
      </w:r>
      <w:r>
        <w:t xml:space="preserve">, and shifts the </w:t>
      </w:r>
      <w:r w:rsidRPr="00DC7A44">
        <w:rPr>
          <w:position w:val="-6"/>
        </w:rPr>
        <w:object w:dxaOrig="520" w:dyaOrig="240">
          <v:shape id="_x0000_i1642" type="#_x0000_t75" style="width:25.9pt;height:12pt" o:ole="">
            <v:imagedata r:id="rId1154" o:title=""/>
          </v:shape>
          <o:OLEObject Type="Embed" ProgID="Equation.3" ShapeID="_x0000_i1642" DrawAspect="Content" ObjectID="_1783089956" r:id="rId1183"/>
        </w:object>
      </w:r>
      <w:r>
        <w:t>one bit to the right. On the decoder side the MPVQ recursion is run in the order of position 0 to position</w:t>
      </w:r>
      <w:r w:rsidRPr="00093B44">
        <w:rPr>
          <w:position w:val="-6"/>
        </w:rPr>
        <w:object w:dxaOrig="480" w:dyaOrig="240">
          <v:shape id="_x0000_i1643" type="#_x0000_t75" style="width:24pt;height:12pt" o:ole="">
            <v:imagedata r:id="rId1184" o:title=""/>
          </v:shape>
          <o:OLEObject Type="Embed" ProgID="Equation.3" ShapeID="_x0000_i1643" DrawAspect="Content" ObjectID="_1783089957" r:id="rId1185"/>
        </w:object>
      </w:r>
      <w:r>
        <w:t xml:space="preserve">, with a dimension </w:t>
      </w:r>
      <w:r w:rsidRPr="007F603E">
        <w:rPr>
          <w:position w:val="-6"/>
        </w:rPr>
        <w:object w:dxaOrig="180" w:dyaOrig="200">
          <v:shape id="_x0000_i1644" type="#_x0000_t75" style="width:9pt;height:10.15pt" o:ole="">
            <v:imagedata r:id="rId1168" o:title=""/>
          </v:shape>
          <o:OLEObject Type="Embed" ProgID="Equation.3" ShapeID="_x0000_i1644" DrawAspect="Content" ObjectID="_1783089958" r:id="rId1186"/>
        </w:object>
      </w:r>
      <w:r>
        <w:t xml:space="preserve">decreasing from </w:t>
      </w:r>
      <w:r w:rsidRPr="00093B44">
        <w:rPr>
          <w:position w:val="-6"/>
        </w:rPr>
        <w:object w:dxaOrig="240" w:dyaOrig="240">
          <v:shape id="_x0000_i1645" type="#_x0000_t75" style="width:12pt;height:12pt" o:ole="">
            <v:imagedata r:id="rId1187" o:title=""/>
          </v:shape>
          <o:OLEObject Type="Embed" ProgID="Equation.3" ShapeID="_x0000_i1645" DrawAspect="Content" ObjectID="_1783089959" r:id="rId1188"/>
        </w:object>
      </w:r>
      <w:r>
        <w:t xml:space="preserve"> to 1.</w:t>
      </w:r>
    </w:p>
    <w:p w:rsidR="00834EE0" w:rsidRDefault="00834EE0" w:rsidP="00834EE0"/>
    <w:p w:rsidR="00834EE0" w:rsidRDefault="005B6522" w:rsidP="00834EE0">
      <w:pPr>
        <w:pStyle w:val="TH"/>
      </w:pPr>
      <w:r w:rsidRPr="00093B44">
        <w:rPr>
          <w:noProof/>
        </w:rPr>
        <w:drawing>
          <wp:inline distT="0" distB="0" distL="0" distR="0">
            <wp:extent cx="4457700" cy="6057900"/>
            <wp:effectExtent l="0" t="0" r="0" b="0"/>
            <wp:docPr id="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1189">
                      <a:extLst>
                        <a:ext uri="{28A0092B-C50C-407E-A947-70E740481C1C}">
                          <a14:useLocalDpi xmlns:a14="http://schemas.microsoft.com/office/drawing/2010/main" val="0"/>
                        </a:ext>
                      </a:extLst>
                    </a:blip>
                    <a:srcRect/>
                    <a:stretch>
                      <a:fillRect/>
                    </a:stretch>
                  </pic:blipFill>
                  <pic:spPr bwMode="auto">
                    <a:xfrm>
                      <a:off x="0" y="0"/>
                      <a:ext cx="4457700" cy="6057900"/>
                    </a:xfrm>
                    <a:prstGeom prst="rect">
                      <a:avLst/>
                    </a:prstGeom>
                    <a:noFill/>
                    <a:ln>
                      <a:noFill/>
                    </a:ln>
                  </pic:spPr>
                </pic:pic>
              </a:graphicData>
            </a:graphic>
          </wp:inline>
        </w:drawing>
      </w:r>
    </w:p>
    <w:p w:rsidR="00834EE0" w:rsidRDefault="00834EE0" w:rsidP="00834EE0">
      <w:pPr>
        <w:pStyle w:val="TF"/>
      </w:pPr>
      <w:r w:rsidRPr="008967CD">
        <w:t xml:space="preserve">Figure </w:t>
      </w:r>
      <w:bookmarkStart w:id="813" w:name="fig_pvq_index_mpvq_deindexing"/>
      <w:r w:rsidRPr="008967CD">
        <w:fldChar w:fldCharType="begin"/>
      </w:r>
      <w:r w:rsidRPr="008967CD">
        <w:instrText xml:space="preserve"> SEQ Figure \* ARABIC </w:instrText>
      </w:r>
      <w:r w:rsidRPr="008967CD">
        <w:fldChar w:fldCharType="separate"/>
      </w:r>
      <w:r w:rsidR="00716DC0">
        <w:rPr>
          <w:noProof/>
        </w:rPr>
        <w:t>108</w:t>
      </w:r>
      <w:r w:rsidRPr="008967CD">
        <w:fldChar w:fldCharType="end"/>
      </w:r>
      <w:bookmarkEnd w:id="813"/>
      <w:r w:rsidRPr="008967CD">
        <w:t xml:space="preserve">: </w:t>
      </w:r>
      <w:r>
        <w:t>Detailed MPVQ-de-indexing</w:t>
      </w:r>
    </w:p>
    <w:p w:rsidR="00834EE0" w:rsidRDefault="00834EE0" w:rsidP="00834EE0">
      <w:pPr>
        <w:jc w:val="center"/>
        <w:rPr>
          <w:rFonts w:ascii="Arial" w:hAnsi="Arial"/>
          <w:b/>
        </w:rPr>
      </w:pPr>
    </w:p>
    <w:p w:rsidR="00834EE0" w:rsidRPr="00727881" w:rsidRDefault="00834EE0" w:rsidP="00834EE0">
      <w:pPr>
        <w:rPr>
          <w:b/>
        </w:rPr>
      </w:pPr>
      <w:r>
        <w:t>T</w:t>
      </w:r>
      <w:r w:rsidRPr="00727881">
        <w:t xml:space="preserve">he </w:t>
      </w:r>
      <w:r>
        <w:t xml:space="preserve">calculation of the indexing offset matrix is optimized to use direct calculations up to row </w:t>
      </w:r>
      <w:r w:rsidRPr="004273FC">
        <w:rPr>
          <w:position w:val="-6"/>
        </w:rPr>
        <w:object w:dxaOrig="480" w:dyaOrig="240">
          <v:shape id="_x0000_i1647" type="#_x0000_t75" style="width:24pt;height:12pt" o:ole="">
            <v:imagedata r:id="rId1190" o:title=""/>
          </v:shape>
          <o:OLEObject Type="Embed" ProgID="Equation.3" ShapeID="_x0000_i1647" DrawAspect="Content" ObjectID="_1783089960" r:id="rId1191"/>
        </w:object>
      </w:r>
      <w:r>
        <w:t xml:space="preserve">for any combination of </w:t>
      </w:r>
      <w:r w:rsidRPr="004273FC">
        <w:rPr>
          <w:position w:val="-6"/>
        </w:rPr>
        <w:object w:dxaOrig="240" w:dyaOrig="240">
          <v:shape id="_x0000_i1648" type="#_x0000_t75" style="width:12pt;height:12pt" o:ole="">
            <v:imagedata r:id="rId1142" o:title=""/>
          </v:shape>
          <o:OLEObject Type="Embed" ProgID="Equation.3" ShapeID="_x0000_i1648" DrawAspect="Content" ObjectID="_1783089961" r:id="rId1192"/>
        </w:object>
      </w:r>
      <w:r>
        <w:t xml:space="preserve">and </w:t>
      </w:r>
      <w:r w:rsidRPr="00A32E55">
        <w:rPr>
          <w:position w:val="-4"/>
        </w:rPr>
        <w:object w:dxaOrig="240" w:dyaOrig="220">
          <v:shape id="_x0000_i1649" type="#_x0000_t75" style="width:12pt;height:10.9pt" o:ole="">
            <v:imagedata r:id="rId1193" o:title=""/>
          </v:shape>
          <o:OLEObject Type="Embed" ProgID="Equation.3" ShapeID="_x0000_i1649" DrawAspect="Content" ObjectID="_1783089962" r:id="rId1194"/>
        </w:object>
      </w:r>
      <w:r>
        <w:t>, further if</w:t>
      </w:r>
      <w:r w:rsidRPr="00A3632C">
        <w:t xml:space="preserve"> </w:t>
      </w:r>
      <w:r>
        <w:t xml:space="preserve">the number of unit pulses </w:t>
      </w:r>
      <w:r w:rsidRPr="00A32E55">
        <w:rPr>
          <w:position w:val="-4"/>
        </w:rPr>
        <w:object w:dxaOrig="240" w:dyaOrig="220">
          <v:shape id="_x0000_i1650" type="#_x0000_t75" style="width:12pt;height:10.9pt" o:ole="">
            <v:imagedata r:id="rId1195" o:title=""/>
          </v:shape>
          <o:OLEObject Type="Embed" ProgID="Equation.3" ShapeID="_x0000_i1650" DrawAspect="Content" ObjectID="_1783089963" r:id="rId1196"/>
        </w:object>
      </w:r>
      <w:r>
        <w:t xml:space="preserve"> are</w:t>
      </w:r>
      <w:r w:rsidRPr="00A3632C">
        <w:t xml:space="preserve"> </w:t>
      </w:r>
      <w:r>
        <w:t>low</w:t>
      </w:r>
      <w:r w:rsidRPr="00A3632C">
        <w:t xml:space="preserve"> </w:t>
      </w:r>
      <w:r>
        <w:t xml:space="preserve">enough </w:t>
      </w:r>
      <w:r w:rsidRPr="00A3632C">
        <w:t xml:space="preserve">and </w:t>
      </w:r>
      <w:r>
        <w:t xml:space="preserve">the dimension </w:t>
      </w:r>
      <w:r w:rsidRPr="004273FC">
        <w:rPr>
          <w:position w:val="-6"/>
        </w:rPr>
        <w:object w:dxaOrig="240" w:dyaOrig="240">
          <v:shape id="_x0000_i1651" type="#_x0000_t75" style="width:12pt;height:12pt" o:ole="">
            <v:imagedata r:id="rId1197" o:title=""/>
          </v:shape>
          <o:OLEObject Type="Embed" ProgID="Equation.3" ShapeID="_x0000_i1651" DrawAspect="Content" ObjectID="_1783089964" r:id="rId1198"/>
        </w:object>
      </w:r>
      <w:r w:rsidRPr="00A3632C">
        <w:t xml:space="preserve"> is 5 or lower</w:t>
      </w:r>
      <w:r>
        <w:t xml:space="preserve">, a direct row </w:t>
      </w:r>
      <w:r w:rsidRPr="00A32E55">
        <w:rPr>
          <w:position w:val="-6"/>
        </w:rPr>
        <w:object w:dxaOrig="180" w:dyaOrig="200">
          <v:shape id="_x0000_i1652" type="#_x0000_t75" style="width:9pt;height:10.15pt" o:ole="">
            <v:imagedata r:id="rId1199" o:title=""/>
          </v:shape>
          <o:OLEObject Type="Embed" ProgID="Equation.3" ShapeID="_x0000_i1652" DrawAspect="Content" ObjectID="_1783089965" r:id="rId1200"/>
        </w:object>
      </w:r>
      <w:r>
        <w:t xml:space="preserve">initialization of the offset matrix is used for the offset determination, where the last column in  row  </w:t>
      </w:r>
      <w:r w:rsidRPr="00A32E55">
        <w:rPr>
          <w:position w:val="-6"/>
        </w:rPr>
        <w:object w:dxaOrig="180" w:dyaOrig="200">
          <v:shape id="_x0000_i1653" type="#_x0000_t75" style="width:9pt;height:10.15pt" o:ole="">
            <v:imagedata r:id="rId1199" o:title=""/>
          </v:shape>
          <o:OLEObject Type="Embed" ProgID="Equation.3" ShapeID="_x0000_i1653" DrawAspect="Content" ObjectID="_1783089966" r:id="rId1201"/>
        </w:object>
      </w:r>
      <w:r>
        <w:t xml:space="preserve"> is calculated using the low dynamic “row-only” relation:</w:t>
      </w:r>
    </w:p>
    <w:p w:rsidR="00834EE0" w:rsidRPr="00F6229C" w:rsidRDefault="00834EE0" w:rsidP="00834EE0">
      <w:pPr>
        <w:pStyle w:val="EQ"/>
      </w:pPr>
      <w:r>
        <w:tab/>
      </w:r>
      <w:r w:rsidRPr="007C3EEA">
        <w:rPr>
          <w:position w:val="-26"/>
        </w:rPr>
        <w:object w:dxaOrig="6160" w:dyaOrig="960">
          <v:shape id="_x0000_i1654" type="#_x0000_t75" style="width:307.9pt;height:48pt" o:ole="">
            <v:imagedata r:id="rId1202" o:title=""/>
          </v:shape>
          <o:OLEObject Type="Embed" ProgID="Equation.3" ShapeID="_x0000_i1654" DrawAspect="Content" ObjectID="_1783089967" r:id="rId1203"/>
        </w:object>
      </w:r>
      <w:r>
        <w:tab/>
        <w:t>(</w:t>
      </w:r>
      <w:fldSimple w:instr=" SEQ eqn \* MERGEFORMAT ">
        <w:r w:rsidR="00716DC0">
          <w:t>1880</w:t>
        </w:r>
      </w:fldSimple>
      <w:r>
        <w:t>)</w:t>
      </w:r>
    </w:p>
    <w:p w:rsidR="00834EE0" w:rsidRDefault="00834EE0" w:rsidP="00834EE0">
      <w:pPr>
        <w:pStyle w:val="Heading3"/>
      </w:pPr>
      <w:bookmarkStart w:id="814" w:name="_Toc393281301"/>
      <w:bookmarkStart w:id="815" w:name="_Toc393306296"/>
      <w:bookmarkStart w:id="816" w:name="_Toc393628475"/>
      <w:bookmarkStart w:id="817" w:name="_Toc393726412"/>
      <w:bookmarkStart w:id="818" w:name="_Toc394084592"/>
      <w:bookmarkStart w:id="819" w:name="_Toc394417860"/>
      <w:r>
        <w:t>6.2.4</w:t>
      </w:r>
      <w:r>
        <w:tab/>
        <w:t>Frequency-to-time transformation</w:t>
      </w:r>
      <w:bookmarkEnd w:id="814"/>
      <w:bookmarkEnd w:id="815"/>
      <w:bookmarkEnd w:id="816"/>
      <w:bookmarkEnd w:id="817"/>
      <w:bookmarkEnd w:id="818"/>
      <w:bookmarkEnd w:id="819"/>
    </w:p>
    <w:p w:rsidR="00834EE0" w:rsidRDefault="00834EE0" w:rsidP="00834EE0">
      <w:pPr>
        <w:pStyle w:val="Heading4"/>
      </w:pPr>
      <w:bookmarkStart w:id="820" w:name="_Toc393281302"/>
      <w:bookmarkStart w:id="821" w:name="_Toc393306297"/>
      <w:bookmarkStart w:id="822" w:name="_Toc393628476"/>
      <w:bookmarkStart w:id="823" w:name="_Toc393726413"/>
      <w:bookmarkStart w:id="824" w:name="_Toc394084593"/>
      <w:bookmarkStart w:id="825" w:name="_Toc394417861"/>
      <w:r>
        <w:t>6.2.4.1</w:t>
      </w:r>
      <w:r>
        <w:tab/>
        <w:t>Long block transformation (ALDO window)</w:t>
      </w:r>
      <w:bookmarkEnd w:id="820"/>
      <w:bookmarkEnd w:id="821"/>
      <w:bookmarkEnd w:id="822"/>
      <w:bookmarkEnd w:id="823"/>
      <w:bookmarkEnd w:id="824"/>
      <w:bookmarkEnd w:id="825"/>
    </w:p>
    <w:p w:rsidR="00834EE0" w:rsidRPr="0070168F" w:rsidRDefault="00834EE0" w:rsidP="00834EE0">
      <w:pPr>
        <w:pStyle w:val="Heading5"/>
        <w:rPr>
          <w:lang w:val="en-US"/>
        </w:rPr>
      </w:pPr>
      <w:bookmarkStart w:id="826" w:name="_Toc394084597"/>
      <w:bookmarkStart w:id="827" w:name="_Toc394084594"/>
      <w:bookmarkStart w:id="828" w:name="_Toc394417862"/>
      <w:r>
        <w:rPr>
          <w:lang w:val="en-US"/>
        </w:rPr>
        <w:t>6.2</w:t>
      </w:r>
      <w:r w:rsidRPr="00B343AC">
        <w:rPr>
          <w:lang w:val="en-US"/>
        </w:rPr>
        <w:t>.4.</w:t>
      </w:r>
      <w:r>
        <w:rPr>
          <w:lang w:val="en-US"/>
        </w:rPr>
        <w:t>1</w:t>
      </w:r>
      <w:r w:rsidRPr="00B343AC">
        <w:rPr>
          <w:lang w:val="en-US"/>
        </w:rPr>
        <w:t>.1</w:t>
      </w:r>
      <w:r w:rsidRPr="00B343AC">
        <w:rPr>
          <w:lang w:val="en-US"/>
        </w:rPr>
        <w:tab/>
      </w:r>
      <w:r>
        <w:rPr>
          <w:lang w:val="en-US"/>
        </w:rPr>
        <w:t>eDCT</w:t>
      </w:r>
      <w:bookmarkEnd w:id="827"/>
      <w:bookmarkEnd w:id="828"/>
    </w:p>
    <w:p w:rsidR="00834EE0" w:rsidRPr="00A16933" w:rsidRDefault="00834EE0" w:rsidP="00834EE0">
      <w:r w:rsidRPr="00A16933">
        <w:t>The IDCT</w:t>
      </w:r>
      <w:r w:rsidRPr="00A16933">
        <w:rPr>
          <w:vertAlign w:val="subscript"/>
        </w:rPr>
        <w:t xml:space="preserve">IV </w:t>
      </w:r>
      <w:r w:rsidRPr="00A16933">
        <w:t>is identical to the DCT</w:t>
      </w:r>
      <w:r w:rsidRPr="00A16933">
        <w:rPr>
          <w:vertAlign w:val="subscript"/>
        </w:rPr>
        <w:t xml:space="preserve">IV </w:t>
      </w:r>
      <w:r w:rsidRPr="00A16933">
        <w:t>and is given by the following equation, with omitted normalization:</w:t>
      </w:r>
    </w:p>
    <w:p w:rsidR="00834EE0" w:rsidRPr="00845303" w:rsidRDefault="00834EE0" w:rsidP="00834EE0">
      <w:pPr>
        <w:keepLines/>
        <w:tabs>
          <w:tab w:val="center" w:pos="4536"/>
          <w:tab w:val="right" w:pos="9072"/>
        </w:tabs>
        <w:spacing w:after="18"/>
        <w:rPr>
          <w:noProof/>
          <w:highlight w:val="green"/>
        </w:rPr>
      </w:pPr>
      <w:r w:rsidRPr="006508AC">
        <w:rPr>
          <w:noProof/>
        </w:rPr>
        <w:tab/>
      </w:r>
      <w:r w:rsidRPr="00680081">
        <w:rPr>
          <w:position w:val="-32"/>
        </w:rPr>
        <w:object w:dxaOrig="4940" w:dyaOrig="740">
          <v:shape id="_x0000_i1655" type="#_x0000_t75" style="width:247.15pt;height:37.15pt" o:ole="">
            <v:imagedata r:id="rId1204" o:title=""/>
          </v:shape>
          <o:OLEObject Type="Embed" ProgID="Equation.3" ShapeID="_x0000_i1655" DrawAspect="Content" ObjectID="_1783089968" r:id="rId1205"/>
        </w:object>
      </w:r>
      <w:r w:rsidRPr="006508AC">
        <w:rPr>
          <w:noProof/>
        </w:rPr>
        <w:tab/>
      </w:r>
      <w:r w:rsidRPr="00680081">
        <w:rPr>
          <w:noProof/>
        </w:rPr>
        <w:t>(</w:t>
      </w:r>
      <w:r w:rsidRPr="00680081">
        <w:rPr>
          <w:noProof/>
        </w:rPr>
        <w:fldChar w:fldCharType="begin"/>
      </w:r>
      <w:r w:rsidRPr="00680081">
        <w:rPr>
          <w:noProof/>
        </w:rPr>
        <w:instrText xml:space="preserve"> SEQ eqn \* MERGEFORMAT </w:instrText>
      </w:r>
      <w:r w:rsidRPr="00680081">
        <w:rPr>
          <w:noProof/>
        </w:rPr>
        <w:fldChar w:fldCharType="separate"/>
      </w:r>
      <w:r w:rsidR="00716DC0">
        <w:rPr>
          <w:noProof/>
        </w:rPr>
        <w:t>1881</w:t>
      </w:r>
      <w:r w:rsidRPr="00680081">
        <w:rPr>
          <w:noProof/>
        </w:rPr>
        <w:fldChar w:fldCharType="end"/>
      </w:r>
      <w:r w:rsidRPr="00680081">
        <w:rPr>
          <w:noProof/>
        </w:rPr>
        <w:t>)</w:t>
      </w:r>
    </w:p>
    <w:p w:rsidR="00834EE0" w:rsidRPr="0070168F" w:rsidRDefault="00834EE0" w:rsidP="00834EE0">
      <w:pPr>
        <w:pStyle w:val="Heading5"/>
        <w:rPr>
          <w:lang w:val="en-US"/>
        </w:rPr>
      </w:pPr>
      <w:bookmarkStart w:id="829" w:name="_Toc394084595"/>
      <w:bookmarkStart w:id="830" w:name="_Toc394417863"/>
      <w:r>
        <w:rPr>
          <w:lang w:val="en-US"/>
        </w:rPr>
        <w:t>6.2</w:t>
      </w:r>
      <w:r w:rsidRPr="00B343AC">
        <w:rPr>
          <w:lang w:val="en-US"/>
        </w:rPr>
        <w:t>.4.</w:t>
      </w:r>
      <w:r>
        <w:rPr>
          <w:lang w:val="en-US"/>
        </w:rPr>
        <w:t>1.2</w:t>
      </w:r>
      <w:r w:rsidRPr="00B343AC">
        <w:rPr>
          <w:lang w:val="en-US"/>
        </w:rPr>
        <w:tab/>
      </w:r>
      <w:r>
        <w:rPr>
          <w:lang w:val="en-US"/>
        </w:rPr>
        <w:t>Unfolding and windowing</w:t>
      </w:r>
      <w:bookmarkEnd w:id="829"/>
      <w:bookmarkEnd w:id="830"/>
    </w:p>
    <w:p w:rsidR="00834EE0" w:rsidRDefault="00834EE0" w:rsidP="00834EE0">
      <w:r>
        <w:t xml:space="preserve">The frame </w:t>
      </w:r>
      <w:r w:rsidRPr="001732F5">
        <w:rPr>
          <w:position w:val="-10"/>
        </w:rPr>
        <w:object w:dxaOrig="560" w:dyaOrig="360">
          <v:shape id="_x0000_i1656" type="#_x0000_t75" style="width:28.15pt;height:18pt" o:ole="">
            <v:imagedata r:id="rId1206" o:title=""/>
          </v:shape>
          <o:OLEObject Type="Embed" ProgID="Equation.3" ShapeID="_x0000_i1656" DrawAspect="Content" ObjectID="_1783089969" r:id="rId1207"/>
        </w:object>
      </w:r>
      <w:r>
        <w:t xml:space="preserve">, </w:t>
      </w:r>
      <w:r w:rsidRPr="00680081">
        <w:rPr>
          <w:position w:val="-8"/>
        </w:rPr>
        <w:object w:dxaOrig="1180" w:dyaOrig="260">
          <v:shape id="_x0000_i1657" type="#_x0000_t75" style="width:58.9pt;height:13.15pt" o:ole="">
            <v:imagedata r:id="rId1208" o:title=""/>
          </v:shape>
          <o:OLEObject Type="Embed" ProgID="Equation.3" ShapeID="_x0000_i1657" DrawAspect="Content" ObjectID="_1783089970" r:id="rId1209"/>
        </w:object>
      </w:r>
      <w:r>
        <w:t>,  coming from the inverse eDCT transform is unfolded in order to obtain two frames that can be used for overlap- add with the previous unfolded frame to remove the aliasing introduced by the folding process at the encoder.</w:t>
      </w:r>
    </w:p>
    <w:p w:rsidR="00834EE0" w:rsidRPr="00A56648" w:rsidRDefault="00834EE0" w:rsidP="00834EE0">
      <w:r>
        <w:t>Similar to the</w:t>
      </w:r>
      <w:r w:rsidRPr="00A56648">
        <w:t xml:space="preserve"> folding</w:t>
      </w:r>
      <w:r>
        <w:t xml:space="preserve"> done at the encoder,</w:t>
      </w:r>
      <w:r w:rsidRPr="00A56648">
        <w:t xml:space="preserve"> unfolding and window</w:t>
      </w:r>
      <w:r>
        <w:t xml:space="preserve"> decimation operations</w:t>
      </w:r>
      <w:r w:rsidRPr="00A56648">
        <w:t xml:space="preserve"> are </w:t>
      </w:r>
      <w:r>
        <w:t>combined in the</w:t>
      </w:r>
      <w:r w:rsidRPr="00A56648">
        <w:t xml:space="preserve"> same process to automatically resample the </w:t>
      </w:r>
      <w:r>
        <w:t>ALDO</w:t>
      </w:r>
      <w:r w:rsidRPr="00A56648">
        <w:t xml:space="preserve"> windows </w:t>
      </w:r>
      <w:r>
        <w:t xml:space="preserve">at 48 and 25.6 kHz </w:t>
      </w:r>
      <w:r w:rsidRPr="00A56648">
        <w:t xml:space="preserve">while keeping perfect reconstruction conditions. </w:t>
      </w:r>
      <w:r>
        <w:t xml:space="preserve"> The decimation factor and offset parameters are the same are the one used in </w:t>
      </w:r>
      <w:r w:rsidR="00802FF1">
        <w:t>the en</w:t>
      </w:r>
      <w:r>
        <w:t>coder.</w:t>
      </w:r>
    </w:p>
    <w:p w:rsidR="00834EE0" w:rsidRDefault="00834EE0" w:rsidP="00834EE0">
      <w:r>
        <w:t xml:space="preserve">The frame </w:t>
      </w:r>
      <w:r w:rsidRPr="000B452C">
        <w:rPr>
          <w:position w:val="-10"/>
        </w:rPr>
        <w:object w:dxaOrig="560" w:dyaOrig="360">
          <v:shape id="_x0000_i1658" type="#_x0000_t75" style="width:28.15pt;height:18pt" o:ole="">
            <v:imagedata r:id="rId1210" o:title=""/>
          </v:shape>
          <o:OLEObject Type="Embed" ProgID="Equation.3" ShapeID="_x0000_i1658" DrawAspect="Content" ObjectID="_1783089971" r:id="rId1211"/>
        </w:object>
      </w:r>
      <w:r>
        <w:t xml:space="preserve"> issued from the eDCT inverse transform is unfolded into a block </w:t>
      </w:r>
      <w:r w:rsidRPr="00F27991">
        <w:rPr>
          <w:position w:val="-12"/>
        </w:rPr>
        <w:object w:dxaOrig="360" w:dyaOrig="380">
          <v:shape id="_x0000_i1659" type="#_x0000_t75" style="width:18pt;height:19.15pt" o:ole="">
            <v:imagedata r:id="rId1212" o:title=""/>
          </v:shape>
          <o:OLEObject Type="Embed" ProgID="Equation.3" ShapeID="_x0000_i1659" DrawAspect="Content" ObjectID="_1783089972" r:id="rId1213"/>
        </w:object>
      </w:r>
      <w:r>
        <w:t xml:space="preserve"> of length </w:t>
      </w:r>
      <w:r w:rsidRPr="004A6423">
        <w:rPr>
          <w:position w:val="-4"/>
        </w:rPr>
        <w:object w:dxaOrig="340" w:dyaOrig="260">
          <v:shape id="_x0000_i1660" type="#_x0000_t75" style="width:16.9pt;height:13.15pt" o:ole="">
            <v:imagedata r:id="rId1214" o:title=""/>
          </v:shape>
          <o:OLEObject Type="Embed" ProgID="Equation.3" ShapeID="_x0000_i1660" DrawAspect="Content" ObjectID="_1783089973" r:id="rId1215"/>
        </w:object>
      </w:r>
      <w:r>
        <w:t xml:space="preserve">. The ALDO window is stored at a sampling rate corresponding to two frames of length </w:t>
      </w:r>
      <w:r w:rsidRPr="007B63B9">
        <w:rPr>
          <w:position w:val="-6"/>
        </w:rPr>
        <w:object w:dxaOrig="240" w:dyaOrig="240">
          <v:shape id="_x0000_i1661" type="#_x0000_t75" style="width:12pt;height:12pt" o:ole="">
            <v:imagedata r:id="rId1216" o:title=""/>
          </v:shape>
          <o:OLEObject Type="Embed" ProgID="Equation.3" ShapeID="_x0000_i1661" DrawAspect="Content" ObjectID="_1783089974" r:id="rId1217"/>
        </w:object>
      </w:r>
      <w:r>
        <w:t xml:space="preserve"> (</w:t>
      </w:r>
      <w:r w:rsidRPr="007B63B9">
        <w:rPr>
          <w:position w:val="-6"/>
        </w:rPr>
        <w:object w:dxaOrig="560" w:dyaOrig="240">
          <v:shape id="_x0000_i1662" type="#_x0000_t75" style="width:28.15pt;height:12pt" o:ole="">
            <v:imagedata r:id="rId1218" o:title=""/>
          </v:shape>
          <o:OLEObject Type="Embed" ProgID="Equation.3" ShapeID="_x0000_i1662" DrawAspect="Content" ObjectID="_1783089975" r:id="rId1219"/>
        </w:object>
      </w:r>
      <w:r>
        <w:t xml:space="preserve">).  The ratio between </w:t>
      </w:r>
      <w:r w:rsidRPr="007B63B9">
        <w:rPr>
          <w:position w:val="-6"/>
        </w:rPr>
        <w:object w:dxaOrig="279" w:dyaOrig="279">
          <v:shape id="_x0000_i1663" type="#_x0000_t75" style="width:13.9pt;height:13.9pt" o:ole="">
            <v:imagedata r:id="rId1220" o:title=""/>
          </v:shape>
          <o:OLEObject Type="Embed" ProgID="Equation.3" ShapeID="_x0000_i1663" DrawAspect="Content" ObjectID="_1783089976" r:id="rId1221"/>
        </w:object>
      </w:r>
      <w:r>
        <w:t xml:space="preserve">and </w:t>
      </w:r>
      <w:r w:rsidRPr="004A6423">
        <w:rPr>
          <w:position w:val="-4"/>
        </w:rPr>
        <w:object w:dxaOrig="220" w:dyaOrig="260">
          <v:shape id="_x0000_i1664" type="#_x0000_t75" style="width:10.9pt;height:13.15pt" o:ole="">
            <v:imagedata r:id="rId1222" o:title=""/>
          </v:shape>
          <o:OLEObject Type="Embed" ProgID="Equation.3" ShapeID="_x0000_i1664" DrawAspect="Content" ObjectID="_1783089977" r:id="rId1223"/>
        </w:object>
      </w:r>
      <w:r>
        <w:t>is called the decimation factor (</w:t>
      </w:r>
      <w:r w:rsidRPr="007B63B9">
        <w:rPr>
          <w:position w:val="-14"/>
        </w:rPr>
        <w:object w:dxaOrig="300" w:dyaOrig="340">
          <v:shape id="_x0000_i1665" type="#_x0000_t75" style="width:15pt;height:16.9pt" o:ole="">
            <v:imagedata r:id="rId1224" o:title=""/>
          </v:shape>
          <o:OLEObject Type="Embed" ProgID="Equation.3" ShapeID="_x0000_i1665" DrawAspect="Content" ObjectID="_1783089978" r:id="rId1225"/>
        </w:object>
      </w:r>
      <w:r>
        <w:t xml:space="preserve">).  The unfolding and windowing process is illustrated in </w:t>
      </w:r>
      <w:r w:rsidR="00025A25">
        <w:t>figure</w:t>
      </w:r>
      <w:r>
        <w:t xml:space="preserve"> </w:t>
      </w:r>
      <w:r w:rsidR="00B72842">
        <w:rPr>
          <w:lang w:eastAsia="zh-CN"/>
        </w:rPr>
        <w:fldChar w:fldCharType="begin"/>
      </w:r>
      <w:r w:rsidR="00B72842">
        <w:rPr>
          <w:lang w:eastAsia="zh-CN"/>
        </w:rPr>
        <w:instrText xml:space="preserve"> </w:instrText>
      </w:r>
      <w:r w:rsidR="00B72842">
        <w:rPr>
          <w:rFonts w:hint="eastAsia"/>
          <w:lang w:eastAsia="zh-CN"/>
        </w:rPr>
        <w:instrText>SEQ Figure fig_unfolding_and_windowing_with_ALDO \* MERGEFORMAT</w:instrText>
      </w:r>
      <w:r w:rsidR="00B72842">
        <w:rPr>
          <w:lang w:eastAsia="zh-CN"/>
        </w:rPr>
        <w:instrText xml:space="preserve"> </w:instrText>
      </w:r>
      <w:r w:rsidR="00B72842">
        <w:rPr>
          <w:lang w:eastAsia="zh-CN"/>
        </w:rPr>
        <w:fldChar w:fldCharType="separate"/>
      </w:r>
      <w:r w:rsidR="00716DC0">
        <w:rPr>
          <w:noProof/>
          <w:lang w:eastAsia="zh-CN"/>
        </w:rPr>
        <w:t>109</w:t>
      </w:r>
      <w:r w:rsidR="00B72842">
        <w:rPr>
          <w:lang w:eastAsia="zh-CN"/>
        </w:rPr>
        <w:fldChar w:fldCharType="end"/>
      </w:r>
      <w:r>
        <w:t>.</w:t>
      </w:r>
    </w:p>
    <w:p w:rsidR="00834EE0" w:rsidRDefault="005B6522" w:rsidP="0037093D">
      <w:pPr>
        <w:pStyle w:val="TH"/>
      </w:pPr>
      <w:r w:rsidRPr="00CF42BB">
        <w:rPr>
          <w:noProof/>
          <w:lang w:val="fr-FR"/>
        </w:rPr>
        <w:drawing>
          <wp:inline distT="0" distB="0" distL="0" distR="0">
            <wp:extent cx="4167505" cy="2990850"/>
            <wp:effectExtent l="0" t="0" r="0" b="0"/>
            <wp:docPr id="642" name="Obje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t 3"/>
                    <pic:cNvPicPr>
                      <a:picLocks noChangeArrowheads="1"/>
                    </pic:cNvPicPr>
                  </pic:nvPicPr>
                  <pic:blipFill>
                    <a:blip r:embed="rId1226">
                      <a:extLst>
                        <a:ext uri="{28A0092B-C50C-407E-A947-70E740481C1C}">
                          <a14:useLocalDpi xmlns:a14="http://schemas.microsoft.com/office/drawing/2010/main" val="0"/>
                        </a:ext>
                      </a:extLst>
                    </a:blip>
                    <a:srcRect t="-496" b="-183"/>
                    <a:stretch>
                      <a:fillRect/>
                    </a:stretch>
                  </pic:blipFill>
                  <pic:spPr bwMode="auto">
                    <a:xfrm>
                      <a:off x="0" y="0"/>
                      <a:ext cx="4167505" cy="2990850"/>
                    </a:xfrm>
                    <a:prstGeom prst="rect">
                      <a:avLst/>
                    </a:prstGeom>
                    <a:noFill/>
                    <a:ln>
                      <a:noFill/>
                    </a:ln>
                  </pic:spPr>
                </pic:pic>
              </a:graphicData>
            </a:graphic>
          </wp:inline>
        </w:drawing>
      </w:r>
    </w:p>
    <w:p w:rsidR="00834EE0" w:rsidRDefault="00834EE0" w:rsidP="00834EE0">
      <w:pPr>
        <w:pStyle w:val="TF"/>
      </w:pPr>
      <w:r>
        <w:t xml:space="preserve">Figure </w:t>
      </w:r>
      <w:bookmarkStart w:id="831" w:name="fig_unfolding_and_windowing_with_ALDO"/>
      <w:r>
        <w:fldChar w:fldCharType="begin"/>
      </w:r>
      <w:r>
        <w:instrText xml:space="preserve"> SEQ Figure \* ARABIC </w:instrText>
      </w:r>
      <w:r>
        <w:fldChar w:fldCharType="separate"/>
      </w:r>
      <w:r w:rsidR="00716DC0">
        <w:rPr>
          <w:noProof/>
        </w:rPr>
        <w:t>109</w:t>
      </w:r>
      <w:r>
        <w:fldChar w:fldCharType="end"/>
      </w:r>
      <w:bookmarkEnd w:id="831"/>
      <w:r>
        <w:t>: Unfolding and windowing with ALDO window.</w:t>
      </w:r>
    </w:p>
    <w:p w:rsidR="00834EE0" w:rsidRDefault="00834EE0" w:rsidP="00834EE0">
      <w:r>
        <w:t xml:space="preserve">The unfolded frame is obtained for </w:t>
      </w:r>
      <w:r w:rsidRPr="00680081">
        <w:rPr>
          <w:position w:val="-8"/>
        </w:rPr>
        <w:object w:dxaOrig="1400" w:dyaOrig="279">
          <v:shape id="_x0000_i1667" type="#_x0000_t75" style="width:70.15pt;height:13.9pt" o:ole="">
            <v:imagedata r:id="rId1227" o:title=""/>
          </v:shape>
          <o:OLEObject Type="Embed" ProgID="Equation.3" ShapeID="_x0000_i1667" DrawAspect="Content" ObjectID="_1783089979" r:id="rId1228"/>
        </w:object>
      </w:r>
      <w:r>
        <w:t>:</w:t>
      </w:r>
    </w:p>
    <w:p w:rsidR="00834EE0" w:rsidRDefault="00834EE0" w:rsidP="00834EE0">
      <w:pPr>
        <w:pStyle w:val="EQ"/>
      </w:pPr>
      <w:r>
        <w:tab/>
      </w:r>
      <w:r w:rsidRPr="00680081">
        <w:rPr>
          <w:position w:val="-26"/>
        </w:rPr>
        <w:object w:dxaOrig="2659" w:dyaOrig="620">
          <v:shape id="_x0000_i1668" type="#_x0000_t75" style="width:133.15pt;height:31.15pt" o:ole="">
            <v:imagedata r:id="rId1229" o:title=""/>
          </v:shape>
          <o:OLEObject Type="Embed" ProgID="Equation.3" ShapeID="_x0000_i1668" DrawAspect="Content" ObjectID="_1783089980" r:id="rId1230"/>
        </w:object>
      </w:r>
      <w:r w:rsidRPr="00586532">
        <w:rPr>
          <w:lang w:val="en-US"/>
        </w:rPr>
        <w:t>,</w:t>
      </w:r>
      <w:r>
        <w:tab/>
      </w:r>
      <w:r w:rsidRPr="00680081">
        <w:t>(</w:t>
      </w:r>
      <w:r w:rsidR="00716DC0">
        <w:t>1882</w:t>
      </w:r>
      <w:r w:rsidRPr="00680081">
        <w:t>)</w:t>
      </w:r>
    </w:p>
    <w:p w:rsidR="00FA293F" w:rsidRPr="007B63B9" w:rsidRDefault="00FA293F" w:rsidP="00FA293F">
      <w:pPr>
        <w:pStyle w:val="EQ"/>
      </w:pPr>
      <w:r>
        <w:tab/>
      </w:r>
      <w:r w:rsidRPr="007B63B9">
        <w:rPr>
          <w:position w:val="-28"/>
        </w:rPr>
        <w:object w:dxaOrig="4920" w:dyaOrig="680">
          <v:shape id="_x0000_i1669" type="#_x0000_t75" style="width:246pt;height:33.75pt" o:ole="">
            <v:imagedata r:id="rId1231" o:title=""/>
          </v:shape>
          <o:OLEObject Type="Embed" ProgID="Equation.DSMT4" ShapeID="_x0000_i1669" DrawAspect="Content" ObjectID="_1783089981" r:id="rId1232"/>
        </w:object>
      </w:r>
      <w:r w:rsidRPr="00586532">
        <w:rPr>
          <w:lang w:val="en-US"/>
        </w:rPr>
        <w:t>,</w:t>
      </w:r>
      <w:r>
        <w:tab/>
      </w:r>
      <w:r w:rsidRPr="00680081">
        <w:t>(</w:t>
      </w:r>
      <w:r>
        <w:t>1883</w:t>
      </w:r>
      <w:r w:rsidRPr="00680081">
        <w:t>)</w:t>
      </w:r>
    </w:p>
    <w:p w:rsidR="00834EE0" w:rsidRPr="007B63B9" w:rsidRDefault="00834EE0" w:rsidP="00834EE0">
      <w:pPr>
        <w:pStyle w:val="EQ"/>
      </w:pPr>
      <w:r>
        <w:tab/>
      </w:r>
      <w:r w:rsidRPr="00680081">
        <w:rPr>
          <w:position w:val="-26"/>
        </w:rPr>
        <w:object w:dxaOrig="3680" w:dyaOrig="620">
          <v:shape id="_x0000_i1670" type="#_x0000_t75" style="width:184.15pt;height:31.15pt" o:ole="">
            <v:imagedata r:id="rId1233" o:title=""/>
          </v:shape>
          <o:OLEObject Type="Embed" ProgID="Equation.3" ShapeID="_x0000_i1670" DrawAspect="Content" ObjectID="_1783089982" r:id="rId1234"/>
        </w:object>
      </w:r>
      <w:r w:rsidRPr="00586532">
        <w:rPr>
          <w:lang w:val="en-US"/>
        </w:rPr>
        <w:t>,</w:t>
      </w:r>
      <w:r>
        <w:tab/>
      </w:r>
      <w:r w:rsidRPr="00680081">
        <w:t>(</w:t>
      </w:r>
      <w:r w:rsidR="00716DC0">
        <w:t>1884</w:t>
      </w:r>
      <w:r w:rsidRPr="00680081">
        <w:t>)</w:t>
      </w:r>
    </w:p>
    <w:p w:rsidR="00BA6CB2" w:rsidRPr="00CF42BB" w:rsidRDefault="00BA6CB2" w:rsidP="00BA6CB2">
      <w:pPr>
        <w:pStyle w:val="EQ"/>
      </w:pPr>
      <w:r>
        <w:tab/>
      </w:r>
      <w:r w:rsidRPr="00680081">
        <w:rPr>
          <w:position w:val="-26"/>
        </w:rPr>
        <w:object w:dxaOrig="4380" w:dyaOrig="639">
          <v:shape id="_x0000_i1671" type="#_x0000_t75" style="width:219pt;height:31.9pt" o:ole="">
            <v:imagedata r:id="rId1235" o:title=""/>
          </v:shape>
          <o:OLEObject Type="Embed" ProgID="Equation.3" ShapeID="_x0000_i1671" DrawAspect="Content" ObjectID="_1783089983" r:id="rId1236"/>
        </w:object>
      </w:r>
      <w:r w:rsidRPr="00586532">
        <w:rPr>
          <w:lang w:val="en-US"/>
        </w:rPr>
        <w:t>,</w:t>
      </w:r>
      <w:r>
        <w:tab/>
      </w:r>
      <w:r w:rsidRPr="00680081">
        <w:t>(</w:t>
      </w:r>
      <w:r>
        <w:t>1885</w:t>
      </w:r>
      <w:r w:rsidRPr="00680081">
        <w:t>)</w:t>
      </w:r>
    </w:p>
    <w:p w:rsidR="00834EE0" w:rsidRDefault="00834EE0" w:rsidP="00834EE0">
      <w:pPr>
        <w:rPr>
          <w:noProof/>
        </w:rPr>
      </w:pPr>
      <w:r>
        <w:t xml:space="preserve">where </w:t>
      </w:r>
      <w:r w:rsidRPr="00680081">
        <w:rPr>
          <w:position w:val="-10"/>
        </w:rPr>
        <w:object w:dxaOrig="480" w:dyaOrig="300">
          <v:shape id="_x0000_i1672" type="#_x0000_t75" style="width:24pt;height:15pt" o:ole="">
            <v:imagedata r:id="rId1237" o:title=""/>
          </v:shape>
          <o:OLEObject Type="Embed" ProgID="Equation.3" ShapeID="_x0000_i1672" DrawAspect="Content" ObjectID="_1783089984" r:id="rId1238"/>
        </w:object>
      </w:r>
      <w:r>
        <w:rPr>
          <w:noProof/>
        </w:rPr>
        <w:t xml:space="preserve"> is the time-reversed version of the ALDO window </w:t>
      </w:r>
      <w:r w:rsidRPr="00680081">
        <w:rPr>
          <w:position w:val="-10"/>
        </w:rPr>
        <w:object w:dxaOrig="499" w:dyaOrig="300">
          <v:shape id="_x0000_i1673" type="#_x0000_t75" style="width:25.15pt;height:15pt" o:ole="">
            <v:imagedata r:id="rId1239" o:title=""/>
          </v:shape>
          <o:OLEObject Type="Embed" ProgID="Equation.3" ShapeID="_x0000_i1673" DrawAspect="Content" ObjectID="_1783089985" r:id="rId1240"/>
        </w:object>
      </w:r>
      <w:r>
        <w:rPr>
          <w:noProof/>
        </w:rPr>
        <w:t>used in the encoder</w:t>
      </w:r>
    </w:p>
    <w:p w:rsidR="00834EE0" w:rsidRDefault="00834EE0" w:rsidP="00834EE0">
      <w:pPr>
        <w:pStyle w:val="EQ"/>
      </w:pPr>
      <w:r>
        <w:tab/>
      </w:r>
      <w:r w:rsidRPr="00680081">
        <w:rPr>
          <w:position w:val="-10"/>
        </w:rPr>
        <w:object w:dxaOrig="1800" w:dyaOrig="300">
          <v:shape id="_x0000_i1674" type="#_x0000_t75" style="width:90pt;height:15pt" o:ole="">
            <v:imagedata r:id="rId1241" o:title=""/>
          </v:shape>
          <o:OLEObject Type="Embed" ProgID="Equation.3" ShapeID="_x0000_i1674" DrawAspect="Content" ObjectID="_1783089986" r:id="rId1242"/>
        </w:object>
      </w:r>
      <w:r w:rsidRPr="00586532">
        <w:rPr>
          <w:lang w:val="en-US"/>
        </w:rPr>
        <w:t>,</w:t>
      </w:r>
      <w:r>
        <w:tab/>
      </w:r>
      <w:r w:rsidRPr="00680081">
        <w:t>(</w:t>
      </w:r>
      <w:r w:rsidR="00716DC0">
        <w:t>1886</w:t>
      </w:r>
      <w:r w:rsidRPr="00680081">
        <w:t>)</w:t>
      </w:r>
    </w:p>
    <w:p w:rsidR="00834EE0" w:rsidRPr="00CF42BB" w:rsidRDefault="00834EE0" w:rsidP="00834EE0">
      <w:pPr>
        <w:rPr>
          <w:noProof/>
        </w:rPr>
      </w:pPr>
      <w:r>
        <w:rPr>
          <w:noProof/>
        </w:rPr>
        <w:t xml:space="preserve"> </w:t>
      </w:r>
      <w:r w:rsidRPr="00361FEB">
        <w:rPr>
          <w:position w:val="-14"/>
        </w:rPr>
        <w:object w:dxaOrig="300" w:dyaOrig="340">
          <v:shape id="_x0000_i1675" type="#_x0000_t75" style="width:15pt;height:16.9pt" o:ole="">
            <v:imagedata r:id="rId1243" o:title=""/>
          </v:shape>
          <o:OLEObject Type="Embed" ProgID="Equation.3" ShapeID="_x0000_i1675" DrawAspect="Content" ObjectID="_1783089987" r:id="rId1244"/>
        </w:object>
      </w:r>
      <w:r>
        <w:rPr>
          <w:noProof/>
        </w:rPr>
        <w:t xml:space="preserve"> is the decimation factor and </w:t>
      </w:r>
      <w:r w:rsidRPr="007B63B9">
        <w:rPr>
          <w:position w:val="-6"/>
        </w:rPr>
        <w:object w:dxaOrig="200" w:dyaOrig="260">
          <v:shape id="_x0000_i1676" type="#_x0000_t75" style="width:10.15pt;height:13.15pt" o:ole="">
            <v:imagedata r:id="rId1245" o:title=""/>
          </v:shape>
          <o:OLEObject Type="Embed" ProgID="Equation.3" ShapeID="_x0000_i1676" DrawAspect="Content" ObjectID="_1783089988" r:id="rId1246"/>
        </w:object>
      </w:r>
      <w:r>
        <w:rPr>
          <w:noProof/>
        </w:rPr>
        <w:t xml:space="preserve"> is the offset.</w:t>
      </w:r>
    </w:p>
    <w:p w:rsidR="00834EE0" w:rsidRPr="00A56648" w:rsidRDefault="00834EE0" w:rsidP="00834EE0">
      <w:pPr>
        <w:rPr>
          <w:rFonts w:ascii="Courier New" w:hAnsi="Courier New" w:cs="Courier New"/>
          <w:noProof/>
        </w:rPr>
      </w:pPr>
    </w:p>
    <w:p w:rsidR="00834EE0" w:rsidRDefault="00834EE0" w:rsidP="00834EE0">
      <w:r>
        <w:t xml:space="preserve">For the 32 kHz case, to have perfect reconstruction, the ALDO window decimated from 48 to 16 kHz applied on one sample over 2, the other samples are weighted by a complementary window </w:t>
      </w:r>
      <w:r w:rsidRPr="001732F5">
        <w:rPr>
          <w:position w:val="-14"/>
        </w:rPr>
        <w:object w:dxaOrig="820" w:dyaOrig="340">
          <v:shape id="_x0000_i1677" type="#_x0000_t75" style="width:40.9pt;height:16.9pt" o:ole="">
            <v:imagedata r:id="rId1247" o:title=""/>
          </v:shape>
          <o:OLEObject Type="Embed" ProgID="Equation.3" ShapeID="_x0000_i1677" DrawAspect="Content" ObjectID="_1783089989" r:id="rId1248"/>
        </w:object>
      </w:r>
      <w:r>
        <w:t>. For this 32 kHz case, th</w:t>
      </w:r>
      <w:r w:rsidR="0089578E">
        <w:t>e unfolded frames are given by</w:t>
      </w:r>
      <w:r>
        <w:t>:</w:t>
      </w:r>
    </w:p>
    <w:p w:rsidR="0089578E" w:rsidRDefault="0089578E" w:rsidP="0089578E">
      <w:pPr>
        <w:pStyle w:val="EQ"/>
      </w:pPr>
      <w:r>
        <w:tab/>
      </w:r>
      <w:r w:rsidRPr="00F378AC">
        <w:rPr>
          <w:position w:val="-28"/>
        </w:rPr>
        <w:object w:dxaOrig="4500" w:dyaOrig="680">
          <v:shape id="_x0000_i1678" type="#_x0000_t75" style="width:225pt;height:33.75pt" o:ole="">
            <v:imagedata r:id="rId1249" o:title=""/>
          </v:shape>
          <o:OLEObject Type="Embed" ProgID="Equation.DSMT4" ShapeID="_x0000_i1678" DrawAspect="Content" ObjectID="_1783089990" r:id="rId1250"/>
        </w:object>
      </w:r>
      <w:r w:rsidRPr="00586532">
        <w:rPr>
          <w:lang w:val="en-US"/>
        </w:rPr>
        <w:t>,</w:t>
      </w:r>
      <w:r>
        <w:tab/>
      </w:r>
      <w:r w:rsidRPr="00680081">
        <w:t>(</w:t>
      </w:r>
      <w:r>
        <w:t>1887</w:t>
      </w:r>
      <w:r w:rsidRPr="00680081">
        <w:t>)</w:t>
      </w:r>
    </w:p>
    <w:p w:rsidR="0089578E" w:rsidRPr="007B63B9" w:rsidRDefault="0089578E" w:rsidP="0089578E">
      <w:pPr>
        <w:pStyle w:val="EQ"/>
      </w:pPr>
      <w:r>
        <w:tab/>
      </w:r>
      <w:r w:rsidRPr="007B63B9">
        <w:rPr>
          <w:position w:val="-28"/>
        </w:rPr>
        <w:object w:dxaOrig="4280" w:dyaOrig="680">
          <v:shape id="_x0000_i1679" type="#_x0000_t75" style="width:214.5pt;height:33.75pt" o:ole="">
            <v:imagedata r:id="rId1251" o:title=""/>
          </v:shape>
          <o:OLEObject Type="Embed" ProgID="Equation.DSMT4" ShapeID="_x0000_i1679" DrawAspect="Content" ObjectID="_1783089991" r:id="rId1252"/>
        </w:object>
      </w:r>
      <w:r w:rsidRPr="00586532">
        <w:rPr>
          <w:lang w:val="en-US"/>
        </w:rPr>
        <w:t>,</w:t>
      </w:r>
      <w:r>
        <w:tab/>
      </w:r>
      <w:r w:rsidRPr="00680081">
        <w:t>(</w:t>
      </w:r>
      <w:r>
        <w:t>1888</w:t>
      </w:r>
      <w:r w:rsidRPr="00680081">
        <w:t>)</w:t>
      </w:r>
    </w:p>
    <w:p w:rsidR="0089578E" w:rsidRPr="007B63B9" w:rsidRDefault="0089578E" w:rsidP="0089578E">
      <w:pPr>
        <w:pStyle w:val="EQ"/>
      </w:pPr>
      <w:r>
        <w:tab/>
      </w:r>
      <w:r w:rsidRPr="007B52BD">
        <w:rPr>
          <w:position w:val="-30"/>
        </w:rPr>
        <w:object w:dxaOrig="5620" w:dyaOrig="720">
          <v:shape id="_x0000_i1680" type="#_x0000_t75" style="width:281.25pt;height:36pt" o:ole="">
            <v:imagedata r:id="rId1253" o:title=""/>
          </v:shape>
          <o:OLEObject Type="Embed" ProgID="Equation.DSMT4" ShapeID="_x0000_i1680" DrawAspect="Content" ObjectID="_1783089992" r:id="rId1254"/>
        </w:object>
      </w:r>
      <w:r w:rsidRPr="00586532">
        <w:rPr>
          <w:lang w:val="en-US"/>
        </w:rPr>
        <w:t>,</w:t>
      </w:r>
      <w:r>
        <w:tab/>
      </w:r>
      <w:r w:rsidRPr="00680081">
        <w:t>(</w:t>
      </w:r>
      <w:r>
        <w:t>1889</w:t>
      </w:r>
      <w:r w:rsidRPr="00680081">
        <w:t>)</w:t>
      </w:r>
    </w:p>
    <w:p w:rsidR="0089578E" w:rsidRPr="007B63B9" w:rsidRDefault="0089578E" w:rsidP="0089578E">
      <w:pPr>
        <w:pStyle w:val="EQ"/>
      </w:pPr>
      <w:r>
        <w:tab/>
      </w:r>
      <w:r w:rsidRPr="005D6B2C">
        <w:rPr>
          <w:position w:val="-30"/>
        </w:rPr>
        <w:object w:dxaOrig="4520" w:dyaOrig="720">
          <v:shape id="_x0000_i1681" type="#_x0000_t75" style="width:226.5pt;height:36pt" o:ole="">
            <v:imagedata r:id="rId1255" o:title=""/>
          </v:shape>
          <o:OLEObject Type="Embed" ProgID="Equation.DSMT4" ShapeID="_x0000_i1681" DrawAspect="Content" ObjectID="_1783089993" r:id="rId1256"/>
        </w:object>
      </w:r>
      <w:r w:rsidRPr="00586532">
        <w:rPr>
          <w:lang w:val="en-US"/>
        </w:rPr>
        <w:t>,</w:t>
      </w:r>
      <w:r>
        <w:tab/>
      </w:r>
      <w:r w:rsidRPr="00680081">
        <w:t>(</w:t>
      </w:r>
      <w:r>
        <w:t>1890</w:t>
      </w:r>
      <w:r w:rsidRPr="00680081">
        <w:t>)</w:t>
      </w:r>
    </w:p>
    <w:p w:rsidR="0089578E" w:rsidRDefault="0089578E" w:rsidP="0089578E">
      <w:pPr>
        <w:pStyle w:val="EQ"/>
      </w:pPr>
      <w:r>
        <w:tab/>
      </w:r>
      <w:r w:rsidRPr="007B52BD">
        <w:rPr>
          <w:position w:val="-28"/>
        </w:rPr>
        <w:object w:dxaOrig="4660" w:dyaOrig="680">
          <v:shape id="_x0000_i1682" type="#_x0000_t75" style="width:233.25pt;height:33.75pt" o:ole="">
            <v:imagedata r:id="rId1257" o:title=""/>
          </v:shape>
          <o:OLEObject Type="Embed" ProgID="Equation.DSMT4" ShapeID="_x0000_i1682" DrawAspect="Content" ObjectID="_1783089994" r:id="rId1258"/>
        </w:object>
      </w:r>
      <w:r w:rsidRPr="00586532">
        <w:rPr>
          <w:lang w:val="en-US"/>
        </w:rPr>
        <w:t>,</w:t>
      </w:r>
      <w:r>
        <w:tab/>
      </w:r>
      <w:r w:rsidRPr="00680081">
        <w:t>(</w:t>
      </w:r>
      <w:r>
        <w:t>1891</w:t>
      </w:r>
      <w:r w:rsidRPr="00680081">
        <w:t>)</w:t>
      </w:r>
    </w:p>
    <w:p w:rsidR="0089578E" w:rsidRPr="007B63B9" w:rsidRDefault="0089578E" w:rsidP="0089578E">
      <w:pPr>
        <w:pStyle w:val="EQ"/>
      </w:pPr>
      <w:r>
        <w:tab/>
      </w:r>
      <w:r w:rsidRPr="007B63B9">
        <w:rPr>
          <w:position w:val="-28"/>
        </w:rPr>
        <w:object w:dxaOrig="4800" w:dyaOrig="680">
          <v:shape id="_x0000_i1683" type="#_x0000_t75" style="width:240pt;height:33.75pt" o:ole="">
            <v:imagedata r:id="rId1259" o:title=""/>
          </v:shape>
          <o:OLEObject Type="Embed" ProgID="Equation.DSMT4" ShapeID="_x0000_i1683" DrawAspect="Content" ObjectID="_1783089995" r:id="rId1260"/>
        </w:object>
      </w:r>
      <w:r w:rsidRPr="00586532">
        <w:rPr>
          <w:lang w:val="en-US"/>
        </w:rPr>
        <w:t>,</w:t>
      </w:r>
      <w:r>
        <w:tab/>
      </w:r>
      <w:r w:rsidRPr="00680081">
        <w:t>(</w:t>
      </w:r>
      <w:r>
        <w:t>1892</w:t>
      </w:r>
      <w:r w:rsidRPr="00680081">
        <w:t>)</w:t>
      </w:r>
    </w:p>
    <w:p w:rsidR="0089578E" w:rsidRPr="007B63B9" w:rsidRDefault="0089578E" w:rsidP="0089578E">
      <w:pPr>
        <w:pStyle w:val="EQ"/>
      </w:pPr>
      <w:r>
        <w:tab/>
      </w:r>
      <w:r w:rsidRPr="007B52BD">
        <w:rPr>
          <w:position w:val="-30"/>
        </w:rPr>
        <w:object w:dxaOrig="5120" w:dyaOrig="720">
          <v:shape id="_x0000_i1684" type="#_x0000_t75" style="width:256.5pt;height:36pt" o:ole="">
            <v:imagedata r:id="rId1261" o:title=""/>
          </v:shape>
          <o:OLEObject Type="Embed" ProgID="Equation.DSMT4" ShapeID="_x0000_i1684" DrawAspect="Content" ObjectID="_1783089996" r:id="rId1262"/>
        </w:object>
      </w:r>
      <w:r w:rsidRPr="00586532">
        <w:rPr>
          <w:lang w:val="en-US"/>
        </w:rPr>
        <w:t>,</w:t>
      </w:r>
      <w:r>
        <w:tab/>
      </w:r>
      <w:r w:rsidRPr="00680081">
        <w:t>(</w:t>
      </w:r>
      <w:r>
        <w:t>1893</w:t>
      </w:r>
      <w:r w:rsidRPr="00680081">
        <w:t>)</w:t>
      </w:r>
    </w:p>
    <w:p w:rsidR="0089578E" w:rsidRDefault="0089578E" w:rsidP="0089578E">
      <w:pPr>
        <w:pStyle w:val="EQ"/>
      </w:pPr>
      <w:r>
        <w:tab/>
      </w:r>
      <w:r w:rsidRPr="005D6B2C">
        <w:rPr>
          <w:position w:val="-30"/>
        </w:rPr>
        <w:object w:dxaOrig="3920" w:dyaOrig="720">
          <v:shape id="_x0000_i1685" type="#_x0000_t75" style="width:196.5pt;height:36pt" o:ole="">
            <v:imagedata r:id="rId1263" o:title=""/>
          </v:shape>
          <o:OLEObject Type="Embed" ProgID="Equation.DSMT4" ShapeID="_x0000_i1685" DrawAspect="Content" ObjectID="_1783089997" r:id="rId1264"/>
        </w:object>
      </w:r>
      <w:r w:rsidRPr="00586532">
        <w:rPr>
          <w:lang w:val="en-US"/>
        </w:rPr>
        <w:t>,</w:t>
      </w:r>
      <w:r>
        <w:tab/>
      </w:r>
      <w:r w:rsidRPr="00680081">
        <w:t>(</w:t>
      </w:r>
      <w:r>
        <w:t>1894</w:t>
      </w:r>
      <w:r w:rsidRPr="00680081">
        <w:t>)</w:t>
      </w:r>
    </w:p>
    <w:p w:rsidR="00834EE0" w:rsidRPr="00A56648" w:rsidRDefault="0089578E" w:rsidP="00834EE0">
      <w:pPr>
        <w:rPr>
          <w:noProof/>
        </w:rPr>
      </w:pPr>
      <w:r>
        <w:t xml:space="preserve">where </w:t>
      </w:r>
      <w:r w:rsidRPr="00F378AC">
        <w:rPr>
          <w:position w:val="-12"/>
        </w:rPr>
        <w:object w:dxaOrig="360" w:dyaOrig="360">
          <v:shape id="_x0000_i1686" type="#_x0000_t75" style="width:18pt;height:18pt" o:ole="">
            <v:imagedata r:id="rId1265" o:title=""/>
          </v:shape>
          <o:OLEObject Type="Embed" ProgID="Equation.DSMT4" ShapeID="_x0000_i1686" DrawAspect="Content" ObjectID="_1783089998" r:id="rId1266"/>
        </w:object>
      </w:r>
      <w:r>
        <w:t xml:space="preserve"> is the length of the 16kHz frame, </w:t>
      </w:r>
      <w:r w:rsidRPr="00361FEB">
        <w:rPr>
          <w:position w:val="-4"/>
        </w:rPr>
        <w:object w:dxaOrig="200" w:dyaOrig="220">
          <v:shape id="_x0000_i1687" type="#_x0000_t75" style="width:10.15pt;height:10.9pt" o:ole="">
            <v:imagedata r:id="rId1267" o:title=""/>
          </v:shape>
          <o:OLEObject Type="Embed" ProgID="Equation.3" ShapeID="_x0000_i1687" DrawAspect="Content" ObjectID="_1783089999" r:id="rId1268"/>
        </w:object>
      </w:r>
      <w:r>
        <w:t xml:space="preserve"> is the length of MDCT core frame at 32kHz, </w:t>
      </w:r>
      <w:r w:rsidRPr="00361FEB">
        <w:rPr>
          <w:position w:val="-14"/>
        </w:rPr>
        <w:object w:dxaOrig="620" w:dyaOrig="340">
          <v:shape id="_x0000_i1688" type="#_x0000_t75" style="width:31.15pt;height:16.9pt" o:ole="">
            <v:imagedata r:id="rId1269" o:title=""/>
          </v:shape>
          <o:OLEObject Type="Embed" ProgID="Equation.3" ShapeID="_x0000_i1688" DrawAspect="Content" ObjectID="_1783090000" r:id="rId1270"/>
        </w:object>
      </w:r>
      <w:r>
        <w:rPr>
          <w:noProof/>
        </w:rPr>
        <w:t xml:space="preserve"> is the decimation factor and </w:t>
      </w:r>
      <w:r w:rsidRPr="007B63B9">
        <w:rPr>
          <w:position w:val="-6"/>
        </w:rPr>
        <w:object w:dxaOrig="460" w:dyaOrig="260">
          <v:shape id="_x0000_i1689" type="#_x0000_t75" style="width:22.9pt;height:13.15pt" o:ole="">
            <v:imagedata r:id="rId1271" o:title=""/>
          </v:shape>
          <o:OLEObject Type="Embed" ProgID="Equation.3" ShapeID="_x0000_i1689" DrawAspect="Content" ObjectID="_1783090001" r:id="rId1272"/>
        </w:object>
      </w:r>
      <w:r>
        <w:rPr>
          <w:noProof/>
        </w:rPr>
        <w:t xml:space="preserve"> is the offset</w:t>
      </w:r>
      <w:r w:rsidR="00834EE0">
        <w:rPr>
          <w:noProof/>
        </w:rPr>
        <w:t>.</w:t>
      </w:r>
    </w:p>
    <w:p w:rsidR="00834EE0" w:rsidRPr="0070168F" w:rsidRDefault="00834EE0" w:rsidP="00834EE0">
      <w:pPr>
        <w:pStyle w:val="Heading5"/>
        <w:rPr>
          <w:lang w:val="en-US"/>
        </w:rPr>
      </w:pPr>
      <w:bookmarkStart w:id="832" w:name="_Toc394084596"/>
      <w:bookmarkStart w:id="833" w:name="_Toc394417864"/>
      <w:r>
        <w:rPr>
          <w:lang w:val="en-US"/>
        </w:rPr>
        <w:t>6.2</w:t>
      </w:r>
      <w:r w:rsidRPr="00B343AC">
        <w:rPr>
          <w:lang w:val="en-US"/>
        </w:rPr>
        <w:t>.4.</w:t>
      </w:r>
      <w:r>
        <w:rPr>
          <w:lang w:val="en-US"/>
        </w:rPr>
        <w:t>1.</w:t>
      </w:r>
      <w:r w:rsidR="007114DE">
        <w:rPr>
          <w:lang w:val="en-US"/>
        </w:rPr>
        <w:t>3</w:t>
      </w:r>
      <w:r w:rsidRPr="00B343AC">
        <w:rPr>
          <w:lang w:val="en-US"/>
        </w:rPr>
        <w:tab/>
      </w:r>
      <w:r>
        <w:rPr>
          <w:lang w:val="en-US"/>
        </w:rPr>
        <w:t>Overlap-add</w:t>
      </w:r>
      <w:bookmarkEnd w:id="832"/>
      <w:bookmarkEnd w:id="833"/>
    </w:p>
    <w:p w:rsidR="00834EE0" w:rsidRPr="00E52FCB" w:rsidRDefault="00834EE0" w:rsidP="00834EE0">
      <w:r w:rsidRPr="00E52FCB">
        <w:t xml:space="preserve">Finally, the output full-band signal is constructed by overlap-adding the signals </w:t>
      </w:r>
      <w:r w:rsidRPr="00C65260">
        <w:rPr>
          <w:position w:val="-10"/>
        </w:rPr>
        <w:object w:dxaOrig="660" w:dyaOrig="360">
          <v:shape id="_x0000_i1690" type="#_x0000_t75" style="width:33pt;height:18pt" o:ole="">
            <v:imagedata r:id="rId1273" o:title=""/>
          </v:shape>
          <o:OLEObject Type="Embed" ProgID="Equation.3" ShapeID="_x0000_i1690" DrawAspect="Content" ObjectID="_1783090002" r:id="rId1274"/>
        </w:object>
      </w:r>
      <w:r w:rsidRPr="00E52FCB">
        <w:t xml:space="preserve"> for two successive frames:</w:t>
      </w:r>
    </w:p>
    <w:p w:rsidR="00834EE0" w:rsidRPr="00E52FCB" w:rsidRDefault="00834EE0" w:rsidP="00834EE0">
      <w:pPr>
        <w:pStyle w:val="EQ"/>
      </w:pPr>
      <w:r w:rsidRPr="00E52FCB">
        <w:tab/>
      </w:r>
      <w:r w:rsidRPr="0025035E">
        <w:rPr>
          <w:position w:val="-12"/>
        </w:rPr>
        <w:object w:dxaOrig="4520" w:dyaOrig="460">
          <v:shape id="_x0000_i1691" type="#_x0000_t75" style="width:226.15pt;height:22.9pt" o:ole="">
            <v:imagedata r:id="rId1275" o:title=""/>
          </v:shape>
          <o:OLEObject Type="Embed" ProgID="Equation.3" ShapeID="_x0000_i1691" DrawAspect="Content" ObjectID="_1783090003" r:id="rId1276"/>
        </w:object>
      </w:r>
      <w:r w:rsidRPr="00E52FCB">
        <w:tab/>
        <w:t>(</w:t>
      </w:r>
      <w:fldSimple w:instr=" SEQ eqn \* MERGEFORMAT ">
        <w:r w:rsidR="00716DC0">
          <w:t>1895</w:t>
        </w:r>
      </w:fldSimple>
      <w:r w:rsidRPr="00E52FCB">
        <w:t>)</w:t>
      </w:r>
    </w:p>
    <w:p w:rsidR="00834EE0" w:rsidRPr="009020A6" w:rsidRDefault="00834EE0" w:rsidP="00834EE0">
      <w:pPr>
        <w:pStyle w:val="Heading5"/>
        <w:rPr>
          <w:lang w:val="en-US"/>
        </w:rPr>
      </w:pPr>
      <w:bookmarkStart w:id="834" w:name="_Toc394417865"/>
      <w:r w:rsidRPr="009020A6">
        <w:rPr>
          <w:lang w:val="en-US"/>
        </w:rPr>
        <w:t>6.2.4.1.</w:t>
      </w:r>
      <w:r w:rsidR="007114DE">
        <w:rPr>
          <w:lang w:val="en-US"/>
        </w:rPr>
        <w:t>4</w:t>
      </w:r>
      <w:r w:rsidRPr="009020A6">
        <w:rPr>
          <w:lang w:val="en-US"/>
        </w:rPr>
        <w:tab/>
      </w:r>
      <w:r w:rsidRPr="009020A6">
        <w:rPr>
          <w:sz w:val="24"/>
        </w:rPr>
        <w:t>Pre-echo attenuation</w:t>
      </w:r>
      <w:bookmarkEnd w:id="826"/>
      <w:bookmarkEnd w:id="834"/>
    </w:p>
    <w:p w:rsidR="00342378" w:rsidRPr="005E6669" w:rsidRDefault="00342378" w:rsidP="00342378">
      <w:pPr>
        <w:tabs>
          <w:tab w:val="left" w:pos="794"/>
          <w:tab w:val="left" w:pos="1191"/>
          <w:tab w:val="left" w:pos="1588"/>
          <w:tab w:val="left" w:pos="1985"/>
        </w:tabs>
        <w:overflowPunct w:val="0"/>
        <w:autoSpaceDE w:val="0"/>
        <w:autoSpaceDN w:val="0"/>
        <w:adjustRightInd w:val="0"/>
        <w:spacing w:before="120" w:after="0"/>
      </w:pPr>
      <w:r w:rsidRPr="005E6669">
        <w:t>A typical artefact in transform coding known as pre-echo is observed especially when the signal energy grows suddenly, like speech onsets or music percussions. The origin of pre-echoes is explained below. The quantization noise in the frequency domain is translated into the time domain by an inverse MDCT transform and an add/overlap operation. Thus the quantization noise is spread uniformly in the MDCT synthesis window. In case of an onset, the part of the input signal preceding the onset often has a very low energy compared to the energy of the onset part. Since the quantization noise level depends on the mean energy of the frame, it can be quite high in the whole synthesis window. In this case, the signal to noise ratio (SNR) is very low (often negative) in the low energy part. The quantization noise can be audible before the onset as an extra artificial signal called pre-echo. To prevent the pre-echo artefact, an attenuation scheme is necessary when there is a significant energy increase (</w:t>
      </w:r>
      <w:r>
        <w:t xml:space="preserve">attack or </w:t>
      </w:r>
      <w:r w:rsidRPr="005E6669">
        <w:t xml:space="preserve">onset) in some part of the synthesis window, and the pre-echo reduction has to be performed in the low energy part of the synthesis window preceding the onset. In the following, this low energy part preceding an onset will be referenced as </w:t>
      </w:r>
      <w:r w:rsidR="00A63185" w:rsidRPr="005E6669">
        <w:t xml:space="preserve"> "</w:t>
      </w:r>
      <w:r w:rsidR="00A63185">
        <w:t>pre-</w:t>
      </w:r>
      <w:r w:rsidR="00A63185" w:rsidRPr="005E6669">
        <w:t>echo zone"</w:t>
      </w:r>
      <w:r w:rsidRPr="005E6669">
        <w:t xml:space="preserve">. On the other hand the signal energy after pre-echo reduction should not lower than the mean energy in the preceding frames. However, if the preceding frame have low frequency spectrum, knowing that the pre-echo has often white noise like spectrum, even if the energy of the </w:t>
      </w:r>
      <w:r w:rsidR="00A63185">
        <w:t>pre-</w:t>
      </w:r>
      <w:r w:rsidRPr="005E6669">
        <w:t>echo zone is reduced to the level of the previous frames the pre-echo is still audible in the higher frequencies.</w:t>
      </w:r>
    </w:p>
    <w:p w:rsidR="00342378" w:rsidRPr="005E6669" w:rsidRDefault="00342378" w:rsidP="00342378">
      <w:pPr>
        <w:tabs>
          <w:tab w:val="left" w:pos="794"/>
          <w:tab w:val="left" w:pos="1191"/>
          <w:tab w:val="left" w:pos="1588"/>
          <w:tab w:val="left" w:pos="1985"/>
        </w:tabs>
        <w:overflowPunct w:val="0"/>
        <w:autoSpaceDE w:val="0"/>
        <w:autoSpaceDN w:val="0"/>
        <w:adjustRightInd w:val="0"/>
        <w:spacing w:before="120" w:after="0"/>
      </w:pPr>
      <w:r w:rsidRPr="005E6669">
        <w:t>To improve the pre-echo reduction,</w:t>
      </w:r>
      <w:r>
        <w:t xml:space="preserve"> an adaptive spectral shaping filtering is applied in the pre-echo</w:t>
      </w:r>
      <w:r w:rsidRPr="005E6669">
        <w:t xml:space="preserve"> </w:t>
      </w:r>
      <w:r>
        <w:t xml:space="preserve">zone up to the detected attack or onset to eliminate undesirable higher frequency pre-echo noise. This adaptive spectral shaping filter is realized by a two-band filterbank: </w:t>
      </w:r>
      <w:r w:rsidRPr="005E6669">
        <w:t>the decoded signal is decomposed into two sub-signals according to a frequency criterion</w:t>
      </w:r>
      <w:r>
        <w:t xml:space="preserve"> to obtain two sub-bands</w:t>
      </w:r>
      <w:r w:rsidRPr="005E6669">
        <w:t xml:space="preserve"> and a pre-echo attenuation factor is calculated in the determined </w:t>
      </w:r>
      <w:r w:rsidR="00A63185">
        <w:t>pre-</w:t>
      </w:r>
      <w:r w:rsidRPr="005E6669">
        <w:t xml:space="preserve">echo zone for each sample in both sub-bands. </w:t>
      </w:r>
      <w:r>
        <w:t xml:space="preserve">The attenuation factors of the sub-bands that determinate the spectral response of the filter are computed in function of several parameters of the full-band and sub-band signals as detailed below. </w:t>
      </w:r>
      <w:r w:rsidRPr="005E6669">
        <w:t xml:space="preserve">The pre-echo attenuation is made in the sub-bands by applying these attenuation factors in the </w:t>
      </w:r>
      <w:r w:rsidR="00A63185">
        <w:t>pre-</w:t>
      </w:r>
      <w:r w:rsidRPr="005E6669">
        <w:t>echo-zone. Finally the two attenuated sub-bands are combined to obtain the pre-echo attenuated decoded signal. The pre-echo attenuation is activated for received frames, when the previous frame was also received, and when the bitrate is not higher than 32 kbit/s.</w:t>
      </w:r>
    </w:p>
    <w:p w:rsidR="00834EE0"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A pre-echo in the current frame can be caused by a sharp onset in the current or the next frame, as the MDCT analysis window covers these two consecutive frames. An onset in the next frame can be detected by analysing the memory of inverse MDCT that will be used in the next frame in the overlap-add operation. A discrimination of </w:t>
      </w:r>
      <w:r w:rsidR="00A63185">
        <w:t>pre-</w:t>
      </w:r>
      <w:r w:rsidRPr="005E6669">
        <w:t>echo/non-</w:t>
      </w:r>
      <w:r w:rsidR="00A63185">
        <w:t>pre-</w:t>
      </w:r>
      <w:r w:rsidRPr="005E6669">
        <w:t xml:space="preserve">echo zones and the attenuation factor computation are based on two signals of the inverse MDCT transform: on the decoded output full-band signal </w:t>
      </w:r>
      <w:r w:rsidRPr="005E6669">
        <w:rPr>
          <w:position w:val="-10"/>
        </w:rPr>
        <w:object w:dxaOrig="639" w:dyaOrig="360">
          <v:shape id="_x0000_i1692" type="#_x0000_t75" style="width:31.9pt;height:18pt" o:ole="">
            <v:imagedata r:id="rId1277" o:title=""/>
          </v:shape>
          <o:OLEObject Type="Embed" ProgID="Equation.3" ShapeID="_x0000_i1692" DrawAspect="Content" ObjectID="_1783090004" r:id="rId1278"/>
        </w:object>
      </w:r>
      <w:r w:rsidRPr="005E6669">
        <w:t xml:space="preserve">, </w:t>
      </w:r>
      <w:r w:rsidRPr="00A26A96">
        <w:rPr>
          <w:position w:val="-8"/>
        </w:rPr>
        <w:object w:dxaOrig="1060" w:dyaOrig="260">
          <v:shape id="_x0000_i1693" type="#_x0000_t75" style="width:52.9pt;height:13.15pt" o:ole="">
            <v:imagedata r:id="rId1279" o:title=""/>
          </v:shape>
          <o:OLEObject Type="Embed" ProgID="Equation.3" ShapeID="_x0000_i1693" DrawAspect="Content" ObjectID="_1783090005" r:id="rId1280"/>
        </w:object>
      </w:r>
      <w:r w:rsidRPr="005E6669">
        <w:t xml:space="preserve">  and on the first </w:t>
      </w:r>
      <w:r w:rsidRPr="00A26A96">
        <w:rPr>
          <w:position w:val="-22"/>
        </w:rPr>
        <w:object w:dxaOrig="1340" w:dyaOrig="560">
          <v:shape id="_x0000_i1694" type="#_x0000_t75" style="width:67.15pt;height:28.15pt" o:ole="">
            <v:imagedata r:id="rId1281" o:title=""/>
          </v:shape>
          <o:OLEObject Type="Embed" ProgID="Equation.3" ShapeID="_x0000_i1694" DrawAspect="Content" ObjectID="_1783090006" r:id="rId1282"/>
        </w:object>
      </w:r>
      <w:r w:rsidRPr="005E6669">
        <w:t xml:space="preserve"> un-windowed memory of inverse MDCT </w:t>
      </w:r>
      <w:r w:rsidRPr="005E6669">
        <w:rPr>
          <w:position w:val="-14"/>
        </w:rPr>
        <w:object w:dxaOrig="2280" w:dyaOrig="460">
          <v:shape id="_x0000_i1695" type="#_x0000_t75" style="width:114pt;height:22.9pt" o:ole="">
            <v:imagedata r:id="rId1283" o:title=""/>
          </v:shape>
          <o:OLEObject Type="Embed" ProgID="Equation.3" ShapeID="_x0000_i1695" DrawAspect="Content" ObjectID="_1783090007" r:id="rId1284"/>
        </w:object>
      </w:r>
      <w:r w:rsidRPr="005E6669">
        <w:t xml:space="preserve">, </w:t>
      </w:r>
      <w:r w:rsidRPr="005E6669">
        <w:rPr>
          <w:position w:val="-14"/>
        </w:rPr>
        <w:object w:dxaOrig="1620" w:dyaOrig="340">
          <v:shape id="_x0000_i1696" type="#_x0000_t75" style="width:81pt;height:16.9pt" o:ole="">
            <v:imagedata r:id="rId1285" o:title=""/>
          </v:shape>
          <o:OLEObject Type="Embed" ProgID="Equation.3" ShapeID="_x0000_i1696" DrawAspect="Content" ObjectID="_1783090008" r:id="rId1286"/>
        </w:object>
      </w:r>
      <w:r w:rsidRPr="005E6669">
        <w:t xml:space="preserve"> that will be used in the next frame in the overlap-add operation to synthesize the output content for the next frame and the pre-echo reduction is done in echo zones preceding the onsets.</w:t>
      </w:r>
    </w:p>
    <w:p w:rsidR="004E6066" w:rsidRPr="005E6669" w:rsidRDefault="004E6066" w:rsidP="00757A76">
      <w:pPr>
        <w:tabs>
          <w:tab w:val="left" w:pos="794"/>
          <w:tab w:val="left" w:pos="1191"/>
          <w:tab w:val="left" w:pos="1588"/>
          <w:tab w:val="left" w:pos="1985"/>
        </w:tabs>
        <w:overflowPunct w:val="0"/>
        <w:autoSpaceDE w:val="0"/>
        <w:autoSpaceDN w:val="0"/>
        <w:adjustRightInd w:val="0"/>
        <w:spacing w:before="120" w:after="0"/>
      </w:pPr>
    </w:p>
    <w:p w:rsidR="00834EE0" w:rsidRPr="005E6669" w:rsidRDefault="00834EE0" w:rsidP="004E6066">
      <w:pPr>
        <w:rPr>
          <w:b/>
        </w:rPr>
      </w:pPr>
      <w:r w:rsidRPr="005E6669">
        <w:rPr>
          <w:b/>
        </w:rPr>
        <w:t>Decompositi</w:t>
      </w:r>
      <w:r w:rsidR="004E6066">
        <w:rPr>
          <w:b/>
        </w:rPr>
        <w:t xml:space="preserve">on </w:t>
      </w:r>
      <w:r w:rsidRPr="005E6669">
        <w:rPr>
          <w:b/>
        </w:rPr>
        <w:t>in two sub-bands</w:t>
      </w:r>
    </w:p>
    <w:p w:rsidR="00A63185" w:rsidRPr="005E6669" w:rsidRDefault="00834EE0" w:rsidP="00A63185">
      <w:pPr>
        <w:tabs>
          <w:tab w:val="left" w:pos="794"/>
          <w:tab w:val="left" w:pos="1191"/>
          <w:tab w:val="left" w:pos="1588"/>
          <w:tab w:val="left" w:pos="1985"/>
        </w:tabs>
        <w:overflowPunct w:val="0"/>
        <w:autoSpaceDE w:val="0"/>
        <w:autoSpaceDN w:val="0"/>
        <w:adjustRightInd w:val="0"/>
        <w:spacing w:before="120" w:after="0"/>
      </w:pPr>
      <w:r w:rsidRPr="005E6669">
        <w:t xml:space="preserve">The decoded signal </w:t>
      </w:r>
      <w:r w:rsidR="00716DC0" w:rsidRPr="005E6669">
        <w:rPr>
          <w:position w:val="-10"/>
        </w:rPr>
        <w:object w:dxaOrig="660" w:dyaOrig="360">
          <v:shape id="_x0000_i1697" type="#_x0000_t75" style="width:33pt;height:18pt" o:ole="">
            <v:imagedata r:id="rId1287" o:title=""/>
          </v:shape>
          <o:OLEObject Type="Embed" ProgID="Equation.3" ShapeID="_x0000_i1697" DrawAspect="Content" ObjectID="_1783090009" r:id="rId1288"/>
        </w:object>
      </w:r>
      <w:r w:rsidRPr="005E6669">
        <w:t xml:space="preserve"> is decomposed in a lower and an upper frequency band sub-signals.</w:t>
      </w:r>
      <w:r w:rsidR="00A63185">
        <w:t xml:space="preserve"> These signals are computed by applying an adaptive zero-delay FIR filter with transfer function </w:t>
      </w:r>
      <m:oMath>
        <m:r>
          <w:ins w:id="835" w:author="S4-200827_CR-0047" w:date="2020-06-24T00:10:00Z">
            <w:rPr>
              <w:rFonts w:ascii="Cambria Math"/>
            </w:rPr>
            <m:t>α</m:t>
          </w:ins>
        </m:r>
        <m:sSup>
          <m:sSupPr>
            <m:ctrlPr>
              <w:ins w:id="836" w:author="S4-200827_CR-0047" w:date="2020-06-24T00:10:00Z">
                <w:rPr>
                  <w:rFonts w:ascii="Cambria Math" w:hAnsi="Cambria Math"/>
                  <w:i/>
                </w:rPr>
              </w:ins>
            </m:ctrlPr>
          </m:sSupPr>
          <m:e>
            <m:r>
              <w:ins w:id="837" w:author="S4-200827_CR-0047" w:date="2020-06-24T00:10:00Z">
                <w:rPr>
                  <w:rFonts w:ascii="Cambria Math"/>
                </w:rPr>
                <m:t>z</m:t>
              </w:ins>
            </m:r>
          </m:e>
          <m:sup>
            <m:r>
              <w:ins w:id="838" w:author="S4-200827_CR-0047" w:date="2020-06-24T00:10:00Z">
                <w:rPr>
                  <w:rFonts w:ascii="Cambria Math"/>
                </w:rPr>
                <m:t>-</m:t>
              </w:ins>
            </m:r>
            <m:r>
              <w:ins w:id="839" w:author="S4-200827_CR-0047" w:date="2020-06-24T00:10:00Z">
                <w:rPr>
                  <w:rFonts w:ascii="Cambria Math"/>
                </w:rPr>
                <m:t>1</m:t>
              </w:ins>
            </m:r>
          </m:sup>
        </m:sSup>
        <m:r>
          <w:ins w:id="840" w:author="S4-200827_CR-0047" w:date="2020-06-24T00:10:00Z">
            <w:rPr>
              <w:rFonts w:ascii="Cambria Math"/>
            </w:rPr>
            <m:t>+</m:t>
          </w:ins>
        </m:r>
        <m:d>
          <m:dPr>
            <m:ctrlPr>
              <w:ins w:id="841" w:author="S4-200827_CR-0047" w:date="2020-06-24T00:10:00Z">
                <w:rPr>
                  <w:rFonts w:ascii="Cambria Math" w:hAnsi="Cambria Math"/>
                  <w:i/>
                </w:rPr>
              </w:ins>
            </m:ctrlPr>
          </m:dPr>
          <m:e>
            <m:r>
              <w:ins w:id="842" w:author="S4-200827_CR-0047" w:date="2020-06-24T00:10:00Z">
                <w:rPr>
                  <w:rFonts w:ascii="Cambria Math"/>
                </w:rPr>
                <m:t>1</m:t>
              </w:ins>
            </m:r>
            <m:r>
              <w:ins w:id="843" w:author="S4-200827_CR-0047" w:date="2020-06-24T00:10:00Z">
                <w:rPr>
                  <w:rFonts w:ascii="Cambria Math"/>
                </w:rPr>
                <m:t>-</m:t>
              </w:ins>
            </m:r>
            <m:r>
              <w:ins w:id="844" w:author="S4-200827_CR-0047" w:date="2020-06-24T00:10:00Z">
                <w:rPr>
                  <w:rFonts w:ascii="Cambria Math"/>
                </w:rPr>
                <m:t>2α</m:t>
              </w:ins>
            </m:r>
          </m:e>
        </m:d>
        <m:r>
          <w:ins w:id="845" w:author="S4-200827_CR-0047" w:date="2020-06-24T00:10:00Z">
            <w:rPr>
              <w:rFonts w:ascii="Cambria Math"/>
            </w:rPr>
            <m:t>+αz</m:t>
          </w:ins>
        </m:r>
      </m:oMath>
      <w:r w:rsidR="00A63185">
        <w:t xml:space="preserve"> in low-band, with </w:t>
      </w:r>
      <m:oMath>
        <m:r>
          <w:ins w:id="846" w:author="S4-200827_CR-0047" w:date="2020-06-24T00:10:00Z">
            <w:rPr>
              <w:rFonts w:ascii="Cambria Math"/>
            </w:rPr>
            <m:t>α</m:t>
          </w:ins>
        </m:r>
      </m:oMath>
      <w:r w:rsidR="00A63185">
        <w:t xml:space="preserve"> = 0.25 in the current frame and 0 otherwise; the high-band is given by the complementary filter. T</w:t>
      </w:r>
      <w:r w:rsidR="00A63185" w:rsidRPr="005E6669">
        <w:t>he first, lower band sub-signal is obtained by a first filtering of the full-band signal by the low-pass filter</w:t>
      </w:r>
    </w:p>
    <w:p w:rsidR="00A63185" w:rsidRDefault="00A63185" w:rsidP="00A63185">
      <w:pPr>
        <w:tabs>
          <w:tab w:val="left" w:pos="794"/>
          <w:tab w:val="left" w:pos="1191"/>
          <w:tab w:val="left" w:pos="1588"/>
          <w:tab w:val="left" w:pos="1985"/>
        </w:tabs>
        <w:overflowPunct w:val="0"/>
        <w:autoSpaceDE w:val="0"/>
        <w:autoSpaceDN w:val="0"/>
        <w:adjustRightInd w:val="0"/>
        <w:spacing w:before="120" w:after="0"/>
      </w:pPr>
      <w:r w:rsidRPr="005E6669">
        <w:tab/>
      </w:r>
      <w:r w:rsidRPr="00FB62A3">
        <w:fldChar w:fldCharType="begin"/>
      </w:r>
      <w:r w:rsidRPr="00FB62A3">
        <w:fldChar w:fldCharType="end"/>
      </w:r>
      <m:oMath>
        <m:sSub>
          <m:sSubPr>
            <m:ctrlPr>
              <w:ins w:id="847" w:author="S4-200827_CR-0047" w:date="2020-06-24T00:10:00Z">
                <w:rPr>
                  <w:rFonts w:ascii="Cambria Math" w:hAnsi="Cambria Math"/>
                  <w:i/>
                </w:rPr>
              </w:ins>
            </m:ctrlPr>
          </m:sSubPr>
          <m:e>
            <m:r>
              <w:ins w:id="848" w:author="S4-200827_CR-0047" w:date="2020-06-24T00:10:00Z">
                <w:rPr>
                  <w:rFonts w:ascii="Cambria Math"/>
                </w:rPr>
                <m:t>x</m:t>
              </w:ins>
            </m:r>
          </m:e>
          <m:sub>
            <m:r>
              <w:ins w:id="849" w:author="S4-200827_CR-0047" w:date="2020-06-24T00:10:00Z">
                <w:rPr>
                  <w:rFonts w:ascii="Cambria Math"/>
                </w:rPr>
                <m:t>LB</m:t>
              </w:ins>
            </m:r>
          </m:sub>
        </m:sSub>
        <m:r>
          <w:ins w:id="850" w:author="S4-200827_CR-0047" w:date="2020-06-24T00:10:00Z">
            <w:rPr>
              <w:rFonts w:ascii="Cambria Math"/>
            </w:rPr>
            <m:t>(n)=</m:t>
          </w:ins>
        </m:r>
        <m:r>
          <w:ins w:id="851" w:author="S4-200827_CR-0047" w:date="2020-06-24T00:10:00Z">
            <w:rPr>
              <w:rFonts w:ascii="Cambria Math"/>
            </w:rPr>
            <m:t> </m:t>
          </w:ins>
        </m:r>
        <m:d>
          <m:dPr>
            <m:begChr m:val="{"/>
            <m:endChr m:val=""/>
            <m:ctrlPr>
              <w:ins w:id="852" w:author="S4-200827_CR-0047" w:date="2020-06-24T00:10:00Z">
                <w:rPr>
                  <w:rFonts w:ascii="Cambria Math" w:hAnsi="Cambria Math"/>
                  <w:i/>
                </w:rPr>
              </w:ins>
            </m:ctrlPr>
          </m:dPr>
          <m:e>
            <m:m>
              <m:mPr>
                <m:mcs>
                  <m:mc>
                    <m:mcPr>
                      <m:count m:val="2"/>
                      <m:mcJc m:val="center"/>
                    </m:mcPr>
                  </m:mc>
                </m:mcs>
                <m:ctrlPr>
                  <w:ins w:id="853" w:author="S4-200827_CR-0047" w:date="2020-06-24T00:10:00Z">
                    <w:rPr>
                      <w:rFonts w:ascii="Cambria Math" w:hAnsi="Cambria Math"/>
                      <w:i/>
                    </w:rPr>
                  </w:ins>
                </m:ctrlPr>
              </m:mPr>
              <m:mr>
                <m:e>
                  <m:r>
                    <w:ins w:id="854" w:author="S4-200827_CR-0047" w:date="2020-06-24T00:10:00Z">
                      <w:rPr>
                        <w:rFonts w:ascii="Cambria Math"/>
                      </w:rPr>
                      <m:t>0.25</m:t>
                    </w:ins>
                  </m:r>
                  <m:sSup>
                    <m:sSupPr>
                      <m:ctrlPr>
                        <w:ins w:id="855" w:author="S4-200827_CR-0047" w:date="2020-06-24T00:10:00Z">
                          <w:rPr>
                            <w:rFonts w:ascii="Cambria Math" w:hAnsi="Cambria Math"/>
                            <w:i/>
                          </w:rPr>
                        </w:ins>
                      </m:ctrlPr>
                    </m:sSupPr>
                    <m:e>
                      <m:r>
                        <w:ins w:id="856" w:author="S4-200827_CR-0047" w:date="2020-06-24T00:10:00Z">
                          <w:rPr>
                            <w:rFonts w:ascii="Cambria Math"/>
                          </w:rPr>
                          <m:t>x</m:t>
                        </w:ins>
                      </m:r>
                    </m:e>
                    <m:sup>
                      <m:r>
                        <w:ins w:id="857" w:author="S4-200827_CR-0047" w:date="2020-06-24T00:10:00Z">
                          <w:rPr>
                            <w:rFonts w:ascii="Cambria Math"/>
                          </w:rPr>
                          <m:t>(r</m:t>
                        </w:ins>
                      </m:r>
                      <m:r>
                        <w:ins w:id="858" w:author="S4-200827_CR-0047" w:date="2020-06-24T00:10:00Z">
                          <w:rPr>
                            <w:rFonts w:ascii="Cambria Math"/>
                          </w:rPr>
                          <m:t>-</m:t>
                        </w:ins>
                      </m:r>
                      <m:r>
                        <w:ins w:id="859" w:author="S4-200827_CR-0047" w:date="2020-06-24T00:10:00Z">
                          <w:rPr>
                            <w:rFonts w:ascii="Cambria Math"/>
                          </w:rPr>
                          <m:t>1)</m:t>
                        </w:ins>
                      </m:r>
                    </m:sup>
                  </m:sSup>
                  <m:r>
                    <w:ins w:id="860" w:author="S4-200827_CR-0047" w:date="2020-06-24T00:10:00Z">
                      <w:rPr>
                        <w:rFonts w:ascii="Cambria Math"/>
                      </w:rPr>
                      <m:t>(L</m:t>
                    </w:ins>
                  </m:r>
                  <m:r>
                    <w:ins w:id="861" w:author="S4-200827_CR-0047" w:date="2020-06-24T00:10:00Z">
                      <w:rPr>
                        <w:rFonts w:ascii="Cambria Math"/>
                      </w:rPr>
                      <m:t>-</m:t>
                    </w:ins>
                  </m:r>
                  <m:r>
                    <w:ins w:id="862" w:author="S4-200827_CR-0047" w:date="2020-06-24T00:10:00Z">
                      <w:rPr>
                        <w:rFonts w:ascii="Cambria Math"/>
                      </w:rPr>
                      <m:t>1)+0.5</m:t>
                    </w:ins>
                  </m:r>
                  <m:sSup>
                    <m:sSupPr>
                      <m:ctrlPr>
                        <w:ins w:id="863" w:author="S4-200827_CR-0047" w:date="2020-06-24T00:10:00Z">
                          <w:rPr>
                            <w:rFonts w:ascii="Cambria Math" w:hAnsi="Cambria Math"/>
                            <w:i/>
                          </w:rPr>
                        </w:ins>
                      </m:ctrlPr>
                    </m:sSupPr>
                    <m:e>
                      <m:r>
                        <w:ins w:id="864" w:author="S4-200827_CR-0047" w:date="2020-06-24T00:10:00Z">
                          <w:rPr>
                            <w:rFonts w:ascii="Cambria Math"/>
                          </w:rPr>
                          <m:t>x</m:t>
                        </w:ins>
                      </m:r>
                    </m:e>
                    <m:sup>
                      <m:r>
                        <w:ins w:id="865" w:author="S4-200827_CR-0047" w:date="2020-06-24T00:10:00Z">
                          <w:rPr>
                            <w:rFonts w:ascii="Cambria Math"/>
                          </w:rPr>
                          <m:t>(r)</m:t>
                        </w:ins>
                      </m:r>
                    </m:sup>
                  </m:sSup>
                  <m:r>
                    <w:ins w:id="866" w:author="S4-200827_CR-0047" w:date="2020-06-24T00:10:00Z">
                      <w:rPr>
                        <w:rFonts w:ascii="Cambria Math"/>
                      </w:rPr>
                      <m:t>(n)+0.25</m:t>
                    </w:ins>
                  </m:r>
                  <m:sSup>
                    <m:sSupPr>
                      <m:ctrlPr>
                        <w:ins w:id="867" w:author="S4-200827_CR-0047" w:date="2020-06-24T00:10:00Z">
                          <w:rPr>
                            <w:rFonts w:ascii="Cambria Math" w:hAnsi="Cambria Math"/>
                            <w:i/>
                          </w:rPr>
                        </w:ins>
                      </m:ctrlPr>
                    </m:sSupPr>
                    <m:e>
                      <m:r>
                        <w:ins w:id="868" w:author="S4-200827_CR-0047" w:date="2020-06-24T00:10:00Z">
                          <w:rPr>
                            <w:rFonts w:ascii="Cambria Math"/>
                          </w:rPr>
                          <m:t>x</m:t>
                        </w:ins>
                      </m:r>
                    </m:e>
                    <m:sup>
                      <m:r>
                        <w:ins w:id="869" w:author="S4-200827_CR-0047" w:date="2020-06-24T00:10:00Z">
                          <w:rPr>
                            <w:rFonts w:ascii="Cambria Math"/>
                          </w:rPr>
                          <m:t>(r)</m:t>
                        </w:ins>
                      </m:r>
                    </m:sup>
                  </m:sSup>
                  <m:r>
                    <w:ins w:id="870" w:author="S4-200827_CR-0047" w:date="2020-06-24T00:10:00Z">
                      <w:rPr>
                        <w:rFonts w:ascii="Cambria Math"/>
                      </w:rPr>
                      <m:t>(n+1)</m:t>
                    </w:ins>
                  </m:r>
                </m:e>
                <m:e>
                  <m:r>
                    <w:ins w:id="871" w:author="S4-200827_CR-0047" w:date="2020-06-24T00:10:00Z">
                      <w:rPr>
                        <w:rFonts w:ascii="Cambria Math"/>
                      </w:rPr>
                      <m:t>n=0</m:t>
                    </w:ins>
                  </m:r>
                </m:e>
              </m:mr>
              <m:mr>
                <m:e>
                  <m:r>
                    <w:ins w:id="872" w:author="S4-200827_CR-0047" w:date="2020-06-24T00:10:00Z">
                      <w:rPr>
                        <w:rFonts w:ascii="Cambria Math"/>
                      </w:rPr>
                      <m:t>0.25</m:t>
                    </w:ins>
                  </m:r>
                  <m:sSup>
                    <m:sSupPr>
                      <m:ctrlPr>
                        <w:ins w:id="873" w:author="S4-200827_CR-0047" w:date="2020-06-24T00:10:00Z">
                          <w:rPr>
                            <w:rFonts w:ascii="Cambria Math" w:hAnsi="Cambria Math"/>
                            <w:i/>
                          </w:rPr>
                        </w:ins>
                      </m:ctrlPr>
                    </m:sSupPr>
                    <m:e>
                      <m:r>
                        <w:ins w:id="874" w:author="S4-200827_CR-0047" w:date="2020-06-24T00:10:00Z">
                          <w:rPr>
                            <w:rFonts w:ascii="Cambria Math"/>
                          </w:rPr>
                          <m:t>x</m:t>
                        </w:ins>
                      </m:r>
                    </m:e>
                    <m:sup>
                      <m:r>
                        <w:ins w:id="875" w:author="S4-200827_CR-0047" w:date="2020-06-24T00:10:00Z">
                          <w:rPr>
                            <w:rFonts w:ascii="Cambria Math"/>
                          </w:rPr>
                          <m:t>(r)</m:t>
                        </w:ins>
                      </m:r>
                    </m:sup>
                  </m:sSup>
                  <m:r>
                    <w:ins w:id="876" w:author="S4-200827_CR-0047" w:date="2020-06-24T00:10:00Z">
                      <w:rPr>
                        <w:rFonts w:ascii="Cambria Math"/>
                      </w:rPr>
                      <m:t>(n</m:t>
                    </w:ins>
                  </m:r>
                  <m:r>
                    <w:ins w:id="877" w:author="S4-200827_CR-0047" w:date="2020-06-24T00:10:00Z">
                      <w:rPr>
                        <w:rFonts w:ascii="Cambria Math"/>
                      </w:rPr>
                      <m:t>-</m:t>
                    </w:ins>
                  </m:r>
                  <m:r>
                    <w:ins w:id="878" w:author="S4-200827_CR-0047" w:date="2020-06-24T00:10:00Z">
                      <w:rPr>
                        <w:rFonts w:ascii="Cambria Math"/>
                      </w:rPr>
                      <m:t>1)+0.5</m:t>
                    </w:ins>
                  </m:r>
                  <m:sSup>
                    <m:sSupPr>
                      <m:ctrlPr>
                        <w:ins w:id="879" w:author="S4-200827_CR-0047" w:date="2020-06-24T00:10:00Z">
                          <w:rPr>
                            <w:rFonts w:ascii="Cambria Math" w:hAnsi="Cambria Math"/>
                            <w:i/>
                          </w:rPr>
                        </w:ins>
                      </m:ctrlPr>
                    </m:sSupPr>
                    <m:e>
                      <m:r>
                        <w:ins w:id="880" w:author="S4-200827_CR-0047" w:date="2020-06-24T00:10:00Z">
                          <w:rPr>
                            <w:rFonts w:ascii="Cambria Math"/>
                          </w:rPr>
                          <m:t>x</m:t>
                        </w:ins>
                      </m:r>
                    </m:e>
                    <m:sup>
                      <m:r>
                        <w:ins w:id="881" w:author="S4-200827_CR-0047" w:date="2020-06-24T00:10:00Z">
                          <w:rPr>
                            <w:rFonts w:ascii="Cambria Math"/>
                          </w:rPr>
                          <m:t>(r)</m:t>
                        </w:ins>
                      </m:r>
                    </m:sup>
                  </m:sSup>
                  <m:r>
                    <w:ins w:id="882" w:author="S4-200827_CR-0047" w:date="2020-06-24T00:10:00Z">
                      <w:rPr>
                        <w:rFonts w:ascii="Cambria Math"/>
                      </w:rPr>
                      <m:t>(n)+0.25</m:t>
                    </w:ins>
                  </m:r>
                  <m:sSup>
                    <m:sSupPr>
                      <m:ctrlPr>
                        <w:ins w:id="883" w:author="S4-200827_CR-0047" w:date="2020-06-24T00:10:00Z">
                          <w:rPr>
                            <w:rFonts w:ascii="Cambria Math" w:hAnsi="Cambria Math"/>
                            <w:i/>
                          </w:rPr>
                        </w:ins>
                      </m:ctrlPr>
                    </m:sSupPr>
                    <m:e>
                      <m:r>
                        <w:ins w:id="884" w:author="S4-200827_CR-0047" w:date="2020-06-24T00:10:00Z">
                          <w:rPr>
                            <w:rFonts w:ascii="Cambria Math"/>
                          </w:rPr>
                          <m:t>x</m:t>
                        </w:ins>
                      </m:r>
                    </m:e>
                    <m:sup>
                      <m:r>
                        <w:ins w:id="885" w:author="S4-200827_CR-0047" w:date="2020-06-24T00:10:00Z">
                          <w:rPr>
                            <w:rFonts w:ascii="Cambria Math"/>
                          </w:rPr>
                          <m:t>(r)</m:t>
                        </w:ins>
                      </m:r>
                    </m:sup>
                  </m:sSup>
                  <m:r>
                    <w:ins w:id="886" w:author="S4-200827_CR-0047" w:date="2020-06-24T00:10:00Z">
                      <w:rPr>
                        <w:rFonts w:ascii="Cambria Math"/>
                      </w:rPr>
                      <m:t>(n+1)</m:t>
                    </w:ins>
                  </m:r>
                </m:e>
                <m:e>
                  <m:r>
                    <w:ins w:id="887" w:author="S4-200827_CR-0047" w:date="2020-06-24T00:10:00Z">
                      <w:rPr>
                        <w:rFonts w:ascii="Cambria Math"/>
                      </w:rPr>
                      <m:t>n=1,</m:t>
                    </w:ins>
                  </m:r>
                  <m:r>
                    <w:ins w:id="888" w:author="S4-200827_CR-0047" w:date="2020-06-24T00:10:00Z">
                      <w:rPr>
                        <w:rFonts w:ascii="Cambria Math"/>
                      </w:rPr>
                      <m:t>…</m:t>
                    </w:ins>
                  </m:r>
                  <m:r>
                    <w:ins w:id="889" w:author="S4-200827_CR-0047" w:date="2020-06-24T00:10:00Z">
                      <w:rPr>
                        <w:rFonts w:ascii="Cambria Math"/>
                      </w:rPr>
                      <m:t>,L</m:t>
                    </w:ins>
                  </m:r>
                  <m:r>
                    <w:ins w:id="890" w:author="S4-200827_CR-0047" w:date="2020-06-24T00:10:00Z">
                      <w:rPr>
                        <w:rFonts w:ascii="Cambria Math"/>
                      </w:rPr>
                      <m:t>-</m:t>
                    </w:ins>
                  </m:r>
                  <m:r>
                    <w:ins w:id="891" w:author="S4-200827_CR-0047" w:date="2020-06-24T00:10:00Z">
                      <w:rPr>
                        <w:rFonts w:ascii="Cambria Math"/>
                      </w:rPr>
                      <m:t>2</m:t>
                    </w:ins>
                  </m:r>
                </m:e>
              </m:mr>
              <m:mr>
                <m:e>
                  <m:r>
                    <w:ins w:id="892" w:author="S4-200827_CR-0047" w:date="2020-06-24T00:10:00Z">
                      <w:rPr>
                        <w:rFonts w:ascii="Cambria Math"/>
                      </w:rPr>
                      <m:t>0.25</m:t>
                    </w:ins>
                  </m:r>
                  <m:sSup>
                    <m:sSupPr>
                      <m:ctrlPr>
                        <w:ins w:id="893" w:author="S4-200827_CR-0047" w:date="2020-06-24T00:10:00Z">
                          <w:rPr>
                            <w:rFonts w:ascii="Cambria Math" w:hAnsi="Cambria Math"/>
                            <w:i/>
                          </w:rPr>
                        </w:ins>
                      </m:ctrlPr>
                    </m:sSupPr>
                    <m:e>
                      <m:r>
                        <w:ins w:id="894" w:author="S4-200827_CR-0047" w:date="2020-06-24T00:10:00Z">
                          <w:rPr>
                            <w:rFonts w:ascii="Cambria Math"/>
                          </w:rPr>
                          <m:t>x</m:t>
                        </w:ins>
                      </m:r>
                    </m:e>
                    <m:sup>
                      <m:r>
                        <w:ins w:id="895" w:author="S4-200827_CR-0047" w:date="2020-06-24T00:10:00Z">
                          <w:rPr>
                            <w:rFonts w:ascii="Cambria Math"/>
                          </w:rPr>
                          <m:t>(r)</m:t>
                        </w:ins>
                      </m:r>
                    </m:sup>
                  </m:sSup>
                  <m:r>
                    <w:ins w:id="896" w:author="S4-200827_CR-0047" w:date="2020-06-24T00:10:00Z">
                      <w:rPr>
                        <w:rFonts w:ascii="Cambria Math"/>
                      </w:rPr>
                      <m:t>(n</m:t>
                    </w:ins>
                  </m:r>
                  <m:r>
                    <w:ins w:id="897" w:author="S4-200827_CR-0047" w:date="2020-06-24T00:10:00Z">
                      <w:rPr>
                        <w:rFonts w:ascii="Cambria Math"/>
                      </w:rPr>
                      <m:t>-</m:t>
                    </w:ins>
                  </m:r>
                  <m:r>
                    <w:ins w:id="898" w:author="S4-200827_CR-0047" w:date="2020-06-24T00:10:00Z">
                      <w:rPr>
                        <w:rFonts w:ascii="Cambria Math"/>
                      </w:rPr>
                      <m:t>1)+0.5</m:t>
                    </w:ins>
                  </m:r>
                  <m:sSup>
                    <m:sSupPr>
                      <m:ctrlPr>
                        <w:ins w:id="899" w:author="S4-200827_CR-0047" w:date="2020-06-24T00:10:00Z">
                          <w:rPr>
                            <w:rFonts w:ascii="Cambria Math" w:hAnsi="Cambria Math"/>
                            <w:i/>
                          </w:rPr>
                        </w:ins>
                      </m:ctrlPr>
                    </m:sSupPr>
                    <m:e>
                      <m:r>
                        <w:ins w:id="900" w:author="S4-200827_CR-0047" w:date="2020-06-24T00:10:00Z">
                          <w:rPr>
                            <w:rFonts w:ascii="Cambria Math"/>
                          </w:rPr>
                          <m:t>x</m:t>
                        </w:ins>
                      </m:r>
                    </m:e>
                    <m:sup>
                      <m:r>
                        <w:ins w:id="901" w:author="S4-200827_CR-0047" w:date="2020-06-24T00:10:00Z">
                          <w:rPr>
                            <w:rFonts w:ascii="Cambria Math"/>
                          </w:rPr>
                          <m:t>(r)</m:t>
                        </w:ins>
                      </m:r>
                    </m:sup>
                  </m:sSup>
                  <m:r>
                    <w:ins w:id="902" w:author="S4-200827_CR-0047" w:date="2020-06-24T00:10:00Z">
                      <w:rPr>
                        <w:rFonts w:ascii="Cambria Math"/>
                      </w:rPr>
                      <m:t>(n)</m:t>
                    </w:ins>
                  </m:r>
                </m:e>
                <m:e>
                  <m:r>
                    <w:ins w:id="903" w:author="S4-200827_CR-0047" w:date="2020-06-24T00:10:00Z">
                      <w:rPr>
                        <w:rFonts w:ascii="Cambria Math"/>
                      </w:rPr>
                      <m:t>n=L</m:t>
                    </w:ins>
                  </m:r>
                  <m:r>
                    <w:ins w:id="904" w:author="S4-200827_CR-0047" w:date="2020-06-24T00:10:00Z">
                      <w:rPr>
                        <w:rFonts w:ascii="Cambria Math"/>
                      </w:rPr>
                      <m:t>-</m:t>
                    </w:ins>
                  </m:r>
                  <m:r>
                    <w:ins w:id="905" w:author="S4-200827_CR-0047" w:date="2020-06-24T00:10:00Z">
                      <w:rPr>
                        <w:rFonts w:ascii="Cambria Math"/>
                      </w:rPr>
                      <m:t>1</m:t>
                    </w:ins>
                  </m:r>
                </m:e>
              </m:mr>
            </m:m>
          </m:e>
        </m:d>
      </m:oMath>
      <w:r w:rsidR="00834EE0" w:rsidRPr="005E6669">
        <w:t xml:space="preserve"> </w:t>
      </w:r>
      <w:r>
        <w:tab/>
      </w:r>
      <w:r>
        <w:tab/>
      </w:r>
      <w:r>
        <w:tab/>
      </w:r>
      <w:r>
        <w:tab/>
        <w:t>(1896)</w:t>
      </w:r>
    </w:p>
    <w:p w:rsidR="00834EE0" w:rsidRPr="005E6669" w:rsidRDefault="00834EE0" w:rsidP="00180B59">
      <w:pPr>
        <w:tabs>
          <w:tab w:val="left" w:pos="794"/>
          <w:tab w:val="left" w:pos="1191"/>
          <w:tab w:val="left" w:pos="1588"/>
          <w:tab w:val="left" w:pos="1985"/>
        </w:tabs>
        <w:overflowPunct w:val="0"/>
        <w:autoSpaceDE w:val="0"/>
        <w:autoSpaceDN w:val="0"/>
        <w:adjustRightInd w:val="0"/>
        <w:spacing w:before="120" w:after="0"/>
      </w:pP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and the second, higher band sub-signal is obtained by subtracting the lower band sub-signal from the decoded signal:</w:t>
      </w:r>
    </w:p>
    <w:p w:rsidR="00834EE0" w:rsidRPr="005E6669" w:rsidRDefault="00834EE0" w:rsidP="00834EE0">
      <w:pPr>
        <w:pStyle w:val="EQ"/>
      </w:pPr>
      <w:r>
        <w:tab/>
      </w:r>
      <w:r w:rsidRPr="007830AC">
        <w:rPr>
          <w:position w:val="-10"/>
        </w:rPr>
        <w:object w:dxaOrig="2200" w:dyaOrig="360">
          <v:shape id="_x0000_i1704" type="#_x0000_t75" style="width:109.9pt;height:18pt" o:ole="">
            <v:imagedata r:id="rId1289" o:title=""/>
          </v:shape>
          <o:OLEObject Type="Embed" ProgID="Equation.3" ShapeID="_x0000_i1704" DrawAspect="Content" ObjectID="_1783090010" r:id="rId1290"/>
        </w:object>
      </w:r>
      <w:r w:rsidRPr="005E6669">
        <w:tab/>
        <w:t>(</w:t>
      </w:r>
      <w:fldSimple w:instr=" SEQ eqn \* MERGEFORMAT ">
        <w:r w:rsidR="00716DC0">
          <w:t>1897</w:t>
        </w:r>
      </w:fldSimple>
      <w:r w:rsidRPr="005E6669">
        <w:t>)</w:t>
      </w:r>
    </w:p>
    <w:p w:rsidR="00834EE0" w:rsidRPr="00F278CC" w:rsidRDefault="00834EE0" w:rsidP="00834EE0">
      <w:r w:rsidRPr="005E6669">
        <w:t xml:space="preserve">For the memory part </w:t>
      </w:r>
      <w:r w:rsidRPr="005E6669">
        <w:rPr>
          <w:position w:val="-14"/>
        </w:rPr>
        <w:object w:dxaOrig="980" w:dyaOrig="340">
          <v:shape id="_x0000_i1705" type="#_x0000_t75" style="width:49.15pt;height:16.9pt" o:ole="">
            <v:imagedata r:id="rId1291" o:title=""/>
          </v:shape>
          <o:OLEObject Type="Embed" ProgID="Equation.3" ShapeID="_x0000_i1705" DrawAspect="Content" ObjectID="_1783090011" r:id="rId1292"/>
        </w:object>
      </w:r>
      <w:r w:rsidRPr="005E6669">
        <w:t xml:space="preserve"> only the higher-band component is computed as</w:t>
      </w:r>
    </w:p>
    <w:p w:rsidR="00834EE0" w:rsidRPr="005E6669" w:rsidRDefault="00834EE0" w:rsidP="00834EE0">
      <w:pPr>
        <w:pStyle w:val="EQ"/>
      </w:pPr>
      <w:r w:rsidRPr="005E6669">
        <w:tab/>
      </w:r>
      <w:r w:rsidRPr="007830AC">
        <w:rPr>
          <w:position w:val="-48"/>
        </w:rPr>
        <w:object w:dxaOrig="8199" w:dyaOrig="1060">
          <v:shape id="_x0000_i1706" type="#_x0000_t75" style="width:409.9pt;height:52.9pt" o:ole="">
            <v:imagedata r:id="rId1293" o:title=""/>
          </v:shape>
          <o:OLEObject Type="Embed" ProgID="Equation.3" ShapeID="_x0000_i1706" DrawAspect="Content" ObjectID="_1783090012" r:id="rId1294"/>
        </w:object>
      </w:r>
      <w:r w:rsidRPr="005E6669">
        <w:tab/>
        <w:t>(</w:t>
      </w:r>
      <w:fldSimple w:instr=" SEQ eqn \* MERGEFORMAT ">
        <w:r w:rsidR="00716DC0">
          <w:t>1898</w:t>
        </w:r>
      </w:fldSimple>
      <w:r w:rsidRPr="005E6669">
        <w:t>)</w: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p>
    <w:p w:rsidR="00834EE0" w:rsidRPr="005E6669" w:rsidRDefault="00834EE0" w:rsidP="00834EE0">
      <w:pPr>
        <w:keepNext/>
        <w:tabs>
          <w:tab w:val="left" w:pos="794"/>
          <w:tab w:val="left" w:pos="1191"/>
          <w:tab w:val="left" w:pos="1588"/>
          <w:tab w:val="left" w:pos="1985"/>
          <w:tab w:val="left" w:pos="5448"/>
        </w:tabs>
        <w:overflowPunct w:val="0"/>
        <w:autoSpaceDE w:val="0"/>
        <w:autoSpaceDN w:val="0"/>
        <w:adjustRightInd w:val="0"/>
        <w:spacing w:before="160" w:after="0"/>
        <w:rPr>
          <w:b/>
        </w:rPr>
      </w:pPr>
      <w:r w:rsidRPr="005E6669">
        <w:rPr>
          <w:b/>
        </w:rPr>
        <w:t xml:space="preserve">Discrimination procedure of </w:t>
      </w:r>
      <w:r w:rsidR="00A63185">
        <w:rPr>
          <w:b/>
        </w:rPr>
        <w:t>pre-</w:t>
      </w:r>
      <w:r w:rsidRPr="005E6669">
        <w:rPr>
          <w:b/>
        </w:rPr>
        <w:t>echo/non-</w:t>
      </w:r>
      <w:r w:rsidR="00A63185">
        <w:rPr>
          <w:b/>
        </w:rPr>
        <w:t xml:space="preserve">pre- </w:t>
      </w:r>
      <w:r w:rsidRPr="005E6669">
        <w:rPr>
          <w:b/>
        </w:rPr>
        <w:t>echo zones</w:t>
      </w:r>
      <w:r w:rsidRPr="005E6669">
        <w:rPr>
          <w:b/>
        </w:rPr>
        <w:tab/>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The discrimination procedure between </w:t>
      </w:r>
      <w:r w:rsidR="00A63185">
        <w:t>pre-</w:t>
      </w:r>
      <w:r w:rsidRPr="005E6669">
        <w:t>echo zones and non-</w:t>
      </w:r>
      <w:r w:rsidR="00A63185">
        <w:t>pre-</w:t>
      </w:r>
      <w:r w:rsidRPr="005E6669">
        <w:t xml:space="preserve">echo zones is based on </w:t>
      </w:r>
      <w:r w:rsidRPr="00A16933">
        <w:t>the concatenated signal</w:t>
      </w:r>
      <w:r w:rsidRPr="005E6669">
        <w:t xml:space="preserve"> formed from </w:t>
      </w:r>
      <w:r w:rsidRPr="005E6669">
        <w:rPr>
          <w:position w:val="-10"/>
        </w:rPr>
        <w:object w:dxaOrig="639" w:dyaOrig="360">
          <v:shape id="_x0000_i1707" type="#_x0000_t75" style="width:31.9pt;height:18pt" o:ole="">
            <v:imagedata r:id="rId1295" o:title=""/>
          </v:shape>
          <o:OLEObject Type="Embed" ProgID="Equation.3" ShapeID="_x0000_i1707" DrawAspect="Content" ObjectID="_1783090013" r:id="rId1296"/>
        </w:object>
      </w:r>
      <w:r w:rsidRPr="005E6669">
        <w:t xml:space="preserve">, </w:t>
      </w:r>
      <w:r w:rsidRPr="007830AC">
        <w:rPr>
          <w:position w:val="-8"/>
        </w:rPr>
        <w:object w:dxaOrig="1060" w:dyaOrig="260">
          <v:shape id="_x0000_i1708" type="#_x0000_t75" style="width:52.9pt;height:13.15pt" o:ole="">
            <v:imagedata r:id="rId1297" o:title=""/>
          </v:shape>
          <o:OLEObject Type="Embed" ProgID="Equation.3" ShapeID="_x0000_i1708" DrawAspect="Content" ObjectID="_1783090014" r:id="rId1298"/>
        </w:object>
      </w:r>
      <w:r w:rsidRPr="005E6669">
        <w:t xml:space="preserve"> and </w:t>
      </w:r>
      <w:r w:rsidRPr="005E6669">
        <w:rPr>
          <w:position w:val="-14"/>
        </w:rPr>
        <w:object w:dxaOrig="2280" w:dyaOrig="460">
          <v:shape id="_x0000_i1709" type="#_x0000_t75" style="width:114pt;height:22.9pt" o:ole="">
            <v:imagedata r:id="rId1299" o:title=""/>
          </v:shape>
          <o:OLEObject Type="Embed" ProgID="Equation.3" ShapeID="_x0000_i1709" DrawAspect="Content" ObjectID="_1783090015" r:id="rId1300"/>
        </w:object>
      </w:r>
      <w:r w:rsidRPr="005E6669">
        <w:t xml:space="preserve">, </w:t>
      </w:r>
      <w:r w:rsidRPr="005E6669">
        <w:rPr>
          <w:position w:val="-14"/>
        </w:rPr>
        <w:object w:dxaOrig="1620" w:dyaOrig="340">
          <v:shape id="_x0000_i1710" type="#_x0000_t75" style="width:81pt;height:16.9pt" o:ole="">
            <v:imagedata r:id="rId1301" o:title=""/>
          </v:shape>
          <o:OLEObject Type="Embed" ProgID="Equation.3" ShapeID="_x0000_i1710" DrawAspect="Content" ObjectID="_1783090016" r:id="rId1302"/>
        </w:object>
      </w:r>
      <w:r w:rsidRPr="005E6669">
        <w:t>. This signal is divided in sub-blocks and its temporal envelope is computed.</w:t>
      </w:r>
    </w:p>
    <w:p w:rsidR="00834EE0" w:rsidRPr="005E6669" w:rsidRDefault="00834EE0" w:rsidP="00834EE0">
      <w:pPr>
        <w:tabs>
          <w:tab w:val="left" w:pos="794"/>
          <w:tab w:val="center" w:pos="4820"/>
          <w:tab w:val="right" w:pos="9639"/>
        </w:tabs>
        <w:overflowPunct w:val="0"/>
        <w:autoSpaceDE w:val="0"/>
        <w:autoSpaceDN w:val="0"/>
        <w:adjustRightInd w:val="0"/>
        <w:spacing w:before="120" w:after="0"/>
      </w:pPr>
      <w:r w:rsidRPr="005E6669">
        <w:t xml:space="preserve">The current frame part of the concatenated signal, </w:t>
      </w:r>
      <w:r w:rsidRPr="005E6669">
        <w:rPr>
          <w:position w:val="-10"/>
        </w:rPr>
        <w:object w:dxaOrig="639" w:dyaOrig="360">
          <v:shape id="_x0000_i1711" type="#_x0000_t75" style="width:31.9pt;height:18pt" o:ole="">
            <v:imagedata r:id="rId1303" o:title=""/>
          </v:shape>
          <o:OLEObject Type="Embed" ProgID="Equation.3" ShapeID="_x0000_i1711" DrawAspect="Content" ObjectID="_1783090017" r:id="rId1304"/>
        </w:object>
      </w:r>
      <w:r w:rsidRPr="005E6669">
        <w:t xml:space="preserve">, </w:t>
      </w:r>
      <w:r w:rsidRPr="007830AC">
        <w:rPr>
          <w:position w:val="-8"/>
        </w:rPr>
        <w:object w:dxaOrig="1060" w:dyaOrig="260">
          <v:shape id="_x0000_i1712" type="#_x0000_t75" style="width:52.9pt;height:13.15pt" o:ole="">
            <v:imagedata r:id="rId1305" o:title=""/>
          </v:shape>
          <o:OLEObject Type="Embed" ProgID="Equation.3" ShapeID="_x0000_i1712" DrawAspect="Content" ObjectID="_1783090018" r:id="rId1306"/>
        </w:object>
      </w:r>
      <w:r w:rsidRPr="005E6669">
        <w:t xml:space="preserve"> is divided into </w:t>
      </w:r>
      <w:r w:rsidRPr="005E6669">
        <w:rPr>
          <w:position w:val="-14"/>
        </w:rPr>
        <w:object w:dxaOrig="380" w:dyaOrig="340">
          <v:shape id="_x0000_i1713" type="#_x0000_t75" style="width:19.15pt;height:16.9pt" o:ole="">
            <v:imagedata r:id="rId1307" o:title=""/>
          </v:shape>
          <o:OLEObject Type="Embed" ProgID="Equation.3" ShapeID="_x0000_i1713" DrawAspect="Content" ObjectID="_1783090019" r:id="rId1308"/>
        </w:object>
      </w:r>
      <w:r w:rsidRPr="005E6669">
        <w:t xml:space="preserve"> sub-blocks of </w:t>
      </w:r>
      <w:r w:rsidRPr="005E6669">
        <w:rPr>
          <w:position w:val="-14"/>
        </w:rPr>
        <w:object w:dxaOrig="1120" w:dyaOrig="340">
          <v:shape id="_x0000_i1714" type="#_x0000_t75" style="width:55.9pt;height:16.9pt" o:ole="">
            <v:imagedata r:id="rId1309" o:title=""/>
          </v:shape>
          <o:OLEObject Type="Embed" ProgID="Equation.3" ShapeID="_x0000_i1714" DrawAspect="Content" ObjectID="_1783090020" r:id="rId1310"/>
        </w:object>
      </w:r>
      <w:r w:rsidRPr="005E6669">
        <w:t xml:space="preserve"> samples where </w:t>
      </w:r>
      <w:r w:rsidRPr="005E6669">
        <w:rPr>
          <w:position w:val="-14"/>
        </w:rPr>
        <w:object w:dxaOrig="380" w:dyaOrig="340">
          <v:shape id="_x0000_i1715" type="#_x0000_t75" style="width:19.15pt;height:16.9pt" o:ole="">
            <v:imagedata r:id="rId1311" o:title=""/>
          </v:shape>
          <o:OLEObject Type="Embed" ProgID="Equation.3" ShapeID="_x0000_i1715" DrawAspect="Content" ObjectID="_1783090021" r:id="rId1312"/>
        </w:object>
      </w:r>
      <w:r w:rsidRPr="005E6669">
        <w:t xml:space="preserve"> =8 (2.5 ms sub-blocks). The temporal envelope </w:t>
      </w:r>
      <w:r w:rsidRPr="007830AC">
        <w:rPr>
          <w:position w:val="-10"/>
        </w:rPr>
        <w:object w:dxaOrig="980" w:dyaOrig="300">
          <v:shape id="_x0000_i1716" type="#_x0000_t75" style="width:49.15pt;height:15pt" o:ole="">
            <v:imagedata r:id="rId1313" o:title=""/>
          </v:shape>
          <o:OLEObject Type="Embed" ProgID="Equation.3" ShapeID="_x0000_i1716" DrawAspect="Content" ObjectID="_1783090022" r:id="rId1314"/>
        </w:object>
      </w:r>
      <w:r w:rsidRPr="005E6669">
        <w:t xml:space="preserve"> of this signal is computed as successive sub-block energies.</w:t>
      </w:r>
    </w:p>
    <w:p w:rsidR="00834EE0" w:rsidRPr="005E6669" w:rsidRDefault="00834EE0" w:rsidP="00834EE0">
      <w:pPr>
        <w:pStyle w:val="EQ"/>
      </w:pPr>
      <w:r w:rsidRPr="005E6669">
        <w:tab/>
      </w:r>
      <w:r w:rsidRPr="007830AC">
        <w:rPr>
          <w:position w:val="-40"/>
        </w:rPr>
        <w:object w:dxaOrig="2659" w:dyaOrig="859">
          <v:shape id="_x0000_i1717" type="#_x0000_t75" style="width:133.15pt;height:43.15pt" o:ole="">
            <v:imagedata r:id="rId1315" o:title=""/>
          </v:shape>
          <o:OLEObject Type="Embed" ProgID="Equation.3" ShapeID="_x0000_i1717" DrawAspect="Content" ObjectID="_1783090023" r:id="rId1316"/>
        </w:object>
      </w:r>
      <w:r w:rsidRPr="005E6669">
        <w:t xml:space="preserve">, </w:t>
      </w:r>
      <w:r w:rsidRPr="005E6669">
        <w:rPr>
          <w:position w:val="-14"/>
        </w:rPr>
        <w:object w:dxaOrig="1340" w:dyaOrig="340">
          <v:shape id="_x0000_i1718" type="#_x0000_t75" style="width:67.15pt;height:16.9pt" o:ole="">
            <v:imagedata r:id="rId1317" o:title=""/>
          </v:shape>
          <o:OLEObject Type="Embed" ProgID="Equation.3" ShapeID="_x0000_i1718" DrawAspect="Content" ObjectID="_1783090024" r:id="rId1318"/>
        </w:object>
      </w:r>
      <w:r w:rsidRPr="005E6669">
        <w:tab/>
        <w:t>(</w:t>
      </w:r>
      <w:fldSimple w:instr=" SEQ eqn \* MERGEFORMAT ">
        <w:r w:rsidR="00716DC0">
          <w:t>1899</w:t>
        </w:r>
      </w:fldSimple>
      <w:r w:rsidRPr="005E6669">
        <w:t>)</w: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The memory part of the concatenated signal forms one sub-block, its energy is computed as</w:t>
      </w:r>
    </w:p>
    <w:p w:rsidR="00834EE0" w:rsidRPr="005E6669" w:rsidRDefault="00834EE0" w:rsidP="00834EE0">
      <w:pPr>
        <w:pStyle w:val="EQ"/>
      </w:pPr>
      <w:r w:rsidRPr="005E6669">
        <w:tab/>
      </w:r>
      <w:r w:rsidRPr="007830AC">
        <w:rPr>
          <w:position w:val="-32"/>
        </w:rPr>
        <w:object w:dxaOrig="3060" w:dyaOrig="780">
          <v:shape id="_x0000_i1719" type="#_x0000_t75" style="width:153pt;height:39pt" o:ole="">
            <v:imagedata r:id="rId1319" o:title=""/>
          </v:shape>
          <o:OLEObject Type="Embed" ProgID="Equation.3" ShapeID="_x0000_i1719" DrawAspect="Content" ObjectID="_1783090025" r:id="rId1320"/>
        </w:object>
      </w:r>
      <w:r w:rsidRPr="005E6669">
        <w:tab/>
        <w:t>(</w:t>
      </w:r>
      <w:fldSimple w:instr=" SEQ eqn \* MERGEFORMAT ">
        <w:r w:rsidR="00716DC0">
          <w:t>1900</w:t>
        </w:r>
      </w:fldSimple>
      <w:r w:rsidRPr="005E6669">
        <w:t>)</w:t>
      </w:r>
    </w:p>
    <w:p w:rsidR="00834EE0" w:rsidRPr="005E6669" w:rsidRDefault="00834EE0" w:rsidP="00834EE0">
      <w:pPr>
        <w:tabs>
          <w:tab w:val="left" w:pos="794"/>
          <w:tab w:val="center" w:pos="4820"/>
          <w:tab w:val="right" w:pos="9639"/>
        </w:tabs>
        <w:overflowPunct w:val="0"/>
        <w:autoSpaceDE w:val="0"/>
        <w:autoSpaceDN w:val="0"/>
        <w:adjustRightInd w:val="0"/>
        <w:spacing w:before="120" w:after="0"/>
        <w:rPr>
          <w:lang w:eastAsia="ja-JP"/>
        </w:rPr>
      </w:pPr>
      <w:r w:rsidRPr="005E6669">
        <w:rPr>
          <w:lang w:eastAsia="ja-JP"/>
        </w:rPr>
        <w:t>The energy of the first half and the first ¾ samples of each sub-blocks of the current frame are also memorized:</w:t>
      </w:r>
    </w:p>
    <w:p w:rsidR="00834EE0" w:rsidRPr="005E6669" w:rsidRDefault="00834EE0" w:rsidP="00834EE0">
      <w:pPr>
        <w:pStyle w:val="EQ"/>
      </w:pPr>
      <w:r w:rsidRPr="005E6669">
        <w:tab/>
      </w:r>
      <w:r w:rsidRPr="007830AC">
        <w:rPr>
          <w:position w:val="-40"/>
        </w:rPr>
        <w:object w:dxaOrig="3379" w:dyaOrig="859">
          <v:shape id="_x0000_i1720" type="#_x0000_t75" style="width:169.15pt;height:43.15pt" o:ole="">
            <v:imagedata r:id="rId1321" o:title=""/>
          </v:shape>
          <o:OLEObject Type="Embed" ProgID="Equation.3" ShapeID="_x0000_i1720" DrawAspect="Content" ObjectID="_1783090026" r:id="rId1322"/>
        </w:object>
      </w:r>
      <w:r w:rsidRPr="005E6669">
        <w:t xml:space="preserve">, </w:t>
      </w:r>
      <w:r w:rsidRPr="005E6669">
        <w:rPr>
          <w:position w:val="-14"/>
        </w:rPr>
        <w:object w:dxaOrig="1340" w:dyaOrig="340">
          <v:shape id="_x0000_i1721" type="#_x0000_t75" style="width:67.15pt;height:16.9pt" o:ole="">
            <v:imagedata r:id="rId1323" o:title=""/>
          </v:shape>
          <o:OLEObject Type="Embed" ProgID="Equation.3" ShapeID="_x0000_i1721" DrawAspect="Content" ObjectID="_1783090027" r:id="rId1324"/>
        </w:object>
      </w:r>
      <w:r w:rsidRPr="005E6669">
        <w:tab/>
        <w:t>(</w:t>
      </w:r>
      <w:fldSimple w:instr=" SEQ eqn \* MERGEFORMAT ">
        <w:r w:rsidR="00716DC0">
          <w:t>1901</w:t>
        </w:r>
      </w:fldSimple>
      <w:r w:rsidRPr="005E6669">
        <w:t>)</w:t>
      </w:r>
    </w:p>
    <w:p w:rsidR="00834EE0" w:rsidRPr="005E6669" w:rsidRDefault="00834EE0" w:rsidP="00834EE0">
      <w:pPr>
        <w:pStyle w:val="EQ"/>
      </w:pPr>
      <w:r w:rsidRPr="005E6669">
        <w:tab/>
      </w:r>
      <w:r w:rsidRPr="007830AC">
        <w:rPr>
          <w:position w:val="-40"/>
        </w:rPr>
        <w:object w:dxaOrig="3500" w:dyaOrig="859">
          <v:shape id="_x0000_i1722" type="#_x0000_t75" style="width:175.15pt;height:43.15pt" o:ole="">
            <v:imagedata r:id="rId1325" o:title=""/>
          </v:shape>
          <o:OLEObject Type="Embed" ProgID="Equation.3" ShapeID="_x0000_i1722" DrawAspect="Content" ObjectID="_1783090028" r:id="rId1326"/>
        </w:object>
      </w:r>
      <w:r w:rsidRPr="005E6669">
        <w:t xml:space="preserve">, </w:t>
      </w:r>
      <w:r w:rsidRPr="005E6669">
        <w:rPr>
          <w:position w:val="-14"/>
        </w:rPr>
        <w:object w:dxaOrig="1340" w:dyaOrig="340">
          <v:shape id="_x0000_i1723" type="#_x0000_t75" style="width:67.15pt;height:16.9pt" o:ole="">
            <v:imagedata r:id="rId1327" o:title=""/>
          </v:shape>
          <o:OLEObject Type="Embed" ProgID="Equation.3" ShapeID="_x0000_i1723" DrawAspect="Content" ObjectID="_1783090029" r:id="rId1328"/>
        </w:object>
      </w:r>
      <w:r w:rsidRPr="005E6669">
        <w:tab/>
        <w:t>(</w:t>
      </w:r>
      <w:fldSimple w:instr=" SEQ eqn \* MERGEFORMAT ">
        <w:r w:rsidR="00716DC0">
          <w:t>1902</w:t>
        </w:r>
      </w:fldSimple>
      <w:r w:rsidRPr="005E6669">
        <w:t>)</w:t>
      </w:r>
    </w:p>
    <w:p w:rsidR="00834EE0" w:rsidRPr="005E6669" w:rsidRDefault="00834EE0" w:rsidP="00834EE0">
      <w:pPr>
        <w:tabs>
          <w:tab w:val="left" w:pos="794"/>
          <w:tab w:val="center" w:pos="4820"/>
          <w:tab w:val="right" w:pos="9639"/>
        </w:tabs>
        <w:overflowPunct w:val="0"/>
        <w:autoSpaceDE w:val="0"/>
        <w:autoSpaceDN w:val="0"/>
        <w:adjustRightInd w:val="0"/>
        <w:spacing w:before="120" w:after="0"/>
        <w:rPr>
          <w:lang w:eastAsia="ja-JP"/>
        </w:rPr>
      </w:pPr>
      <w:r w:rsidRPr="005E6669">
        <w:rPr>
          <w:lang w:eastAsia="ja-JP"/>
        </w:rPr>
        <w:t>The temporal envelope of the higher band in the current frame is also computed:</w:t>
      </w:r>
    </w:p>
    <w:p w:rsidR="00834EE0" w:rsidRPr="005E6669" w:rsidRDefault="00834EE0" w:rsidP="00834EE0">
      <w:pPr>
        <w:pStyle w:val="EQ"/>
      </w:pPr>
      <w:r w:rsidRPr="005E6669">
        <w:tab/>
      </w:r>
      <w:r w:rsidRPr="007830AC">
        <w:rPr>
          <w:position w:val="-40"/>
        </w:rPr>
        <w:object w:dxaOrig="2960" w:dyaOrig="859">
          <v:shape id="_x0000_i1724" type="#_x0000_t75" style="width:148.15pt;height:43.15pt" o:ole="">
            <v:imagedata r:id="rId1329" o:title=""/>
          </v:shape>
          <o:OLEObject Type="Embed" ProgID="Equation.3" ShapeID="_x0000_i1724" DrawAspect="Content" ObjectID="_1783090030" r:id="rId1330"/>
        </w:object>
      </w:r>
      <w:r w:rsidRPr="005E6669">
        <w:t xml:space="preserve">, </w:t>
      </w:r>
      <w:r w:rsidRPr="005E6669">
        <w:rPr>
          <w:position w:val="-14"/>
        </w:rPr>
        <w:object w:dxaOrig="1340" w:dyaOrig="340">
          <v:shape id="_x0000_i1725" type="#_x0000_t75" style="width:67.15pt;height:16.9pt" o:ole="">
            <v:imagedata r:id="rId1331" o:title=""/>
          </v:shape>
          <o:OLEObject Type="Embed" ProgID="Equation.3" ShapeID="_x0000_i1725" DrawAspect="Content" ObjectID="_1783090031" r:id="rId1332"/>
        </w:object>
      </w:r>
      <w:r w:rsidRPr="005E6669">
        <w:tab/>
        <w:t>(</w:t>
      </w:r>
      <w:fldSimple w:instr=" SEQ eqn \* MERGEFORMAT ">
        <w:r w:rsidR="00716DC0">
          <w:t>1903</w:t>
        </w:r>
      </w:fldSimple>
      <w:r w:rsidRPr="005E6669">
        <w:t>)</w:t>
      </w:r>
    </w:p>
    <w:p w:rsidR="00834EE0" w:rsidRPr="005E6669" w:rsidRDefault="00834EE0" w:rsidP="00834EE0">
      <w:pPr>
        <w:tabs>
          <w:tab w:val="left" w:pos="794"/>
          <w:tab w:val="center" w:pos="4820"/>
          <w:tab w:val="right" w:pos="9639"/>
        </w:tabs>
        <w:overflowPunct w:val="0"/>
        <w:autoSpaceDE w:val="0"/>
        <w:autoSpaceDN w:val="0"/>
        <w:adjustRightInd w:val="0"/>
        <w:spacing w:before="120" w:after="0"/>
      </w:pPr>
      <w:r w:rsidRPr="005E6669">
        <w:t xml:space="preserve">Then, </w:t>
      </w:r>
      <w:r w:rsidRPr="005E6669">
        <w:rPr>
          <w:position w:val="-14"/>
        </w:rPr>
        <w:object w:dxaOrig="1200" w:dyaOrig="340">
          <v:shape id="_x0000_i1726" type="#_x0000_t75" style="width:60pt;height:16.9pt" o:ole="">
            <v:imagedata r:id="rId1333" o:title=""/>
          </v:shape>
          <o:OLEObject Type="Embed" ProgID="Equation.3" ShapeID="_x0000_i1726" DrawAspect="Content" ObjectID="_1783090032" r:id="rId1334"/>
        </w:object>
      </w:r>
      <w:r w:rsidRPr="005E6669">
        <w:t xml:space="preserve">, </w:t>
      </w:r>
      <w:r w:rsidRPr="005E6669">
        <w:rPr>
          <w:position w:val="-14"/>
        </w:rPr>
        <w:object w:dxaOrig="1340" w:dyaOrig="340">
          <v:shape id="_x0000_i1727" type="#_x0000_t75" style="width:67.15pt;height:16.9pt" o:ole="">
            <v:imagedata r:id="rId1335" o:title=""/>
          </v:shape>
          <o:OLEObject Type="Embed" ProgID="Equation.3" ShapeID="_x0000_i1727" DrawAspect="Content" ObjectID="_1783090033" r:id="rId1336"/>
        </w:object>
      </w:r>
      <w:r w:rsidRPr="005E6669">
        <w:t xml:space="preserve"> is then modified as follows:</w:t>
      </w:r>
    </w:p>
    <w:p w:rsidR="00834EE0" w:rsidRPr="005E6669" w:rsidRDefault="00834EE0" w:rsidP="00834EE0">
      <w:pPr>
        <w:pStyle w:val="EQ"/>
      </w:pPr>
      <w:r w:rsidRPr="005E6669">
        <w:tab/>
      </w:r>
      <w:r w:rsidRPr="007830AC">
        <w:rPr>
          <w:position w:val="-28"/>
        </w:rPr>
        <w:object w:dxaOrig="6880" w:dyaOrig="660">
          <v:shape id="_x0000_i1728" type="#_x0000_t75" style="width:343.9pt;height:33pt" o:ole="">
            <v:imagedata r:id="rId1337" o:title=""/>
          </v:shape>
          <o:OLEObject Type="Embed" ProgID="Equation.3" ShapeID="_x0000_i1728" DrawAspect="Content" ObjectID="_1783090034" r:id="rId1338"/>
        </w:object>
      </w:r>
      <w:r w:rsidRPr="005E6669">
        <w:tab/>
        <w:t>(</w:t>
      </w:r>
      <w:fldSimple w:instr=" SEQ eqn \* MERGEFORMAT ">
        <w:r w:rsidR="00716DC0">
          <w:t>1904</w:t>
        </w:r>
      </w:fldSimple>
      <w:r w:rsidRPr="005E6669">
        <w:t>)</w:t>
      </w:r>
    </w:p>
    <w:p w:rsidR="00834EE0" w:rsidRPr="005E6669" w:rsidRDefault="00834EE0" w:rsidP="00834EE0">
      <w:pPr>
        <w:tabs>
          <w:tab w:val="left" w:pos="794"/>
          <w:tab w:val="center" w:pos="4820"/>
          <w:tab w:val="right" w:pos="9639"/>
        </w:tabs>
        <w:overflowPunct w:val="0"/>
        <w:autoSpaceDE w:val="0"/>
        <w:autoSpaceDN w:val="0"/>
        <w:adjustRightInd w:val="0"/>
        <w:spacing w:before="120" w:after="0"/>
      </w:pP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In this paragraph, index </w:t>
      </w:r>
      <w:r w:rsidRPr="005E6669">
        <w:rPr>
          <w:position w:val="-6"/>
        </w:rPr>
        <w:object w:dxaOrig="180" w:dyaOrig="200">
          <v:shape id="_x0000_i1729" type="#_x0000_t75" style="width:9pt;height:10.15pt" o:ole="">
            <v:imagedata r:id="rId1339" o:title=""/>
          </v:shape>
          <o:OLEObject Type="Embed" ProgID="Equation.3" ShapeID="_x0000_i1729" DrawAspect="Content" ObjectID="_1783090035" r:id="rId1340"/>
        </w:object>
      </w:r>
      <w:r w:rsidRPr="005E6669">
        <w:t xml:space="preserve"> is used for samples, and index </w:t>
      </w:r>
      <w:r w:rsidRPr="005E6669">
        <w:rPr>
          <w:position w:val="-6"/>
        </w:rPr>
        <w:object w:dxaOrig="139" w:dyaOrig="260">
          <v:shape id="_x0000_i1730" type="#_x0000_t75" style="width:7.15pt;height:13.15pt" o:ole="">
            <v:imagedata r:id="rId1341" o:title=""/>
          </v:shape>
          <o:OLEObject Type="Embed" ProgID="Equation.3" ShapeID="_x0000_i1730" DrawAspect="Content" ObjectID="_1783090036" r:id="rId1342"/>
        </w:object>
      </w:r>
      <w:r w:rsidRPr="005E6669">
        <w:t xml:space="preserve"> is used for sub-blocks.</w: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In </w:t>
      </w:r>
      <w:r w:rsidRPr="00A16933">
        <w:t>the concatenated signal</w:t>
      </w:r>
      <w:r w:rsidRPr="005E6669">
        <w:t xml:space="preserve"> the sub-block with maximal energy, including the memory sub-block, is also searched:</w:t>
      </w:r>
    </w:p>
    <w:p w:rsidR="00834EE0" w:rsidRPr="005E6669" w:rsidRDefault="00834EE0" w:rsidP="00834EE0">
      <w:pPr>
        <w:pStyle w:val="EQ"/>
      </w:pPr>
      <w:r w:rsidRPr="005E6669">
        <w:tab/>
      </w:r>
      <w:r w:rsidRPr="007830AC">
        <w:rPr>
          <w:position w:val="-28"/>
        </w:rPr>
        <w:object w:dxaOrig="2460" w:dyaOrig="480">
          <v:shape id="_x0000_i1731" type="#_x0000_t75" style="width:123pt;height:24pt" o:ole="">
            <v:imagedata r:id="rId1343" o:title=""/>
          </v:shape>
          <o:OLEObject Type="Embed" ProgID="Equation.3" ShapeID="_x0000_i1731" DrawAspect="Content" ObjectID="_1783090037" r:id="rId1344"/>
        </w:object>
      </w:r>
      <w:r w:rsidRPr="005E6669">
        <w:tab/>
        <w:t>(</w:t>
      </w:r>
      <w:fldSimple w:instr=" SEQ eqn \* MERGEFORMAT ">
        <w:r w:rsidR="00716DC0">
          <w:t>1905</w:t>
        </w:r>
      </w:fldSimple>
      <w:r w:rsidRPr="005E6669">
        <w:t>)</w: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The transition of the temporal envelope to a high-energy zone is detected in the sub-block with the index </w:t>
      </w:r>
      <w:r w:rsidRPr="005E6669">
        <w:rPr>
          <w:position w:val="-12"/>
        </w:rPr>
        <w:object w:dxaOrig="980" w:dyaOrig="360">
          <v:shape id="_x0000_i1732" type="#_x0000_t75" style="width:49.15pt;height:18pt" o:ole="">
            <v:imagedata r:id="rId1345" o:title=""/>
          </v:shape>
          <o:OLEObject Type="Embed" ProgID="Equation.3" ShapeID="_x0000_i1732" DrawAspect="Content" ObjectID="_1783090038" r:id="rId1346"/>
        </w:object>
      </w:r>
      <w:r w:rsidRPr="005E6669">
        <w:t xml:space="preserve"> given by:</w:t>
      </w:r>
    </w:p>
    <w:p w:rsidR="00834EE0" w:rsidRPr="005E6669" w:rsidRDefault="00834EE0" w:rsidP="00834EE0">
      <w:pPr>
        <w:pStyle w:val="EQ"/>
      </w:pPr>
      <w:r w:rsidRPr="005E6669">
        <w:tab/>
      </w:r>
      <w:r w:rsidRPr="007830AC">
        <w:rPr>
          <w:position w:val="-28"/>
        </w:rPr>
        <w:object w:dxaOrig="3019" w:dyaOrig="480">
          <v:shape id="_x0000_i1733" type="#_x0000_t75" style="width:151.15pt;height:24pt" o:ole="">
            <v:imagedata r:id="rId1347" o:title=""/>
          </v:shape>
          <o:OLEObject Type="Embed" ProgID="Equation.3" ShapeID="_x0000_i1733" DrawAspect="Content" ObjectID="_1783090039" r:id="rId1348"/>
        </w:object>
      </w:r>
      <w:r w:rsidRPr="005E6669">
        <w:tab/>
        <w:t>(</w:t>
      </w:r>
      <w:fldSimple w:instr=" SEQ eqn \* MERGEFORMAT ">
        <w:r w:rsidR="00716DC0">
          <w:t>1906</w:t>
        </w:r>
      </w:fldSimple>
      <w:r w:rsidRPr="005E6669">
        <w:t>)</w:t>
      </w:r>
    </w:p>
    <w:p w:rsidR="00834EE0" w:rsidRPr="005E6669" w:rsidRDefault="00834EE0" w:rsidP="00834EE0">
      <w:pPr>
        <w:tabs>
          <w:tab w:val="left" w:pos="794"/>
          <w:tab w:val="center" w:pos="4820"/>
          <w:tab w:val="right" w:pos="9639"/>
        </w:tabs>
        <w:overflowPunct w:val="0"/>
        <w:autoSpaceDE w:val="0"/>
        <w:autoSpaceDN w:val="0"/>
        <w:adjustRightInd w:val="0"/>
        <w:spacing w:before="120" w:after="0"/>
      </w:pPr>
      <w:r w:rsidRPr="005E6669">
        <w:t xml:space="preserve">Note that when </w:t>
      </w:r>
      <w:r w:rsidRPr="00A16933">
        <w:rPr>
          <w:position w:val="-10"/>
        </w:rPr>
        <w:object w:dxaOrig="880" w:dyaOrig="300">
          <v:shape id="_x0000_i1734" type="#_x0000_t75" style="width:43.9pt;height:15pt" o:ole="">
            <v:imagedata r:id="rId1349" o:title=""/>
          </v:shape>
          <o:OLEObject Type="Embed" ProgID="Equation.3" ShapeID="_x0000_i1734" DrawAspect="Content" ObjectID="_1783090040" r:id="rId1350"/>
        </w:object>
      </w:r>
      <w:r w:rsidRPr="005E6669">
        <w:t>=0 either no pre-echo attenuation is made or the pre-echo attenuation of the previous frame is finished on the first samples of the current frame.</w:t>
      </w:r>
    </w:p>
    <w:p w:rsidR="00834EE0" w:rsidRPr="005E6669" w:rsidRDefault="00834EE0" w:rsidP="00834EE0">
      <w:pPr>
        <w:tabs>
          <w:tab w:val="left" w:pos="794"/>
          <w:tab w:val="center" w:pos="4820"/>
          <w:tab w:val="right" w:pos="9639"/>
        </w:tabs>
        <w:overflowPunct w:val="0"/>
        <w:autoSpaceDE w:val="0"/>
        <w:autoSpaceDN w:val="0"/>
        <w:adjustRightInd w:val="0"/>
        <w:spacing w:before="120" w:after="0"/>
      </w:pPr>
      <w:r w:rsidRPr="005E6669">
        <w:t xml:space="preserve">The zero-crossing rate </w:t>
      </w:r>
      <w:r w:rsidRPr="005E6669">
        <w:rPr>
          <w:position w:val="-10"/>
        </w:rPr>
        <w:object w:dxaOrig="540" w:dyaOrig="300">
          <v:shape id="_x0000_i1735" type="#_x0000_t75" style="width:27pt;height:15pt" o:ole="">
            <v:imagedata r:id="rId1351" o:title=""/>
          </v:shape>
          <o:OLEObject Type="Embed" ProgID="Equation.3" ShapeID="_x0000_i1735" DrawAspect="Content" ObjectID="_1783090041" r:id="rId1352"/>
        </w:object>
      </w:r>
      <w:r w:rsidRPr="005E6669">
        <w:rPr>
          <w:i/>
        </w:rPr>
        <w:t>,</w:t>
      </w:r>
      <w:r w:rsidRPr="005E6669">
        <w:rPr>
          <w:position w:val="-14"/>
        </w:rPr>
        <w:object w:dxaOrig="1340" w:dyaOrig="340">
          <v:shape id="_x0000_i1736" type="#_x0000_t75" style="width:67.15pt;height:16.9pt" o:ole="">
            <v:imagedata r:id="rId1353" o:title=""/>
          </v:shape>
          <o:OLEObject Type="Embed" ProgID="Equation.3" ShapeID="_x0000_i1736" DrawAspect="Content" ObjectID="_1783090042" r:id="rId1354"/>
        </w:object>
      </w:r>
      <w:r w:rsidRPr="005E6669">
        <w:t xml:space="preserve"> is also computed for each sub-block. A zero-crossing is detected when the product of two consecutive samples is smaller or equal to 0. The parameter </w:t>
      </w:r>
      <w:r w:rsidRPr="005E6669">
        <w:rPr>
          <w:position w:val="-10"/>
        </w:rPr>
        <w:object w:dxaOrig="540" w:dyaOrig="300">
          <v:shape id="_x0000_i1737" type="#_x0000_t75" style="width:27pt;height:15pt" o:ole="">
            <v:imagedata r:id="rId1355" o:title=""/>
          </v:shape>
          <o:OLEObject Type="Embed" ProgID="Equation.3" ShapeID="_x0000_i1737" DrawAspect="Content" ObjectID="_1783090043" r:id="rId1356"/>
        </w:object>
      </w:r>
      <w:r w:rsidRPr="005E6669">
        <w:rPr>
          <w:i/>
        </w:rPr>
        <w:t>,</w:t>
      </w:r>
      <w:r w:rsidRPr="005E6669">
        <w:rPr>
          <w:position w:val="-14"/>
        </w:rPr>
        <w:object w:dxaOrig="1340" w:dyaOrig="340">
          <v:shape id="_x0000_i1738" type="#_x0000_t75" style="width:67.15pt;height:16.9pt" o:ole="">
            <v:imagedata r:id="rId1357" o:title=""/>
          </v:shape>
          <o:OLEObject Type="Embed" ProgID="Equation.3" ShapeID="_x0000_i1738" DrawAspect="Content" ObjectID="_1783090044" r:id="rId1358"/>
        </w:object>
      </w:r>
      <w:r w:rsidRPr="005E6669">
        <w:t xml:space="preserve"> is defined as the number of times when the following condition is verified:</w:t>
      </w:r>
    </w:p>
    <w:p w:rsidR="00834EE0" w:rsidRPr="005E6669" w:rsidRDefault="00834EE0" w:rsidP="00834EE0">
      <w:pPr>
        <w:pStyle w:val="EQ"/>
      </w:pPr>
      <w:r w:rsidRPr="005E6669">
        <w:tab/>
      </w:r>
      <w:r w:rsidRPr="005E6669">
        <w:rPr>
          <w:position w:val="-14"/>
        </w:rPr>
        <w:object w:dxaOrig="2620" w:dyaOrig="400">
          <v:shape id="_x0000_i1739" type="#_x0000_t75" style="width:130.9pt;height:19.9pt" o:ole="">
            <v:imagedata r:id="rId1359" o:title=""/>
          </v:shape>
          <o:OLEObject Type="Embed" ProgID="Equation.3" ShapeID="_x0000_i1739" DrawAspect="Content" ObjectID="_1783090045" r:id="rId1360"/>
        </w:object>
      </w:r>
      <w:r w:rsidRPr="005E6669">
        <w:t xml:space="preserve">, </w:t>
      </w:r>
      <w:r w:rsidRPr="005E6669">
        <w:rPr>
          <w:position w:val="-14"/>
        </w:rPr>
        <w:object w:dxaOrig="1320" w:dyaOrig="340">
          <v:shape id="_x0000_i1740" type="#_x0000_t75" style="width:66pt;height:16.9pt" o:ole="">
            <v:imagedata r:id="rId1361" o:title=""/>
          </v:shape>
          <o:OLEObject Type="Embed" ProgID="Equation.3" ShapeID="_x0000_i1740" DrawAspect="Content" ObjectID="_1783090046" r:id="rId1362"/>
        </w:object>
      </w:r>
      <w:r w:rsidRPr="005E6669">
        <w:tab/>
        <w:t>(</w:t>
      </w:r>
      <w:fldSimple w:instr=" SEQ eqn \* MERGEFORMAT ">
        <w:r w:rsidR="00716DC0">
          <w:t>1907</w:t>
        </w:r>
      </w:fldSimple>
      <w:r w:rsidRPr="005E6669">
        <w:t>)</w:t>
      </w:r>
    </w:p>
    <w:p w:rsidR="00834EE0" w:rsidRPr="005E6669" w:rsidRDefault="00834EE0" w:rsidP="00834EE0">
      <w:pPr>
        <w:tabs>
          <w:tab w:val="left" w:pos="794"/>
          <w:tab w:val="center" w:pos="4820"/>
          <w:tab w:val="right" w:pos="9639"/>
        </w:tabs>
        <w:overflowPunct w:val="0"/>
        <w:autoSpaceDE w:val="0"/>
        <w:autoSpaceDN w:val="0"/>
        <w:adjustRightInd w:val="0"/>
        <w:spacing w:before="120" w:after="0"/>
      </w:pPr>
      <w:r w:rsidRPr="005E6669">
        <w:t>The zero crossings between two consecutive sub-blocks count for the next sub-block. The zero crossing rate of the memory part is also computed.</w:t>
      </w:r>
    </w:p>
    <w:p w:rsidR="00834EE0" w:rsidRPr="005E6669" w:rsidRDefault="00834EE0" w:rsidP="00834EE0">
      <w:pPr>
        <w:tabs>
          <w:tab w:val="left" w:pos="794"/>
          <w:tab w:val="center" w:pos="4820"/>
          <w:tab w:val="right" w:pos="9639"/>
        </w:tabs>
        <w:overflowPunct w:val="0"/>
        <w:autoSpaceDE w:val="0"/>
        <w:autoSpaceDN w:val="0"/>
        <w:adjustRightInd w:val="0"/>
        <w:spacing w:before="120" w:after="0"/>
      </w:pPr>
      <w:r w:rsidRPr="005E6669">
        <w:t xml:space="preserve">The maximum length without zero crossing </w:t>
      </w:r>
      <w:r w:rsidRPr="005E6669">
        <w:rPr>
          <w:position w:val="-10"/>
        </w:rPr>
        <w:object w:dxaOrig="639" w:dyaOrig="300">
          <v:shape id="_x0000_i1741" type="#_x0000_t75" style="width:31.9pt;height:15pt" o:ole="">
            <v:imagedata r:id="rId1363" o:title=""/>
          </v:shape>
          <o:OLEObject Type="Embed" ProgID="Equation.3" ShapeID="_x0000_i1741" DrawAspect="Content" ObjectID="_1783090047" r:id="rId1364"/>
        </w:object>
      </w:r>
      <w:r w:rsidRPr="005E6669">
        <w:rPr>
          <w:i/>
        </w:rPr>
        <w:t>,</w:t>
      </w:r>
      <w:r w:rsidRPr="005E6669">
        <w:rPr>
          <w:position w:val="-14"/>
        </w:rPr>
        <w:object w:dxaOrig="1340" w:dyaOrig="340">
          <v:shape id="_x0000_i1742" type="#_x0000_t75" style="width:67.15pt;height:16.9pt" o:ole="">
            <v:imagedata r:id="rId1365" o:title=""/>
          </v:shape>
          <o:OLEObject Type="Embed" ProgID="Equation.3" ShapeID="_x0000_i1742" DrawAspect="Content" ObjectID="_1783090048" r:id="rId1366"/>
        </w:object>
      </w:r>
      <w:r w:rsidRPr="005E6669">
        <w:t xml:space="preserve"> is also stored for each sub-block. A period without zero crossing that covers a sub-block border is taken into account for the previous sub-block.</w: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The maximal energy </w:t>
      </w:r>
      <w:r w:rsidRPr="005E6669">
        <w:rPr>
          <w:position w:val="-12"/>
        </w:rPr>
        <w:object w:dxaOrig="660" w:dyaOrig="360">
          <v:shape id="_x0000_i1743" type="#_x0000_t75" style="width:33pt;height:18pt" o:ole="">
            <v:imagedata r:id="rId1367" o:title=""/>
          </v:shape>
          <o:OLEObject Type="Embed" ProgID="Equation.3" ShapeID="_x0000_i1743" DrawAspect="Content" ObjectID="_1783090049" r:id="rId1368"/>
        </w:object>
      </w:r>
      <w:r w:rsidRPr="005E6669">
        <w:t xml:space="preserve"> is compared to that of the preceding sub-blocks:</w:t>
      </w:r>
    </w:p>
    <w:p w:rsidR="00834EE0" w:rsidRPr="005E6669" w:rsidRDefault="00834EE0" w:rsidP="00834EE0">
      <w:pPr>
        <w:pStyle w:val="EQ"/>
      </w:pPr>
      <w:r w:rsidRPr="005E6669">
        <w:tab/>
      </w:r>
      <w:r w:rsidRPr="007830AC">
        <w:rPr>
          <w:position w:val="-26"/>
        </w:rPr>
        <w:object w:dxaOrig="1680" w:dyaOrig="600">
          <v:shape id="_x0000_i1744" type="#_x0000_t75" style="width:84pt;height:30pt" o:ole="">
            <v:imagedata r:id="rId1369" o:title=""/>
          </v:shape>
          <o:OLEObject Type="Embed" ProgID="Equation.3" ShapeID="_x0000_i1744" DrawAspect="Content" ObjectID="_1783090050" r:id="rId1370"/>
        </w:object>
      </w:r>
      <w:r w:rsidRPr="005E6669">
        <w:t xml:space="preserve">, </w:t>
      </w:r>
      <w:r w:rsidRPr="007830AC">
        <w:rPr>
          <w:position w:val="-10"/>
        </w:rPr>
        <w:object w:dxaOrig="1840" w:dyaOrig="300">
          <v:shape id="_x0000_i1745" type="#_x0000_t75" style="width:91.9pt;height:15pt" o:ole="">
            <v:imagedata r:id="rId1371" o:title=""/>
          </v:shape>
          <o:OLEObject Type="Embed" ProgID="Equation.3" ShapeID="_x0000_i1745" DrawAspect="Content" ObjectID="_1783090051" r:id="rId1372"/>
        </w:object>
      </w:r>
      <w:r w:rsidRPr="005E6669">
        <w:tab/>
        <w:t>(</w:t>
      </w:r>
      <w:fldSimple w:instr=" SEQ eqn \* MERGEFORMAT ">
        <w:r w:rsidR="00716DC0">
          <w:t>1908</w:t>
        </w:r>
      </w:fldSimple>
      <w:r w:rsidRPr="005E6669">
        <w:t>)</w: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The low energy sub-blocks preceding the sub-block in which a transition has been detected with </w:t>
      </w:r>
      <w:r w:rsidRPr="005E6669">
        <w:rPr>
          <w:position w:val="-12"/>
        </w:rPr>
        <w:object w:dxaOrig="560" w:dyaOrig="360">
          <v:shape id="_x0000_i1746" type="#_x0000_t75" style="width:28.15pt;height:18pt" o:ole="">
            <v:imagedata r:id="rId1373" o:title=""/>
          </v:shape>
          <o:OLEObject Type="Embed" ProgID="Equation.3" ShapeID="_x0000_i1746" DrawAspect="Content" ObjectID="_1783090052" r:id="rId1374"/>
        </w:object>
      </w:r>
      <w:r w:rsidRPr="005E6669">
        <w:t xml:space="preserve">&gt; 16 are determined as </w:t>
      </w:r>
      <w:r w:rsidR="00A63185">
        <w:t>pre-</w:t>
      </w:r>
      <w:r w:rsidRPr="005E6669">
        <w:t>echo zone. However in the following cases the sub-block is considered as non-</w:t>
      </w:r>
      <w:r w:rsidR="00A63185">
        <w:t>pre-</w:t>
      </w:r>
      <w:r w:rsidRPr="005E6669">
        <w:t>echo zone:</w:t>
      </w:r>
    </w:p>
    <w:p w:rsidR="00834EE0" w:rsidRPr="005E6669" w:rsidRDefault="00834EE0" w:rsidP="00834EE0">
      <w:pPr>
        <w:tabs>
          <w:tab w:val="left" w:pos="794"/>
          <w:tab w:val="left" w:pos="1191"/>
          <w:tab w:val="left" w:pos="1588"/>
          <w:tab w:val="left" w:pos="1985"/>
        </w:tabs>
        <w:overflowPunct w:val="0"/>
        <w:autoSpaceDE w:val="0"/>
        <w:autoSpaceDN w:val="0"/>
        <w:adjustRightInd w:val="0"/>
        <w:spacing w:before="120" w:after="0"/>
        <w:ind w:left="720"/>
        <w:jc w:val="both"/>
      </w:pPr>
      <w:r w:rsidRPr="005E6669">
        <w:t xml:space="preserve">if </w:t>
      </w:r>
      <w:r w:rsidRPr="007830AC">
        <w:rPr>
          <w:position w:val="-14"/>
        </w:rPr>
        <w:object w:dxaOrig="3460" w:dyaOrig="340">
          <v:shape id="_x0000_i1747" type="#_x0000_t75" style="width:172.9pt;height:16.9pt" o:ole="">
            <v:imagedata r:id="rId1375" o:title=""/>
          </v:shape>
          <o:OLEObject Type="Embed" ProgID="Equation.3" ShapeID="_x0000_i1747" DrawAspect="Content" ObjectID="_1783090053" r:id="rId1376"/>
        </w:objec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or</w:t>
      </w:r>
    </w:p>
    <w:p w:rsidR="00834EE0" w:rsidRPr="005E6669" w:rsidRDefault="00834EE0" w:rsidP="00834EE0">
      <w:pPr>
        <w:tabs>
          <w:tab w:val="left" w:pos="794"/>
          <w:tab w:val="left" w:pos="1191"/>
          <w:tab w:val="left" w:pos="1588"/>
          <w:tab w:val="left" w:pos="1985"/>
        </w:tabs>
        <w:overflowPunct w:val="0"/>
        <w:autoSpaceDE w:val="0"/>
        <w:autoSpaceDN w:val="0"/>
        <w:adjustRightInd w:val="0"/>
        <w:spacing w:before="120" w:after="0"/>
        <w:ind w:left="720"/>
        <w:jc w:val="both"/>
      </w:pPr>
      <w:r w:rsidRPr="005E6669">
        <w:t xml:space="preserve">if </w:t>
      </w:r>
      <w:r w:rsidRPr="007830AC">
        <w:rPr>
          <w:position w:val="-14"/>
        </w:rPr>
        <w:object w:dxaOrig="3460" w:dyaOrig="340">
          <v:shape id="_x0000_i1748" type="#_x0000_t75" style="width:172.9pt;height:16.9pt" o:ole="">
            <v:imagedata r:id="rId1377" o:title=""/>
          </v:shape>
          <o:OLEObject Type="Embed" ProgID="Equation.3" ShapeID="_x0000_i1748" DrawAspect="Content" ObjectID="_1783090054" r:id="rId1378"/>
        </w:object>
      </w:r>
      <w:r w:rsidRPr="005E6669">
        <w:t xml:space="preserve"> and </w:t>
      </w:r>
      <w:r w:rsidRPr="007830AC">
        <w:rPr>
          <w:position w:val="-10"/>
        </w:rPr>
        <w:object w:dxaOrig="1219" w:dyaOrig="300">
          <v:shape id="_x0000_i1749" type="#_x0000_t75" style="width:61.15pt;height:15pt" o:ole="">
            <v:imagedata r:id="rId1379" o:title=""/>
          </v:shape>
          <o:OLEObject Type="Embed" ProgID="Equation.3" ShapeID="_x0000_i1749" DrawAspect="Content" ObjectID="_1783090055" r:id="rId1380"/>
        </w:objec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or</w:t>
      </w:r>
    </w:p>
    <w:p w:rsidR="00834EE0" w:rsidRPr="005E6669" w:rsidRDefault="00834EE0" w:rsidP="00834EE0">
      <w:pPr>
        <w:tabs>
          <w:tab w:val="left" w:pos="794"/>
          <w:tab w:val="left" w:pos="1191"/>
          <w:tab w:val="left" w:pos="1588"/>
          <w:tab w:val="left" w:pos="1985"/>
        </w:tabs>
        <w:overflowPunct w:val="0"/>
        <w:autoSpaceDE w:val="0"/>
        <w:autoSpaceDN w:val="0"/>
        <w:adjustRightInd w:val="0"/>
        <w:spacing w:before="120" w:after="0"/>
        <w:ind w:left="720"/>
        <w:jc w:val="both"/>
      </w:pPr>
      <w:r w:rsidRPr="005E6669">
        <w:t xml:space="preserve">if </w:t>
      </w:r>
      <w:r w:rsidRPr="007830AC">
        <w:rPr>
          <w:position w:val="-14"/>
        </w:rPr>
        <w:object w:dxaOrig="3460" w:dyaOrig="340">
          <v:shape id="_x0000_i1750" type="#_x0000_t75" style="width:172.9pt;height:16.9pt" o:ole="">
            <v:imagedata r:id="rId1381" o:title=""/>
          </v:shape>
          <o:OLEObject Type="Embed" ProgID="Equation.3" ShapeID="_x0000_i1750" DrawAspect="Content" ObjectID="_1783090056" r:id="rId1382"/>
        </w:object>
      </w:r>
      <w:r w:rsidRPr="005E6669">
        <w:t xml:space="preserve"> and </w:t>
      </w:r>
      <w:r w:rsidRPr="005E6669">
        <w:rPr>
          <w:position w:val="-14"/>
        </w:rPr>
        <w:object w:dxaOrig="2439" w:dyaOrig="340">
          <v:shape id="_x0000_i1751" type="#_x0000_t75" style="width:121.9pt;height:16.9pt" o:ole="">
            <v:imagedata r:id="rId1383" o:title=""/>
          </v:shape>
          <o:OLEObject Type="Embed" ProgID="Equation.3" ShapeID="_x0000_i1751" DrawAspect="Content" ObjectID="_1783090057" r:id="rId1384"/>
        </w:objec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where, computed in the previous frame and memorised,</w:t>
      </w:r>
    </w:p>
    <w:p w:rsidR="00834EE0" w:rsidRPr="005E6669" w:rsidRDefault="00834EE0" w:rsidP="00834EE0">
      <w:pPr>
        <w:pStyle w:val="EQ"/>
      </w:pPr>
      <w:r w:rsidRPr="005E6669">
        <w:tab/>
      </w:r>
      <w:r w:rsidRPr="007830AC">
        <w:rPr>
          <w:position w:val="-82"/>
        </w:rPr>
        <w:object w:dxaOrig="4560" w:dyaOrig="1740">
          <v:shape id="_x0000_i1752" type="#_x0000_t75" style="width:228pt;height:87pt" o:ole="">
            <v:imagedata r:id="rId1385" o:title=""/>
          </v:shape>
          <o:OLEObject Type="Embed" ProgID="Equation.3" ShapeID="_x0000_i1752" DrawAspect="Content" ObjectID="_1783090058" r:id="rId1386"/>
        </w:object>
      </w:r>
      <w:r w:rsidRPr="005E6669">
        <w:tab/>
        <w:t>(</w:t>
      </w:r>
      <w:fldSimple w:instr=" SEQ eqn \* MERGEFORMAT ">
        <w:r w:rsidR="00716DC0">
          <w:t>1909</w:t>
        </w:r>
      </w:fldSimple>
      <w:r w:rsidRPr="005E6669">
        <w:t>)</w: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and </w:t>
      </w:r>
      <w:r w:rsidRPr="007830AC">
        <w:rPr>
          <w:position w:val="-10"/>
        </w:rPr>
        <w:object w:dxaOrig="540" w:dyaOrig="300">
          <v:shape id="_x0000_i1753" type="#_x0000_t75" style="width:27pt;height:15pt" o:ole="">
            <v:imagedata r:id="rId1387" o:title=""/>
          </v:shape>
          <o:OLEObject Type="Embed" ProgID="Equation.3" ShapeID="_x0000_i1753" DrawAspect="Content" ObjectID="_1783090059" r:id="rId1388"/>
        </w:object>
      </w:r>
      <w:r w:rsidRPr="005E6669">
        <w:t>= 10 for narrowband signals and 16 otherwise.</w:t>
      </w:r>
    </w:p>
    <w:p w:rsidR="00834EE0" w:rsidRPr="005E6669" w:rsidRDefault="00834EE0" w:rsidP="00834EE0">
      <w:pPr>
        <w:tabs>
          <w:tab w:val="left" w:pos="794"/>
          <w:tab w:val="left" w:pos="1191"/>
          <w:tab w:val="left" w:pos="1588"/>
          <w:tab w:val="left" w:pos="1985"/>
        </w:tabs>
        <w:overflowPunct w:val="0"/>
        <w:autoSpaceDE w:val="0"/>
        <w:autoSpaceDN w:val="0"/>
        <w:adjustRightInd w:val="0"/>
        <w:spacing w:before="120" w:after="0"/>
        <w:jc w:val="both"/>
      </w:pPr>
      <w:r w:rsidRPr="005E6669">
        <w:t>Even the previous sub-blocks are considered as non-</w:t>
      </w:r>
      <w:r w:rsidR="00A63185">
        <w:t>pre-</w:t>
      </w:r>
      <w:r w:rsidRPr="005E6669">
        <w:t xml:space="preserve">echo zone if their energy is higher than </w:t>
      </w:r>
      <w:r w:rsidRPr="005E6669">
        <w:rPr>
          <w:position w:val="-12"/>
        </w:rPr>
        <w:object w:dxaOrig="1260" w:dyaOrig="360">
          <v:shape id="_x0000_i1754" type="#_x0000_t75" style="width:63pt;height:18pt" o:ole="">
            <v:imagedata r:id="rId1389" o:title=""/>
          </v:shape>
          <o:OLEObject Type="Embed" ProgID="Equation.3" ShapeID="_x0000_i1754" DrawAspect="Content" ObjectID="_1783090060" r:id="rId1390"/>
        </w:object>
      </w:r>
      <w:r w:rsidRPr="005E6669">
        <w:rPr>
          <w:i/>
        </w:rPr>
        <w:t>.</w:t>
      </w:r>
    </w:p>
    <w:p w:rsidR="00834EE0" w:rsidRPr="005E6669" w:rsidRDefault="00834EE0" w:rsidP="00834EE0">
      <w:pPr>
        <w:tabs>
          <w:tab w:val="left" w:pos="794"/>
          <w:tab w:val="left" w:pos="1191"/>
          <w:tab w:val="left" w:pos="1588"/>
          <w:tab w:val="left" w:pos="1985"/>
        </w:tabs>
        <w:overflowPunct w:val="0"/>
        <w:autoSpaceDE w:val="0"/>
        <w:autoSpaceDN w:val="0"/>
        <w:adjustRightInd w:val="0"/>
        <w:spacing w:before="120" w:after="0"/>
        <w:jc w:val="both"/>
      </w:pP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The pre-echo attenuation of low energy sub-block determined as </w:t>
      </w:r>
      <w:r w:rsidR="00A63185">
        <w:t>pre-</w:t>
      </w:r>
      <w:r w:rsidRPr="005E6669">
        <w:t xml:space="preserve">echo zone is made by multiplying the two sub-band signals, the lower band </w:t>
      </w:r>
      <w:r w:rsidRPr="007830AC">
        <w:rPr>
          <w:position w:val="-10"/>
        </w:rPr>
        <w:object w:dxaOrig="639" w:dyaOrig="300">
          <v:shape id="_x0000_i1755" type="#_x0000_t75" style="width:31.9pt;height:15pt" o:ole="">
            <v:imagedata r:id="rId1391" o:title=""/>
          </v:shape>
          <o:OLEObject Type="Embed" ProgID="Equation.3" ShapeID="_x0000_i1755" DrawAspect="Content" ObjectID="_1783090061" r:id="rId1392"/>
        </w:object>
      </w:r>
      <w:r w:rsidRPr="005E6669">
        <w:t xml:space="preserve"> and the higher band </w:t>
      </w:r>
      <w:r w:rsidRPr="007830AC">
        <w:rPr>
          <w:position w:val="-10"/>
        </w:rPr>
        <w:object w:dxaOrig="680" w:dyaOrig="300">
          <v:shape id="_x0000_i1756" type="#_x0000_t75" style="width:34.15pt;height:15pt" o:ole="">
            <v:imagedata r:id="rId1393" o:title=""/>
          </v:shape>
          <o:OLEObject Type="Embed" ProgID="Equation.3" ShapeID="_x0000_i1756" DrawAspect="Content" ObjectID="_1783090062" r:id="rId1394"/>
        </w:object>
      </w:r>
      <w:r w:rsidRPr="005E6669">
        <w:t xml:space="preserve"> by attenuation factors </w:t>
      </w:r>
      <w:r w:rsidRPr="005E6669">
        <w:rPr>
          <w:position w:val="-14"/>
        </w:rPr>
        <w:object w:dxaOrig="700" w:dyaOrig="340">
          <v:shape id="_x0000_i1757" type="#_x0000_t75" style="width:34.9pt;height:16.9pt" o:ole="">
            <v:imagedata r:id="rId1395" o:title=""/>
          </v:shape>
          <o:OLEObject Type="Embed" ProgID="Equation.3" ShapeID="_x0000_i1757" DrawAspect="Content" ObjectID="_1783090063" r:id="rId1396"/>
        </w:object>
      </w:r>
      <w:r w:rsidRPr="005E6669">
        <w:t xml:space="preserve"> and </w:t>
      </w:r>
      <w:r w:rsidRPr="005E6669">
        <w:rPr>
          <w:position w:val="-14"/>
        </w:rPr>
        <w:object w:dxaOrig="999" w:dyaOrig="340">
          <v:shape id="_x0000_i1758" type="#_x0000_t75" style="width:49.9pt;height:16.9pt" o:ole="">
            <v:imagedata r:id="rId1397" o:title=""/>
          </v:shape>
          <o:OLEObject Type="Embed" ProgID="Equation.3" ShapeID="_x0000_i1758" DrawAspect="Content" ObjectID="_1783090064" r:id="rId1398"/>
        </w:object>
      </w:r>
      <w:r w:rsidRPr="005E6669">
        <w:t xml:space="preserve"> respectively, where </w:t>
      </w:r>
      <w:r w:rsidRPr="005E6669">
        <w:rPr>
          <w:position w:val="-14"/>
        </w:rPr>
        <w:object w:dxaOrig="700" w:dyaOrig="340">
          <v:shape id="_x0000_i1759" type="#_x0000_t75" style="width:34.9pt;height:16.9pt" o:ole="">
            <v:imagedata r:id="rId1399" o:title=""/>
          </v:shape>
          <o:OLEObject Type="Embed" ProgID="Equation.3" ShapeID="_x0000_i1759" DrawAspect="Content" ObjectID="_1783090065" r:id="rId1400"/>
        </w:object>
      </w:r>
      <w:r w:rsidRPr="005E6669">
        <w:t xml:space="preserve"> and </w:t>
      </w:r>
      <w:r w:rsidRPr="005E6669">
        <w:rPr>
          <w:position w:val="-14"/>
        </w:rPr>
        <w:object w:dxaOrig="999" w:dyaOrig="340">
          <v:shape id="_x0000_i1760" type="#_x0000_t75" style="width:49.9pt;height:16.9pt" o:ole="">
            <v:imagedata r:id="rId1401" o:title=""/>
          </v:shape>
          <o:OLEObject Type="Embed" ProgID="Equation.3" ShapeID="_x0000_i1760" DrawAspect="Content" ObjectID="_1783090066" r:id="rId1402"/>
        </w:object>
      </w:r>
      <w:r w:rsidRPr="005E6669">
        <w:t xml:space="preserve"> are determined as a function of the temporal envelope of the concatenated signal </w:t>
      </w:r>
      <w:r w:rsidRPr="007830AC">
        <w:rPr>
          <w:position w:val="-10"/>
        </w:rPr>
        <w:object w:dxaOrig="980" w:dyaOrig="300">
          <v:shape id="_x0000_i1761" type="#_x0000_t75" style="width:49.15pt;height:15pt" o:ole="">
            <v:imagedata r:id="rId1403" o:title=""/>
          </v:shape>
          <o:OLEObject Type="Embed" ProgID="Equation.3" ShapeID="_x0000_i1761" DrawAspect="Content" ObjectID="_1783090067" r:id="rId1404"/>
        </w:object>
      </w:r>
      <w:r w:rsidRPr="005E6669">
        <w:rPr>
          <w:i/>
        </w:rPr>
        <w:t>,</w:t>
      </w:r>
      <w:r w:rsidRPr="005E6669">
        <w:rPr>
          <w:position w:val="-14"/>
        </w:rPr>
        <w:object w:dxaOrig="1080" w:dyaOrig="340">
          <v:shape id="_x0000_i1762" type="#_x0000_t75" style="width:54pt;height:16.9pt" o:ole="">
            <v:imagedata r:id="rId1405" o:title=""/>
          </v:shape>
          <o:OLEObject Type="Embed" ProgID="Equation.3" ShapeID="_x0000_i1762" DrawAspect="Content" ObjectID="_1783090068" r:id="rId1406"/>
        </w:object>
      </w:r>
      <w:r w:rsidRPr="005E6669">
        <w:t>.</w: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For each sample of the </w:t>
      </w:r>
      <w:r w:rsidR="00A63185">
        <w:t>pre-</w:t>
      </w:r>
      <w:r w:rsidRPr="005E6669">
        <w:t xml:space="preserve">echo zone sub-blocks, these gains are set to 0.01 if </w:t>
      </w:r>
      <w:r w:rsidRPr="007830AC">
        <w:rPr>
          <w:position w:val="-10"/>
        </w:rPr>
        <w:object w:dxaOrig="540" w:dyaOrig="300">
          <v:shape id="_x0000_i1763" type="#_x0000_t75" style="width:27pt;height:15pt" o:ole="">
            <v:imagedata r:id="rId1407" o:title=""/>
          </v:shape>
          <o:OLEObject Type="Embed" ProgID="Equation.3" ShapeID="_x0000_i1763" DrawAspect="Content" ObjectID="_1783090069" r:id="rId1408"/>
        </w:object>
      </w:r>
      <w:r w:rsidRPr="005E6669">
        <w:t>&gt; 32 and to 0.1 otherwise. For the other sub-blocks, the initial gains are set to 1, they form the non-</w:t>
      </w:r>
      <w:r w:rsidR="00A63185">
        <w:t>pre-</w:t>
      </w:r>
      <w:r w:rsidRPr="005E6669">
        <w:t xml:space="preserve">echo zone. Following this </w:t>
      </w:r>
      <w:r w:rsidRPr="007830AC">
        <w:rPr>
          <w:position w:val="-10"/>
        </w:rPr>
        <w:object w:dxaOrig="999" w:dyaOrig="300">
          <v:shape id="_x0000_i1764" type="#_x0000_t75" style="width:49.9pt;height:15pt" o:ole="">
            <v:imagedata r:id="rId1409" o:title=""/>
          </v:shape>
          <o:OLEObject Type="Embed" ProgID="Equation.3" ShapeID="_x0000_i1764" DrawAspect="Content" ObjectID="_1783090070" r:id="rId1410"/>
        </w:object>
      </w:r>
      <w:r w:rsidRPr="005E6669">
        <w:t xml:space="preserve"> is set as the index of the first non-echo sub-block (where the initial gain is equal to 1).</w:t>
      </w:r>
    </w:p>
    <w:p w:rsidR="00834EE0" w:rsidRPr="007830AC" w:rsidRDefault="00834EE0" w:rsidP="00920CC6">
      <w:r w:rsidRPr="005E6669">
        <w:t xml:space="preserve">A false alarm detection is made at this point. If the last pre-echo attenuation gain in the previous frame is higher than 0.5 and in the current frame only one sub-block has attenuation gain of 0.1 and the other gains are 0, </w:t>
      </w:r>
      <w:r w:rsidRPr="007830AC">
        <w:rPr>
          <w:position w:val="-10"/>
        </w:rPr>
        <w:object w:dxaOrig="999" w:dyaOrig="300">
          <v:shape id="_x0000_i1765" type="#_x0000_t75" style="width:49.9pt;height:15pt" o:ole="">
            <v:imagedata r:id="rId1411" o:title=""/>
          </v:shape>
          <o:OLEObject Type="Embed" ProgID="Equation.3" ShapeID="_x0000_i1765" DrawAspect="Content" ObjectID="_1783090071" r:id="rId1412"/>
        </w:object>
      </w:r>
      <w:r w:rsidRPr="005E6669">
        <w:t>is set to 0.</w:t>
      </w:r>
    </w:p>
    <w:p w:rsidR="00834EE0" w:rsidRPr="005E6669" w:rsidRDefault="00834EE0" w:rsidP="00757A76">
      <w:pPr>
        <w:tabs>
          <w:tab w:val="left" w:pos="794"/>
          <w:tab w:val="left" w:pos="1191"/>
          <w:tab w:val="left" w:pos="1588"/>
          <w:tab w:val="left" w:pos="1985"/>
        </w:tabs>
        <w:overflowPunct w:val="0"/>
        <w:autoSpaceDE w:val="0"/>
        <w:autoSpaceDN w:val="0"/>
        <w:adjustRightInd w:val="0"/>
        <w:spacing w:before="120" w:after="0"/>
      </w:pPr>
      <w:r w:rsidRPr="005E6669">
        <w:t xml:space="preserve">The initial pre-echo attenuation gains depend also on the energy of the previous frame: a minimal attenuation value for each </w:t>
      </w:r>
      <w:r w:rsidR="00A63185">
        <w:t>pre-</w:t>
      </w:r>
      <w:r w:rsidRPr="005E6669">
        <w:t>echo zone sub-block and for both sub-bands are also fixed as a function of the temporal envelope of the reconstructed signal of the previous frame. This value is fixed in a way that the attenuated sub-block energy in the sub-band cannot be lower than the pre-echo attenuation gain compensated mean energy of the previous frame in that sub-band, to preserve background noise energy. In the lower band:</w:t>
      </w:r>
    </w:p>
    <w:p w:rsidR="00834EE0" w:rsidRPr="005E6669" w:rsidRDefault="00834EE0" w:rsidP="00834EE0">
      <w:pPr>
        <w:pStyle w:val="EQ"/>
      </w:pPr>
      <w:r w:rsidRPr="005E6669">
        <w:tab/>
      </w:r>
      <w:r w:rsidRPr="007830AC">
        <w:rPr>
          <w:position w:val="-112"/>
        </w:rPr>
        <w:object w:dxaOrig="6480" w:dyaOrig="2340">
          <v:shape id="_x0000_i1766" type="#_x0000_t75" style="width:324pt;height:117pt" o:ole="">
            <v:imagedata r:id="rId1413" o:title=""/>
          </v:shape>
          <o:OLEObject Type="Embed" ProgID="Equation.3" ShapeID="_x0000_i1766" DrawAspect="Content" ObjectID="_1783090072" r:id="rId1414"/>
        </w:object>
      </w:r>
      <w:r w:rsidRPr="005E6669">
        <w:tab/>
        <w:t>(</w:t>
      </w:r>
      <w:fldSimple w:instr=" SEQ eqn \* MERGEFORMAT ">
        <w:r w:rsidR="00716DC0">
          <w:t>1910</w:t>
        </w:r>
      </w:fldSimple>
      <w:r w:rsidRPr="005E6669">
        <w:t>)</w:t>
      </w:r>
    </w:p>
    <w:p w:rsidR="00834EE0" w:rsidRPr="0077707B" w:rsidRDefault="00834EE0" w:rsidP="00757A76">
      <w:pPr>
        <w:tabs>
          <w:tab w:val="left" w:pos="794"/>
          <w:tab w:val="left" w:pos="1191"/>
          <w:tab w:val="left" w:pos="1588"/>
          <w:tab w:val="left" w:pos="1985"/>
        </w:tabs>
        <w:overflowPunct w:val="0"/>
        <w:autoSpaceDE w:val="0"/>
        <w:autoSpaceDN w:val="0"/>
        <w:adjustRightInd w:val="0"/>
        <w:spacing w:before="120" w:after="0"/>
      </w:pPr>
      <w:r w:rsidRPr="0077707B">
        <w:t xml:space="preserve">for  </w:t>
      </w:r>
      <w:r w:rsidRPr="007830AC">
        <w:rPr>
          <w:position w:val="-16"/>
        </w:rPr>
        <w:object w:dxaOrig="2140" w:dyaOrig="360">
          <v:shape id="_x0000_i1767" type="#_x0000_t75" style="width:106.9pt;height:18pt" o:ole="">
            <v:imagedata r:id="rId1415" o:title=""/>
          </v:shape>
          <o:OLEObject Type="Embed" ProgID="Equation.3" ShapeID="_x0000_i1767" DrawAspect="Content" ObjectID="_1783090073" r:id="rId1416"/>
        </w:object>
      </w:r>
      <w:r w:rsidRPr="0077707B">
        <w:t xml:space="preserve"> and where </w:t>
      </w:r>
      <w:r w:rsidRPr="0077707B">
        <w:rPr>
          <w:position w:val="-14"/>
        </w:rPr>
        <w:object w:dxaOrig="600" w:dyaOrig="340">
          <v:shape id="_x0000_i1768" type="#_x0000_t75" style="width:30pt;height:16.9pt" o:ole="">
            <v:imagedata r:id="rId1417" o:title=""/>
          </v:shape>
          <o:OLEObject Type="Embed" ProgID="Equation.3" ShapeID="_x0000_i1768" DrawAspect="Content" ObjectID="_1783090074" r:id="rId1418"/>
        </w:object>
      </w:r>
      <w:r w:rsidRPr="0077707B">
        <w:t xml:space="preserve"> was computed in the previous frame as:</w:t>
      </w:r>
    </w:p>
    <w:p w:rsidR="00834EE0" w:rsidRPr="0077707B" w:rsidRDefault="00834EE0" w:rsidP="00834EE0">
      <w:pPr>
        <w:pStyle w:val="EQ"/>
      </w:pPr>
      <w:r w:rsidRPr="0077707B">
        <w:tab/>
      </w:r>
      <w:r w:rsidRPr="007830AC">
        <w:rPr>
          <w:position w:val="-82"/>
        </w:rPr>
        <w:object w:dxaOrig="7960" w:dyaOrig="1740">
          <v:shape id="_x0000_i1769" type="#_x0000_t75" style="width:397.9pt;height:87pt" o:ole="">
            <v:imagedata r:id="rId1419" o:title=""/>
          </v:shape>
          <o:OLEObject Type="Embed" ProgID="Equation.3" ShapeID="_x0000_i1769" DrawAspect="Content" ObjectID="_1783090075" r:id="rId1420"/>
        </w:object>
      </w:r>
      <w:r w:rsidRPr="0077707B">
        <w:tab/>
        <w:t>(</w:t>
      </w:r>
      <w:fldSimple w:instr=" SEQ eqn \* MERGEFORMAT ">
        <w:r w:rsidR="00716DC0">
          <w:t>1911</w:t>
        </w:r>
      </w:fldSimple>
      <w:r w:rsidRPr="0077707B">
        <w:t>)</w:t>
      </w:r>
    </w:p>
    <w:p w:rsidR="00834EE0" w:rsidRPr="0077707B" w:rsidRDefault="00834EE0" w:rsidP="00834EE0">
      <w:pPr>
        <w:tabs>
          <w:tab w:val="left" w:pos="794"/>
          <w:tab w:val="center" w:pos="4820"/>
          <w:tab w:val="right" w:pos="9639"/>
        </w:tabs>
        <w:overflowPunct w:val="0"/>
        <w:autoSpaceDE w:val="0"/>
        <w:autoSpaceDN w:val="0"/>
        <w:adjustRightInd w:val="0"/>
        <w:spacing w:before="120" w:after="0"/>
      </w:pPr>
      <w:r w:rsidRPr="0077707B">
        <w:t xml:space="preserve">However </w:t>
      </w:r>
      <w:r w:rsidRPr="0077707B">
        <w:rPr>
          <w:position w:val="-14"/>
        </w:rPr>
        <w:object w:dxaOrig="740" w:dyaOrig="340">
          <v:shape id="_x0000_i1770" type="#_x0000_t75" style="width:37.15pt;height:16.9pt" o:ole="">
            <v:imagedata r:id="rId1421" o:title=""/>
          </v:shape>
          <o:OLEObject Type="Embed" ProgID="Equation.3" ShapeID="_x0000_i1770" DrawAspect="Content" ObjectID="_1783090076" r:id="rId1422"/>
        </w:object>
      </w:r>
      <w:r w:rsidRPr="0077707B">
        <w:t xml:space="preserve"> is set to 1 if </w:t>
      </w:r>
      <w:r w:rsidRPr="007830AC">
        <w:rPr>
          <w:position w:val="-10"/>
        </w:rPr>
        <w:object w:dxaOrig="1460" w:dyaOrig="300">
          <v:shape id="_x0000_i1771" type="#_x0000_t75" style="width:73.15pt;height:15pt" o:ole="">
            <v:imagedata r:id="rId1423" o:title=""/>
          </v:shape>
          <o:OLEObject Type="Embed" ProgID="Equation.3" ShapeID="_x0000_i1771" DrawAspect="Content" ObjectID="_1783090077" r:id="rId1424"/>
        </w:object>
      </w:r>
      <w:r w:rsidRPr="0077707B">
        <w:rPr>
          <w:i/>
        </w:rPr>
        <w:t xml:space="preserve"> </w:t>
      </w:r>
      <w:r w:rsidRPr="0077707B">
        <w:t xml:space="preserve">or </w:t>
      </w:r>
      <w:r w:rsidRPr="0077707B">
        <w:rPr>
          <w:position w:val="-10"/>
        </w:rPr>
        <w:object w:dxaOrig="1660" w:dyaOrig="300">
          <v:shape id="_x0000_i1772" type="#_x0000_t75" style="width:82.9pt;height:15pt" o:ole="">
            <v:imagedata r:id="rId1425" o:title=""/>
          </v:shape>
          <o:OLEObject Type="Embed" ProgID="Equation.3" ShapeID="_x0000_i1772" DrawAspect="Content" ObjectID="_1783090078" r:id="rId1426"/>
        </w:object>
      </w:r>
      <w:r w:rsidRPr="0077707B">
        <w:t>.</w:t>
      </w:r>
    </w:p>
    <w:p w:rsidR="00834EE0" w:rsidRDefault="00834EE0" w:rsidP="00757A76">
      <w:pPr>
        <w:tabs>
          <w:tab w:val="left" w:pos="794"/>
          <w:tab w:val="left" w:pos="1191"/>
          <w:tab w:val="left" w:pos="1588"/>
          <w:tab w:val="left" w:pos="1985"/>
        </w:tabs>
        <w:overflowPunct w:val="0"/>
        <w:autoSpaceDE w:val="0"/>
        <w:autoSpaceDN w:val="0"/>
        <w:adjustRightInd w:val="0"/>
        <w:spacing w:before="120" w:after="0"/>
      </w:pPr>
      <w:r w:rsidRPr="0077707B">
        <w:t>In a similar way the initial pre-echo attenuation gain for the higher band signal is computed as:</w:t>
      </w:r>
    </w:p>
    <w:p w:rsidR="00834EE0" w:rsidRPr="005E6669" w:rsidRDefault="00834EE0" w:rsidP="00834EE0">
      <w:pPr>
        <w:pStyle w:val="EQ"/>
      </w:pPr>
      <w:r w:rsidRPr="005E6669">
        <w:tab/>
      </w:r>
      <w:r w:rsidRPr="007830AC">
        <w:rPr>
          <w:position w:val="-112"/>
        </w:rPr>
        <w:object w:dxaOrig="7060" w:dyaOrig="2340">
          <v:shape id="_x0000_i1773" type="#_x0000_t75" style="width:352.9pt;height:117pt" o:ole="">
            <v:imagedata r:id="rId1427" o:title=""/>
          </v:shape>
          <o:OLEObject Type="Embed" ProgID="Equation.3" ShapeID="_x0000_i1773" DrawAspect="Content" ObjectID="_1783090079" r:id="rId1428"/>
        </w:object>
      </w:r>
      <w:r w:rsidRPr="005E6669">
        <w:tab/>
        <w:t>(</w:t>
      </w:r>
      <w:fldSimple w:instr=" SEQ eqn \* MERGEFORMAT ">
        <w:r w:rsidR="00716DC0">
          <w:t>1912</w:t>
        </w:r>
      </w:fldSimple>
      <w:r w:rsidRPr="005E6669">
        <w:t>)</w:t>
      </w:r>
    </w:p>
    <w:p w:rsidR="00834EE0" w:rsidRDefault="00834EE0" w:rsidP="00757A76">
      <w:pPr>
        <w:tabs>
          <w:tab w:val="left" w:pos="794"/>
          <w:tab w:val="left" w:pos="1191"/>
          <w:tab w:val="left" w:pos="1588"/>
          <w:tab w:val="left" w:pos="1985"/>
        </w:tabs>
        <w:overflowPunct w:val="0"/>
        <w:autoSpaceDE w:val="0"/>
        <w:autoSpaceDN w:val="0"/>
        <w:adjustRightInd w:val="0"/>
        <w:spacing w:before="120" w:after="0"/>
      </w:pPr>
      <w:r w:rsidRPr="0077707B">
        <w:t xml:space="preserve">for  </w:t>
      </w:r>
      <w:r w:rsidRPr="007830AC">
        <w:rPr>
          <w:position w:val="-16"/>
        </w:rPr>
        <w:object w:dxaOrig="2140" w:dyaOrig="360">
          <v:shape id="_x0000_i1774" type="#_x0000_t75" style="width:106.9pt;height:18pt" o:ole="">
            <v:imagedata r:id="rId1429" o:title=""/>
          </v:shape>
          <o:OLEObject Type="Embed" ProgID="Equation.3" ShapeID="_x0000_i1774" DrawAspect="Content" ObjectID="_1783090080" r:id="rId1430"/>
        </w:object>
      </w:r>
      <w:r w:rsidRPr="009020A6">
        <w:t xml:space="preserve"> where</w:t>
      </w:r>
    </w:p>
    <w:p w:rsidR="00834EE0" w:rsidRPr="0077707B" w:rsidRDefault="00834EE0" w:rsidP="00834EE0">
      <w:pPr>
        <w:pStyle w:val="EQ"/>
      </w:pPr>
      <w:r w:rsidRPr="0077707B">
        <w:tab/>
      </w:r>
      <w:r w:rsidRPr="007830AC">
        <w:rPr>
          <w:position w:val="-82"/>
        </w:rPr>
        <w:object w:dxaOrig="9740" w:dyaOrig="1740">
          <v:shape id="_x0000_i1775" type="#_x0000_t75" style="width:487.15pt;height:87pt" o:ole="">
            <v:imagedata r:id="rId1431" o:title=""/>
          </v:shape>
          <o:OLEObject Type="Embed" ProgID="Equation.3" ShapeID="_x0000_i1775" DrawAspect="Content" ObjectID="_1783090081" r:id="rId1432"/>
        </w:object>
      </w:r>
      <w:r w:rsidR="008B1459">
        <w:tab/>
      </w:r>
      <w:r w:rsidRPr="0077707B">
        <w:t>(</w:t>
      </w:r>
      <w:fldSimple w:instr=" SEQ eqn \* MERGEFORMAT ">
        <w:r w:rsidR="00716DC0">
          <w:t>1913</w:t>
        </w:r>
      </w:fldSimple>
      <w:r w:rsidRPr="0077707B">
        <w:t>)</w:t>
      </w:r>
    </w:p>
    <w:p w:rsidR="00834EE0" w:rsidRPr="009020A6" w:rsidRDefault="00834EE0" w:rsidP="00834EE0">
      <w:pPr>
        <w:tabs>
          <w:tab w:val="left" w:pos="794"/>
          <w:tab w:val="left" w:pos="1191"/>
          <w:tab w:val="left" w:pos="1588"/>
          <w:tab w:val="left" w:pos="1985"/>
        </w:tabs>
        <w:overflowPunct w:val="0"/>
        <w:autoSpaceDE w:val="0"/>
        <w:autoSpaceDN w:val="0"/>
        <w:adjustRightInd w:val="0"/>
        <w:spacing w:before="120" w:after="0"/>
        <w:jc w:val="both"/>
      </w:pPr>
    </w:p>
    <w:p w:rsidR="00834EE0" w:rsidRPr="009020A6" w:rsidRDefault="00834EE0" w:rsidP="00757A76">
      <w:pPr>
        <w:tabs>
          <w:tab w:val="left" w:pos="794"/>
          <w:tab w:val="left" w:pos="1191"/>
          <w:tab w:val="left" w:pos="1588"/>
          <w:tab w:val="left" w:pos="1985"/>
        </w:tabs>
        <w:overflowPunct w:val="0"/>
        <w:autoSpaceDE w:val="0"/>
        <w:autoSpaceDN w:val="0"/>
        <w:adjustRightInd w:val="0"/>
        <w:spacing w:after="0"/>
      </w:pPr>
      <w:r w:rsidRPr="009020A6">
        <w:t>Note that the initial attenuation gain in both the lower band and the higher band are identical for each samples of a sub-block.</w:t>
      </w:r>
    </w:p>
    <w:p w:rsidR="00834EE0" w:rsidRPr="009020A6" w:rsidRDefault="00834EE0" w:rsidP="00757A76">
      <w:pPr>
        <w:tabs>
          <w:tab w:val="left" w:pos="794"/>
          <w:tab w:val="left" w:pos="1191"/>
          <w:tab w:val="left" w:pos="1588"/>
          <w:tab w:val="left" w:pos="1985"/>
        </w:tabs>
        <w:overflowPunct w:val="0"/>
        <w:autoSpaceDE w:val="0"/>
        <w:autoSpaceDN w:val="0"/>
        <w:adjustRightInd w:val="0"/>
        <w:spacing w:after="0"/>
      </w:pPr>
      <w:r w:rsidRPr="009020A6">
        <w:t xml:space="preserve">Before applying the pre-echo attenuation gains the position of the onset is refined. If the onset was detected in the current frame, each sub frames from index </w:t>
      </w:r>
      <w:r w:rsidRPr="007830AC">
        <w:rPr>
          <w:position w:val="-10"/>
        </w:rPr>
        <w:object w:dxaOrig="999" w:dyaOrig="300">
          <v:shape id="_x0000_i1776" type="#_x0000_t75" style="width:49.9pt;height:15pt" o:ole="">
            <v:imagedata r:id="rId1433" o:title=""/>
          </v:shape>
          <o:OLEObject Type="Embed" ProgID="Equation.3" ShapeID="_x0000_i1776" DrawAspect="Content" ObjectID="_1783090082" r:id="rId1434"/>
        </w:object>
      </w:r>
      <w:r w:rsidRPr="009020A6">
        <w:rPr>
          <w:i/>
        </w:rPr>
        <w:t xml:space="preserve"> </w:t>
      </w:r>
      <w:r w:rsidRPr="009020A6">
        <w:t xml:space="preserve"> to </w:t>
      </w:r>
      <w:r w:rsidRPr="009020A6">
        <w:rPr>
          <w:position w:val="-14"/>
        </w:rPr>
        <w:object w:dxaOrig="639" w:dyaOrig="340">
          <v:shape id="_x0000_i1777" type="#_x0000_t75" style="width:31.9pt;height:16.9pt" o:ole="">
            <v:imagedata r:id="rId1435" o:title=""/>
          </v:shape>
          <o:OLEObject Type="Embed" ProgID="Equation.3" ShapeID="_x0000_i1777" DrawAspect="Content" ObjectID="_1783090083" r:id="rId1436"/>
        </w:object>
      </w:r>
      <w:r w:rsidRPr="009020A6">
        <w:t xml:space="preserve"> are divided into </w:t>
      </w:r>
      <w:r w:rsidRPr="009020A6">
        <w:rPr>
          <w:position w:val="-14"/>
        </w:rPr>
        <w:object w:dxaOrig="440" w:dyaOrig="340">
          <v:shape id="_x0000_i1778" type="#_x0000_t75" style="width:22.15pt;height:16.9pt" o:ole="">
            <v:imagedata r:id="rId1437" o:title=""/>
          </v:shape>
          <o:OLEObject Type="Embed" ProgID="Equation.3" ShapeID="_x0000_i1778" DrawAspect="Content" ObjectID="_1783090084" r:id="rId1438"/>
        </w:object>
      </w:r>
      <w:r w:rsidRPr="009020A6">
        <w:t xml:space="preserve"> sub-sub-blocks where </w:t>
      </w:r>
      <w:r w:rsidRPr="009020A6">
        <w:rPr>
          <w:position w:val="-14"/>
        </w:rPr>
        <w:object w:dxaOrig="440" w:dyaOrig="340">
          <v:shape id="_x0000_i1779" type="#_x0000_t75" style="width:22.15pt;height:16.9pt" o:ole="">
            <v:imagedata r:id="rId1439" o:title=""/>
          </v:shape>
          <o:OLEObject Type="Embed" ProgID="Equation.3" ShapeID="_x0000_i1779" DrawAspect="Content" ObjectID="_1783090085" r:id="rId1440"/>
        </w:object>
      </w:r>
      <w:r w:rsidRPr="009020A6">
        <w:t xml:space="preserve">=4 if the sampling frequency is 8 kHz and </w:t>
      </w:r>
      <w:r w:rsidRPr="009020A6">
        <w:rPr>
          <w:position w:val="-14"/>
        </w:rPr>
        <w:object w:dxaOrig="440" w:dyaOrig="340">
          <v:shape id="_x0000_i1780" type="#_x0000_t75" style="width:22.15pt;height:16.9pt" o:ole="">
            <v:imagedata r:id="rId1441" o:title=""/>
          </v:shape>
          <o:OLEObject Type="Embed" ProgID="Equation.3" ShapeID="_x0000_i1780" DrawAspect="Content" ObjectID="_1783090086" r:id="rId1442"/>
        </w:object>
      </w:r>
      <w:r w:rsidRPr="009020A6">
        <w:t xml:space="preserve">=8 otherwise. If </w:t>
      </w:r>
      <w:r w:rsidRPr="007830AC">
        <w:rPr>
          <w:position w:val="-10"/>
        </w:rPr>
        <w:object w:dxaOrig="999" w:dyaOrig="300">
          <v:shape id="_x0000_i1781" type="#_x0000_t75" style="width:49.9pt;height:15pt" o:ole="">
            <v:imagedata r:id="rId1443" o:title=""/>
          </v:shape>
          <o:OLEObject Type="Embed" ProgID="Equation.3" ShapeID="_x0000_i1781" DrawAspect="Content" ObjectID="_1783090087" r:id="rId1444"/>
        </w:object>
      </w:r>
      <w:r w:rsidRPr="009020A6">
        <w:t>= 0 only the first sub-block is considered.</w:t>
      </w:r>
    </w:p>
    <w:p w:rsidR="00834EE0" w:rsidRDefault="00834EE0" w:rsidP="00757A76">
      <w:pPr>
        <w:tabs>
          <w:tab w:val="left" w:pos="794"/>
          <w:tab w:val="left" w:pos="1191"/>
          <w:tab w:val="left" w:pos="1588"/>
          <w:tab w:val="left" w:pos="1985"/>
        </w:tabs>
        <w:overflowPunct w:val="0"/>
        <w:autoSpaceDE w:val="0"/>
        <w:autoSpaceDN w:val="0"/>
        <w:adjustRightInd w:val="0"/>
        <w:spacing w:after="0"/>
      </w:pPr>
      <w:r w:rsidRPr="009020A6">
        <w:t xml:space="preserve">The energy of these sub-sub-blocks </w:t>
      </w:r>
      <w:r>
        <w:t>is</w:t>
      </w:r>
      <w:r w:rsidRPr="009020A6">
        <w:t xml:space="preserve"> computed:</w:t>
      </w:r>
    </w:p>
    <w:p w:rsidR="00834EE0" w:rsidRPr="00A11612" w:rsidRDefault="00834EE0" w:rsidP="00834EE0">
      <w:pPr>
        <w:pStyle w:val="EQ"/>
      </w:pPr>
      <w:r w:rsidRPr="0077707B">
        <w:tab/>
      </w:r>
      <w:r w:rsidRPr="007830AC">
        <w:rPr>
          <w:position w:val="-40"/>
        </w:rPr>
        <w:object w:dxaOrig="4080" w:dyaOrig="859">
          <v:shape id="_x0000_i1782" type="#_x0000_t75" style="width:204pt;height:43.15pt" o:ole="">
            <v:imagedata r:id="rId1445" o:title=""/>
          </v:shape>
          <o:OLEObject Type="Embed" ProgID="Equation.3" ShapeID="_x0000_i1782" DrawAspect="Content" ObjectID="_1783090088" r:id="rId1446"/>
        </w:object>
      </w:r>
      <w:r w:rsidRPr="00A11612">
        <w:t xml:space="preserve">, </w:t>
      </w:r>
      <w:r w:rsidRPr="00A11612">
        <w:rPr>
          <w:position w:val="-14"/>
        </w:rPr>
        <w:object w:dxaOrig="1680" w:dyaOrig="340">
          <v:shape id="_x0000_i1783" type="#_x0000_t75" style="width:84pt;height:16.9pt" o:ole="">
            <v:imagedata r:id="rId1447" o:title=""/>
          </v:shape>
          <o:OLEObject Type="Embed" ProgID="Equation.3" ShapeID="_x0000_i1783" DrawAspect="Content" ObjectID="_1783090089" r:id="rId1448"/>
        </w:object>
      </w:r>
      <w:r w:rsidRPr="00A11612">
        <w:tab/>
        <w:t>(</w:t>
      </w:r>
      <w:fldSimple w:instr=" SEQ eqn \* MERGEFORMAT ">
        <w:r w:rsidR="00716DC0">
          <w:t>1914</w:t>
        </w:r>
      </w:fldSimple>
      <w:r w:rsidRPr="00A11612">
        <w:t>)</w:t>
      </w:r>
    </w:p>
    <w:p w:rsidR="00834EE0" w:rsidRPr="00A11612" w:rsidRDefault="00834EE0" w:rsidP="00757A76">
      <w:pPr>
        <w:tabs>
          <w:tab w:val="left" w:pos="794"/>
          <w:tab w:val="left" w:pos="1191"/>
          <w:tab w:val="left" w:pos="1588"/>
          <w:tab w:val="left" w:pos="1985"/>
        </w:tabs>
        <w:overflowPunct w:val="0"/>
        <w:autoSpaceDE w:val="0"/>
        <w:autoSpaceDN w:val="0"/>
        <w:adjustRightInd w:val="0"/>
        <w:spacing w:before="120" w:after="0"/>
      </w:pPr>
      <w:r w:rsidRPr="00A11612">
        <w:t>where</w:t>
      </w:r>
    </w:p>
    <w:p w:rsidR="00834EE0" w:rsidRPr="00A11612" w:rsidRDefault="00834EE0" w:rsidP="00834EE0">
      <w:pPr>
        <w:pStyle w:val="EQ"/>
      </w:pPr>
      <w:r w:rsidRPr="00A11612">
        <w:tab/>
      </w:r>
      <w:r w:rsidRPr="007830AC">
        <w:rPr>
          <w:position w:val="-30"/>
        </w:rPr>
        <w:object w:dxaOrig="1060" w:dyaOrig="660">
          <v:shape id="_x0000_i1784" type="#_x0000_t75" style="width:52.9pt;height:33pt" o:ole="">
            <v:imagedata r:id="rId1449" o:title=""/>
          </v:shape>
          <o:OLEObject Type="Embed" ProgID="Equation.3" ShapeID="_x0000_i1784" DrawAspect="Content" ObjectID="_1783090090" r:id="rId1450"/>
        </w:object>
      </w:r>
      <w:r w:rsidRPr="00A11612">
        <w:tab/>
        <w:t>(</w:t>
      </w:r>
      <w:fldSimple w:instr=" SEQ eqn \* MERGEFORMAT ">
        <w:r w:rsidR="00716DC0">
          <w:t>1915</w:t>
        </w:r>
      </w:fldSimple>
      <w:r w:rsidRPr="00A11612">
        <w:t>)</w:t>
      </w:r>
    </w:p>
    <w:p w:rsidR="00834EE0" w:rsidRPr="00A11612" w:rsidRDefault="00834EE0" w:rsidP="00757A76">
      <w:pPr>
        <w:tabs>
          <w:tab w:val="left" w:pos="794"/>
          <w:tab w:val="left" w:pos="1191"/>
          <w:tab w:val="left" w:pos="1588"/>
          <w:tab w:val="left" w:pos="1985"/>
        </w:tabs>
        <w:overflowPunct w:val="0"/>
        <w:autoSpaceDE w:val="0"/>
        <w:autoSpaceDN w:val="0"/>
        <w:adjustRightInd w:val="0"/>
        <w:spacing w:before="120" w:after="0"/>
      </w:pPr>
      <w:r w:rsidRPr="00A11612">
        <w:t>and</w:t>
      </w:r>
    </w:p>
    <w:p w:rsidR="00834EE0" w:rsidRPr="00A11612" w:rsidRDefault="00834EE0" w:rsidP="00834EE0">
      <w:pPr>
        <w:pStyle w:val="EQ"/>
      </w:pPr>
      <w:r w:rsidRPr="00A11612">
        <w:tab/>
      </w:r>
      <w:r w:rsidRPr="007830AC">
        <w:rPr>
          <w:position w:val="-28"/>
        </w:rPr>
        <w:object w:dxaOrig="4580" w:dyaOrig="660">
          <v:shape id="_x0000_i1785" type="#_x0000_t75" style="width:229.15pt;height:33pt" o:ole="">
            <v:imagedata r:id="rId1451" o:title=""/>
          </v:shape>
          <o:OLEObject Type="Embed" ProgID="Equation.3" ShapeID="_x0000_i1785" DrawAspect="Content" ObjectID="_1783090091" r:id="rId1452"/>
        </w:object>
      </w:r>
      <w:r w:rsidRPr="00A11612">
        <w:tab/>
        <w:t>(</w:t>
      </w:r>
      <w:fldSimple w:instr=" SEQ eqn \* MERGEFORMAT ">
        <w:r w:rsidR="00716DC0">
          <w:t>1916</w:t>
        </w:r>
      </w:fldSimple>
      <w:r w:rsidRPr="00A11612">
        <w:t>)</w:t>
      </w:r>
    </w:p>
    <w:p w:rsidR="00834EE0" w:rsidRDefault="00834EE0" w:rsidP="00757A76">
      <w:pPr>
        <w:tabs>
          <w:tab w:val="left" w:pos="794"/>
          <w:tab w:val="left" w:pos="1191"/>
          <w:tab w:val="left" w:pos="1588"/>
          <w:tab w:val="left" w:pos="1985"/>
        </w:tabs>
        <w:overflowPunct w:val="0"/>
        <w:autoSpaceDE w:val="0"/>
        <w:autoSpaceDN w:val="0"/>
        <w:adjustRightInd w:val="0"/>
        <w:spacing w:before="120" w:after="0"/>
      </w:pPr>
      <w:r w:rsidRPr="00A11612">
        <w:t xml:space="preserve">When the onset was detected in the future memory part </w:t>
      </w:r>
      <w:r w:rsidRPr="00A11612">
        <w:rPr>
          <w:position w:val="-14"/>
        </w:rPr>
        <w:object w:dxaOrig="980" w:dyaOrig="340">
          <v:shape id="_x0000_i1786" type="#_x0000_t75" style="width:49.15pt;height:16.9pt" o:ole="">
            <v:imagedata r:id="rId1453" o:title=""/>
          </v:shape>
          <o:OLEObject Type="Embed" ProgID="Equation.3" ShapeID="_x0000_i1786" DrawAspect="Content" ObjectID="_1783090092" r:id="rId1454"/>
        </w:object>
      </w:r>
      <w:r w:rsidRPr="00A11612">
        <w:t xml:space="preserve">, only the first </w:t>
      </w:r>
      <w:r w:rsidRPr="00A11612">
        <w:rPr>
          <w:position w:val="-14"/>
        </w:rPr>
        <w:object w:dxaOrig="340" w:dyaOrig="340">
          <v:shape id="_x0000_i1787" type="#_x0000_t75" style="width:16.9pt;height:16.9pt" o:ole="">
            <v:imagedata r:id="rId1455" o:title=""/>
          </v:shape>
          <o:OLEObject Type="Embed" ProgID="Equation.3" ShapeID="_x0000_i1787" DrawAspect="Content" ObjectID="_1783090093" r:id="rId1456"/>
        </w:object>
      </w:r>
      <w:r w:rsidRPr="00A11612">
        <w:t xml:space="preserve">samples are examined and </w:t>
      </w:r>
      <w:r w:rsidRPr="00A11612">
        <w:rPr>
          <w:position w:val="-14"/>
        </w:rPr>
        <w:object w:dxaOrig="1280" w:dyaOrig="340">
          <v:shape id="_x0000_i1788" type="#_x0000_t75" style="width:64.15pt;height:16.9pt" o:ole="">
            <v:imagedata r:id="rId1457" o:title=""/>
          </v:shape>
          <o:OLEObject Type="Embed" ProgID="Equation.3" ShapeID="_x0000_i1788" DrawAspect="Content" ObjectID="_1783090094" r:id="rId1458"/>
        </w:object>
      </w:r>
      <w:r>
        <w:rPr>
          <w:i/>
        </w:rPr>
        <w:t xml:space="preserve"> </w:t>
      </w:r>
      <w:r w:rsidRPr="00A11612">
        <w:t>and</w:t>
      </w:r>
    </w:p>
    <w:p w:rsidR="00834EE0" w:rsidRPr="00A11612" w:rsidRDefault="00834EE0" w:rsidP="00834EE0">
      <w:pPr>
        <w:pStyle w:val="EQ"/>
      </w:pPr>
      <w:r w:rsidRPr="0077707B">
        <w:tab/>
      </w:r>
      <w:r w:rsidRPr="007830AC">
        <w:rPr>
          <w:position w:val="-40"/>
        </w:rPr>
        <w:object w:dxaOrig="3060" w:dyaOrig="859">
          <v:shape id="_x0000_i1789" type="#_x0000_t75" style="width:153pt;height:43.15pt" o:ole="">
            <v:imagedata r:id="rId1459" o:title=""/>
          </v:shape>
          <o:OLEObject Type="Embed" ProgID="Equation.3" ShapeID="_x0000_i1789" DrawAspect="Content" ObjectID="_1783090095" r:id="rId1460"/>
        </w:object>
      </w:r>
      <w:r w:rsidRPr="00A11612">
        <w:t xml:space="preserve">, </w:t>
      </w:r>
      <w:r w:rsidRPr="00A11612">
        <w:rPr>
          <w:position w:val="-14"/>
        </w:rPr>
        <w:object w:dxaOrig="1680" w:dyaOrig="340">
          <v:shape id="_x0000_i1790" type="#_x0000_t75" style="width:84pt;height:16.9pt" o:ole="">
            <v:imagedata r:id="rId1461" o:title=""/>
          </v:shape>
          <o:OLEObject Type="Embed" ProgID="Equation.3" ShapeID="_x0000_i1790" DrawAspect="Content" ObjectID="_1783090096" r:id="rId1462"/>
        </w:object>
      </w:r>
      <w:r w:rsidRPr="00A11612">
        <w:tab/>
        <w:t>(</w:t>
      </w:r>
      <w:fldSimple w:instr=" SEQ eqn \* MERGEFORMAT ">
        <w:r w:rsidR="00716DC0">
          <w:t>1917</w:t>
        </w:r>
      </w:fldSimple>
      <w:r w:rsidRPr="00A11612">
        <w:t>)</w:t>
      </w:r>
    </w:p>
    <w:p w:rsidR="00834EE0" w:rsidRDefault="00834EE0" w:rsidP="00757A76">
      <w:pPr>
        <w:tabs>
          <w:tab w:val="left" w:pos="794"/>
          <w:tab w:val="left" w:pos="1191"/>
          <w:tab w:val="left" w:pos="1588"/>
          <w:tab w:val="left" w:pos="1985"/>
        </w:tabs>
        <w:overflowPunct w:val="0"/>
        <w:autoSpaceDE w:val="0"/>
        <w:autoSpaceDN w:val="0"/>
        <w:adjustRightInd w:val="0"/>
        <w:spacing w:before="120" w:after="0"/>
      </w:pPr>
      <w:r w:rsidRPr="00A11612">
        <w:t>The maximum of these values is searched:</w:t>
      </w:r>
    </w:p>
    <w:p w:rsidR="00834EE0" w:rsidRPr="00A11612" w:rsidRDefault="00834EE0" w:rsidP="00834EE0">
      <w:pPr>
        <w:pStyle w:val="EQ"/>
      </w:pPr>
      <w:r w:rsidRPr="0077707B">
        <w:tab/>
      </w:r>
      <w:r w:rsidRPr="007830AC">
        <w:rPr>
          <w:position w:val="-28"/>
        </w:rPr>
        <w:object w:dxaOrig="3159" w:dyaOrig="480">
          <v:shape id="_x0000_i1791" type="#_x0000_t75" style="width:157.9pt;height:24pt" o:ole="">
            <v:imagedata r:id="rId1463" o:title=""/>
          </v:shape>
          <o:OLEObject Type="Embed" ProgID="Equation.3" ShapeID="_x0000_i1791" DrawAspect="Content" ObjectID="_1783090097" r:id="rId1464"/>
        </w:object>
      </w:r>
      <w:r w:rsidRPr="00A11612">
        <w:t xml:space="preserve">, </w:t>
      </w:r>
      <w:r w:rsidRPr="00A11612">
        <w:rPr>
          <w:position w:val="-14"/>
        </w:rPr>
        <w:object w:dxaOrig="1680" w:dyaOrig="340">
          <v:shape id="_x0000_i1792" type="#_x0000_t75" style="width:84pt;height:16.9pt" o:ole="">
            <v:imagedata r:id="rId1465" o:title=""/>
          </v:shape>
          <o:OLEObject Type="Embed" ProgID="Equation.3" ShapeID="_x0000_i1792" DrawAspect="Content" ObjectID="_1783090098" r:id="rId1466"/>
        </w:object>
      </w:r>
      <w:r w:rsidRPr="00A11612">
        <w:tab/>
        <w:t>(</w:t>
      </w:r>
      <w:fldSimple w:instr=" SEQ eqn \* MERGEFORMAT ">
        <w:r w:rsidR="00716DC0">
          <w:t>1918</w:t>
        </w:r>
      </w:fldSimple>
      <w:r w:rsidRPr="00A11612">
        <w:t>)</w:t>
      </w:r>
    </w:p>
    <w:p w:rsidR="00834EE0" w:rsidRDefault="00834EE0" w:rsidP="00834EE0">
      <w:pPr>
        <w:tabs>
          <w:tab w:val="left" w:pos="794"/>
          <w:tab w:val="center" w:pos="4820"/>
          <w:tab w:val="right" w:pos="9639"/>
        </w:tabs>
        <w:overflowPunct w:val="0"/>
        <w:autoSpaceDE w:val="0"/>
        <w:autoSpaceDN w:val="0"/>
        <w:adjustRightInd w:val="0"/>
        <w:spacing w:before="120" w:after="0"/>
      </w:pPr>
      <w:r w:rsidRPr="00A11612">
        <w:t xml:space="preserve">The values </w:t>
      </w:r>
      <w:r w:rsidRPr="006654B1">
        <w:rPr>
          <w:position w:val="-10"/>
        </w:rPr>
        <w:object w:dxaOrig="1180" w:dyaOrig="300">
          <v:shape id="_x0000_i1793" type="#_x0000_t75" style="width:58.9pt;height:15pt" o:ole="">
            <v:imagedata r:id="rId1467" o:title=""/>
          </v:shape>
          <o:OLEObject Type="Embed" ProgID="Equation.3" ShapeID="_x0000_i1793" DrawAspect="Content" ObjectID="_1783090099" r:id="rId1468"/>
        </w:object>
      </w:r>
      <w:r w:rsidRPr="00A11612">
        <w:t xml:space="preserve"> are compared to adaptive thresholds. The first one is independent of the sub-sub-block index:</w:t>
      </w:r>
    </w:p>
    <w:p w:rsidR="00834EE0" w:rsidRPr="00A11612" w:rsidRDefault="00834EE0" w:rsidP="00834EE0">
      <w:pPr>
        <w:pStyle w:val="EQ"/>
      </w:pPr>
      <w:r w:rsidRPr="0077707B">
        <w:tab/>
      </w:r>
      <w:r w:rsidRPr="007830AC">
        <w:rPr>
          <w:position w:val="-22"/>
        </w:rPr>
        <w:object w:dxaOrig="2000" w:dyaOrig="560">
          <v:shape id="_x0000_i1794" type="#_x0000_t75" style="width:100.15pt;height:28.15pt" o:ole="">
            <v:imagedata r:id="rId1469" o:title=""/>
          </v:shape>
          <o:OLEObject Type="Embed" ProgID="Equation.3" ShapeID="_x0000_i1794" DrawAspect="Content" ObjectID="_1783090100" r:id="rId1470"/>
        </w:object>
      </w:r>
      <w:r w:rsidRPr="00A11612">
        <w:tab/>
        <w:t>(</w:t>
      </w:r>
      <w:fldSimple w:instr=" SEQ eqn \* MERGEFORMAT ">
        <w:r w:rsidR="00716DC0">
          <w:t>1919</w:t>
        </w:r>
      </w:fldSimple>
      <w:r w:rsidRPr="00A11612">
        <w:t>)</w:t>
      </w:r>
    </w:p>
    <w:p w:rsidR="00834EE0" w:rsidRPr="004B0B4C" w:rsidRDefault="00834EE0" w:rsidP="00834EE0">
      <w:pPr>
        <w:tabs>
          <w:tab w:val="left" w:pos="794"/>
          <w:tab w:val="center" w:pos="4820"/>
          <w:tab w:val="right" w:pos="9639"/>
        </w:tabs>
        <w:overflowPunct w:val="0"/>
        <w:autoSpaceDE w:val="0"/>
        <w:autoSpaceDN w:val="0"/>
        <w:adjustRightInd w:val="0"/>
        <w:spacing w:before="120" w:after="0"/>
      </w:pPr>
      <w:r w:rsidRPr="004B0B4C">
        <w:t>The second one is computed as:</w:t>
      </w:r>
    </w:p>
    <w:p w:rsidR="00834EE0" w:rsidRPr="00A11612" w:rsidRDefault="00834EE0" w:rsidP="00834EE0">
      <w:r w:rsidRPr="0077707B">
        <w:tab/>
      </w:r>
      <w:r w:rsidRPr="007830AC">
        <w:rPr>
          <w:position w:val="-172"/>
        </w:rPr>
        <w:object w:dxaOrig="9580" w:dyaOrig="3540">
          <v:shape id="_x0000_i1795" type="#_x0000_t75" style="width:426.4pt;height:157.5pt" o:ole="">
            <v:imagedata r:id="rId1471" o:title=""/>
          </v:shape>
          <o:OLEObject Type="Embed" ProgID="Equation.3" ShapeID="_x0000_i1795" DrawAspect="Content" ObjectID="_1783090101" r:id="rId1472"/>
        </w:object>
      </w:r>
      <w:r w:rsidRPr="00A11612">
        <w:tab/>
        <w:t>(</w:t>
      </w:r>
      <w:fldSimple w:instr=" SEQ eqn \* MERGEFORMAT ">
        <w:r w:rsidR="00716DC0">
          <w:rPr>
            <w:noProof/>
          </w:rPr>
          <w:t>1920</w:t>
        </w:r>
      </w:fldSimple>
      <w:r w:rsidRPr="00A11612">
        <w:t>)</w:t>
      </w:r>
    </w:p>
    <w:p w:rsidR="00834EE0" w:rsidRPr="005E6669" w:rsidRDefault="00834EE0" w:rsidP="00834EE0">
      <w:pPr>
        <w:tabs>
          <w:tab w:val="left" w:pos="794"/>
          <w:tab w:val="center" w:pos="4820"/>
          <w:tab w:val="right" w:pos="9639"/>
        </w:tabs>
        <w:overflowPunct w:val="0"/>
        <w:autoSpaceDE w:val="0"/>
        <w:autoSpaceDN w:val="0"/>
        <w:adjustRightInd w:val="0"/>
        <w:spacing w:before="120" w:after="0"/>
        <w:rPr>
          <w:highlight w:val="yellow"/>
        </w:rPr>
      </w:pPr>
    </w:p>
    <w:p w:rsidR="00834EE0" w:rsidRPr="002550F9" w:rsidRDefault="00834EE0" w:rsidP="00834EE0">
      <w:pPr>
        <w:tabs>
          <w:tab w:val="left" w:pos="794"/>
          <w:tab w:val="center" w:pos="4820"/>
          <w:tab w:val="right" w:pos="9639"/>
        </w:tabs>
        <w:overflowPunct w:val="0"/>
        <w:autoSpaceDE w:val="0"/>
        <w:autoSpaceDN w:val="0"/>
        <w:adjustRightInd w:val="0"/>
        <w:spacing w:before="120" w:after="0"/>
      </w:pPr>
      <w:r w:rsidRPr="002550F9">
        <w:t>where</w:t>
      </w:r>
    </w:p>
    <w:p w:rsidR="00834EE0" w:rsidRPr="002550F9" w:rsidRDefault="00834EE0" w:rsidP="00834EE0">
      <w:pPr>
        <w:pStyle w:val="EQ"/>
      </w:pPr>
      <w:r w:rsidRPr="002550F9">
        <w:tab/>
      </w:r>
      <w:r w:rsidRPr="007830AC">
        <w:rPr>
          <w:position w:val="-14"/>
        </w:rPr>
        <w:object w:dxaOrig="4900" w:dyaOrig="340">
          <v:shape id="_x0000_i1796" type="#_x0000_t75" style="width:244.9pt;height:16.9pt" o:ole="">
            <v:imagedata r:id="rId1473" o:title=""/>
          </v:shape>
          <o:OLEObject Type="Embed" ProgID="Equation.3" ShapeID="_x0000_i1796" DrawAspect="Content" ObjectID="_1783090102" r:id="rId1474"/>
        </w:object>
      </w:r>
      <w:r w:rsidRPr="002550F9">
        <w:tab/>
        <w:t>(</w:t>
      </w:r>
      <w:fldSimple w:instr=" SEQ eqn \* MERGEFORMAT ">
        <w:r w:rsidR="00716DC0">
          <w:t>1921</w:t>
        </w:r>
      </w:fldSimple>
      <w:r w:rsidRPr="002550F9">
        <w:t>)</w:t>
      </w:r>
    </w:p>
    <w:p w:rsidR="00834EE0" w:rsidRPr="002550F9" w:rsidRDefault="00834EE0" w:rsidP="00834EE0">
      <w:pPr>
        <w:tabs>
          <w:tab w:val="left" w:pos="794"/>
          <w:tab w:val="center" w:pos="4820"/>
          <w:tab w:val="right" w:pos="9639"/>
        </w:tabs>
        <w:overflowPunct w:val="0"/>
        <w:autoSpaceDE w:val="0"/>
        <w:autoSpaceDN w:val="0"/>
        <w:adjustRightInd w:val="0"/>
        <w:spacing w:before="120" w:after="0"/>
      </w:pPr>
      <w:r w:rsidRPr="002550F9">
        <w:t xml:space="preserve">If </w:t>
      </w:r>
      <w:r w:rsidRPr="007830AC">
        <w:rPr>
          <w:position w:val="-10"/>
        </w:rPr>
        <w:object w:dxaOrig="1579" w:dyaOrig="300">
          <v:shape id="_x0000_i1797" type="#_x0000_t75" style="width:79.15pt;height:15pt" o:ole="">
            <v:imagedata r:id="rId1475" o:title=""/>
          </v:shape>
          <o:OLEObject Type="Embed" ProgID="Equation.3" ShapeID="_x0000_i1797" DrawAspect="Content" ObjectID="_1783090103" r:id="rId1476"/>
        </w:object>
      </w:r>
      <w:r w:rsidRPr="002550F9">
        <w:t xml:space="preserve"> and </w:t>
      </w:r>
      <w:r w:rsidRPr="007830AC">
        <w:rPr>
          <w:position w:val="-10"/>
        </w:rPr>
        <w:object w:dxaOrig="2100" w:dyaOrig="300">
          <v:shape id="_x0000_i1798" type="#_x0000_t75" style="width:105pt;height:15pt" o:ole="">
            <v:imagedata r:id="rId1477" o:title=""/>
          </v:shape>
          <o:OLEObject Type="Embed" ProgID="Equation.3" ShapeID="_x0000_i1798" DrawAspect="Content" ObjectID="_1783090104" r:id="rId1478"/>
        </w:object>
      </w:r>
      <w:r w:rsidRPr="002550F9">
        <w:t xml:space="preserve"> this value is modified as:</w:t>
      </w:r>
    </w:p>
    <w:p w:rsidR="00834EE0" w:rsidRPr="002550F9" w:rsidRDefault="00834EE0" w:rsidP="00834EE0">
      <w:pPr>
        <w:pStyle w:val="EQ"/>
      </w:pPr>
      <w:r w:rsidRPr="002550F9">
        <w:tab/>
      </w:r>
      <w:r w:rsidRPr="007830AC">
        <w:rPr>
          <w:position w:val="-10"/>
        </w:rPr>
        <w:object w:dxaOrig="1579" w:dyaOrig="300">
          <v:shape id="_x0000_i1799" type="#_x0000_t75" style="width:79.15pt;height:15pt" o:ole="">
            <v:imagedata r:id="rId1479" o:title=""/>
          </v:shape>
          <o:OLEObject Type="Embed" ProgID="Equation.3" ShapeID="_x0000_i1799" DrawAspect="Content" ObjectID="_1783090105" r:id="rId1480"/>
        </w:object>
      </w:r>
      <w:r w:rsidRPr="002550F9">
        <w:tab/>
        <w:t>(</w:t>
      </w:r>
      <w:fldSimple w:instr=" SEQ eqn \* MERGEFORMAT ">
        <w:r w:rsidR="00716DC0">
          <w:t>1922</w:t>
        </w:r>
      </w:fldSimple>
      <w:r w:rsidRPr="002550F9">
        <w:t>)</w:t>
      </w:r>
    </w:p>
    <w:p w:rsidR="00834EE0" w:rsidRDefault="00834EE0" w:rsidP="00834EE0">
      <w:pPr>
        <w:tabs>
          <w:tab w:val="left" w:pos="794"/>
          <w:tab w:val="center" w:pos="4820"/>
          <w:tab w:val="right" w:pos="9639"/>
        </w:tabs>
        <w:overflowPunct w:val="0"/>
        <w:autoSpaceDE w:val="0"/>
        <w:autoSpaceDN w:val="0"/>
        <w:adjustRightInd w:val="0"/>
        <w:spacing w:before="120" w:after="0"/>
      </w:pPr>
      <w:r w:rsidRPr="002550F9">
        <w:t xml:space="preserve">Initially the starting position of the onset for both the lower and the higher band is the beginning of the sub-block </w:t>
      </w:r>
      <w:r w:rsidRPr="007830AC">
        <w:rPr>
          <w:position w:val="-10"/>
        </w:rPr>
        <w:object w:dxaOrig="999" w:dyaOrig="300">
          <v:shape id="_x0000_i1800" type="#_x0000_t75" style="width:49.9pt;height:15pt" o:ole="">
            <v:imagedata r:id="rId1481" o:title=""/>
          </v:shape>
          <o:OLEObject Type="Embed" ProgID="Equation.3" ShapeID="_x0000_i1800" DrawAspect="Content" ObjectID="_1783090106" r:id="rId1482"/>
        </w:object>
      </w:r>
      <w:r w:rsidRPr="002550F9">
        <w:t xml:space="preserve">. This position is delayed by </w:t>
      </w:r>
      <w:r w:rsidRPr="002550F9">
        <w:rPr>
          <w:position w:val="-14"/>
        </w:rPr>
        <w:object w:dxaOrig="400" w:dyaOrig="340">
          <v:shape id="_x0000_i1801" type="#_x0000_t75" style="width:19.9pt;height:16.9pt" o:ole="">
            <v:imagedata r:id="rId1483" o:title=""/>
          </v:shape>
          <o:OLEObject Type="Embed" ProgID="Equation.3" ShapeID="_x0000_i1801" DrawAspect="Content" ObjectID="_1783090107" r:id="rId1484"/>
        </w:object>
      </w:r>
      <w:r w:rsidRPr="002550F9">
        <w:t xml:space="preserve">samples by sub-sub-blocks as long as </w:t>
      </w:r>
      <w:r w:rsidRPr="007830AC">
        <w:rPr>
          <w:position w:val="-10"/>
        </w:rPr>
        <w:object w:dxaOrig="4180" w:dyaOrig="300">
          <v:shape id="_x0000_i1802" type="#_x0000_t75" style="width:208.9pt;height:15pt" o:ole="">
            <v:imagedata r:id="rId1485" o:title=""/>
          </v:shape>
          <o:OLEObject Type="Embed" ProgID="Equation.3" ShapeID="_x0000_i1802" DrawAspect="Content" ObjectID="_1783090108" r:id="rId1486"/>
        </w:object>
      </w:r>
      <w:r w:rsidRPr="002550F9">
        <w:rPr>
          <w:i/>
        </w:rPr>
        <w:t xml:space="preserve">. </w:t>
      </w:r>
      <w:r w:rsidRPr="002550F9">
        <w:t xml:space="preserve"> The pre-echo attenuation gain of these samples moved from the non-</w:t>
      </w:r>
      <w:r w:rsidR="00A63185">
        <w:t>pre-</w:t>
      </w:r>
      <w:r w:rsidRPr="002550F9">
        <w:t xml:space="preserve">echo zone to the </w:t>
      </w:r>
      <w:r w:rsidR="00A63185">
        <w:t>pre-</w:t>
      </w:r>
      <w:r w:rsidRPr="002550F9">
        <w:t xml:space="preserve">echo-zone is set equal to the gain of last sample of the original </w:t>
      </w:r>
      <w:r w:rsidR="00A63185">
        <w:t>pre-</w:t>
      </w:r>
      <w:r w:rsidRPr="002550F9">
        <w:t xml:space="preserve">echo zone </w:t>
      </w:r>
      <w:r w:rsidRPr="007830AC">
        <w:rPr>
          <w:position w:val="-14"/>
        </w:rPr>
        <w:object w:dxaOrig="2200" w:dyaOrig="340">
          <v:shape id="_x0000_i1803" type="#_x0000_t75" style="width:109.9pt;height:16.9pt" o:ole="">
            <v:imagedata r:id="rId1487" o:title=""/>
          </v:shape>
          <o:OLEObject Type="Embed" ProgID="Equation.3" ShapeID="_x0000_i1803" DrawAspect="Content" ObjectID="_1783090109" r:id="rId1488"/>
        </w:object>
      </w:r>
      <w:r w:rsidRPr="002550F9">
        <w:t xml:space="preserve"> and </w:t>
      </w:r>
      <w:r w:rsidRPr="007830AC">
        <w:rPr>
          <w:position w:val="-14"/>
        </w:rPr>
        <w:object w:dxaOrig="2500" w:dyaOrig="340">
          <v:shape id="_x0000_i1804" type="#_x0000_t75" style="width:124.9pt;height:16.9pt" o:ole="">
            <v:imagedata r:id="rId1489" o:title=""/>
          </v:shape>
          <o:OLEObject Type="Embed" ProgID="Equation.3" ShapeID="_x0000_i1804" DrawAspect="Content" ObjectID="_1783090110" r:id="rId1490"/>
        </w:object>
      </w:r>
      <w:r w:rsidRPr="002550F9">
        <w:t xml:space="preserve"> respectively in the 2 sub-bands. In the following these new samples in the pre-echo zone are considered as the part of the last pre-echo zone sub-block (index </w:t>
      </w:r>
      <w:r w:rsidRPr="007830AC">
        <w:rPr>
          <w:position w:val="-10"/>
        </w:rPr>
        <w:object w:dxaOrig="1260" w:dyaOrig="300">
          <v:shape id="_x0000_i1805" type="#_x0000_t75" style="width:63pt;height:15pt" o:ole="">
            <v:imagedata r:id="rId1491" o:title=""/>
          </v:shape>
          <o:OLEObject Type="Embed" ProgID="Equation.3" ShapeID="_x0000_i1805" DrawAspect="Content" ObjectID="_1783090111" r:id="rId1492"/>
        </w:object>
      </w:r>
      <w:r w:rsidRPr="007B1904">
        <w:t xml:space="preserve">), the length of this sub-block </w:t>
      </w:r>
      <w:r w:rsidRPr="007830AC">
        <w:rPr>
          <w:position w:val="-10"/>
        </w:rPr>
        <w:object w:dxaOrig="1260" w:dyaOrig="300">
          <v:shape id="_x0000_i1806" type="#_x0000_t75" style="width:63pt;height:15pt" o:ole="">
            <v:imagedata r:id="rId1493" o:title=""/>
          </v:shape>
          <o:OLEObject Type="Embed" ProgID="Equation.3" ShapeID="_x0000_i1806" DrawAspect="Content" ObjectID="_1783090112" r:id="rId1494"/>
        </w:object>
      </w:r>
      <w:r w:rsidRPr="007B1904">
        <w:t xml:space="preserve"> can be longer than </w:t>
      </w:r>
      <w:r w:rsidRPr="007B1904">
        <w:rPr>
          <w:position w:val="-14"/>
        </w:rPr>
        <w:object w:dxaOrig="340" w:dyaOrig="380">
          <v:shape id="_x0000_i1807" type="#_x0000_t75" style="width:16.9pt;height:19.15pt" o:ole="">
            <v:imagedata r:id="rId1495" o:title=""/>
          </v:shape>
          <o:OLEObject Type="Embed" ProgID="Equation.3" ShapeID="_x0000_i1807" DrawAspect="Content" ObjectID="_1783090113" r:id="rId1496"/>
        </w:object>
      </w:r>
      <w:r w:rsidRPr="007B1904">
        <w:t>.</w:t>
      </w:r>
    </w:p>
    <w:p w:rsidR="00342378" w:rsidRDefault="00342378" w:rsidP="00342378">
      <w:pPr>
        <w:tabs>
          <w:tab w:val="left" w:pos="794"/>
          <w:tab w:val="center" w:pos="4820"/>
          <w:tab w:val="right" w:pos="9639"/>
        </w:tabs>
        <w:overflowPunct w:val="0"/>
        <w:autoSpaceDE w:val="0"/>
        <w:autoSpaceDN w:val="0"/>
        <w:adjustRightInd w:val="0"/>
        <w:spacing w:before="120" w:after="0"/>
      </w:pPr>
      <w:r>
        <w:t xml:space="preserve">To avoid false pre-echo detection, the energies of the last 2 or 3 sub-blocks preceding the onset is verified for both the full-band and the high-band signals: the regression coefficient for these sub-blocks energies is computed by the least squares estimation technique and compared to thresholds. If at least one regression coefficient is lower to its threshold the pre-echo attenuation is inhibited. In fact it is checked whether the sub-blocks preceding the onset have stable or increasing energy, this is always true for pre-echos. For easy comparison to threshold the regression coefficients are normalised by the sub-band energies when the threshold is different to 0. If the threshold is 0, only the sign of the regression coefficient is checked, no normalisation is needed. </w:t>
      </w:r>
    </w:p>
    <w:p w:rsidR="00342378" w:rsidRDefault="00342378" w:rsidP="00342378">
      <w:pPr>
        <w:tabs>
          <w:tab w:val="left" w:pos="794"/>
          <w:tab w:val="center" w:pos="4820"/>
          <w:tab w:val="right" w:pos="9639"/>
        </w:tabs>
        <w:overflowPunct w:val="0"/>
        <w:autoSpaceDE w:val="0"/>
        <w:autoSpaceDN w:val="0"/>
        <w:adjustRightInd w:val="0"/>
        <w:spacing w:before="120" w:after="0"/>
      </w:pPr>
      <w:r>
        <w:t xml:space="preserve">When the onset is detected in the first or second sub-block this verification is not possible. </w:t>
      </w:r>
    </w:p>
    <w:p w:rsidR="00342378" w:rsidRDefault="00342378" w:rsidP="00342378">
      <w:pPr>
        <w:tabs>
          <w:tab w:val="left" w:pos="794"/>
          <w:tab w:val="center" w:pos="4820"/>
          <w:tab w:val="right" w:pos="9639"/>
        </w:tabs>
        <w:overflowPunct w:val="0"/>
        <w:autoSpaceDE w:val="0"/>
        <w:autoSpaceDN w:val="0"/>
        <w:adjustRightInd w:val="0"/>
        <w:spacing w:before="120" w:after="0"/>
      </w:pPr>
      <w:r w:rsidRPr="003272DA">
        <w:t>When the onset is detected in the third sub-block</w:t>
      </w:r>
      <w:r>
        <w:t xml:space="preserve"> only</w:t>
      </w:r>
      <w:r w:rsidRPr="003272DA">
        <w:t xml:space="preserve"> the high-</w:t>
      </w:r>
      <w:r>
        <w:t xml:space="preserve">band regression coefficient </w:t>
      </w:r>
      <w:r w:rsidRPr="00175557">
        <w:rPr>
          <w:position w:val="-14"/>
        </w:rPr>
        <w:object w:dxaOrig="720" w:dyaOrig="380">
          <v:shape id="_x0000_i1808" type="#_x0000_t75" style="width:36pt;height:19.15pt" o:ole="">
            <v:imagedata r:id="rId1497" o:title=""/>
          </v:shape>
          <o:OLEObject Type="Embed" ProgID="Equation.3" ShapeID="_x0000_i1808" DrawAspect="Content" ObjectID="_1783090114" r:id="rId1498"/>
        </w:object>
      </w:r>
      <w:r>
        <w:t xml:space="preserve">is computed and compared to the threshold </w:t>
      </w:r>
      <w:r w:rsidRPr="000B4900">
        <w:rPr>
          <w:position w:val="-12"/>
        </w:rPr>
        <w:object w:dxaOrig="1180" w:dyaOrig="360">
          <v:shape id="_x0000_i1809" type="#_x0000_t75" style="width:58.9pt;height:18pt" o:ole="">
            <v:imagedata r:id="rId1499" o:title=""/>
          </v:shape>
          <o:OLEObject Type="Embed" ProgID="Equation.3" ShapeID="_x0000_i1809" DrawAspect="Content" ObjectID="_1783090115" r:id="rId1500"/>
        </w:object>
      </w:r>
      <w:r>
        <w:t>. As only the sign is checked here no normalization is needed for the regression coefficient:</w:t>
      </w:r>
    </w:p>
    <w:p w:rsidR="00342378" w:rsidRDefault="00342378" w:rsidP="00342378">
      <w:pPr>
        <w:tabs>
          <w:tab w:val="left" w:pos="794"/>
          <w:tab w:val="center" w:pos="4820"/>
          <w:tab w:val="right" w:pos="9639"/>
        </w:tabs>
        <w:overflowPunct w:val="0"/>
        <w:autoSpaceDE w:val="0"/>
        <w:autoSpaceDN w:val="0"/>
        <w:adjustRightInd w:val="0"/>
        <w:spacing w:before="120" w:after="0"/>
      </w:pPr>
      <w:r w:rsidRPr="004B5317">
        <w:rPr>
          <w:position w:val="-14"/>
        </w:rPr>
        <w:object w:dxaOrig="3580" w:dyaOrig="380">
          <v:shape id="_x0000_i1810" type="#_x0000_t75" style="width:178.9pt;height:19.15pt" o:ole="">
            <v:imagedata r:id="rId1501" o:title=""/>
          </v:shape>
          <o:OLEObject Type="Embed" ProgID="Equation.3" ShapeID="_x0000_i1810" DrawAspect="Content" ObjectID="_1783090116" r:id="rId1502"/>
        </w:object>
      </w:r>
    </w:p>
    <w:p w:rsidR="00342378" w:rsidRDefault="00342378" w:rsidP="00342378">
      <w:pPr>
        <w:tabs>
          <w:tab w:val="left" w:pos="794"/>
          <w:tab w:val="center" w:pos="4820"/>
          <w:tab w:val="right" w:pos="9639"/>
        </w:tabs>
        <w:overflowPunct w:val="0"/>
        <w:autoSpaceDE w:val="0"/>
        <w:autoSpaceDN w:val="0"/>
        <w:adjustRightInd w:val="0"/>
        <w:spacing w:before="120" w:after="0"/>
      </w:pPr>
      <w:r>
        <w:t xml:space="preserve">If </w:t>
      </w:r>
      <w:r w:rsidRPr="00175557">
        <w:rPr>
          <w:position w:val="-14"/>
        </w:rPr>
        <w:object w:dxaOrig="720" w:dyaOrig="380">
          <v:shape id="_x0000_i1811" type="#_x0000_t75" style="width:36pt;height:19.15pt" o:ole="">
            <v:imagedata r:id="rId1497" o:title=""/>
          </v:shape>
          <o:OLEObject Type="Embed" ProgID="Equation.3" ShapeID="_x0000_i1811" DrawAspect="Content" ObjectID="_1783090117" r:id="rId1503"/>
        </w:object>
      </w:r>
      <w:r>
        <w:t xml:space="preserve"> &lt; </w:t>
      </w:r>
      <w:r w:rsidRPr="000B4900">
        <w:rPr>
          <w:position w:val="-12"/>
        </w:rPr>
        <w:object w:dxaOrig="800" w:dyaOrig="360">
          <v:shape id="_x0000_i1812" type="#_x0000_t75" style="width:40.15pt;height:18pt" o:ole="">
            <v:imagedata r:id="rId1504" o:title=""/>
          </v:shape>
          <o:OLEObject Type="Embed" ProgID="Equation.3" ShapeID="_x0000_i1812" DrawAspect="Content" ObjectID="_1783090118" r:id="rId1505"/>
        </w:object>
      </w:r>
      <w:r>
        <w:t xml:space="preserve"> the pre-echo attenuation in the pre-echo zone is inhibited.</w:t>
      </w:r>
    </w:p>
    <w:p w:rsidR="00342378" w:rsidRDefault="00342378" w:rsidP="00342378">
      <w:pPr>
        <w:tabs>
          <w:tab w:val="left" w:pos="794"/>
          <w:tab w:val="center" w:pos="4820"/>
          <w:tab w:val="right" w:pos="9639"/>
        </w:tabs>
        <w:overflowPunct w:val="0"/>
        <w:autoSpaceDE w:val="0"/>
        <w:autoSpaceDN w:val="0"/>
        <w:adjustRightInd w:val="0"/>
        <w:spacing w:before="120" w:after="0"/>
      </w:pPr>
      <w:r w:rsidRPr="003272DA">
        <w:t xml:space="preserve">When the onset is detected in the </w:t>
      </w:r>
      <w:r>
        <w:t xml:space="preserve">fourth or later </w:t>
      </w:r>
      <w:r w:rsidRPr="003272DA">
        <w:t xml:space="preserve">sub-block </w:t>
      </w:r>
      <w:r>
        <w:t xml:space="preserve">both </w:t>
      </w:r>
      <w:r w:rsidRPr="003272DA">
        <w:t>the f</w:t>
      </w:r>
      <w:r>
        <w:t xml:space="preserve">ull-band regression coefficient </w:t>
      </w:r>
      <w:r w:rsidRPr="0038603F">
        <w:rPr>
          <w:position w:val="-14"/>
        </w:rPr>
        <w:object w:dxaOrig="460" w:dyaOrig="380">
          <v:shape id="_x0000_i1813" type="#_x0000_t75" style="width:22.9pt;height:19.15pt" o:ole="">
            <v:imagedata r:id="rId1506" o:title=""/>
          </v:shape>
          <o:OLEObject Type="Embed" ProgID="Equation.3" ShapeID="_x0000_i1813" DrawAspect="Content" ObjectID="_1783090119" r:id="rId1507"/>
        </w:object>
      </w:r>
      <w:r w:rsidRPr="003272DA">
        <w:t xml:space="preserve"> and the </w:t>
      </w:r>
      <w:r>
        <w:t xml:space="preserve">normalized </w:t>
      </w:r>
      <w:r w:rsidRPr="003272DA">
        <w:t>h</w:t>
      </w:r>
      <w:r>
        <w:t>igh-band regression coefficient</w:t>
      </w:r>
      <w:r w:rsidRPr="003272DA">
        <w:t xml:space="preserve"> </w:t>
      </w:r>
      <w:r w:rsidRPr="0038603F">
        <w:rPr>
          <w:position w:val="-14"/>
        </w:rPr>
        <w:object w:dxaOrig="1120" w:dyaOrig="380">
          <v:shape id="_x0000_i1814" type="#_x0000_t75" style="width:55.9pt;height:19.15pt" o:ole="">
            <v:imagedata r:id="rId1508" o:title=""/>
          </v:shape>
          <o:OLEObject Type="Embed" ProgID="Equation.3" ShapeID="_x0000_i1814" DrawAspect="Content" ObjectID="_1783090120" r:id="rId1509"/>
        </w:object>
      </w:r>
      <w:r>
        <w:t xml:space="preserve"> are computed on the last 3 sub-blocks preceding the onset and they </w:t>
      </w:r>
      <w:r w:rsidRPr="003272DA">
        <w:t xml:space="preserve">are </w:t>
      </w:r>
      <w:r>
        <w:t xml:space="preserve">compared to the thresholds </w:t>
      </w:r>
      <w:r w:rsidRPr="000B4900">
        <w:rPr>
          <w:position w:val="-12"/>
        </w:rPr>
        <w:object w:dxaOrig="1020" w:dyaOrig="360">
          <v:shape id="_x0000_i1815" type="#_x0000_t75" style="width:51pt;height:18pt" o:ole="">
            <v:imagedata r:id="rId1510" o:title=""/>
          </v:shape>
          <o:OLEObject Type="Embed" ProgID="Equation.3" ShapeID="_x0000_i1815" DrawAspect="Content" ObjectID="_1783090121" r:id="rId1511"/>
        </w:object>
      </w:r>
      <w:r>
        <w:t xml:space="preserve"> and </w:t>
      </w:r>
      <w:r w:rsidRPr="000B4900">
        <w:rPr>
          <w:position w:val="-12"/>
        </w:rPr>
        <w:object w:dxaOrig="1340" w:dyaOrig="360">
          <v:shape id="_x0000_i1816" type="#_x0000_t75" style="width:67.15pt;height:18pt" o:ole="">
            <v:imagedata r:id="rId1512" o:title=""/>
          </v:shape>
          <o:OLEObject Type="Embed" ProgID="Equation.3" ShapeID="_x0000_i1816" DrawAspect="Content" ObjectID="_1783090122" r:id="rId1513"/>
        </w:object>
      </w:r>
      <w:r>
        <w:t xml:space="preserve"> respectively. Let’s note the index of the sub-block where the onset is detected </w:t>
      </w:r>
      <w:r w:rsidRPr="00175557">
        <w:rPr>
          <w:position w:val="-10"/>
        </w:rPr>
        <w:object w:dxaOrig="999" w:dyaOrig="320">
          <v:shape id="_x0000_i1817" type="#_x0000_t75" style="width:49.9pt;height:16.15pt" o:ole="">
            <v:imagedata r:id="rId1514" o:title=""/>
          </v:shape>
          <o:OLEObject Type="Embed" ProgID="Equation.3" ShapeID="_x0000_i1817" DrawAspect="Content" ObjectID="_1783090123" r:id="rId1515"/>
        </w:object>
      </w:r>
      <w:r>
        <w:t>.</w:t>
      </w:r>
    </w:p>
    <w:p w:rsidR="00342378" w:rsidRDefault="00342378" w:rsidP="00342378">
      <w:pPr>
        <w:tabs>
          <w:tab w:val="left" w:pos="794"/>
          <w:tab w:val="center" w:pos="4820"/>
          <w:tab w:val="right" w:pos="9639"/>
        </w:tabs>
        <w:overflowPunct w:val="0"/>
        <w:autoSpaceDE w:val="0"/>
        <w:autoSpaceDN w:val="0"/>
        <w:adjustRightInd w:val="0"/>
        <w:spacing w:before="120" w:after="0"/>
      </w:pPr>
      <w:r>
        <w:t xml:space="preserve">In the full-band </w:t>
      </w:r>
      <w:r w:rsidRPr="00484ECA">
        <w:t>only the sign is checked</w:t>
      </w:r>
      <w:r>
        <w:t>,</w:t>
      </w:r>
      <w:r w:rsidRPr="00484ECA">
        <w:t xml:space="preserve"> no normalization</w:t>
      </w:r>
      <w:r>
        <w:t xml:space="preserve"> of the regression coeffi</w:t>
      </w:r>
      <w:r w:rsidRPr="00484ECA">
        <w:t>cient is needed</w:t>
      </w:r>
      <w:r>
        <w:t>:</w:t>
      </w:r>
    </w:p>
    <w:p w:rsidR="00342378" w:rsidRDefault="00342378" w:rsidP="00342378">
      <w:pPr>
        <w:tabs>
          <w:tab w:val="left" w:pos="794"/>
          <w:tab w:val="center" w:pos="4820"/>
          <w:tab w:val="right" w:pos="9639"/>
        </w:tabs>
        <w:overflowPunct w:val="0"/>
        <w:autoSpaceDE w:val="0"/>
        <w:autoSpaceDN w:val="0"/>
        <w:adjustRightInd w:val="0"/>
        <w:spacing w:before="120" w:after="0"/>
      </w:pPr>
      <w:r w:rsidRPr="004B5317">
        <w:rPr>
          <w:position w:val="-14"/>
        </w:rPr>
        <w:object w:dxaOrig="3640" w:dyaOrig="380">
          <v:shape id="_x0000_i1818" type="#_x0000_t75" style="width:181.9pt;height:19.15pt" o:ole="">
            <v:imagedata r:id="rId1516" o:title=""/>
          </v:shape>
          <o:OLEObject Type="Embed" ProgID="Equation.3" ShapeID="_x0000_i1818" DrawAspect="Content" ObjectID="_1783090124" r:id="rId1517"/>
        </w:object>
      </w:r>
    </w:p>
    <w:p w:rsidR="00342378" w:rsidRDefault="00342378" w:rsidP="00342378">
      <w:pPr>
        <w:tabs>
          <w:tab w:val="left" w:pos="794"/>
          <w:tab w:val="center" w:pos="4820"/>
          <w:tab w:val="right" w:pos="9639"/>
        </w:tabs>
        <w:overflowPunct w:val="0"/>
        <w:autoSpaceDE w:val="0"/>
        <w:autoSpaceDN w:val="0"/>
        <w:adjustRightInd w:val="0"/>
        <w:spacing w:before="120" w:after="0"/>
      </w:pPr>
      <w:r>
        <w:t xml:space="preserve">In the higher band the normalized </w:t>
      </w:r>
      <w:r w:rsidRPr="00484ECA">
        <w:t>regression coefficient</w:t>
      </w:r>
      <w:r>
        <w:t xml:space="preserve"> is estimated as:</w:t>
      </w:r>
    </w:p>
    <w:p w:rsidR="00342378" w:rsidRDefault="00342378" w:rsidP="00342378">
      <w:pPr>
        <w:tabs>
          <w:tab w:val="left" w:pos="794"/>
          <w:tab w:val="center" w:pos="4820"/>
          <w:tab w:val="right" w:pos="9639"/>
        </w:tabs>
        <w:overflowPunct w:val="0"/>
        <w:autoSpaceDE w:val="0"/>
        <w:autoSpaceDN w:val="0"/>
        <w:adjustRightInd w:val="0"/>
        <w:spacing w:before="120" w:after="0"/>
      </w:pPr>
      <w:r w:rsidRPr="00175557">
        <w:rPr>
          <w:position w:val="-36"/>
        </w:rPr>
        <w:object w:dxaOrig="7040" w:dyaOrig="840">
          <v:shape id="_x0000_i1819" type="#_x0000_t75" style="width:352.15pt;height:42pt" o:ole="">
            <v:imagedata r:id="rId1518" o:title=""/>
          </v:shape>
          <o:OLEObject Type="Embed" ProgID="Equation.3" ShapeID="_x0000_i1819" DrawAspect="Content" ObjectID="_1783090125" r:id="rId1519"/>
        </w:object>
      </w:r>
    </w:p>
    <w:p w:rsidR="00342378" w:rsidRPr="00415934" w:rsidRDefault="00342378" w:rsidP="00342378">
      <w:pPr>
        <w:tabs>
          <w:tab w:val="left" w:pos="794"/>
          <w:tab w:val="center" w:pos="4820"/>
          <w:tab w:val="right" w:pos="9639"/>
        </w:tabs>
        <w:overflowPunct w:val="0"/>
        <w:autoSpaceDE w:val="0"/>
        <w:autoSpaceDN w:val="0"/>
        <w:adjustRightInd w:val="0"/>
        <w:spacing w:before="120" w:after="0"/>
        <w:rPr>
          <w:lang w:val="en-US"/>
        </w:rPr>
      </w:pPr>
      <w:r w:rsidRPr="00415934">
        <w:rPr>
          <w:lang w:val="en-US"/>
        </w:rPr>
        <w:t xml:space="preserve">The comparison </w:t>
      </w:r>
      <w:r w:rsidRPr="0038603F">
        <w:rPr>
          <w:position w:val="-14"/>
        </w:rPr>
        <w:object w:dxaOrig="1680" w:dyaOrig="380">
          <v:shape id="_x0000_i1820" type="#_x0000_t75" style="width:84pt;height:19.15pt" o:ole="">
            <v:imagedata r:id="rId1520" o:title=""/>
          </v:shape>
          <o:OLEObject Type="Embed" ProgID="Equation.3" ShapeID="_x0000_i1820" DrawAspect="Content" ObjectID="_1783090126" r:id="rId1521"/>
        </w:object>
      </w:r>
      <w:r w:rsidRPr="00415934">
        <w:rPr>
          <w:lang w:val="en-US"/>
        </w:rPr>
        <w:t xml:space="preserve"> is </w:t>
      </w:r>
      <w:r w:rsidRPr="00D31FE0">
        <w:rPr>
          <w:lang w:val="en-US"/>
        </w:rPr>
        <w:t>equivalent</w:t>
      </w:r>
      <w:r w:rsidRPr="00415934">
        <w:rPr>
          <w:lang w:val="en-US"/>
        </w:rPr>
        <w:t xml:space="preserve"> to :</w:t>
      </w:r>
    </w:p>
    <w:p w:rsidR="00342378" w:rsidRDefault="00342378" w:rsidP="00342378">
      <w:pPr>
        <w:tabs>
          <w:tab w:val="left" w:pos="794"/>
          <w:tab w:val="center" w:pos="4820"/>
          <w:tab w:val="right" w:pos="9639"/>
        </w:tabs>
        <w:overflowPunct w:val="0"/>
        <w:autoSpaceDE w:val="0"/>
        <w:autoSpaceDN w:val="0"/>
        <w:adjustRightInd w:val="0"/>
        <w:spacing w:before="120" w:after="0"/>
        <w:rPr>
          <w:lang w:val="fr-FR"/>
        </w:rPr>
      </w:pPr>
      <w:r w:rsidRPr="00415934">
        <w:rPr>
          <w:position w:val="-24"/>
        </w:rPr>
        <w:object w:dxaOrig="9480" w:dyaOrig="620">
          <v:shape id="_x0000_i1821" type="#_x0000_t75" style="width:474pt;height:31.15pt" o:ole="">
            <v:imagedata r:id="rId1522" o:title=""/>
          </v:shape>
          <o:OLEObject Type="Embed" ProgID="Equation.3" ShapeID="_x0000_i1821" DrawAspect="Content" ObjectID="_1783090127" r:id="rId1523"/>
        </w:object>
      </w:r>
    </w:p>
    <w:p w:rsidR="00342378" w:rsidRPr="00415934" w:rsidRDefault="00342378" w:rsidP="00342378">
      <w:pPr>
        <w:tabs>
          <w:tab w:val="left" w:pos="794"/>
          <w:tab w:val="center" w:pos="4820"/>
          <w:tab w:val="right" w:pos="9639"/>
        </w:tabs>
        <w:overflowPunct w:val="0"/>
        <w:autoSpaceDE w:val="0"/>
        <w:autoSpaceDN w:val="0"/>
        <w:adjustRightInd w:val="0"/>
        <w:spacing w:before="120" w:after="0"/>
        <w:rPr>
          <w:lang w:val="en-US"/>
        </w:rPr>
      </w:pPr>
      <w:r w:rsidRPr="00415934">
        <w:rPr>
          <w:lang w:val="en-US"/>
        </w:rPr>
        <w:t xml:space="preserve">If the </w:t>
      </w:r>
      <w:r w:rsidRPr="0038603F">
        <w:rPr>
          <w:position w:val="-14"/>
        </w:rPr>
        <w:object w:dxaOrig="460" w:dyaOrig="380">
          <v:shape id="_x0000_i1822" type="#_x0000_t75" style="width:22.9pt;height:19.15pt" o:ole="">
            <v:imagedata r:id="rId1506" o:title=""/>
          </v:shape>
          <o:OLEObject Type="Embed" ProgID="Equation.3" ShapeID="_x0000_i1822" DrawAspect="Content" ObjectID="_1783090128" r:id="rId1524"/>
        </w:object>
      </w:r>
      <w:r>
        <w:t xml:space="preserve"> &lt; </w:t>
      </w:r>
      <w:r w:rsidRPr="000B4900">
        <w:rPr>
          <w:position w:val="-12"/>
        </w:rPr>
        <w:object w:dxaOrig="639" w:dyaOrig="360">
          <v:shape id="_x0000_i1823" type="#_x0000_t75" style="width:31.9pt;height:18pt" o:ole="">
            <v:imagedata r:id="rId1525" o:title=""/>
          </v:shape>
          <o:OLEObject Type="Embed" ProgID="Equation.3" ShapeID="_x0000_i1823" DrawAspect="Content" ObjectID="_1783090129" r:id="rId1526"/>
        </w:object>
      </w:r>
      <w:r>
        <w:t xml:space="preserve"> or </w:t>
      </w:r>
      <w:r w:rsidRPr="0038603F">
        <w:rPr>
          <w:position w:val="-14"/>
        </w:rPr>
        <w:object w:dxaOrig="1120" w:dyaOrig="380">
          <v:shape id="_x0000_i1824" type="#_x0000_t75" style="width:55.9pt;height:19.15pt" o:ole="">
            <v:imagedata r:id="rId1508" o:title=""/>
          </v:shape>
          <o:OLEObject Type="Embed" ProgID="Equation.3" ShapeID="_x0000_i1824" DrawAspect="Content" ObjectID="_1783090130" r:id="rId1527"/>
        </w:object>
      </w:r>
      <w:r>
        <w:t xml:space="preserve"> &lt; </w:t>
      </w:r>
      <w:r w:rsidRPr="000B4900">
        <w:rPr>
          <w:position w:val="-12"/>
        </w:rPr>
        <w:object w:dxaOrig="780" w:dyaOrig="360">
          <v:shape id="_x0000_i1825" type="#_x0000_t75" style="width:39pt;height:18pt" o:ole="">
            <v:imagedata r:id="rId1528" o:title=""/>
          </v:shape>
          <o:OLEObject Type="Embed" ProgID="Equation.3" ShapeID="_x0000_i1825" DrawAspect="Content" ObjectID="_1783090131" r:id="rId1529"/>
        </w:object>
      </w:r>
      <w:r>
        <w:t xml:space="preserve"> </w:t>
      </w:r>
      <w:r w:rsidRPr="00AA57D3">
        <w:t>the pre-echo attenuation in the pre-echo zone is inhibited.</w:t>
      </w:r>
    </w:p>
    <w:p w:rsidR="00834EE0" w:rsidRPr="007B1904" w:rsidRDefault="00834EE0" w:rsidP="00757A76">
      <w:pPr>
        <w:tabs>
          <w:tab w:val="left" w:pos="794"/>
          <w:tab w:val="left" w:pos="1191"/>
          <w:tab w:val="left" w:pos="1588"/>
          <w:tab w:val="left" w:pos="1985"/>
        </w:tabs>
        <w:overflowPunct w:val="0"/>
        <w:autoSpaceDE w:val="0"/>
        <w:autoSpaceDN w:val="0"/>
        <w:adjustRightInd w:val="0"/>
        <w:spacing w:before="120" w:after="0"/>
      </w:pPr>
      <w:r w:rsidRPr="007B1904">
        <w:t xml:space="preserve">The pre-echo attenuation functions </w:t>
      </w:r>
      <w:r w:rsidRPr="007B1904">
        <w:rPr>
          <w:position w:val="-14"/>
        </w:rPr>
        <w:object w:dxaOrig="740" w:dyaOrig="340">
          <v:shape id="_x0000_i1826" type="#_x0000_t75" style="width:37.15pt;height:16.9pt" o:ole="">
            <v:imagedata r:id="rId1530" o:title=""/>
          </v:shape>
          <o:OLEObject Type="Embed" ProgID="Equation.3" ShapeID="_x0000_i1826" DrawAspect="Content" ObjectID="_1783090132" r:id="rId1531"/>
        </w:object>
      </w:r>
      <w:r w:rsidRPr="007B1904">
        <w:t xml:space="preserve"> and </w:t>
      </w:r>
      <w:r w:rsidRPr="007B1904">
        <w:rPr>
          <w:position w:val="-14"/>
        </w:rPr>
        <w:object w:dxaOrig="1040" w:dyaOrig="340">
          <v:shape id="_x0000_i1827" type="#_x0000_t75" style="width:52.15pt;height:16.9pt" o:ole="">
            <v:imagedata r:id="rId1532" o:title=""/>
          </v:shape>
          <o:OLEObject Type="Embed" ProgID="Equation.3" ShapeID="_x0000_i1827" DrawAspect="Content" ObjectID="_1783090133" r:id="rId1533"/>
        </w:object>
      </w:r>
      <w:r w:rsidRPr="007B1904">
        <w:t xml:space="preserve">  are stair-like, the gain is constant within a sub-block. To avoid annoying noise due to this discontinuity, the final pre-echo attenuation gain for the lower band </w:t>
      </w:r>
      <w:r w:rsidRPr="007B1904">
        <w:rPr>
          <w:position w:val="-14"/>
        </w:rPr>
        <w:object w:dxaOrig="700" w:dyaOrig="340">
          <v:shape id="_x0000_i1828" type="#_x0000_t75" style="width:34.9pt;height:16.9pt" o:ole="">
            <v:imagedata r:id="rId1534" o:title=""/>
          </v:shape>
          <o:OLEObject Type="Embed" ProgID="Equation.3" ShapeID="_x0000_i1828" DrawAspect="Content" ObjectID="_1783090134" r:id="rId1535"/>
        </w:object>
      </w:r>
      <w:r w:rsidRPr="007B1904">
        <w:t xml:space="preserve"> is obtained by linear smoothing of the initial pre-echo attenuation gain </w:t>
      </w:r>
      <w:r w:rsidRPr="007B1904">
        <w:rPr>
          <w:position w:val="-14"/>
        </w:rPr>
        <w:object w:dxaOrig="740" w:dyaOrig="340">
          <v:shape id="_x0000_i1829" type="#_x0000_t75" style="width:37.15pt;height:16.9pt" o:ole="">
            <v:imagedata r:id="rId1536" o:title=""/>
          </v:shape>
          <o:OLEObject Type="Embed" ProgID="Equation.3" ShapeID="_x0000_i1829" DrawAspect="Content" ObjectID="_1783090135" r:id="rId1537"/>
        </w:object>
      </w:r>
      <w:r w:rsidRPr="007B1904">
        <w:t xml:space="preserve"> introducing </w:t>
      </w:r>
      <w:r w:rsidRPr="007B1904">
        <w:rPr>
          <w:position w:val="-6"/>
        </w:rPr>
        <w:object w:dxaOrig="900" w:dyaOrig="260">
          <v:shape id="_x0000_i1830" type="#_x0000_t75" style="width:45pt;height:13.15pt" o:ole="">
            <v:imagedata r:id="rId1538" o:title=""/>
          </v:shape>
          <o:OLEObject Type="Embed" ProgID="Equation.3" ShapeID="_x0000_i1830" DrawAspect="Content" ObjectID="_1783090136" r:id="rId1539"/>
        </w:object>
      </w:r>
      <w:r w:rsidRPr="007B1904">
        <w:t xml:space="preserve">intermediate levels between the gains of consecutive sub-blocks. For narrow band signals </w:t>
      </w:r>
      <w:r w:rsidRPr="007B1904">
        <w:rPr>
          <w:position w:val="-6"/>
        </w:rPr>
        <w:object w:dxaOrig="900" w:dyaOrig="260">
          <v:shape id="_x0000_i1831" type="#_x0000_t75" style="width:45pt;height:13.15pt" o:ole="">
            <v:imagedata r:id="rId1540" o:title=""/>
          </v:shape>
          <o:OLEObject Type="Embed" ProgID="Equation.3" ShapeID="_x0000_i1831" DrawAspect="Content" ObjectID="_1783090137" r:id="rId1541"/>
        </w:object>
      </w:r>
      <w:r w:rsidRPr="007B1904">
        <w:t xml:space="preserve">= 20, for other bandwidths </w:t>
      </w:r>
      <w:r w:rsidRPr="007B1904">
        <w:rPr>
          <w:position w:val="-6"/>
        </w:rPr>
        <w:object w:dxaOrig="900" w:dyaOrig="260">
          <v:shape id="_x0000_i1832" type="#_x0000_t75" style="width:45pt;height:13.15pt" o:ole="">
            <v:imagedata r:id="rId1542" o:title=""/>
          </v:shape>
          <o:OLEObject Type="Embed" ProgID="Equation.3" ShapeID="_x0000_i1832" DrawAspect="Content" ObjectID="_1783090138" r:id="rId1543"/>
        </w:object>
      </w:r>
      <w:r w:rsidRPr="007B1904">
        <w:t xml:space="preserve">= 4. This smoothing is done before the detected onset position and at the beginning of each sub-block. For the first sub-block the smoothing is done between the memorized last gain value of the previous frame and the gain of the first sub-block of the current frame. If the onset position is detected in the next frame no smoothing is done at the end of the frame, this will be done at the beginning of the next frame. For example at the beginning sub-block </w:t>
      </w:r>
      <w:r w:rsidRPr="007B1904">
        <w:rPr>
          <w:position w:val="-6"/>
        </w:rPr>
        <w:object w:dxaOrig="139" w:dyaOrig="260">
          <v:shape id="_x0000_i1833" type="#_x0000_t75" style="width:7.15pt;height:13.15pt" o:ole="">
            <v:imagedata r:id="rId1544" o:title=""/>
          </v:shape>
          <o:OLEObject Type="Embed" ProgID="Equation.3" ShapeID="_x0000_i1833" DrawAspect="Content" ObjectID="_1783090139" r:id="rId1545"/>
        </w:object>
      </w:r>
      <w:r w:rsidRPr="007B1904">
        <w:rPr>
          <w:i/>
        </w:rPr>
        <w:t xml:space="preserve">, </w:t>
      </w:r>
      <w:r w:rsidRPr="007B1904">
        <w:rPr>
          <w:position w:val="-14"/>
        </w:rPr>
        <w:object w:dxaOrig="1300" w:dyaOrig="340">
          <v:shape id="_x0000_i1834" type="#_x0000_t75" style="width:64.9pt;height:16.9pt" o:ole="">
            <v:imagedata r:id="rId1546" o:title=""/>
          </v:shape>
          <o:OLEObject Type="Embed" ProgID="Equation.3" ShapeID="_x0000_i1834" DrawAspect="Content" ObjectID="_1783090140" r:id="rId1547"/>
        </w:object>
      </w:r>
      <w:r w:rsidRPr="007B1904">
        <w:t xml:space="preserve"> and if the gains determined for the sub-blocks </w:t>
      </w:r>
      <w:r w:rsidRPr="007B1904">
        <w:rPr>
          <w:position w:val="-6"/>
        </w:rPr>
        <w:object w:dxaOrig="420" w:dyaOrig="279">
          <v:shape id="_x0000_i1835" type="#_x0000_t75" style="width:21pt;height:13.9pt" o:ole="">
            <v:imagedata r:id="rId1548" o:title=""/>
          </v:shape>
          <o:OLEObject Type="Embed" ProgID="Equation.3" ShapeID="_x0000_i1835" DrawAspect="Content" ObjectID="_1783090141" r:id="rId1549"/>
        </w:object>
      </w:r>
      <w:r w:rsidRPr="007B1904">
        <w:t xml:space="preserve"> and </w:t>
      </w:r>
      <w:r w:rsidRPr="007B1904">
        <w:rPr>
          <w:position w:val="-6"/>
        </w:rPr>
        <w:object w:dxaOrig="139" w:dyaOrig="260">
          <v:shape id="_x0000_i1836" type="#_x0000_t75" style="width:7.15pt;height:13.15pt" o:ole="">
            <v:imagedata r:id="rId1550" o:title=""/>
          </v:shape>
          <o:OLEObject Type="Embed" ProgID="Equation.3" ShapeID="_x0000_i1836" DrawAspect="Content" ObjectID="_1783090142" r:id="rId1551"/>
        </w:object>
      </w:r>
      <w:r w:rsidRPr="007B1904">
        <w:t xml:space="preserve"> are </w:t>
      </w:r>
      <w:r w:rsidRPr="007830AC">
        <w:rPr>
          <w:position w:val="-10"/>
        </w:rPr>
        <w:object w:dxaOrig="260" w:dyaOrig="300">
          <v:shape id="_x0000_i1837" type="#_x0000_t75" style="width:13.15pt;height:15pt" o:ole="">
            <v:imagedata r:id="rId1552" o:title=""/>
          </v:shape>
          <o:OLEObject Type="Embed" ProgID="Equation.3" ShapeID="_x0000_i1837" DrawAspect="Content" ObjectID="_1783090143" r:id="rId1553"/>
        </w:object>
      </w:r>
      <w:r w:rsidRPr="007B1904">
        <w:t xml:space="preserve"> and  </w:t>
      </w:r>
      <w:r w:rsidRPr="007830AC">
        <w:rPr>
          <w:position w:val="-10"/>
        </w:rPr>
        <w:object w:dxaOrig="279" w:dyaOrig="300">
          <v:shape id="_x0000_i1838" type="#_x0000_t75" style="width:13.9pt;height:15pt" o:ole="">
            <v:imagedata r:id="rId1554" o:title=""/>
          </v:shape>
          <o:OLEObject Type="Embed" ProgID="Equation.3" ShapeID="_x0000_i1838" DrawAspect="Content" ObjectID="_1783090144" r:id="rId1555"/>
        </w:object>
      </w:r>
      <w:r w:rsidRPr="007B1904">
        <w:t xml:space="preserve"> respectively, for wide band signals (</w:t>
      </w:r>
      <w:r w:rsidRPr="007B1904">
        <w:rPr>
          <w:position w:val="-6"/>
        </w:rPr>
        <w:object w:dxaOrig="900" w:dyaOrig="260">
          <v:shape id="_x0000_i1839" type="#_x0000_t75" style="width:45pt;height:13.15pt" o:ole="">
            <v:imagedata r:id="rId1556" o:title=""/>
          </v:shape>
          <o:OLEObject Type="Embed" ProgID="Equation.3" ShapeID="_x0000_i1839" DrawAspect="Content" ObjectID="_1783090145" r:id="rId1557"/>
        </w:object>
      </w:r>
      <w:r w:rsidRPr="007B1904">
        <w:t>= 4) the gains are smoothed in the following way:</w:t>
      </w:r>
    </w:p>
    <w:p w:rsidR="00834EE0" w:rsidRDefault="00834EE0" w:rsidP="00834EE0">
      <w:pPr>
        <w:tabs>
          <w:tab w:val="left" w:pos="794"/>
          <w:tab w:val="left" w:pos="1191"/>
          <w:tab w:val="left" w:pos="1588"/>
          <w:tab w:val="left" w:pos="1985"/>
        </w:tabs>
        <w:overflowPunct w:val="0"/>
        <w:autoSpaceDE w:val="0"/>
        <w:autoSpaceDN w:val="0"/>
        <w:adjustRightInd w:val="0"/>
        <w:spacing w:before="120" w:after="0"/>
        <w:jc w:val="both"/>
      </w:pPr>
      <w:bookmarkStart w:id="906" w:name="_Toc393281303"/>
      <w:bookmarkStart w:id="907" w:name="_Toc393306298"/>
      <w:bookmarkStart w:id="908" w:name="_Toc393628477"/>
      <w:bookmarkStart w:id="909" w:name="_Toc393726414"/>
      <w:bookmarkStart w:id="910" w:name="_Toc394084598"/>
      <w:r w:rsidRPr="007B1904">
        <w:t>Before smoothing:</w:t>
      </w:r>
    </w:p>
    <w:p w:rsidR="00B87FF8" w:rsidRPr="007B1904" w:rsidRDefault="00B87FF8" w:rsidP="00B87FF8">
      <w:pPr>
        <w:pStyle w:val="TH"/>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456"/>
        <w:gridCol w:w="1021"/>
        <w:gridCol w:w="1021"/>
        <w:gridCol w:w="1021"/>
        <w:gridCol w:w="1021"/>
        <w:gridCol w:w="1021"/>
        <w:gridCol w:w="1021"/>
        <w:gridCol w:w="1021"/>
        <w:gridCol w:w="1021"/>
        <w:gridCol w:w="448"/>
      </w:tblGrid>
      <w:tr w:rsidR="00834EE0" w:rsidRPr="005B31C9" w:rsidTr="00E92E62">
        <w:tc>
          <w:tcPr>
            <w:tcW w:w="817" w:type="dxa"/>
            <w:shd w:val="clear" w:color="auto" w:fill="D9D9D9"/>
          </w:tcPr>
          <w:p w:rsidR="00834EE0" w:rsidRPr="005B31C9" w:rsidRDefault="00834EE0" w:rsidP="00E92E62">
            <w:pPr>
              <w:pStyle w:val="TAH"/>
            </w:pPr>
            <w:r w:rsidRPr="005B31C9">
              <w:t>index</w:t>
            </w:r>
          </w:p>
        </w:tc>
        <w:tc>
          <w:tcPr>
            <w:tcW w:w="456"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both"/>
            </w:pPr>
            <w:r w:rsidRPr="005B31C9">
              <w:t>…</w: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pPr>
            <w:r w:rsidRPr="005B31C9">
              <w:rPr>
                <w:position w:val="-14"/>
              </w:rPr>
              <w:object w:dxaOrig="740" w:dyaOrig="340">
                <v:shape id="_x0000_i1840" type="#_x0000_t75" style="width:37.15pt;height:16.9pt" o:ole="">
                  <v:imagedata r:id="rId1558" o:title=""/>
                </v:shape>
                <o:OLEObject Type="Embed" ProgID="Equation.3" ShapeID="_x0000_i1840" DrawAspect="Content" ObjectID="_1783090146" r:id="rId1559"/>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00" w:dyaOrig="340">
                <v:shape id="_x0000_i1841" type="#_x0000_t75" style="width:34.9pt;height:16.9pt" o:ole="">
                  <v:imagedata r:id="rId1560" o:title=""/>
                </v:shape>
                <o:OLEObject Type="Embed" ProgID="Equation.3" ShapeID="_x0000_i1841" DrawAspect="Content" ObjectID="_1783090147" r:id="rId1561"/>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440" w:dyaOrig="340">
                <v:shape id="_x0000_i1842" type="#_x0000_t75" style="width:22.15pt;height:16.9pt" o:ole="">
                  <v:imagedata r:id="rId1562" o:title=""/>
                </v:shape>
                <o:OLEObject Type="Embed" ProgID="Equation.3" ShapeID="_x0000_i1842" DrawAspect="Content" ObjectID="_1783090148" r:id="rId1563"/>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00" w:dyaOrig="340">
                <v:shape id="_x0000_i1843" type="#_x0000_t75" style="width:34.9pt;height:16.9pt" o:ole="">
                  <v:imagedata r:id="rId1564" o:title=""/>
                </v:shape>
                <o:OLEObject Type="Embed" ProgID="Equation.3" ShapeID="_x0000_i1843" DrawAspect="Content" ObjectID="_1783090149" r:id="rId1565"/>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40" w:dyaOrig="340">
                <v:shape id="_x0000_i1844" type="#_x0000_t75" style="width:37.15pt;height:16.9pt" o:ole="">
                  <v:imagedata r:id="rId1566" o:title=""/>
                </v:shape>
                <o:OLEObject Type="Embed" ProgID="Equation.3" ShapeID="_x0000_i1844" DrawAspect="Content" ObjectID="_1783090150" r:id="rId1567"/>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20" w:dyaOrig="340">
                <v:shape id="_x0000_i1845" type="#_x0000_t75" style="width:36pt;height:16.9pt" o:ole="">
                  <v:imagedata r:id="rId1568" o:title=""/>
                </v:shape>
                <o:OLEObject Type="Embed" ProgID="Equation.3" ShapeID="_x0000_i1845" DrawAspect="Content" ObjectID="_1783090151" r:id="rId1569"/>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40" w:dyaOrig="340">
                <v:shape id="_x0000_i1846" type="#_x0000_t75" style="width:37.15pt;height:16.9pt" o:ole="">
                  <v:imagedata r:id="rId1570" o:title=""/>
                </v:shape>
                <o:OLEObject Type="Embed" ProgID="Equation.3" ShapeID="_x0000_i1846" DrawAspect="Content" ObjectID="_1783090152" r:id="rId1571"/>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20" w:dyaOrig="340">
                <v:shape id="_x0000_i1847" type="#_x0000_t75" style="width:36pt;height:16.9pt" o:ole="">
                  <v:imagedata r:id="rId1572" o:title=""/>
                </v:shape>
                <o:OLEObject Type="Embed" ProgID="Equation.3" ShapeID="_x0000_i1847" DrawAspect="Content" ObjectID="_1783090153" r:id="rId1573"/>
              </w:object>
            </w:r>
          </w:p>
        </w:tc>
        <w:tc>
          <w:tcPr>
            <w:tcW w:w="448"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t>…</w:t>
            </w:r>
          </w:p>
        </w:tc>
      </w:tr>
      <w:tr w:rsidR="00834EE0" w:rsidRPr="005B31C9" w:rsidTr="00E92E62">
        <w:tc>
          <w:tcPr>
            <w:tcW w:w="817" w:type="dxa"/>
            <w:shd w:val="clear" w:color="auto" w:fill="D9D9D9"/>
          </w:tcPr>
          <w:p w:rsidR="00834EE0" w:rsidRPr="005B31C9" w:rsidRDefault="00834EE0" w:rsidP="00E92E62">
            <w:pPr>
              <w:pStyle w:val="TAH"/>
            </w:pPr>
            <w:r w:rsidRPr="005B31C9">
              <w:t>gain</w:t>
            </w:r>
          </w:p>
        </w:tc>
        <w:tc>
          <w:tcPr>
            <w:tcW w:w="456"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both"/>
            </w:pPr>
            <w:r w:rsidRPr="005B31C9">
              <w:t>…</w: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rPr>
                <w:i/>
              </w:rPr>
            </w:pPr>
            <w:r w:rsidRPr="005B31C9">
              <w:rPr>
                <w:position w:val="-10"/>
              </w:rPr>
              <w:object w:dxaOrig="260" w:dyaOrig="300">
                <v:shape id="_x0000_i1848" type="#_x0000_t75" style="width:13.15pt;height:15pt" o:ole="">
                  <v:imagedata r:id="rId1574" o:title=""/>
                </v:shape>
                <o:OLEObject Type="Embed" ProgID="Equation.3" ShapeID="_x0000_i1848" DrawAspect="Content" ObjectID="_1783090154" r:id="rId1575"/>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0"/>
              </w:rPr>
              <w:object w:dxaOrig="260" w:dyaOrig="300">
                <v:shape id="_x0000_i1849" type="#_x0000_t75" style="width:13.15pt;height:15pt" o:ole="">
                  <v:imagedata r:id="rId1576" o:title=""/>
                </v:shape>
                <o:OLEObject Type="Embed" ProgID="Equation.3" ShapeID="_x0000_i1849" DrawAspect="Content" ObjectID="_1783090155" r:id="rId1577"/>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0"/>
              </w:rPr>
              <w:object w:dxaOrig="279" w:dyaOrig="300">
                <v:shape id="_x0000_i1850" type="#_x0000_t75" style="width:13.9pt;height:15pt" o:ole="">
                  <v:imagedata r:id="rId1578" o:title=""/>
                </v:shape>
                <o:OLEObject Type="Embed" ProgID="Equation.3" ShapeID="_x0000_i1850" DrawAspect="Content" ObjectID="_1783090156" r:id="rId1579"/>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0"/>
              </w:rPr>
              <w:object w:dxaOrig="279" w:dyaOrig="300">
                <v:shape id="_x0000_i1851" type="#_x0000_t75" style="width:13.9pt;height:15pt" o:ole="">
                  <v:imagedata r:id="rId1580" o:title=""/>
                </v:shape>
                <o:OLEObject Type="Embed" ProgID="Equation.3" ShapeID="_x0000_i1851" DrawAspect="Content" ObjectID="_1783090157" r:id="rId1581"/>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0"/>
              </w:rPr>
              <w:object w:dxaOrig="279" w:dyaOrig="300">
                <v:shape id="_x0000_i1852" type="#_x0000_t75" style="width:13.9pt;height:15pt" o:ole="">
                  <v:imagedata r:id="rId1582" o:title=""/>
                </v:shape>
                <o:OLEObject Type="Embed" ProgID="Equation.3" ShapeID="_x0000_i1852" DrawAspect="Content" ObjectID="_1783090158" r:id="rId1583"/>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0"/>
              </w:rPr>
              <w:object w:dxaOrig="279" w:dyaOrig="300">
                <v:shape id="_x0000_i1853" type="#_x0000_t75" style="width:13.9pt;height:15pt" o:ole="">
                  <v:imagedata r:id="rId1584" o:title=""/>
                </v:shape>
                <o:OLEObject Type="Embed" ProgID="Equation.3" ShapeID="_x0000_i1853" DrawAspect="Content" ObjectID="_1783090159" r:id="rId1585"/>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0"/>
              </w:rPr>
              <w:object w:dxaOrig="279" w:dyaOrig="300">
                <v:shape id="_x0000_i1854" type="#_x0000_t75" style="width:13.9pt;height:15pt" o:ole="">
                  <v:imagedata r:id="rId1586" o:title=""/>
                </v:shape>
                <o:OLEObject Type="Embed" ProgID="Equation.3" ShapeID="_x0000_i1854" DrawAspect="Content" ObjectID="_1783090160" r:id="rId1587"/>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0"/>
              </w:rPr>
              <w:object w:dxaOrig="279" w:dyaOrig="300">
                <v:shape id="_x0000_i1855" type="#_x0000_t75" style="width:13.9pt;height:15pt" o:ole="">
                  <v:imagedata r:id="rId1588" o:title=""/>
                </v:shape>
                <o:OLEObject Type="Embed" ProgID="Equation.3" ShapeID="_x0000_i1855" DrawAspect="Content" ObjectID="_1783090161" r:id="rId1589"/>
              </w:object>
            </w:r>
          </w:p>
        </w:tc>
        <w:tc>
          <w:tcPr>
            <w:tcW w:w="448"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t>…</w:t>
            </w:r>
          </w:p>
        </w:tc>
      </w:tr>
    </w:tbl>
    <w:p w:rsidR="00834EE0" w:rsidRDefault="00834EE0" w:rsidP="00757A76">
      <w:pPr>
        <w:tabs>
          <w:tab w:val="left" w:pos="794"/>
          <w:tab w:val="left" w:pos="1191"/>
          <w:tab w:val="left" w:pos="1588"/>
          <w:tab w:val="left" w:pos="1985"/>
        </w:tabs>
        <w:overflowPunct w:val="0"/>
        <w:autoSpaceDE w:val="0"/>
        <w:autoSpaceDN w:val="0"/>
        <w:adjustRightInd w:val="0"/>
        <w:spacing w:before="120" w:after="0"/>
      </w:pPr>
      <w:r w:rsidRPr="009B4DC3">
        <w:t>After smoothing:</w:t>
      </w:r>
    </w:p>
    <w:p w:rsidR="00B87FF8" w:rsidRPr="009B4DC3" w:rsidRDefault="00B87FF8" w:rsidP="00B87FF8">
      <w:pPr>
        <w:pStyle w:val="TH"/>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456"/>
        <w:gridCol w:w="1021"/>
        <w:gridCol w:w="1021"/>
        <w:gridCol w:w="1021"/>
        <w:gridCol w:w="1021"/>
        <w:gridCol w:w="1021"/>
        <w:gridCol w:w="1021"/>
        <w:gridCol w:w="1021"/>
        <w:gridCol w:w="1021"/>
        <w:gridCol w:w="448"/>
      </w:tblGrid>
      <w:tr w:rsidR="00834EE0" w:rsidRPr="005B31C9" w:rsidTr="00E92E62">
        <w:tc>
          <w:tcPr>
            <w:tcW w:w="817" w:type="dxa"/>
            <w:shd w:val="clear" w:color="auto" w:fill="D9D9D9"/>
          </w:tcPr>
          <w:p w:rsidR="00834EE0" w:rsidRPr="005B31C9" w:rsidRDefault="00834EE0" w:rsidP="00E92E62">
            <w:pPr>
              <w:pStyle w:val="TAH"/>
            </w:pPr>
            <w:r w:rsidRPr="005B31C9">
              <w:t>index</w:t>
            </w:r>
          </w:p>
        </w:tc>
        <w:tc>
          <w:tcPr>
            <w:tcW w:w="456"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both"/>
            </w:pPr>
            <w:r w:rsidRPr="005B31C9">
              <w:t>…</w: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pPr>
            <w:r w:rsidRPr="005B31C9">
              <w:rPr>
                <w:position w:val="-14"/>
              </w:rPr>
              <w:object w:dxaOrig="740" w:dyaOrig="340">
                <v:shape id="_x0000_i1856" type="#_x0000_t75" style="width:37.15pt;height:16.9pt" o:ole="">
                  <v:imagedata r:id="rId1590" o:title=""/>
                </v:shape>
                <o:OLEObject Type="Embed" ProgID="Equation.3" ShapeID="_x0000_i1856" DrawAspect="Content" ObjectID="_1783090162" r:id="rId1591"/>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00" w:dyaOrig="340">
                <v:shape id="_x0000_i1857" type="#_x0000_t75" style="width:34.9pt;height:16.9pt" o:ole="">
                  <v:imagedata r:id="rId1592" o:title=""/>
                </v:shape>
                <o:OLEObject Type="Embed" ProgID="Equation.3" ShapeID="_x0000_i1857" DrawAspect="Content" ObjectID="_1783090163" r:id="rId1593"/>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440" w:dyaOrig="340">
                <v:shape id="_x0000_i1858" type="#_x0000_t75" style="width:22.15pt;height:16.9pt" o:ole="">
                  <v:imagedata r:id="rId1594" o:title=""/>
                </v:shape>
                <o:OLEObject Type="Embed" ProgID="Equation.3" ShapeID="_x0000_i1858" DrawAspect="Content" ObjectID="_1783090164" r:id="rId1595"/>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00" w:dyaOrig="340">
                <v:shape id="_x0000_i1859" type="#_x0000_t75" style="width:34.9pt;height:16.9pt" o:ole="">
                  <v:imagedata r:id="rId1596" o:title=""/>
                </v:shape>
                <o:OLEObject Type="Embed" ProgID="Equation.3" ShapeID="_x0000_i1859" DrawAspect="Content" ObjectID="_1783090165" r:id="rId1597"/>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40" w:dyaOrig="340">
                <v:shape id="_x0000_i1860" type="#_x0000_t75" style="width:37.15pt;height:16.9pt" o:ole="">
                  <v:imagedata r:id="rId1598" o:title=""/>
                </v:shape>
                <o:OLEObject Type="Embed" ProgID="Equation.3" ShapeID="_x0000_i1860" DrawAspect="Content" ObjectID="_1783090166" r:id="rId1599"/>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20" w:dyaOrig="340">
                <v:shape id="_x0000_i1861" type="#_x0000_t75" style="width:36pt;height:16.9pt" o:ole="">
                  <v:imagedata r:id="rId1600" o:title=""/>
                </v:shape>
                <o:OLEObject Type="Embed" ProgID="Equation.3" ShapeID="_x0000_i1861" DrawAspect="Content" ObjectID="_1783090167" r:id="rId1601"/>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40" w:dyaOrig="340">
                <v:shape id="_x0000_i1862" type="#_x0000_t75" style="width:37.15pt;height:16.9pt" o:ole="">
                  <v:imagedata r:id="rId1602" o:title=""/>
                </v:shape>
                <o:OLEObject Type="Embed" ProgID="Equation.3" ShapeID="_x0000_i1862" DrawAspect="Content" ObjectID="_1783090168" r:id="rId1603"/>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4"/>
              </w:rPr>
              <w:object w:dxaOrig="720" w:dyaOrig="340">
                <v:shape id="_x0000_i1863" type="#_x0000_t75" style="width:36pt;height:16.9pt" o:ole="">
                  <v:imagedata r:id="rId1604" o:title=""/>
                </v:shape>
                <o:OLEObject Type="Embed" ProgID="Equation.3" ShapeID="_x0000_i1863" DrawAspect="Content" ObjectID="_1783090169" r:id="rId1605"/>
              </w:object>
            </w:r>
          </w:p>
        </w:tc>
        <w:tc>
          <w:tcPr>
            <w:tcW w:w="448"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t>…</w:t>
            </w:r>
          </w:p>
        </w:tc>
      </w:tr>
      <w:tr w:rsidR="00834EE0" w:rsidRPr="005B31C9" w:rsidTr="00E92E62">
        <w:trPr>
          <w:trHeight w:val="732"/>
        </w:trPr>
        <w:tc>
          <w:tcPr>
            <w:tcW w:w="817" w:type="dxa"/>
            <w:shd w:val="clear" w:color="auto" w:fill="D9D9D9"/>
          </w:tcPr>
          <w:p w:rsidR="00834EE0" w:rsidRPr="005B31C9" w:rsidRDefault="00834EE0" w:rsidP="00E92E62">
            <w:pPr>
              <w:pStyle w:val="TAH"/>
            </w:pPr>
            <w:r w:rsidRPr="005B31C9">
              <w:t>gain</w:t>
            </w:r>
          </w:p>
        </w:tc>
        <w:tc>
          <w:tcPr>
            <w:tcW w:w="456"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both"/>
            </w:pPr>
            <w:r w:rsidRPr="005B31C9">
              <w:t>…</w: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rPr>
                <w:i/>
              </w:rPr>
            </w:pPr>
            <w:r w:rsidRPr="005B31C9">
              <w:rPr>
                <w:position w:val="-10"/>
              </w:rPr>
              <w:object w:dxaOrig="260" w:dyaOrig="300">
                <v:shape id="_x0000_i1864" type="#_x0000_t75" style="width:13.15pt;height:15pt" o:ole="">
                  <v:imagedata r:id="rId1606" o:title=""/>
                </v:shape>
                <o:OLEObject Type="Embed" ProgID="Equation.3" ShapeID="_x0000_i1864" DrawAspect="Content" ObjectID="_1783090170" r:id="rId1607"/>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0"/>
              </w:rPr>
              <w:object w:dxaOrig="260" w:dyaOrig="300">
                <v:shape id="_x0000_i1865" type="#_x0000_t75" style="width:13.15pt;height:15pt" o:ole="">
                  <v:imagedata r:id="rId1608" o:title=""/>
                </v:shape>
                <o:OLEObject Type="Embed" ProgID="Equation.3" ShapeID="_x0000_i1865" DrawAspect="Content" ObjectID="_1783090171" r:id="rId1609"/>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22"/>
              </w:rPr>
              <w:object w:dxaOrig="820" w:dyaOrig="560">
                <v:shape id="_x0000_i1866" type="#_x0000_t75" style="width:40.9pt;height:28.15pt" o:ole="">
                  <v:imagedata r:id="rId1610" o:title=""/>
                </v:shape>
                <o:OLEObject Type="Embed" ProgID="Equation.3" ShapeID="_x0000_i1866" DrawAspect="Content" ObjectID="_1783090172" r:id="rId1611"/>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22"/>
              </w:rPr>
              <w:object w:dxaOrig="920" w:dyaOrig="560">
                <v:shape id="_x0000_i1867" type="#_x0000_t75" style="width:40.9pt;height:24.75pt" o:ole="">
                  <v:imagedata r:id="rId1612" o:title=""/>
                </v:shape>
                <o:OLEObject Type="Embed" ProgID="Equation.3" ShapeID="_x0000_i1867" DrawAspect="Content" ObjectID="_1783090173" r:id="rId1613"/>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22"/>
              </w:rPr>
              <w:object w:dxaOrig="920" w:dyaOrig="560">
                <v:shape id="_x0000_i1868" type="#_x0000_t75" style="width:40.9pt;height:24.75pt" o:ole="">
                  <v:imagedata r:id="rId1614" o:title=""/>
                </v:shape>
                <o:OLEObject Type="Embed" ProgID="Equation.3" ShapeID="_x0000_i1868" DrawAspect="Content" ObjectID="_1783090174" r:id="rId1615"/>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22"/>
              </w:rPr>
              <w:object w:dxaOrig="820" w:dyaOrig="560">
                <v:shape id="_x0000_i1869" type="#_x0000_t75" style="width:36.4pt;height:24.75pt" o:ole="">
                  <v:imagedata r:id="rId1616" o:title=""/>
                </v:shape>
                <o:OLEObject Type="Embed" ProgID="Equation.3" ShapeID="_x0000_i1869" DrawAspect="Content" ObjectID="_1783090175" r:id="rId1617"/>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0"/>
              </w:rPr>
              <w:object w:dxaOrig="279" w:dyaOrig="300">
                <v:shape id="_x0000_i1870" type="#_x0000_t75" style="width:13.9pt;height:15pt" o:ole="">
                  <v:imagedata r:id="rId1618" o:title=""/>
                </v:shape>
                <o:OLEObject Type="Embed" ProgID="Equation.3" ShapeID="_x0000_i1870" DrawAspect="Content" ObjectID="_1783090176" r:id="rId1619"/>
              </w:object>
            </w:r>
          </w:p>
        </w:tc>
        <w:tc>
          <w:tcPr>
            <w:tcW w:w="1021"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rPr>
                <w:position w:val="-10"/>
              </w:rPr>
              <w:object w:dxaOrig="279" w:dyaOrig="300">
                <v:shape id="_x0000_i1871" type="#_x0000_t75" style="width:13.9pt;height:15pt" o:ole="">
                  <v:imagedata r:id="rId1620" o:title=""/>
                </v:shape>
                <o:OLEObject Type="Embed" ProgID="Equation.3" ShapeID="_x0000_i1871" DrawAspect="Content" ObjectID="_1783090177" r:id="rId1621"/>
              </w:object>
            </w:r>
          </w:p>
        </w:tc>
        <w:tc>
          <w:tcPr>
            <w:tcW w:w="448" w:type="dxa"/>
          </w:tcPr>
          <w:p w:rsidR="00834EE0" w:rsidRPr="005B31C9" w:rsidRDefault="00834EE0" w:rsidP="00E92E62">
            <w:pPr>
              <w:tabs>
                <w:tab w:val="left" w:pos="794"/>
                <w:tab w:val="left" w:pos="1191"/>
                <w:tab w:val="left" w:pos="1588"/>
                <w:tab w:val="left" w:pos="1985"/>
              </w:tabs>
              <w:overflowPunct w:val="0"/>
              <w:autoSpaceDE w:val="0"/>
              <w:autoSpaceDN w:val="0"/>
              <w:adjustRightInd w:val="0"/>
              <w:spacing w:before="120" w:after="0"/>
              <w:jc w:val="center"/>
            </w:pPr>
            <w:r w:rsidRPr="005B31C9">
              <w:t>…</w:t>
            </w:r>
          </w:p>
        </w:tc>
      </w:tr>
    </w:tbl>
    <w:p w:rsidR="00834EE0" w:rsidRPr="007B1904" w:rsidRDefault="00834EE0" w:rsidP="00757A76">
      <w:pPr>
        <w:tabs>
          <w:tab w:val="left" w:pos="794"/>
          <w:tab w:val="left" w:pos="1191"/>
          <w:tab w:val="left" w:pos="1588"/>
          <w:tab w:val="left" w:pos="1985"/>
        </w:tabs>
        <w:overflowPunct w:val="0"/>
        <w:autoSpaceDE w:val="0"/>
        <w:autoSpaceDN w:val="0"/>
        <w:adjustRightInd w:val="0"/>
        <w:spacing w:before="120" w:after="0"/>
      </w:pPr>
      <w:r w:rsidRPr="007B1904">
        <w:t xml:space="preserve">In the higher band no smoothing is necessary, </w:t>
      </w:r>
      <w:r w:rsidRPr="007B1904">
        <w:rPr>
          <w:position w:val="-14"/>
        </w:rPr>
        <w:object w:dxaOrig="2160" w:dyaOrig="340">
          <v:shape id="_x0000_i1872" type="#_x0000_t75" style="width:108pt;height:16.9pt" o:ole="">
            <v:imagedata r:id="rId1622" o:title=""/>
          </v:shape>
          <o:OLEObject Type="Embed" ProgID="Equation.3" ShapeID="_x0000_i1872" DrawAspect="Content" ObjectID="_1783090178" r:id="rId1623"/>
        </w:object>
      </w:r>
      <w:r w:rsidRPr="007B1904">
        <w:t>.</w:t>
      </w:r>
    </w:p>
    <w:p w:rsidR="00834EE0" w:rsidRDefault="00834EE0" w:rsidP="00834EE0">
      <w:pPr>
        <w:tabs>
          <w:tab w:val="left" w:pos="794"/>
          <w:tab w:val="left" w:pos="1191"/>
          <w:tab w:val="left" w:pos="1588"/>
          <w:tab w:val="left" w:pos="1985"/>
        </w:tabs>
        <w:overflowPunct w:val="0"/>
        <w:autoSpaceDE w:val="0"/>
        <w:autoSpaceDN w:val="0"/>
        <w:adjustRightInd w:val="0"/>
        <w:spacing w:before="120" w:after="0"/>
        <w:jc w:val="both"/>
      </w:pPr>
      <w:r w:rsidRPr="007B1904">
        <w:t xml:space="preserve">In both sub-band, the pre-echo is attenuated in the </w:t>
      </w:r>
      <w:r w:rsidR="00A63185">
        <w:t>pre-</w:t>
      </w:r>
      <w:r w:rsidRPr="007830AC">
        <w:t>echo-</w:t>
      </w:r>
      <w:r w:rsidRPr="007B1904">
        <w:t>zone by applying these gains to the sub-signals:</w:t>
      </w:r>
    </w:p>
    <w:p w:rsidR="00834EE0" w:rsidRDefault="00834EE0" w:rsidP="00834EE0">
      <w:pPr>
        <w:pStyle w:val="EQ"/>
      </w:pPr>
      <w:r w:rsidRPr="002550F9">
        <w:tab/>
      </w:r>
      <w:r w:rsidRPr="007B1904">
        <w:rPr>
          <w:position w:val="-14"/>
        </w:rPr>
        <w:object w:dxaOrig="2420" w:dyaOrig="340">
          <v:shape id="_x0000_i1873" type="#_x0000_t75" style="width:121.15pt;height:16.9pt" o:ole="">
            <v:imagedata r:id="rId1624" o:title=""/>
          </v:shape>
          <o:OLEObject Type="Embed" ProgID="Equation.3" ShapeID="_x0000_i1873" DrawAspect="Content" ObjectID="_1783090179" r:id="rId1625"/>
        </w:object>
      </w:r>
      <w:r w:rsidRPr="002550F9">
        <w:tab/>
        <w:t>(</w:t>
      </w:r>
      <w:fldSimple w:instr=" SEQ eqn \* MERGEFORMAT ">
        <w:r w:rsidR="00716DC0">
          <w:t>1923</w:t>
        </w:r>
      </w:fldSimple>
      <w:r w:rsidRPr="002550F9">
        <w:t>)</w:t>
      </w:r>
    </w:p>
    <w:p w:rsidR="00834EE0" w:rsidRDefault="00834EE0" w:rsidP="00834EE0">
      <w:pPr>
        <w:pStyle w:val="EQ"/>
      </w:pPr>
      <w:r w:rsidRPr="002550F9">
        <w:tab/>
      </w:r>
      <w:r w:rsidRPr="007B1904">
        <w:rPr>
          <w:position w:val="-14"/>
        </w:rPr>
        <w:object w:dxaOrig="2760" w:dyaOrig="340">
          <v:shape id="_x0000_i1874" type="#_x0000_t75" style="width:138pt;height:16.9pt" o:ole="">
            <v:imagedata r:id="rId1626" o:title=""/>
          </v:shape>
          <o:OLEObject Type="Embed" ProgID="Equation.3" ShapeID="_x0000_i1874" DrawAspect="Content" ObjectID="_1783090180" r:id="rId1627"/>
        </w:object>
      </w:r>
      <w:r w:rsidRPr="002550F9">
        <w:tab/>
        <w:t>(</w:t>
      </w:r>
      <w:fldSimple w:instr=" SEQ eqn \* MERGEFORMAT ">
        <w:r w:rsidR="00716DC0">
          <w:t>1924</w:t>
        </w:r>
      </w:fldSimple>
      <w:r w:rsidRPr="002550F9">
        <w:t>)</w:t>
      </w:r>
    </w:p>
    <w:p w:rsidR="00834EE0" w:rsidRDefault="00834EE0" w:rsidP="00834EE0">
      <w:pPr>
        <w:tabs>
          <w:tab w:val="left" w:pos="794"/>
          <w:tab w:val="center" w:pos="4820"/>
          <w:tab w:val="right" w:pos="9639"/>
        </w:tabs>
        <w:overflowPunct w:val="0"/>
        <w:autoSpaceDE w:val="0"/>
        <w:autoSpaceDN w:val="0"/>
        <w:adjustRightInd w:val="0"/>
        <w:spacing w:before="120" w:after="0"/>
      </w:pPr>
      <w:r w:rsidRPr="007B1904">
        <w:t xml:space="preserve">The final pre-echo attenuated synthesized signal </w:t>
      </w:r>
      <w:r w:rsidRPr="007B1904">
        <w:rPr>
          <w:position w:val="-14"/>
        </w:rPr>
        <w:object w:dxaOrig="880" w:dyaOrig="400">
          <v:shape id="_x0000_i1875" type="#_x0000_t75" style="width:43.9pt;height:19.9pt" o:ole="">
            <v:imagedata r:id="rId1628" o:title=""/>
          </v:shape>
          <o:OLEObject Type="Embed" ProgID="Equation.3" ShapeID="_x0000_i1875" DrawAspect="Content" ObjectID="_1783090181" r:id="rId1629"/>
        </w:object>
      </w:r>
      <w:r w:rsidRPr="007B1904">
        <w:t xml:space="preserve"> is obtained by combining the two attenuated sub-signals:</w:t>
      </w:r>
    </w:p>
    <w:p w:rsidR="00834EE0" w:rsidRDefault="00834EE0" w:rsidP="00834EE0">
      <w:pPr>
        <w:pStyle w:val="EQ"/>
      </w:pPr>
      <w:r w:rsidRPr="002550F9">
        <w:tab/>
      </w:r>
      <w:r w:rsidRPr="007B1904">
        <w:rPr>
          <w:position w:val="-14"/>
        </w:rPr>
        <w:object w:dxaOrig="3180" w:dyaOrig="400">
          <v:shape id="_x0000_i1876" type="#_x0000_t75" style="width:159pt;height:19.9pt" o:ole="">
            <v:imagedata r:id="rId1630" o:title=""/>
          </v:shape>
          <o:OLEObject Type="Embed" ProgID="Equation.3" ShapeID="_x0000_i1876" DrawAspect="Content" ObjectID="_1783090182" r:id="rId1631"/>
        </w:object>
      </w:r>
      <w:r w:rsidRPr="002550F9">
        <w:tab/>
        <w:t>(</w:t>
      </w:r>
      <w:fldSimple w:instr=" SEQ eqn \* MERGEFORMAT ">
        <w:r w:rsidR="00716DC0">
          <w:t>1925</w:t>
        </w:r>
      </w:fldSimple>
      <w:r w:rsidRPr="002550F9">
        <w:t>)</w:t>
      </w:r>
    </w:p>
    <w:p w:rsidR="00834EE0" w:rsidRDefault="00834EE0" w:rsidP="00834EE0">
      <w:pPr>
        <w:pStyle w:val="Heading4"/>
      </w:pPr>
      <w:bookmarkStart w:id="911" w:name="_Toc394417866"/>
      <w:r>
        <w:t>6.2.4.2</w:t>
      </w:r>
      <w:r>
        <w:tab/>
        <w:t>Transient location dependent overlap and transform length</w:t>
      </w:r>
      <w:bookmarkEnd w:id="906"/>
      <w:bookmarkEnd w:id="907"/>
      <w:bookmarkEnd w:id="908"/>
      <w:bookmarkEnd w:id="909"/>
      <w:bookmarkEnd w:id="910"/>
      <w:bookmarkEnd w:id="911"/>
    </w:p>
    <w:p w:rsidR="00834EE0" w:rsidRDefault="00834EE0" w:rsidP="00834EE0">
      <w:pPr>
        <w:rPr>
          <w:highlight w:val="yellow"/>
        </w:rPr>
      </w:pPr>
      <w:bookmarkStart w:id="912" w:name="_Toc394084599"/>
      <w:r>
        <w:t xml:space="preserve">The configuration for the overlap and transform lengths is depends on the overlap code for the current frame and on the overlap code for the previous frame as described in </w:t>
      </w:r>
      <w:r w:rsidR="00667B36">
        <w:rPr>
          <w:rFonts w:hint="eastAsia"/>
          <w:lang w:eastAsia="zh-CN"/>
        </w:rPr>
        <w:t>subclause</w:t>
      </w:r>
      <w:r>
        <w:t xml:space="preserve"> 5.3.2.3, where the overlap code is obtained as described in </w:t>
      </w:r>
      <w:r w:rsidR="00667B36">
        <w:rPr>
          <w:rFonts w:hint="eastAsia"/>
          <w:lang w:eastAsia="zh-CN"/>
        </w:rPr>
        <w:t>subclause</w:t>
      </w:r>
      <w:r>
        <w:t xml:space="preserve"> 6.2.2.2.1.</w:t>
      </w:r>
    </w:p>
    <w:p w:rsidR="00834EE0" w:rsidRDefault="00834EE0" w:rsidP="00834EE0">
      <w:pPr>
        <w:pStyle w:val="Heading4"/>
      </w:pPr>
      <w:bookmarkStart w:id="913" w:name="_Toc394417867"/>
      <w:r>
        <w:t>6.2.4</w:t>
      </w:r>
      <w:bookmarkStart w:id="914" w:name="_Toc393281304"/>
      <w:bookmarkStart w:id="915" w:name="_Toc393306299"/>
      <w:bookmarkStart w:id="916" w:name="_Toc393628478"/>
      <w:bookmarkStart w:id="917" w:name="_Toc393726415"/>
      <w:r>
        <w:t>.3</w:t>
      </w:r>
      <w:r>
        <w:tab/>
        <w:t>Short block transformation</w:t>
      </w:r>
      <w:bookmarkEnd w:id="912"/>
      <w:bookmarkEnd w:id="913"/>
      <w:bookmarkEnd w:id="914"/>
      <w:bookmarkEnd w:id="915"/>
      <w:bookmarkEnd w:id="916"/>
      <w:bookmarkEnd w:id="917"/>
    </w:p>
    <w:p w:rsidR="00834EE0" w:rsidRPr="0070168F" w:rsidRDefault="00834EE0" w:rsidP="00834EE0">
      <w:pPr>
        <w:pStyle w:val="Heading5"/>
        <w:rPr>
          <w:lang w:val="en-US"/>
        </w:rPr>
      </w:pPr>
      <w:bookmarkStart w:id="918" w:name="_Toc393281305"/>
      <w:bookmarkStart w:id="919" w:name="_Toc393306300"/>
      <w:bookmarkStart w:id="920" w:name="_Toc393628479"/>
      <w:bookmarkStart w:id="921" w:name="_Toc393726416"/>
      <w:bookmarkStart w:id="922" w:name="_Toc394084600"/>
      <w:bookmarkStart w:id="923" w:name="_Toc394417868"/>
      <w:r>
        <w:rPr>
          <w:lang w:val="en-US"/>
        </w:rPr>
        <w:t>6.2</w:t>
      </w:r>
      <w:r w:rsidRPr="00B343AC">
        <w:rPr>
          <w:lang w:val="en-US"/>
        </w:rPr>
        <w:t>.4.</w:t>
      </w:r>
      <w:r>
        <w:rPr>
          <w:lang w:val="en-US"/>
        </w:rPr>
        <w:t>3</w:t>
      </w:r>
      <w:r w:rsidRPr="00B343AC">
        <w:rPr>
          <w:lang w:val="en-US"/>
        </w:rPr>
        <w:t>.1</w:t>
      </w:r>
      <w:r w:rsidRPr="00B343AC">
        <w:rPr>
          <w:lang w:val="en-US"/>
        </w:rPr>
        <w:tab/>
      </w:r>
      <w:r>
        <w:rPr>
          <w:lang w:val="en-US"/>
        </w:rPr>
        <w:t>Short window transform in TDA domain</w:t>
      </w:r>
      <w:bookmarkEnd w:id="918"/>
      <w:bookmarkEnd w:id="919"/>
      <w:bookmarkEnd w:id="920"/>
      <w:bookmarkEnd w:id="921"/>
      <w:bookmarkEnd w:id="922"/>
      <w:bookmarkEnd w:id="923"/>
    </w:p>
    <w:p w:rsidR="00834EE0" w:rsidRPr="00E52FCB" w:rsidRDefault="00834EE0" w:rsidP="00834EE0">
      <w:r>
        <w:t>This processing is done when the Transient mode is selected</w:t>
      </w:r>
      <w:r w:rsidRPr="00E52FCB">
        <w:rPr>
          <w:i/>
          <w:iCs/>
        </w:rPr>
        <w:t xml:space="preserve">, </w:t>
      </w:r>
      <w:r w:rsidRPr="00E52FCB">
        <w:t xml:space="preserve">the spectrum is first de-interleaved into four spectra </w:t>
      </w:r>
      <w:r w:rsidRPr="00886C08">
        <w:rPr>
          <w:position w:val="-12"/>
          <w:sz w:val="12"/>
        </w:rPr>
        <w:object w:dxaOrig="700" w:dyaOrig="380">
          <v:shape id="_x0000_i1877" type="#_x0000_t75" style="width:34.9pt;height:19.15pt" o:ole="">
            <v:imagedata r:id="rId1632" o:title=""/>
          </v:shape>
          <o:OLEObject Type="Embed" ProgID="Equation.3" ShapeID="_x0000_i1877" DrawAspect="Content" ObjectID="_1783090183" r:id="rId1633"/>
        </w:object>
      </w:r>
      <w:r w:rsidRPr="00E52FCB">
        <w:t xml:space="preserve"> with m = 0,...,3. This operation is the inverse of the interleaving performed in the encoder</w:t>
      </w:r>
      <w:r>
        <w:t xml:space="preserve">, see </w:t>
      </w:r>
      <w:r w:rsidR="00FB6844">
        <w:rPr>
          <w:rFonts w:hint="eastAsia"/>
          <w:lang w:eastAsia="zh-CN"/>
        </w:rPr>
        <w:t>subclause</w:t>
      </w:r>
      <w:r>
        <w:t xml:space="preserve"> </w:t>
      </w:r>
      <w:r w:rsidRPr="00DF202E">
        <w:t>5.3.2.4.1.3.</w:t>
      </w:r>
    </w:p>
    <w:p w:rsidR="00834EE0" w:rsidRPr="00E52FCB" w:rsidRDefault="00834EE0" w:rsidP="00834EE0">
      <w:r w:rsidRPr="00E52FCB">
        <w:t>The four spectra corresponding to short 5-ms transforms are first transformed to the time-aliased domain using the short inverse DCT</w:t>
      </w:r>
      <w:r w:rsidRPr="00E52FCB">
        <w:rPr>
          <w:vertAlign w:val="subscript"/>
        </w:rPr>
        <w:t>IV</w:t>
      </w:r>
      <w:r w:rsidRPr="00E52FCB">
        <w:t xml:space="preserve"> transforms. The obtained signals are denoted </w:t>
      </w:r>
      <w:bookmarkStart w:id="924" w:name="OLE_LINK3"/>
      <w:bookmarkStart w:id="925" w:name="OLE_LINK4"/>
      <w:r w:rsidRPr="00D6326B">
        <w:rPr>
          <w:position w:val="-12"/>
        </w:rPr>
        <w:object w:dxaOrig="740" w:dyaOrig="380">
          <v:shape id="_x0000_i1878" type="#_x0000_t75" style="width:37.15pt;height:19.15pt" o:ole="">
            <v:imagedata r:id="rId1634" o:title=""/>
          </v:shape>
          <o:OLEObject Type="Embed" ProgID="Equation.3" ShapeID="_x0000_i1878" DrawAspect="Content" ObjectID="_1783090184" r:id="rId1635"/>
        </w:object>
      </w:r>
      <w:bookmarkEnd w:id="924"/>
      <w:bookmarkEnd w:id="925"/>
      <w:r w:rsidRPr="0070168F">
        <w:rPr>
          <w:position w:val="-8"/>
        </w:rPr>
        <w:object w:dxaOrig="940" w:dyaOrig="260">
          <v:shape id="_x0000_i1879" type="#_x0000_t75" style="width:46.9pt;height:13.15pt" o:ole="">
            <v:imagedata r:id="rId1636" o:title=""/>
          </v:shape>
          <o:OLEObject Type="Embed" ProgID="Equation.3" ShapeID="_x0000_i1879" DrawAspect="Content" ObjectID="_1783090185" r:id="rId1637"/>
        </w:object>
      </w:r>
      <w:r w:rsidRPr="00E52FCB">
        <w:t xml:space="preserve"> and are each of a length</w:t>
      </w:r>
      <w:r w:rsidRPr="0070168F">
        <w:rPr>
          <w:position w:val="-6"/>
        </w:rPr>
        <w:object w:dxaOrig="400" w:dyaOrig="240">
          <v:shape id="_x0000_i1880" type="#_x0000_t75" style="width:19.9pt;height:12pt" o:ole="">
            <v:imagedata r:id="rId1638" o:title=""/>
          </v:shape>
          <o:OLEObject Type="Embed" ProgID="Equation.3" ShapeID="_x0000_i1880" DrawAspect="Content" ObjectID="_1783090186" r:id="rId1639"/>
        </w:object>
      </w:r>
      <w:r w:rsidRPr="00E52FCB">
        <w:t>.</w:t>
      </w:r>
    </w:p>
    <w:p w:rsidR="00834EE0" w:rsidRPr="00E52FCB" w:rsidRDefault="00834EE0" w:rsidP="00834EE0">
      <w:r w:rsidRPr="00E52FCB">
        <w:t xml:space="preserve">The obtained time-domain aliased signals are further expanded into the time domain by using the inverse time-domain aliasing operation. This operation can be seen as a pseudo-inverse of the matrix used in equation </w:t>
      </w:r>
      <w:r w:rsidR="00242C1F">
        <w:t>(</w:t>
      </w:r>
      <w:r w:rsidRPr="00E52FCB">
        <w:t>8</w:t>
      </w:r>
      <w:r w:rsidR="00242C1F">
        <w:t>)</w:t>
      </w:r>
      <w:r w:rsidRPr="00E52FCB">
        <w:t xml:space="preserve"> (with </w:t>
      </w:r>
      <w:r w:rsidRPr="0070168F">
        <w:rPr>
          <w:position w:val="-4"/>
        </w:rPr>
        <w:object w:dxaOrig="200" w:dyaOrig="220">
          <v:shape id="_x0000_i1881" type="#_x0000_t75" style="width:10.15pt;height:10.9pt" o:ole="">
            <v:imagedata r:id="rId1640" o:title=""/>
          </v:shape>
          <o:OLEObject Type="Embed" ProgID="Equation.3" ShapeID="_x0000_i1881" DrawAspect="Content" ObjectID="_1783090187" r:id="rId1641"/>
        </w:object>
      </w:r>
      <w:r w:rsidRPr="00E52FCB">
        <w:t>replaced by</w:t>
      </w:r>
      <w:r w:rsidRPr="0070168F">
        <w:rPr>
          <w:position w:val="-6"/>
        </w:rPr>
        <w:object w:dxaOrig="420" w:dyaOrig="260">
          <v:shape id="_x0000_i1882" type="#_x0000_t75" style="width:21pt;height:13.15pt" o:ole="">
            <v:imagedata r:id="rId1642" o:title=""/>
          </v:shape>
          <o:OLEObject Type="Embed" ProgID="Equation.3" ShapeID="_x0000_i1882" DrawAspect="Content" ObjectID="_1783090188" r:id="rId1643"/>
        </w:object>
      </w:r>
      <w:r w:rsidRPr="00E52FCB">
        <w:t>).</w:t>
      </w:r>
    </w:p>
    <w:p w:rsidR="00834EE0" w:rsidRDefault="00834EE0" w:rsidP="00834EE0">
      <w:r w:rsidRPr="00E52FCB">
        <w:t>Formally, this is performed according to:</w:t>
      </w:r>
    </w:p>
    <w:p w:rsidR="00834EE0" w:rsidRPr="00E52FCB" w:rsidRDefault="00834EE0" w:rsidP="00834EE0">
      <w:pPr>
        <w:pStyle w:val="EQ"/>
      </w:pPr>
      <w:r>
        <w:tab/>
      </w:r>
      <w:r w:rsidRPr="0070168F">
        <w:rPr>
          <w:position w:val="-58"/>
        </w:rPr>
        <w:object w:dxaOrig="2640" w:dyaOrig="1260">
          <v:shape id="_x0000_i1883" type="#_x0000_t75" style="width:132pt;height:63pt" o:ole="">
            <v:imagedata r:id="rId1644" o:title=""/>
          </v:shape>
          <o:OLEObject Type="Embed" ProgID="Equation.3" ShapeID="_x0000_i1883" DrawAspect="Content" ObjectID="_1783090189" r:id="rId1645"/>
        </w:object>
      </w:r>
      <w:r>
        <w:tab/>
        <w:t>(</w:t>
      </w:r>
      <w:fldSimple w:instr=" SEQ eqn \* MERGEFORMAT ">
        <w:r w:rsidR="00716DC0">
          <w:t>1926</w:t>
        </w:r>
      </w:fldSimple>
      <w:r>
        <w:t>)</w:t>
      </w:r>
    </w:p>
    <w:p w:rsidR="00834EE0" w:rsidRPr="00E52FCB" w:rsidRDefault="00834EE0" w:rsidP="00834EE0">
      <w:r w:rsidRPr="00E52FCB">
        <w:t xml:space="preserve">The length of the resulting signal for each sub-frame index </w:t>
      </w:r>
      <w:r w:rsidRPr="0070168F">
        <w:rPr>
          <w:position w:val="-6"/>
        </w:rPr>
        <w:object w:dxaOrig="220" w:dyaOrig="200">
          <v:shape id="_x0000_i1884" type="#_x0000_t75" style="width:10.9pt;height:10.15pt" o:ole="">
            <v:imagedata r:id="rId1646" o:title=""/>
          </v:shape>
          <o:OLEObject Type="Embed" ProgID="Equation.3" ShapeID="_x0000_i1884" DrawAspect="Content" ObjectID="_1783090190" r:id="rId1647"/>
        </w:object>
      </w:r>
      <w:r w:rsidRPr="00E52FCB">
        <w:t xml:space="preserve"> is equal to double the length of the input spectrum, i.e., </w:t>
      </w:r>
      <w:r w:rsidRPr="0070168F">
        <w:rPr>
          <w:position w:val="-6"/>
        </w:rPr>
        <w:object w:dxaOrig="400" w:dyaOrig="260">
          <v:shape id="_x0000_i1885" type="#_x0000_t75" style="width:19.9pt;height:13.15pt" o:ole="">
            <v:imagedata r:id="rId1648" o:title=""/>
          </v:shape>
          <o:OLEObject Type="Embed" ProgID="Equation.3" ShapeID="_x0000_i1885" DrawAspect="Content" ObjectID="_1783090191" r:id="rId1649"/>
        </w:object>
      </w:r>
      <w:r w:rsidRPr="00E52FCB">
        <w:t>.</w:t>
      </w:r>
    </w:p>
    <w:p w:rsidR="00834EE0" w:rsidRDefault="00834EE0" w:rsidP="00834EE0">
      <w:pPr>
        <w:jc w:val="center"/>
        <w:rPr>
          <w:lang w:val="en-US"/>
        </w:rPr>
      </w:pPr>
    </w:p>
    <w:p w:rsidR="00834EE0" w:rsidRDefault="005B6522" w:rsidP="00834EE0">
      <w:pPr>
        <w:pStyle w:val="TH"/>
        <w:rPr>
          <w:lang w:val="en-US"/>
        </w:rPr>
      </w:pPr>
      <w:r w:rsidRPr="00397258">
        <w:rPr>
          <w:noProof/>
        </w:rPr>
        <w:drawing>
          <wp:inline distT="0" distB="0" distL="0" distR="0">
            <wp:extent cx="6043930" cy="2491105"/>
            <wp:effectExtent l="0" t="0" r="0" b="0"/>
            <wp:docPr id="8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1650">
                      <a:extLst>
                        <a:ext uri="{28A0092B-C50C-407E-A947-70E740481C1C}">
                          <a14:useLocalDpi xmlns:a14="http://schemas.microsoft.com/office/drawing/2010/main" val="0"/>
                        </a:ext>
                      </a:extLst>
                    </a:blip>
                    <a:srcRect/>
                    <a:stretch>
                      <a:fillRect/>
                    </a:stretch>
                  </pic:blipFill>
                  <pic:spPr bwMode="auto">
                    <a:xfrm>
                      <a:off x="0" y="0"/>
                      <a:ext cx="6043930" cy="2491105"/>
                    </a:xfrm>
                    <a:prstGeom prst="rect">
                      <a:avLst/>
                    </a:prstGeom>
                    <a:noFill/>
                    <a:ln>
                      <a:noFill/>
                    </a:ln>
                  </pic:spPr>
                </pic:pic>
              </a:graphicData>
            </a:graphic>
          </wp:inline>
        </w:drawing>
      </w:r>
    </w:p>
    <w:p w:rsidR="00834EE0" w:rsidRPr="00D37EC3" w:rsidRDefault="00834EE0" w:rsidP="00834EE0">
      <w:pPr>
        <w:pStyle w:val="TF"/>
      </w:pPr>
      <w:r w:rsidRPr="00D37EC3">
        <w:t>Figure</w:t>
      </w:r>
      <w:r>
        <w:t xml:space="preserve"> </w:t>
      </w:r>
      <w:bookmarkStart w:id="926" w:name="short_transform_TDA"/>
      <w:r>
        <w:fldChar w:fldCharType="begin"/>
      </w:r>
      <w:r>
        <w:instrText xml:space="preserve"> SEQ Figure \* ARABIC </w:instrText>
      </w:r>
      <w:r>
        <w:fldChar w:fldCharType="separate"/>
      </w:r>
      <w:r w:rsidR="00716DC0">
        <w:rPr>
          <w:noProof/>
        </w:rPr>
        <w:t>110</w:t>
      </w:r>
      <w:r>
        <w:fldChar w:fldCharType="end"/>
      </w:r>
      <w:bookmarkEnd w:id="926"/>
      <w:r>
        <w:t>:</w:t>
      </w:r>
      <w:r w:rsidRPr="00D37EC3">
        <w:t xml:space="preserve"> Algorithm for inverse transform in the case of transient mode</w:t>
      </w:r>
      <w:r w:rsidRPr="0091231A">
        <w:t>.</w:t>
      </w:r>
    </w:p>
    <w:p w:rsidR="00834EE0" w:rsidRPr="00E52FCB" w:rsidRDefault="00834EE0" w:rsidP="00834EE0">
      <w:r w:rsidRPr="00E52FCB">
        <w:t>The resulting time domain aliased signals for each sub-frame are windowed using the same configuration of windows as those in the encoder. The resulting windowed signals are overlap</w:t>
      </w:r>
      <w:r w:rsidRPr="00E52FCB">
        <w:noBreakHyphen/>
        <w:t>added. Note that the window for the first m = 0 and last m = 3 sub-frame is zero. This is due to the zero padding that is used in the encoder. These two frame edges do need to be computed and are effectively dropped. The resulting signal of the overlap-add operations of all sub-frames is reordered using the inverse operation performed in the encoder</w:t>
      </w:r>
      <w:r w:rsidR="00802FF1">
        <w:t>,</w:t>
      </w:r>
      <w:r w:rsidRPr="00E52FCB">
        <w:t xml:space="preserve"> which leads to the signal </w:t>
      </w:r>
      <w:r w:rsidRPr="0070168F">
        <w:rPr>
          <w:position w:val="-10"/>
        </w:rPr>
        <w:object w:dxaOrig="740" w:dyaOrig="300">
          <v:shape id="_x0000_i1887" type="#_x0000_t75" style="width:37.15pt;height:15pt" o:ole="">
            <v:imagedata r:id="rId1651" o:title=""/>
          </v:shape>
          <o:OLEObject Type="Embed" ProgID="Equation.3" ShapeID="_x0000_i1887" DrawAspect="Content" ObjectID="_1783090192" r:id="rId1652"/>
        </w:object>
      </w:r>
      <w:r w:rsidRPr="00E52FCB">
        <w:t xml:space="preserve">, </w:t>
      </w:r>
      <w:r w:rsidRPr="0070168F">
        <w:rPr>
          <w:position w:val="-8"/>
        </w:rPr>
        <w:object w:dxaOrig="1200" w:dyaOrig="260">
          <v:shape id="_x0000_i1888" type="#_x0000_t75" style="width:60pt;height:13.15pt" o:ole="">
            <v:imagedata r:id="rId1653" o:title=""/>
          </v:shape>
          <o:OLEObject Type="Embed" ProgID="Equation.3" ShapeID="_x0000_i1888" DrawAspect="Content" ObjectID="_1783090193" r:id="rId1654"/>
        </w:object>
      </w:r>
      <w:r w:rsidRPr="00E52FCB">
        <w:t xml:space="preserve">. An overview of these operations is shown in </w:t>
      </w:r>
      <w:r w:rsidR="00025A25">
        <w:t>figure</w:t>
      </w:r>
      <w:r w:rsidRPr="00E52FCB">
        <w:t> </w:t>
      </w:r>
      <w:fldSimple w:instr=" SEQ Figure short_transform_TDA \* MERGEFORMAT ">
        <w:r w:rsidR="00716DC0">
          <w:rPr>
            <w:noProof/>
          </w:rPr>
          <w:t>110</w:t>
        </w:r>
      </w:fldSimple>
      <w:r w:rsidRPr="00E52FCB">
        <w:t>.</w:t>
      </w:r>
      <w:r>
        <w:t xml:space="preserve"> Then windowing and overlap-add are performed on </w:t>
      </w:r>
      <w:r w:rsidRPr="0070168F">
        <w:rPr>
          <w:position w:val="-10"/>
        </w:rPr>
        <w:object w:dxaOrig="740" w:dyaOrig="300">
          <v:shape id="_x0000_i1889" type="#_x0000_t75" style="width:37.15pt;height:15pt" o:ole="">
            <v:imagedata r:id="rId1651" o:title=""/>
          </v:shape>
          <o:OLEObject Type="Embed" ProgID="Equation.3" ShapeID="_x0000_i1889" DrawAspect="Content" ObjectID="_1783090194" r:id="rId1655"/>
        </w:object>
      </w:r>
      <w:r>
        <w:rPr>
          <w:lang w:val="en-US"/>
        </w:rPr>
        <w:t xml:space="preserve">the same as for the long window transform in </w:t>
      </w:r>
      <w:r w:rsidR="00FB6844">
        <w:rPr>
          <w:rFonts w:hint="eastAsia"/>
          <w:lang w:val="en-US" w:eastAsia="zh-CN"/>
        </w:rPr>
        <w:t>subclause</w:t>
      </w:r>
      <w:r>
        <w:rPr>
          <w:lang w:val="en-US"/>
        </w:rPr>
        <w:t xml:space="preserve"> </w:t>
      </w:r>
      <w:r w:rsidRPr="00802FF1">
        <w:rPr>
          <w:lang w:val="en-US"/>
        </w:rPr>
        <w:t>5.3.2.2.</w:t>
      </w:r>
    </w:p>
    <w:p w:rsidR="00834EE0" w:rsidRPr="0030008D" w:rsidRDefault="00834EE0" w:rsidP="00834EE0">
      <w:pPr>
        <w:pStyle w:val="Heading5"/>
        <w:rPr>
          <w:lang w:val="en-US"/>
        </w:rPr>
      </w:pPr>
      <w:bookmarkStart w:id="927" w:name="_Toc393470165"/>
      <w:bookmarkStart w:id="928" w:name="_Toc393896712"/>
      <w:bookmarkStart w:id="929" w:name="_Toc393897636"/>
      <w:bookmarkStart w:id="930" w:name="_Toc393897883"/>
      <w:bookmarkStart w:id="931" w:name="_Toc394072181"/>
      <w:bookmarkStart w:id="932" w:name="_Toc394072778"/>
      <w:bookmarkStart w:id="933" w:name="_Toc394179185"/>
      <w:bookmarkStart w:id="934" w:name="_Toc394417869"/>
      <w:r>
        <w:rPr>
          <w:lang w:val="en-US"/>
        </w:rPr>
        <w:t>6</w:t>
      </w:r>
      <w:r w:rsidRPr="0030008D">
        <w:rPr>
          <w:lang w:val="en-US"/>
        </w:rPr>
        <w:t>.</w:t>
      </w:r>
      <w:r>
        <w:rPr>
          <w:lang w:val="en-US"/>
        </w:rPr>
        <w:t>2</w:t>
      </w:r>
      <w:r w:rsidRPr="0030008D">
        <w:rPr>
          <w:lang w:val="en-US"/>
        </w:rPr>
        <w:t>.</w:t>
      </w:r>
      <w:r>
        <w:rPr>
          <w:lang w:val="en-US"/>
        </w:rPr>
        <w:t>4</w:t>
      </w:r>
      <w:r w:rsidRPr="0030008D">
        <w:rPr>
          <w:lang w:val="en-US"/>
        </w:rPr>
        <w:t>.</w:t>
      </w:r>
      <w:r>
        <w:rPr>
          <w:lang w:val="en-US"/>
        </w:rPr>
        <w:t>3</w:t>
      </w:r>
      <w:r w:rsidRPr="0030008D">
        <w:rPr>
          <w:lang w:val="en-US"/>
        </w:rPr>
        <w:t>.2</w:t>
      </w:r>
      <w:r w:rsidRPr="0030008D">
        <w:rPr>
          <w:lang w:val="en-US"/>
        </w:rPr>
        <w:tab/>
      </w:r>
      <w:bookmarkEnd w:id="927"/>
      <w:r w:rsidRPr="006E53D0">
        <w:rPr>
          <w:lang w:val="en-US"/>
        </w:rPr>
        <w:t>Short window transform for MDCT based TCX</w:t>
      </w:r>
      <w:bookmarkEnd w:id="928"/>
      <w:bookmarkEnd w:id="929"/>
      <w:bookmarkEnd w:id="930"/>
      <w:bookmarkEnd w:id="931"/>
      <w:bookmarkEnd w:id="932"/>
      <w:bookmarkEnd w:id="933"/>
      <w:bookmarkEnd w:id="934"/>
    </w:p>
    <w:p w:rsidR="00834EE0" w:rsidRDefault="00834EE0" w:rsidP="00834EE0">
      <w:pPr>
        <w:rPr>
          <w:noProof/>
        </w:rPr>
      </w:pPr>
      <w:r w:rsidRPr="007E5CAB">
        <w:rPr>
          <w:lang w:val="en-US"/>
        </w:rPr>
        <w:t>After cho</w:t>
      </w:r>
      <w:r>
        <w:rPr>
          <w:lang w:val="en-US"/>
        </w:rPr>
        <w:t>o</w:t>
      </w:r>
      <w:r w:rsidRPr="007E5CAB">
        <w:rPr>
          <w:lang w:val="en-US"/>
        </w:rPr>
        <w:t xml:space="preserve">sing </w:t>
      </w:r>
      <w:r>
        <w:rPr>
          <w:lang w:val="en-US"/>
        </w:rPr>
        <w:t>the t</w:t>
      </w:r>
      <w:r>
        <w:t xml:space="preserve">ransform and overlap length </w:t>
      </w:r>
      <w:r>
        <w:rPr>
          <w:noProof/>
        </w:rPr>
        <w:t xml:space="preserve">configuration for transient frame as described in </w:t>
      </w:r>
      <w:r w:rsidR="00FB6844">
        <w:rPr>
          <w:rFonts w:hint="eastAsia"/>
          <w:noProof/>
          <w:lang w:eastAsia="zh-CN"/>
        </w:rPr>
        <w:t>subclause</w:t>
      </w:r>
      <w:r>
        <w:rPr>
          <w:noProof/>
        </w:rPr>
        <w:t xml:space="preserve"> 6.2.4.2 each sub-frame (TCX5 or TCX10) is windowed and transformed using the inverse MDCT, which is implemeted using </w:t>
      </w:r>
      <w:r w:rsidRPr="00E52FCB">
        <w:t>IDCT</w:t>
      </w:r>
      <w:r w:rsidRPr="00E52FCB">
        <w:rPr>
          <w:vertAlign w:val="subscript"/>
        </w:rPr>
        <w:t>IV</w:t>
      </w:r>
      <w:r>
        <w:rPr>
          <w:noProof/>
        </w:rPr>
        <w:t xml:space="preserve"> and inverse TDA.</w:t>
      </w:r>
    </w:p>
    <w:p w:rsidR="00834EE0" w:rsidRDefault="00834EE0" w:rsidP="00834EE0">
      <w:pPr>
        <w:pStyle w:val="Heading4"/>
      </w:pPr>
      <w:bookmarkStart w:id="935" w:name="_Toc393470166"/>
      <w:bookmarkStart w:id="936" w:name="_Toc393896713"/>
      <w:bookmarkStart w:id="937" w:name="_Toc393897637"/>
      <w:bookmarkStart w:id="938" w:name="_Toc393897884"/>
      <w:bookmarkStart w:id="939" w:name="_Toc394072182"/>
      <w:bookmarkStart w:id="940" w:name="_Toc394072779"/>
      <w:bookmarkStart w:id="941" w:name="_Toc394179186"/>
      <w:bookmarkStart w:id="942" w:name="_Toc394417870"/>
      <w:r>
        <w:t>6.2.4.4</w:t>
      </w:r>
      <w:r>
        <w:tab/>
        <w:t>Special window transitions</w:t>
      </w:r>
      <w:bookmarkEnd w:id="935"/>
      <w:bookmarkEnd w:id="936"/>
      <w:bookmarkEnd w:id="937"/>
      <w:bookmarkEnd w:id="938"/>
      <w:bookmarkEnd w:id="939"/>
      <w:bookmarkEnd w:id="940"/>
      <w:bookmarkEnd w:id="941"/>
      <w:bookmarkEnd w:id="942"/>
    </w:p>
    <w:p w:rsidR="00834EE0" w:rsidRDefault="00834EE0" w:rsidP="00834EE0">
      <w:r>
        <w:t xml:space="preserve">The overlap mode FULL is used for transitions between long ALDO windows and short symmetric windows (HALF, MINIMAL) for short block configurations (TCX10, TCX5) described in </w:t>
      </w:r>
      <w:r w:rsidR="00FB6844">
        <w:rPr>
          <w:rFonts w:hint="eastAsia"/>
          <w:lang w:eastAsia="zh-CN"/>
        </w:rPr>
        <w:t>subclause</w:t>
      </w:r>
      <w:r>
        <w:t xml:space="preserve"> 6.2.4.2. The transition window is derived from the ALDO and sine window overlaps.</w:t>
      </w:r>
    </w:p>
    <w:p w:rsidR="00834EE0" w:rsidRDefault="00834EE0" w:rsidP="00834EE0">
      <w:pPr>
        <w:pStyle w:val="Heading5"/>
      </w:pPr>
      <w:bookmarkStart w:id="943" w:name="_Toc393896714"/>
      <w:bookmarkStart w:id="944" w:name="_Toc393897638"/>
      <w:bookmarkStart w:id="945" w:name="_Toc393897885"/>
      <w:bookmarkStart w:id="946" w:name="_Toc394072183"/>
      <w:bookmarkStart w:id="947" w:name="_Toc394072780"/>
      <w:bookmarkStart w:id="948" w:name="_Toc394179187"/>
      <w:bookmarkStart w:id="949" w:name="_Toc394417871"/>
      <w:r>
        <w:t>6.2.4.4.1</w:t>
      </w:r>
      <w:r>
        <w:tab/>
        <w:t>ALDO to short transition</w:t>
      </w:r>
      <w:bookmarkEnd w:id="943"/>
      <w:bookmarkEnd w:id="944"/>
      <w:bookmarkEnd w:id="945"/>
      <w:bookmarkEnd w:id="946"/>
      <w:bookmarkEnd w:id="947"/>
      <w:bookmarkEnd w:id="948"/>
      <w:bookmarkEnd w:id="949"/>
    </w:p>
    <w:p w:rsidR="00834EE0" w:rsidRDefault="00834EE0" w:rsidP="00834EE0">
      <w:r>
        <w:t>The left part of the transition window uses the left slope of the ALDO synthesis window (short slope), which has a length of 8.75ms (see</w:t>
      </w:r>
      <w:r w:rsidR="00FB6844">
        <w:rPr>
          <w:rFonts w:hint="eastAsia"/>
          <w:lang w:eastAsia="zh-CN"/>
        </w:rPr>
        <w:t xml:space="preserve"> </w:t>
      </w:r>
      <w:r w:rsidR="00025A25">
        <w:rPr>
          <w:rFonts w:hint="eastAsia"/>
          <w:lang w:eastAsia="zh-CN"/>
        </w:rPr>
        <w:t>figure</w:t>
      </w:r>
      <w:r w:rsidR="00FB6844">
        <w:rPr>
          <w:rFonts w:hint="eastAsia"/>
          <w:lang w:eastAsia="zh-CN"/>
        </w:rPr>
        <w:t xml:space="preserve"> </w:t>
      </w:r>
      <w:r w:rsidR="00FB6844">
        <w:rPr>
          <w:lang w:eastAsia="zh-CN"/>
        </w:rPr>
        <w:fldChar w:fldCharType="begin"/>
      </w:r>
      <w:r w:rsidR="00FB6844">
        <w:rPr>
          <w:lang w:eastAsia="zh-CN"/>
        </w:rPr>
        <w:instrText xml:space="preserve"> </w:instrText>
      </w:r>
      <w:r w:rsidR="00FB6844">
        <w:rPr>
          <w:rFonts w:hint="eastAsia"/>
          <w:lang w:eastAsia="zh-CN"/>
        </w:rPr>
        <w:instrText>SEQ Figure fig_ALDO_to_short_transition \* MERGEFORMAT</w:instrText>
      </w:r>
      <w:r w:rsidR="00FB6844">
        <w:rPr>
          <w:lang w:eastAsia="zh-CN"/>
        </w:rPr>
        <w:instrText xml:space="preserve"> </w:instrText>
      </w:r>
      <w:r w:rsidR="00FB6844">
        <w:rPr>
          <w:lang w:eastAsia="zh-CN"/>
        </w:rPr>
        <w:fldChar w:fldCharType="separate"/>
      </w:r>
      <w:r w:rsidR="00716DC0">
        <w:rPr>
          <w:noProof/>
          <w:lang w:eastAsia="zh-CN"/>
        </w:rPr>
        <w:t>111</w:t>
      </w:r>
      <w:r w:rsidR="00FB6844">
        <w:rPr>
          <w:lang w:eastAsia="zh-CN"/>
        </w:rPr>
        <w:fldChar w:fldCharType="end"/>
      </w:r>
      <w:r>
        <w:t>).</w:t>
      </w:r>
    </w:p>
    <w:p w:rsidR="00834EE0" w:rsidRDefault="00834EE0" w:rsidP="00834EE0">
      <w:r>
        <w:t>For the right part of the transition window HALF or MINIMAL overlap is used.</w:t>
      </w:r>
    </w:p>
    <w:p w:rsidR="00834EE0" w:rsidRDefault="005B6522" w:rsidP="00B87FF8">
      <w:pPr>
        <w:pStyle w:val="TH"/>
      </w:pPr>
      <w:r>
        <w:rPr>
          <w:noProof/>
        </w:rPr>
        <w:drawing>
          <wp:inline distT="0" distB="0" distL="0" distR="0">
            <wp:extent cx="5038725" cy="1857375"/>
            <wp:effectExtent l="0" t="0" r="0" b="0"/>
            <wp:docPr id="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1656" cstate="print">
                      <a:extLst>
                        <a:ext uri="{28A0092B-C50C-407E-A947-70E740481C1C}">
                          <a14:useLocalDpi xmlns:a14="http://schemas.microsoft.com/office/drawing/2010/main" val="0"/>
                        </a:ext>
                      </a:extLst>
                    </a:blip>
                    <a:srcRect/>
                    <a:stretch>
                      <a:fillRect/>
                    </a:stretch>
                  </pic:blipFill>
                  <pic:spPr bwMode="auto">
                    <a:xfrm>
                      <a:off x="0" y="0"/>
                      <a:ext cx="5038725" cy="1857375"/>
                    </a:xfrm>
                    <a:prstGeom prst="rect">
                      <a:avLst/>
                    </a:prstGeom>
                    <a:noFill/>
                    <a:ln>
                      <a:noFill/>
                    </a:ln>
                  </pic:spPr>
                </pic:pic>
              </a:graphicData>
            </a:graphic>
          </wp:inline>
        </w:drawing>
      </w:r>
    </w:p>
    <w:p w:rsidR="00834EE0" w:rsidRDefault="00834EE0" w:rsidP="00834EE0">
      <w:pPr>
        <w:pStyle w:val="TF"/>
      </w:pPr>
      <w:bookmarkStart w:id="950" w:name="_Ref394252799"/>
      <w:r>
        <w:t xml:space="preserve">Figure </w:t>
      </w:r>
      <w:bookmarkStart w:id="951" w:name="fig_ALDO_to_short_transition"/>
      <w:r>
        <w:fldChar w:fldCharType="begin"/>
      </w:r>
      <w:r>
        <w:instrText xml:space="preserve"> SEQ Figure \* ARABIC </w:instrText>
      </w:r>
      <w:r>
        <w:fldChar w:fldCharType="separate"/>
      </w:r>
      <w:r w:rsidR="00716DC0">
        <w:rPr>
          <w:noProof/>
        </w:rPr>
        <w:t>111</w:t>
      </w:r>
      <w:r>
        <w:fldChar w:fldCharType="end"/>
      </w:r>
      <w:bookmarkEnd w:id="950"/>
      <w:bookmarkEnd w:id="951"/>
      <w:r>
        <w:t>: ALDO to short transition</w:t>
      </w:r>
    </w:p>
    <w:p w:rsidR="00834EE0" w:rsidRDefault="00834EE0" w:rsidP="00834EE0">
      <w:pPr>
        <w:pStyle w:val="Heading5"/>
      </w:pPr>
      <w:bookmarkStart w:id="952" w:name="_Toc393896715"/>
      <w:bookmarkStart w:id="953" w:name="_Toc393897639"/>
      <w:bookmarkStart w:id="954" w:name="_Toc393897886"/>
      <w:bookmarkStart w:id="955" w:name="_Toc394072184"/>
      <w:bookmarkStart w:id="956" w:name="_Toc394072781"/>
      <w:bookmarkStart w:id="957" w:name="_Toc394179188"/>
      <w:bookmarkStart w:id="958" w:name="_Toc394417872"/>
      <w:r>
        <w:t>6.2.4.4.2</w:t>
      </w:r>
      <w:r>
        <w:tab/>
        <w:t>Short to ALDO transition</w:t>
      </w:r>
      <w:bookmarkEnd w:id="952"/>
      <w:bookmarkEnd w:id="953"/>
      <w:bookmarkEnd w:id="954"/>
      <w:bookmarkEnd w:id="955"/>
      <w:bookmarkEnd w:id="956"/>
      <w:bookmarkEnd w:id="957"/>
      <w:bookmarkEnd w:id="958"/>
    </w:p>
    <w:p w:rsidR="00834EE0" w:rsidRDefault="00834EE0" w:rsidP="00834EE0">
      <w:r>
        <w:t>HALF or MINIMAL overlap is used for the left part of the transition window.</w:t>
      </w:r>
    </w:p>
    <w:p w:rsidR="00834EE0" w:rsidRDefault="00834EE0" w:rsidP="00834EE0">
      <w:r>
        <w:t>The right overlap of the transition window has a length of 8.75ms (FULL overlap) and is derived from the ALDO window. The right slope of the ALDO synthesis window (long slope) is first shortened to 8.75ms by removing the last 5.625ms. Then the last 1.25ms of the remaining slope are multiplied with the 1.25ms MINIMAL overlap slope to smooth the edge. The resulting 8.75ms slope is depicted in</w:t>
      </w:r>
      <w:r w:rsidR="00FB6844">
        <w:rPr>
          <w:rFonts w:hint="eastAsia"/>
          <w:lang w:eastAsia="zh-CN"/>
        </w:rPr>
        <w:t xml:space="preserve"> </w:t>
      </w:r>
      <w:r w:rsidR="00025A25">
        <w:rPr>
          <w:rFonts w:hint="eastAsia"/>
          <w:lang w:eastAsia="zh-CN"/>
        </w:rPr>
        <w:t>figure</w:t>
      </w:r>
      <w:r w:rsidR="00FB6844">
        <w:rPr>
          <w:lang w:eastAsia="zh-CN"/>
        </w:rPr>
        <w:fldChar w:fldCharType="begin"/>
      </w:r>
      <w:r w:rsidR="00FB6844">
        <w:rPr>
          <w:lang w:eastAsia="zh-CN"/>
        </w:rPr>
        <w:instrText xml:space="preserve"> </w:instrText>
      </w:r>
      <w:r w:rsidR="00FB6844">
        <w:rPr>
          <w:rFonts w:hint="eastAsia"/>
          <w:lang w:eastAsia="zh-CN"/>
        </w:rPr>
        <w:instrText>SEQ Figure fig_short_to_ALDO_transition \* MERGEFORMAT</w:instrText>
      </w:r>
      <w:r w:rsidR="00FB6844">
        <w:rPr>
          <w:lang w:eastAsia="zh-CN"/>
        </w:rPr>
        <w:instrText xml:space="preserve"> </w:instrText>
      </w:r>
      <w:r w:rsidR="00FB6844">
        <w:rPr>
          <w:lang w:eastAsia="zh-CN"/>
        </w:rPr>
        <w:fldChar w:fldCharType="separate"/>
      </w:r>
      <w:r w:rsidR="00716DC0">
        <w:rPr>
          <w:noProof/>
          <w:lang w:eastAsia="zh-CN"/>
        </w:rPr>
        <w:t>112</w:t>
      </w:r>
      <w:r w:rsidR="00FB6844">
        <w:rPr>
          <w:lang w:eastAsia="zh-CN"/>
        </w:rPr>
        <w:fldChar w:fldCharType="end"/>
      </w:r>
      <w:r w:rsidR="00FB6844">
        <w:rPr>
          <w:rFonts w:hint="eastAsia"/>
          <w:lang w:eastAsia="zh-CN"/>
        </w:rPr>
        <w:t xml:space="preserve"> </w:t>
      </w:r>
      <w:r>
        <w:t>.</w:t>
      </w:r>
    </w:p>
    <w:p w:rsidR="00834EE0" w:rsidRDefault="005B6522" w:rsidP="00B87FF8">
      <w:pPr>
        <w:pStyle w:val="TH"/>
      </w:pPr>
      <w:r>
        <w:rPr>
          <w:noProof/>
        </w:rPr>
        <w:drawing>
          <wp:inline distT="0" distB="0" distL="0" distR="0">
            <wp:extent cx="5038725" cy="1857375"/>
            <wp:effectExtent l="0" t="0" r="0" b="0"/>
            <wp:docPr id="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1657" cstate="print">
                      <a:extLst>
                        <a:ext uri="{28A0092B-C50C-407E-A947-70E740481C1C}">
                          <a14:useLocalDpi xmlns:a14="http://schemas.microsoft.com/office/drawing/2010/main" val="0"/>
                        </a:ext>
                      </a:extLst>
                    </a:blip>
                    <a:srcRect/>
                    <a:stretch>
                      <a:fillRect/>
                    </a:stretch>
                  </pic:blipFill>
                  <pic:spPr bwMode="auto">
                    <a:xfrm>
                      <a:off x="0" y="0"/>
                      <a:ext cx="5038725" cy="1857375"/>
                    </a:xfrm>
                    <a:prstGeom prst="rect">
                      <a:avLst/>
                    </a:prstGeom>
                    <a:noFill/>
                    <a:ln>
                      <a:noFill/>
                    </a:ln>
                  </pic:spPr>
                </pic:pic>
              </a:graphicData>
            </a:graphic>
          </wp:inline>
        </w:drawing>
      </w:r>
    </w:p>
    <w:p w:rsidR="00834EE0" w:rsidRDefault="00834EE0" w:rsidP="00834EE0">
      <w:pPr>
        <w:pStyle w:val="TF"/>
      </w:pPr>
      <w:bookmarkStart w:id="959" w:name="_Ref394252773"/>
      <w:r>
        <w:t xml:space="preserve">Figure </w:t>
      </w:r>
      <w:bookmarkStart w:id="960" w:name="fig_short_to_ALDO_transition"/>
      <w:r>
        <w:fldChar w:fldCharType="begin"/>
      </w:r>
      <w:r>
        <w:instrText xml:space="preserve"> SEQ Figure \* ARABIC </w:instrText>
      </w:r>
      <w:r>
        <w:fldChar w:fldCharType="separate"/>
      </w:r>
      <w:r w:rsidR="00716DC0">
        <w:rPr>
          <w:noProof/>
        </w:rPr>
        <w:t>112</w:t>
      </w:r>
      <w:r>
        <w:fldChar w:fldCharType="end"/>
      </w:r>
      <w:bookmarkEnd w:id="959"/>
      <w:bookmarkEnd w:id="960"/>
      <w:r>
        <w:t>: Short to ALDO transition</w:t>
      </w:r>
    </w:p>
    <w:p w:rsidR="00834EE0" w:rsidRPr="003C1E27" w:rsidRDefault="005E1B0B" w:rsidP="00834EE0">
      <w:pPr>
        <w:pStyle w:val="Heading4"/>
      </w:pPr>
      <w:bookmarkStart w:id="961" w:name="_Toc393470167"/>
      <w:bookmarkStart w:id="962" w:name="_Toc393896716"/>
      <w:bookmarkStart w:id="963" w:name="_Toc393897640"/>
      <w:bookmarkStart w:id="964" w:name="_Toc393897887"/>
      <w:bookmarkStart w:id="965" w:name="_Toc394072185"/>
      <w:bookmarkStart w:id="966" w:name="_Toc394072782"/>
      <w:bookmarkStart w:id="967" w:name="_Toc394179189"/>
      <w:bookmarkStart w:id="968" w:name="_Toc394417873"/>
      <w:r>
        <w:t>6.</w:t>
      </w:r>
      <w:r w:rsidR="00834EE0">
        <w:t>2.</w:t>
      </w:r>
      <w:r>
        <w:rPr>
          <w:lang w:val="de-DE"/>
        </w:rPr>
        <w:t>4.</w:t>
      </w:r>
      <w:r w:rsidR="00834EE0">
        <w:t>5</w:t>
      </w:r>
      <w:r w:rsidR="00834EE0">
        <w:tab/>
        <w:t>Low Rate MDCT Synthesis</w:t>
      </w:r>
      <w:bookmarkEnd w:id="961"/>
      <w:bookmarkEnd w:id="962"/>
      <w:bookmarkEnd w:id="963"/>
      <w:bookmarkEnd w:id="964"/>
      <w:bookmarkEnd w:id="965"/>
      <w:bookmarkEnd w:id="966"/>
      <w:bookmarkEnd w:id="967"/>
      <w:bookmarkEnd w:id="968"/>
    </w:p>
    <w:p w:rsidR="00834EE0" w:rsidRPr="00085991" w:rsidRDefault="00834EE0" w:rsidP="00834EE0">
      <w:r>
        <w:t xml:space="preserve">In addition to the full MDCT synthesis of length </w:t>
      </w:r>
      <w:r w:rsidRPr="00B068E7">
        <w:rPr>
          <w:position w:val="-12"/>
        </w:rPr>
        <w:object w:dxaOrig="540" w:dyaOrig="380">
          <v:shape id="_x0000_i1892" type="#_x0000_t75" style="width:27pt;height:19.15pt" o:ole="">
            <v:imagedata r:id="rId1658" o:title=""/>
          </v:shape>
          <o:OLEObject Type="Embed" ProgID="Equation.3" ShapeID="_x0000_i1892" DrawAspect="Content" ObjectID="_1783090195" r:id="rId1659"/>
        </w:object>
      </w:r>
      <w:r>
        <w:t xml:space="preserve">, which gives an output signal at the configured output sampling rate </w:t>
      </w:r>
      <w:r w:rsidRPr="00EE4BA8">
        <w:rPr>
          <w:position w:val="-10"/>
        </w:rPr>
        <w:object w:dxaOrig="440" w:dyaOrig="300">
          <v:shape id="_x0000_i1893" type="#_x0000_t75" style="width:22.15pt;height:15pt" o:ole="">
            <v:imagedata r:id="rId1660" o:title=""/>
          </v:shape>
          <o:OLEObject Type="Embed" ProgID="Equation.3" ShapeID="_x0000_i1893" DrawAspect="Content" ObjectID="_1783090196" r:id="rId1661"/>
        </w:object>
      </w:r>
      <w:r>
        <w:t xml:space="preserve">, a further MDCT synthesis of the lower part of the spectrum is performed to obtain an output signal at the CELP sampling rate </w:t>
      </w:r>
      <w:r w:rsidRPr="00140EC7">
        <w:rPr>
          <w:position w:val="-14"/>
        </w:rPr>
        <w:object w:dxaOrig="499" w:dyaOrig="340">
          <v:shape id="_x0000_i1894" type="#_x0000_t75" style="width:25.15pt;height:16.9pt" o:ole="">
            <v:imagedata r:id="rId1662" o:title=""/>
          </v:shape>
          <o:OLEObject Type="Embed" ProgID="Equation.3" ShapeID="_x0000_i1894" DrawAspect="Content" ObjectID="_1783090197" r:id="rId1663"/>
        </w:object>
      </w:r>
      <w:r>
        <w:t xml:space="preserve">. The low rate output is required for switching from TCX to ACELP. An MDCT synthesis of length </w:t>
      </w:r>
      <w:r w:rsidRPr="00B068E7">
        <w:rPr>
          <w:position w:val="-12"/>
        </w:rPr>
        <w:object w:dxaOrig="560" w:dyaOrig="380">
          <v:shape id="_x0000_i1895" type="#_x0000_t75" style="width:28.15pt;height:19.15pt" o:ole="">
            <v:imagedata r:id="rId1664" o:title=""/>
          </v:shape>
          <o:OLEObject Type="Embed" ProgID="Equation.3" ShapeID="_x0000_i1895" DrawAspect="Content" ObjectID="_1783090198" r:id="rId1665"/>
        </w:object>
      </w:r>
      <w:r>
        <w:t xml:space="preserve"> is performed on the lowest </w:t>
      </w:r>
      <w:r w:rsidRPr="00B068E7">
        <w:rPr>
          <w:position w:val="-12"/>
        </w:rPr>
        <w:object w:dxaOrig="560" w:dyaOrig="380">
          <v:shape id="_x0000_i1896" type="#_x0000_t75" style="width:28.15pt;height:19.15pt" o:ole="">
            <v:imagedata r:id="rId1666" o:title=""/>
          </v:shape>
          <o:OLEObject Type="Embed" ProgID="Equation.3" ShapeID="_x0000_i1896" DrawAspect="Content" ObjectID="_1783090199" r:id="rId1667"/>
        </w:object>
      </w:r>
      <w:r>
        <w:t xml:space="preserve"> MDCT coefficients. In case the output sampling rate is set lower than the CELP sampling rate (so that </w:t>
      </w:r>
      <w:r w:rsidRPr="00B068E7">
        <w:rPr>
          <w:position w:val="-12"/>
        </w:rPr>
        <w:object w:dxaOrig="1240" w:dyaOrig="380">
          <v:shape id="_x0000_i1897" type="#_x0000_t75" style="width:61.9pt;height:19.15pt" o:ole="">
            <v:imagedata r:id="rId1668" o:title=""/>
          </v:shape>
          <o:OLEObject Type="Embed" ProgID="Equation.3" ShapeID="_x0000_i1897" DrawAspect="Content" ObjectID="_1783090200" r:id="rId1669"/>
        </w:object>
      </w:r>
      <w:r>
        <w:t xml:space="preserve">), the spectrum is padded with zeroes to the required length </w:t>
      </w:r>
      <w:r w:rsidRPr="00B068E7">
        <w:rPr>
          <w:position w:val="-12"/>
        </w:rPr>
        <w:object w:dxaOrig="560" w:dyaOrig="380">
          <v:shape id="_x0000_i1898" type="#_x0000_t75" style="width:28.15pt;height:19.15pt" o:ole="">
            <v:imagedata r:id="rId1670" o:title=""/>
          </v:shape>
          <o:OLEObject Type="Embed" ProgID="Equation.3" ShapeID="_x0000_i1898" DrawAspect="Content" ObjectID="_1783090201" r:id="rId1671"/>
        </w:object>
      </w:r>
      <w:r>
        <w:t>. The low rate synthesis transform is performed as defined above with the only difference being the transform length.</w:t>
      </w:r>
    </w:p>
    <w:p w:rsidR="00E76ED5" w:rsidRDefault="00E76ED5" w:rsidP="00E76ED5">
      <w:pPr>
        <w:pStyle w:val="Heading2"/>
        <w:rPr>
          <w:lang w:val="de-DE"/>
        </w:rPr>
      </w:pPr>
      <w:bookmarkStart w:id="969" w:name="_Toc393281310"/>
      <w:bookmarkStart w:id="970" w:name="_Toc393306305"/>
      <w:bookmarkStart w:id="971" w:name="_Toc393628484"/>
      <w:bookmarkStart w:id="972" w:name="_Toc393726421"/>
      <w:bookmarkStart w:id="973" w:name="_Toc394068023"/>
      <w:r>
        <w:t>6.3</w:t>
      </w:r>
      <w:r>
        <w:tab/>
        <w:t xml:space="preserve">Switching coding modes </w:t>
      </w:r>
      <w:r>
        <w:rPr>
          <w:lang w:val="en-GB"/>
        </w:rPr>
        <w:t>in</w:t>
      </w:r>
      <w:r>
        <w:t xml:space="preserve"> decoding</w:t>
      </w:r>
      <w:bookmarkEnd w:id="969"/>
      <w:bookmarkEnd w:id="970"/>
      <w:bookmarkEnd w:id="971"/>
      <w:bookmarkEnd w:id="972"/>
      <w:bookmarkEnd w:id="973"/>
    </w:p>
    <w:p w:rsidR="00E76ED5" w:rsidRDefault="00E76ED5" w:rsidP="00E76ED5">
      <w:pPr>
        <w:pStyle w:val="Heading3"/>
        <w:rPr>
          <w:lang w:val="de-DE"/>
        </w:rPr>
      </w:pPr>
      <w:bookmarkStart w:id="974" w:name="_Toc393281311"/>
      <w:bookmarkStart w:id="975" w:name="_Toc393306306"/>
      <w:bookmarkStart w:id="976" w:name="_Toc393628485"/>
      <w:bookmarkStart w:id="977" w:name="_Toc393726422"/>
      <w:bookmarkStart w:id="978" w:name="_Toc394482236"/>
      <w:r>
        <w:t>6.3.1</w:t>
      </w:r>
      <w:r>
        <w:tab/>
        <w:t>General description</w:t>
      </w:r>
      <w:bookmarkEnd w:id="974"/>
      <w:bookmarkEnd w:id="975"/>
      <w:bookmarkEnd w:id="976"/>
      <w:bookmarkEnd w:id="977"/>
      <w:bookmarkEnd w:id="978"/>
    </w:p>
    <w:p w:rsidR="00E76ED5" w:rsidRDefault="00E76ED5" w:rsidP="00E76ED5">
      <w:pPr>
        <w:rPr>
          <w:lang w:val="en-US"/>
        </w:rPr>
      </w:pPr>
      <w:r>
        <w:rPr>
          <w:lang w:val="en-US"/>
        </w:rPr>
        <w:t>This clause describes all transitions between coding modes including changes for sample rates, bit rates and audio bandwidths for the decoding process.  The transitions between CELP coding mode and MDCT coding mode within the same bit rate and audio bandwidth are described in 6.3.2 and 6.3.3.</w:t>
      </w:r>
    </w:p>
    <w:p w:rsidR="00E76ED5" w:rsidRDefault="00E76ED5" w:rsidP="00E76ED5">
      <w:pPr>
        <w:rPr>
          <w:lang w:val="en-US"/>
        </w:rPr>
      </w:pPr>
      <w:r>
        <w:rPr>
          <w:lang w:val="en-US"/>
        </w:rPr>
        <w:t>The handling of sample rate changes within the CELP or LP-based coding mode and MDCT-based TCX mode is described in 6.3.4.</w:t>
      </w:r>
    </w:p>
    <w:p w:rsidR="00E76ED5" w:rsidRDefault="00E76ED5" w:rsidP="00E76ED5">
      <w:pPr>
        <w:rPr>
          <w:lang w:val="en-US"/>
        </w:rPr>
      </w:pPr>
      <w:r>
        <w:rPr>
          <w:lang w:val="en-US"/>
        </w:rPr>
        <w:t>The switching between primary and AMR-WB IO modes is described in 6.3.5.</w:t>
      </w:r>
    </w:p>
    <w:p w:rsidR="00E76ED5" w:rsidRDefault="00E76ED5" w:rsidP="00E76ED5">
      <w:pPr>
        <w:rPr>
          <w:lang w:val="en-US"/>
        </w:rPr>
      </w:pPr>
      <w:r>
        <w:rPr>
          <w:lang w:val="en-US"/>
        </w:rPr>
        <w:t>The handling of transitions in the context of bit rate switching is described in 6.3.6.</w:t>
      </w:r>
    </w:p>
    <w:p w:rsidR="00E76ED5" w:rsidRDefault="00E76ED5" w:rsidP="00E76ED5">
      <w:pPr>
        <w:rPr>
          <w:lang w:val="en-US"/>
        </w:rPr>
      </w:pPr>
      <w:r>
        <w:rPr>
          <w:lang w:val="en-US"/>
        </w:rPr>
        <w:t>Finally, the transition between NB, WB, SWB and FB are described in 6.3.7.</w:t>
      </w:r>
    </w:p>
    <w:p w:rsidR="00E76ED5" w:rsidRDefault="00E76ED5" w:rsidP="00E76ED5">
      <w:pPr>
        <w:pStyle w:val="Heading3"/>
      </w:pPr>
      <w:bookmarkStart w:id="979" w:name="_Toc394482237"/>
      <w:r>
        <w:t>6.3.2</w:t>
      </w:r>
      <w:r>
        <w:tab/>
        <w:t>MDCT coding mode to CELP coding mode</w:t>
      </w:r>
      <w:bookmarkEnd w:id="979"/>
    </w:p>
    <w:p w:rsidR="00E76ED5" w:rsidRDefault="00E76ED5" w:rsidP="00E76ED5">
      <w:r>
        <w:t>When a CELP encoded frame is preceded by a MDCT based encoded frame, the memories of the CELP encoded frame have to be updated before starting the decoding of the CELP frame, similarly to the encoder case (</w:t>
      </w:r>
      <w:r w:rsidRPr="009F7ECD">
        <w:t>see clause 5.4.2</w:t>
      </w:r>
      <w:r>
        <w:t>).</w:t>
      </w:r>
    </w:p>
    <w:p w:rsidR="00E76ED5" w:rsidRDefault="00E76ED5" w:rsidP="00E76ED5">
      <w:r>
        <w:t xml:space="preserve">Additionally, cross-fading is applied in the time-domain at the output sampling rate </w:t>
      </w:r>
      <w:r w:rsidRPr="00B84FC6">
        <w:rPr>
          <w:position w:val="-10"/>
        </w:rPr>
        <w:object w:dxaOrig="440" w:dyaOrig="300">
          <v:shape id="_x0000_i1899" type="#_x0000_t75" style="width:22.15pt;height:15pt" o:ole="">
            <v:imagedata r:id="rId1672" o:title=""/>
          </v:shape>
          <o:OLEObject Type="Embed" ProgID="Equation.3" ShapeID="_x0000_i1899" DrawAspect="Content" ObjectID="_1783090202" r:id="rId1673"/>
        </w:object>
      </w:r>
      <w:r>
        <w:t xml:space="preserve"> to avoid any discontinuities between the MDCT based output and the CELP based output including bandwidth extension.</w:t>
      </w:r>
    </w:p>
    <w:p w:rsidR="00342378" w:rsidRDefault="00342378" w:rsidP="00342378">
      <w:bookmarkStart w:id="980" w:name="_Toc394482238"/>
      <w:r>
        <w:t xml:space="preserve">The CELP memories update and the cross-fading are performed depending on the bitrate and the previous encoding mode. In general three different MDCT to CELP (MC1 to MC3) transitions are supported. </w:t>
      </w:r>
      <w:r w:rsidRPr="002918B3">
        <w:t xml:space="preserve">The </w:t>
      </w:r>
      <w:r w:rsidRPr="009F7ECD">
        <w:t xml:space="preserve">table in </w:t>
      </w:r>
      <w:r>
        <w:t xml:space="preserve">clause </w:t>
      </w:r>
      <w:r w:rsidRPr="009F7ECD">
        <w:t>5.4.2</w:t>
      </w:r>
      <w:r>
        <w:t xml:space="preserve"> describes which transition mode is used for a specific configuration. The different decoding cases are described in detail in the following sub-clauses.</w:t>
      </w:r>
    </w:p>
    <w:p w:rsidR="00E76ED5" w:rsidRDefault="00E76ED5" w:rsidP="00E76ED5">
      <w:pPr>
        <w:pStyle w:val="Heading4"/>
        <w:rPr>
          <w:lang w:val="en-GB"/>
        </w:rPr>
      </w:pPr>
      <w:r>
        <w:t>6.3.2.1</w:t>
      </w:r>
      <w:r>
        <w:tab/>
      </w:r>
      <w:bookmarkEnd w:id="980"/>
      <w:r>
        <w:t>MDCT to CELP transition 1</w:t>
      </w:r>
      <w:r w:rsidR="00342378">
        <w:rPr>
          <w:lang w:val="en-GB"/>
        </w:rPr>
        <w:t xml:space="preserve"> (MC1)</w:t>
      </w:r>
    </w:p>
    <w:p w:rsidR="00342378" w:rsidRDefault="00342378" w:rsidP="00342378">
      <w:r>
        <w:t xml:space="preserve">MC1 is used when the previous frame was decoded with HQ MDCT and the current frame is decoded with CELP. </w:t>
      </w:r>
      <w:r w:rsidRPr="00415934">
        <w:rPr>
          <w:lang w:val="en-US"/>
        </w:rPr>
        <w:t>T</w:t>
      </w:r>
      <w:r>
        <w:t>he CELP state variables are reset in the current frame to predetermined (fixed) values. In particular the following memories are reset to 0 in the CELP decoder:</w:t>
      </w:r>
    </w:p>
    <w:p w:rsidR="00342378" w:rsidRDefault="00342378" w:rsidP="00342378">
      <w:pPr>
        <w:pStyle w:val="B1"/>
        <w:numPr>
          <w:ilvl w:val="0"/>
          <w:numId w:val="39"/>
        </w:numPr>
      </w:pPr>
      <w:r>
        <w:t>Resampling memories of the CELP synthesis</w:t>
      </w:r>
    </w:p>
    <w:p w:rsidR="00342378" w:rsidRDefault="00342378" w:rsidP="00342378">
      <w:pPr>
        <w:pStyle w:val="B1"/>
        <w:numPr>
          <w:ilvl w:val="0"/>
          <w:numId w:val="39"/>
        </w:numPr>
      </w:pPr>
      <w:r>
        <w:t>Pre-emphasis and de-emphasis memories</w:t>
      </w:r>
    </w:p>
    <w:p w:rsidR="00342378" w:rsidRDefault="00342378" w:rsidP="00342378">
      <w:pPr>
        <w:pStyle w:val="B1"/>
        <w:numPr>
          <w:ilvl w:val="0"/>
          <w:numId w:val="39"/>
        </w:numPr>
      </w:pPr>
      <w:r>
        <w:t>LPC synthesis memories</w:t>
      </w:r>
    </w:p>
    <w:p w:rsidR="00342378" w:rsidRDefault="00342378" w:rsidP="00342378">
      <w:pPr>
        <w:pStyle w:val="B1"/>
        <w:numPr>
          <w:ilvl w:val="0"/>
          <w:numId w:val="39"/>
        </w:numPr>
      </w:pPr>
      <w:r>
        <w:t>Past excitation (adaptive codebook memory)</w:t>
      </w:r>
    </w:p>
    <w:p w:rsidR="00342378" w:rsidRDefault="00342378" w:rsidP="00342378">
      <w:pPr>
        <w:pStyle w:val="B1"/>
        <w:numPr>
          <w:ilvl w:val="0"/>
          <w:numId w:val="39"/>
        </w:numPr>
      </w:pPr>
      <w:r>
        <w:t>Bass post-filter memories</w:t>
      </w:r>
    </w:p>
    <w:p w:rsidR="005F51E0" w:rsidRPr="00B44874" w:rsidRDefault="005F51E0" w:rsidP="005F51E0">
      <w:r>
        <w:t xml:space="preserve">The old LPC coefficients and associated representations (LSP, LSF) and CELP gain quantization memories are reset to  predetermined (fixed) values. The CELP decoder in the current frame is forced to operate in Transition coding (TC), i.e. without </w:t>
      </w:r>
      <w:r>
        <w:rPr>
          <w:lang w:val="en-US"/>
        </w:rPr>
        <w:t>using an adaptive codebook from the previous frame</w:t>
      </w:r>
      <w:r>
        <w:t xml:space="preserve">. Since the LPC coefficients from the previous frame are not available, only one set of LPC coefficients corresponding to the end of frame are decoded and using for all subframes in the current frame. </w:t>
      </w:r>
    </w:p>
    <w:p w:rsidR="005F51E0" w:rsidRDefault="005F51E0" w:rsidP="005F51E0">
      <w:r>
        <w:t>To avoid discontinuities at the output sampling rate between the decoded HQ MDCT signal in the previous frame and the decoded CELP signal (including time-domain BWE) in the current frame, cross-fading (i.e. overlap-add) is used.</w:t>
      </w:r>
    </w:p>
    <w:p w:rsidR="00342378" w:rsidRDefault="005F51E0" w:rsidP="005F51E0">
      <w:r>
        <w:t>The decoded HQ MDCT signal could be windowed to compensate for the MDCT synthesis window</w:t>
      </w:r>
      <w:r>
        <w:rPr>
          <w:lang w:val="en-US"/>
        </w:rPr>
        <w:t>, however in practice this compensation is not done</w:t>
      </w:r>
      <w:r>
        <w:t xml:space="preserve">. Note that the synthesis of the CELP decoder is more delayed than the synthesis of the MDCT decoder as shown in Figure 112a;  the time difference is denoted here </w:t>
      </w:r>
      <w:r w:rsidRPr="00415934">
        <w:rPr>
          <w:i/>
        </w:rPr>
        <w:t>D</w:t>
      </w:r>
      <w:r>
        <w:t>. In the current CELP frame, the first samples are replaced by the HQ MDCT synthesis from the previous frame (D samples). The unweighted HQ MDCT aliased memory is overlap-added with the CELP output</w:t>
      </w:r>
      <w:r w:rsidR="00342378">
        <w:t>.</w:t>
      </w:r>
    </w:p>
    <w:p w:rsidR="00342378" w:rsidRDefault="005B6522" w:rsidP="00342378">
      <w:pPr>
        <w:pStyle w:val="TH"/>
      </w:pPr>
      <w:r w:rsidRPr="00305DE3">
        <w:rPr>
          <w:noProof/>
        </w:rPr>
        <w:drawing>
          <wp:inline distT="0" distB="0" distL="0" distR="0">
            <wp:extent cx="4281805" cy="1710055"/>
            <wp:effectExtent l="0" t="0" r="0" b="0"/>
            <wp:docPr id="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1674">
                      <a:extLst>
                        <a:ext uri="{28A0092B-C50C-407E-A947-70E740481C1C}">
                          <a14:useLocalDpi xmlns:a14="http://schemas.microsoft.com/office/drawing/2010/main" val="0"/>
                        </a:ext>
                      </a:extLst>
                    </a:blip>
                    <a:srcRect/>
                    <a:stretch>
                      <a:fillRect/>
                    </a:stretch>
                  </pic:blipFill>
                  <pic:spPr bwMode="auto">
                    <a:xfrm>
                      <a:off x="0" y="0"/>
                      <a:ext cx="4281805" cy="1710055"/>
                    </a:xfrm>
                    <a:prstGeom prst="rect">
                      <a:avLst/>
                    </a:prstGeom>
                    <a:noFill/>
                    <a:ln>
                      <a:noFill/>
                    </a:ln>
                  </pic:spPr>
                </pic:pic>
              </a:graphicData>
            </a:graphic>
          </wp:inline>
        </w:drawing>
      </w:r>
    </w:p>
    <w:p w:rsidR="00342378" w:rsidRDefault="00342378" w:rsidP="00342378">
      <w:pPr>
        <w:pStyle w:val="TF"/>
      </w:pPr>
      <w:r>
        <w:t xml:space="preserve">Figure </w:t>
      </w:r>
      <w:r>
        <w:fldChar w:fldCharType="begin"/>
      </w:r>
      <w:r>
        <w:instrText xml:space="preserve"> SEQ Figure \* ARABIC </w:instrText>
      </w:r>
      <w:r>
        <w:fldChar w:fldCharType="separate"/>
      </w:r>
      <w:r>
        <w:rPr>
          <w:noProof/>
        </w:rPr>
        <w:t>112</w:t>
      </w:r>
      <w:r>
        <w:fldChar w:fldCharType="end"/>
      </w:r>
      <w:r>
        <w:t>a: Overlap-add in MDCT to CELP transition.</w:t>
      </w:r>
    </w:p>
    <w:p w:rsidR="00342378" w:rsidRPr="00342378" w:rsidRDefault="00342378" w:rsidP="00342378"/>
    <w:p w:rsidR="00E76ED5" w:rsidRPr="00342378" w:rsidRDefault="00E76ED5" w:rsidP="00E76ED5">
      <w:pPr>
        <w:pStyle w:val="Heading4"/>
        <w:rPr>
          <w:lang w:val="en-GB"/>
        </w:rPr>
      </w:pPr>
      <w:bookmarkStart w:id="981" w:name="_Toc394482240"/>
      <w:r>
        <w:t>6.3.2.2</w:t>
      </w:r>
      <w:r>
        <w:tab/>
      </w:r>
      <w:bookmarkEnd w:id="981"/>
      <w:r>
        <w:t>MDCT to CELP transition 2</w:t>
      </w:r>
      <w:r w:rsidR="00342378">
        <w:rPr>
          <w:lang w:val="en-GB"/>
        </w:rPr>
        <w:t xml:space="preserve"> (MC2)</w:t>
      </w:r>
    </w:p>
    <w:p w:rsidR="00E76ED5" w:rsidRDefault="00E76ED5" w:rsidP="00E76ED5">
      <w:r>
        <w:t xml:space="preserve">As described in clause 6.2.4.5, the MDCT based TCX decoder generates two time-domain signals, one at the output sampling rate </w:t>
      </w:r>
      <w:r w:rsidRPr="00B84FC6">
        <w:rPr>
          <w:position w:val="-10"/>
        </w:rPr>
        <w:object w:dxaOrig="440" w:dyaOrig="300">
          <v:shape id="_x0000_i1901" type="#_x0000_t75" style="width:22.15pt;height:15pt" o:ole="">
            <v:imagedata r:id="rId1675" o:title=""/>
          </v:shape>
          <o:OLEObject Type="Embed" ProgID="Equation.3" ShapeID="_x0000_i1901" DrawAspect="Content" ObjectID="_1783090203" r:id="rId1676"/>
        </w:object>
      </w:r>
      <w:r>
        <w:t xml:space="preserve"> and one at the CELP sampling rate </w:t>
      </w:r>
      <w:r w:rsidRPr="00B84FC6">
        <w:rPr>
          <w:position w:val="-14"/>
        </w:rPr>
        <w:object w:dxaOrig="499" w:dyaOrig="340">
          <v:shape id="_x0000_i1902" type="#_x0000_t75" style="width:25.15pt;height:16.9pt" o:ole="">
            <v:imagedata r:id="rId1677" o:title=""/>
          </v:shape>
          <o:OLEObject Type="Embed" ProgID="Equation.3" ShapeID="_x0000_i1902" DrawAspect="Content" ObjectID="_1783090204" r:id="rId1678"/>
        </w:object>
      </w:r>
      <w:r>
        <w:t>. The signal at the CELP sampling rate is used to update the CELP memories, similarly to the encoder case (</w:t>
      </w:r>
      <w:r w:rsidRPr="009F7ECD">
        <w:t>see clause 5.4.2.2</w:t>
      </w:r>
      <w:r>
        <w:t>). It is also used at the decoder side to update the memories of the CLDFB based resampler that is used to resample the decoded CELP signal. The signal at the output sampling rate is the signal that is actually sent to the decoder output. To avoid discontinuities between this MDCT based TCX signal and the decoded CELP signal at the output sampling rate, cross-fading is used.</w:t>
      </w:r>
    </w:p>
    <w:p w:rsidR="00E76ED5" w:rsidRDefault="00E76ED5" w:rsidP="00E76ED5">
      <w:r>
        <w:t>The decoded CELP signal at the output sampling rate is obtained after CELP decoding at the CELP sampling rate, CLDFB based resampling and time-domain bandwidth extension decoding (</w:t>
      </w:r>
      <w:r w:rsidRPr="009F7ECD">
        <w:t>see clause 6.1</w:t>
      </w:r>
      <w:r>
        <w:t>). Both the CLDFB based resampling and the time-domain bandwidth extension decoding introduce a delay. Consequently, the decoded CELP frame is delayed compared to the MDCT based TCX frame and an overlap between the two frames is then introduced. This overlap is used to perform a cross-fade and thus to avoid any discontinuities between the two frames. The output signal is given by</w:t>
      </w:r>
    </w:p>
    <w:p w:rsidR="00E76ED5" w:rsidRDefault="00E76ED5" w:rsidP="00E76ED5">
      <w:pPr>
        <w:pStyle w:val="EQ"/>
      </w:pPr>
      <w:r>
        <w:tab/>
      </w:r>
      <w:r w:rsidRPr="007A4AC9">
        <w:rPr>
          <w:position w:val="-62"/>
        </w:rPr>
        <w:object w:dxaOrig="5679" w:dyaOrig="1340">
          <v:shape id="_x0000_i1903" type="#_x0000_t75" style="width:283.9pt;height:67.15pt" o:ole="">
            <v:imagedata r:id="rId1679" o:title=""/>
          </v:shape>
          <o:OLEObject Type="Embed" ProgID="Equation.3" ShapeID="_x0000_i1903" DrawAspect="Content" ObjectID="_1783090205" r:id="rId1680"/>
        </w:object>
      </w:r>
      <w:r>
        <w:tab/>
        <w:t>(</w:t>
      </w:r>
      <w:fldSimple w:instr=" SEQ eqn \r1927 \* MERGEFORMAT ">
        <w:r>
          <w:t>1927</w:t>
        </w:r>
      </w:fldSimple>
      <w:r>
        <w:t>)</w:t>
      </w:r>
    </w:p>
    <w:p w:rsidR="00E76ED5" w:rsidRPr="007A4AC9" w:rsidRDefault="00E76ED5" w:rsidP="00E76ED5">
      <w:r>
        <w:t xml:space="preserve">with </w:t>
      </w:r>
      <w:r w:rsidRPr="00D13FEF">
        <w:rPr>
          <w:position w:val="-10"/>
        </w:rPr>
        <w:object w:dxaOrig="620" w:dyaOrig="300">
          <v:shape id="_x0000_i1904" type="#_x0000_t75" style="width:31.15pt;height:15pt" o:ole="">
            <v:imagedata r:id="rId1681" o:title=""/>
          </v:shape>
          <o:OLEObject Type="Embed" ProgID="Equation.3" ShapeID="_x0000_i1904" DrawAspect="Content" ObjectID="_1783090206" r:id="rId1682"/>
        </w:object>
      </w:r>
      <w:r>
        <w:t xml:space="preserve"> is the output signal, </w:t>
      </w:r>
      <w:r w:rsidRPr="00D13FEF">
        <w:rPr>
          <w:position w:val="-10"/>
        </w:rPr>
        <w:object w:dxaOrig="720" w:dyaOrig="300">
          <v:shape id="_x0000_i1905" type="#_x0000_t75" style="width:36pt;height:15pt" o:ole="">
            <v:imagedata r:id="rId1683" o:title=""/>
          </v:shape>
          <o:OLEObject Type="Embed" ProgID="Equation.3" ShapeID="_x0000_i1905" DrawAspect="Content" ObjectID="_1783090207" r:id="rId1684"/>
        </w:object>
      </w:r>
      <w:r>
        <w:t xml:space="preserve"> is the MDCT based TCX signal, </w:t>
      </w:r>
      <w:r w:rsidRPr="00D13FEF">
        <w:rPr>
          <w:position w:val="-14"/>
        </w:rPr>
        <w:object w:dxaOrig="680" w:dyaOrig="340">
          <v:shape id="_x0000_i1906" type="#_x0000_t75" style="width:34.15pt;height:16.9pt" o:ole="">
            <v:imagedata r:id="rId1685" o:title=""/>
          </v:shape>
          <o:OLEObject Type="Embed" ProgID="Equation.3" ShapeID="_x0000_i1906" DrawAspect="Content" ObjectID="_1783090208" r:id="rId1686"/>
        </w:object>
      </w:r>
      <w:r>
        <w:t xml:space="preserve"> is the CELP signal, </w:t>
      </w:r>
      <w:r w:rsidRPr="00D13FEF">
        <w:rPr>
          <w:position w:val="-10"/>
        </w:rPr>
        <w:object w:dxaOrig="480" w:dyaOrig="300">
          <v:shape id="_x0000_i1907" type="#_x0000_t75" style="width:24pt;height:15pt" o:ole="">
            <v:imagedata r:id="rId1687" o:title=""/>
          </v:shape>
          <o:OLEObject Type="Embed" ProgID="Equation.3" ShapeID="_x0000_i1907" DrawAspect="Content" ObjectID="_1783090209" r:id="rId1688"/>
        </w:object>
      </w:r>
      <w:r>
        <w:t xml:space="preserve"> is the delay of the TCX LTP postfilter (0.25ms), </w:t>
      </w:r>
      <w:r w:rsidRPr="00D13FEF">
        <w:rPr>
          <w:position w:val="-4"/>
        </w:rPr>
        <w:object w:dxaOrig="200" w:dyaOrig="220">
          <v:shape id="_x0000_i1908" type="#_x0000_t75" style="width:10.15pt;height:10.9pt" o:ole="">
            <v:imagedata r:id="rId1689" o:title=""/>
          </v:shape>
          <o:OLEObject Type="Embed" ProgID="Equation.3" ShapeID="_x0000_i1908" DrawAspect="Content" ObjectID="_1783090210" r:id="rId1690"/>
        </w:object>
      </w:r>
      <w:r>
        <w:t xml:space="preserve"> is the delay introduced by the CLDFB resampler and the time-domain BWE (1.25ms if </w:t>
      </w:r>
      <w:r w:rsidRPr="00523CDB">
        <w:rPr>
          <w:position w:val="-10"/>
        </w:rPr>
        <w:object w:dxaOrig="1100" w:dyaOrig="300">
          <v:shape id="_x0000_i1909" type="#_x0000_t75" style="width:55.15pt;height:15pt" o:ole="">
            <v:imagedata r:id="rId1691" o:title=""/>
          </v:shape>
          <o:OLEObject Type="Embed" ProgID="Equation.3" ShapeID="_x0000_i1909" DrawAspect="Content" ObjectID="_1783090211" r:id="rId1692"/>
        </w:object>
      </w:r>
      <w:r>
        <w:t xml:space="preserve"> and 2.3125ms otherwise), and </w:t>
      </w:r>
      <w:r w:rsidRPr="007A4AC9">
        <w:rPr>
          <w:position w:val="-10"/>
        </w:rPr>
        <w:object w:dxaOrig="460" w:dyaOrig="300">
          <v:shape id="_x0000_i1910" type="#_x0000_t75" style="width:22.9pt;height:15pt" o:ole="">
            <v:imagedata r:id="rId1693" o:title=""/>
          </v:shape>
          <o:OLEObject Type="Embed" ProgID="Equation.3" ShapeID="_x0000_i1910" DrawAspect="Content" ObjectID="_1783090212" r:id="rId1694"/>
        </w:object>
      </w:r>
      <w:r>
        <w:t xml:space="preserve"> is the frame length at the output sampling rate (20ms).</w:t>
      </w:r>
    </w:p>
    <w:p w:rsidR="00E76ED5" w:rsidRPr="00342378" w:rsidRDefault="00E76ED5" w:rsidP="00E76ED5">
      <w:pPr>
        <w:pStyle w:val="Heading4"/>
        <w:rPr>
          <w:lang w:val="en-GB"/>
        </w:rPr>
      </w:pPr>
      <w:bookmarkStart w:id="982" w:name="_Toc394482241"/>
      <w:r>
        <w:t>6.3.2.3</w:t>
      </w:r>
      <w:r>
        <w:tab/>
      </w:r>
      <w:bookmarkEnd w:id="982"/>
      <w:r>
        <w:t>MDCT to CELP transition 3</w:t>
      </w:r>
      <w:r w:rsidR="00342378">
        <w:rPr>
          <w:lang w:val="en-GB"/>
        </w:rPr>
        <w:t xml:space="preserve"> (MC3)</w:t>
      </w:r>
    </w:p>
    <w:p w:rsidR="00342378" w:rsidRDefault="00342378" w:rsidP="00342378">
      <w:bookmarkStart w:id="983" w:name="_Toc394482242"/>
      <w:r>
        <w:t>Similarly to MC1, the CELP memories are either reset or extrapolated similarly as in the encoder (</w:t>
      </w:r>
      <w:r w:rsidRPr="009F7ECD">
        <w:t>see clause 5.4.2.3</w:t>
      </w:r>
      <w:r>
        <w:t>).</w:t>
      </w:r>
    </w:p>
    <w:p w:rsidR="00E76ED5" w:rsidRDefault="00E76ED5" w:rsidP="00E76ED5">
      <w:r>
        <w:t xml:space="preserve">To avoid discontinuities between the decoded MDCT based TCX signal and the decoded CELP signal (including time-domain BWE) at the output sampling rate, cross-fading is used. The same approach as used in clause </w:t>
      </w:r>
      <w:r w:rsidRPr="009F7ECD">
        <w:t>6.3.2.1</w:t>
      </w:r>
      <w:r>
        <w:t xml:space="preserve"> is used.</w:t>
      </w:r>
    </w:p>
    <w:p w:rsidR="00E76ED5" w:rsidRDefault="00E76ED5" w:rsidP="00E76ED5">
      <w:pPr>
        <w:pStyle w:val="Heading3"/>
      </w:pPr>
      <w:r>
        <w:t>6.3.3</w:t>
      </w:r>
      <w:r>
        <w:tab/>
        <w:t>CELP coding mode to MDCT coding mode</w:t>
      </w:r>
      <w:bookmarkEnd w:id="983"/>
    </w:p>
    <w:p w:rsidR="00E76ED5" w:rsidRPr="00E02EDF" w:rsidRDefault="00E76ED5" w:rsidP="00E76ED5">
      <w:r w:rsidRPr="00E02EDF">
        <w:t>When a MDCT encoded frame is preceded by a CELP encoded frame, a beginning portion of the MDCT encoded frame cannot be reconstructed properly due to the aliasing introduced by the miss</w:t>
      </w:r>
      <w:r>
        <w:t xml:space="preserve">ing previous MDCT encoded frame. As already described </w:t>
      </w:r>
      <w:r w:rsidRPr="00F02542">
        <w:t xml:space="preserve">in </w:t>
      </w:r>
      <w:r w:rsidRPr="009F7ECD">
        <w:t>clause 5.4.3</w:t>
      </w:r>
      <w:r w:rsidRPr="00F02542">
        <w:t>,</w:t>
      </w:r>
      <w:r>
        <w:t xml:space="preserve"> </w:t>
      </w:r>
      <w:r w:rsidRPr="00E02EDF">
        <w:t xml:space="preserve">two approaches are used </w:t>
      </w:r>
      <w:r>
        <w:t xml:space="preserve">to solve this problem, </w:t>
      </w:r>
      <w:r w:rsidRPr="00E02EDF">
        <w:t>depending on the MDCT based coding mode (either MDCT based TCX or HQ MDCT). The</w:t>
      </w:r>
      <w:r>
        <w:t xml:space="preserve"> decoder part of the</w:t>
      </w:r>
      <w:r w:rsidRPr="00E02EDF">
        <w:t xml:space="preserve">se </w:t>
      </w:r>
      <w:r>
        <w:t xml:space="preserve">two </w:t>
      </w:r>
      <w:r w:rsidRPr="00E02EDF">
        <w:t>approaches is described in detail in the following sub-clauses.</w:t>
      </w:r>
    </w:p>
    <w:p w:rsidR="00E76ED5" w:rsidRDefault="00E76ED5" w:rsidP="00E76ED5">
      <w:pPr>
        <w:pStyle w:val="Heading4"/>
      </w:pPr>
      <w:bookmarkStart w:id="984" w:name="_Toc394482243"/>
      <w:r>
        <w:t>6.3.3.1</w:t>
      </w:r>
      <w:r>
        <w:tab/>
        <w:t>CELP coding mode to MDCT based TCX coding mode</w:t>
      </w:r>
      <w:bookmarkEnd w:id="984"/>
    </w:p>
    <w:p w:rsidR="00E76ED5" w:rsidRDefault="00E76ED5" w:rsidP="00E76ED5">
      <w:r>
        <w:t xml:space="preserve">If MDCT based TCX is used in the current frame and if the previous frame was encoded with CELP, the MDCT based TCX frame length is increased and the left part of the MDCT window is modified, as already described </w:t>
      </w:r>
      <w:r w:rsidRPr="00F02542">
        <w:t xml:space="preserve">in </w:t>
      </w:r>
      <w:r w:rsidRPr="009F7ECD">
        <w:t>clause 5.4.3.1</w:t>
      </w:r>
      <w:r w:rsidRPr="00F02542">
        <w:t>.</w:t>
      </w:r>
    </w:p>
    <w:p w:rsidR="00E76ED5" w:rsidRDefault="00E76ED5" w:rsidP="00E76ED5">
      <w:r>
        <w:t xml:space="preserve">At the decoder side, the MDCT coefficients are decoded as described </w:t>
      </w:r>
      <w:r w:rsidRPr="00F02542">
        <w:t xml:space="preserve">in </w:t>
      </w:r>
      <w:r w:rsidRPr="009F7ECD">
        <w:t>clause 6.2.2</w:t>
      </w:r>
      <w:r w:rsidRPr="00F02542">
        <w:t>.</w:t>
      </w:r>
      <w:r>
        <w:t xml:space="preserve"> The decoded MDCT coefficients are then transformed back to the time-domain as described </w:t>
      </w:r>
      <w:r w:rsidRPr="00F02542">
        <w:t xml:space="preserve">in </w:t>
      </w:r>
      <w:r w:rsidRPr="009F7ECD">
        <w:t>clause 6.2.4</w:t>
      </w:r>
      <w:r w:rsidRPr="00F02542">
        <w:t>.</w:t>
      </w:r>
      <w:r>
        <w:t xml:space="preserve"> Two inverse transforms are performed and two time-domain signals are generated, as described </w:t>
      </w:r>
      <w:r w:rsidRPr="00F02542">
        <w:t xml:space="preserve">in </w:t>
      </w:r>
      <w:r w:rsidRPr="009F7ECD">
        <w:t>clause 6.2.4.5</w:t>
      </w:r>
      <w:r w:rsidRPr="00F02542">
        <w:t>.</w:t>
      </w:r>
      <w:r>
        <w:t xml:space="preserve"> One signal is generated at the CELP sampling rate and follows the previous decoded CELP signal at the CELP sampling rate. The other signal is generated at the output sampling rate and follows the previous decoded CELP signal at the output sampling rate (after CLDFB resampling and time-domain BWE). The decoding of the CELP signal (including the time-domain BWE) was described in </w:t>
      </w:r>
      <w:r w:rsidRPr="009F7ECD">
        <w:t>clause 6.1</w:t>
      </w:r>
      <w:r w:rsidRPr="00F02542">
        <w:t>.</w:t>
      </w:r>
    </w:p>
    <w:p w:rsidR="00E76ED5" w:rsidRDefault="00E76ED5" w:rsidP="00E76ED5">
      <w:r>
        <w:t>To avoid any discontinuities that could be introduced in the decoded time-domain signal at the border between the two frames, a smoothing mechanism is applied. This algorithm is described in detail in the following.</w:t>
      </w:r>
      <w:r>
        <w:br/>
        <w:t>Let’s first assume the following notations. T</w:t>
      </w:r>
      <w:r w:rsidRPr="0083073F">
        <w:t xml:space="preserve">he frame length </w:t>
      </w:r>
      <w:r>
        <w:t>at the CELP sampling rate is noted</w:t>
      </w:r>
      <w:r w:rsidRPr="0083073F">
        <w:rPr>
          <w:position w:val="-14"/>
        </w:rPr>
        <w:object w:dxaOrig="520" w:dyaOrig="340">
          <v:shape id="_x0000_i1911" type="#_x0000_t75" style="width:25.9pt;height:16.9pt" o:ole="">
            <v:imagedata r:id="rId1695" o:title=""/>
          </v:shape>
          <o:OLEObject Type="Embed" ProgID="Equation.3" ShapeID="_x0000_i1911" DrawAspect="Content" ObjectID="_1783090213" r:id="rId1696"/>
        </w:object>
      </w:r>
      <w:r>
        <w:t>. T</w:t>
      </w:r>
      <w:r w:rsidRPr="0083073F">
        <w:t xml:space="preserve">he decoded CELP signal </w:t>
      </w:r>
      <w:r>
        <w:t xml:space="preserve">at the CELP sampling rate is noted </w:t>
      </w:r>
      <w:r w:rsidRPr="0083073F">
        <w:rPr>
          <w:position w:val="-14"/>
        </w:rPr>
        <w:object w:dxaOrig="700" w:dyaOrig="340">
          <v:shape id="_x0000_i1912" type="#_x0000_t75" style="width:34.9pt;height:16.9pt" o:ole="">
            <v:imagedata r:id="rId1697" o:title=""/>
          </v:shape>
          <o:OLEObject Type="Embed" ProgID="Equation.3" ShapeID="_x0000_i1912" DrawAspect="Content" ObjectID="_1783090214" r:id="rId1698"/>
        </w:object>
      </w:r>
      <w:r>
        <w:t xml:space="preserve"> with </w:t>
      </w:r>
      <w:r w:rsidRPr="0083073F">
        <w:rPr>
          <w:position w:val="-14"/>
        </w:rPr>
        <w:object w:dxaOrig="1420" w:dyaOrig="340">
          <v:shape id="_x0000_i1913" type="#_x0000_t75" style="width:70.9pt;height:16.9pt" o:ole="">
            <v:imagedata r:id="rId1699" o:title=""/>
          </v:shape>
          <o:OLEObject Type="Embed" ProgID="Equation.3" ShapeID="_x0000_i1913" DrawAspect="Content" ObjectID="_1783090215" r:id="rId1700"/>
        </w:object>
      </w:r>
      <w:r>
        <w:t>. T</w:t>
      </w:r>
      <w:r w:rsidRPr="0083073F">
        <w:t>he decoded MDCT signal</w:t>
      </w:r>
      <w:r>
        <w:t xml:space="preserve"> (including the windowed</w:t>
      </w:r>
      <w:r w:rsidRPr="0083073F">
        <w:t xml:space="preserve"> </w:t>
      </w:r>
      <w:r>
        <w:t>portion overlapping with the previous CELP frame</w:t>
      </w:r>
      <w:r w:rsidRPr="0083073F">
        <w:t>) is noted</w:t>
      </w:r>
      <w:r>
        <w:t xml:space="preserve"> </w:t>
      </w:r>
      <w:r w:rsidRPr="000D41B1">
        <w:rPr>
          <w:position w:val="-10"/>
        </w:rPr>
        <w:object w:dxaOrig="740" w:dyaOrig="300">
          <v:shape id="_x0000_i1914" type="#_x0000_t75" style="width:37.15pt;height:15pt" o:ole="">
            <v:imagedata r:id="rId1701" o:title=""/>
          </v:shape>
          <o:OLEObject Type="Embed" ProgID="Equation.3" ShapeID="_x0000_i1914" DrawAspect="Content" ObjectID="_1783090216" r:id="rId1702"/>
        </w:object>
      </w:r>
      <w:r>
        <w:t xml:space="preserve"> with </w:t>
      </w:r>
      <w:r w:rsidRPr="0083073F">
        <w:rPr>
          <w:position w:val="-14"/>
        </w:rPr>
        <w:object w:dxaOrig="1780" w:dyaOrig="340">
          <v:shape id="_x0000_i1915" type="#_x0000_t75" style="width:88.9pt;height:16.9pt" o:ole="">
            <v:imagedata r:id="rId1703" o:title=""/>
          </v:shape>
          <o:OLEObject Type="Embed" ProgID="Equation.3" ShapeID="_x0000_i1915" DrawAspect="Content" ObjectID="_1783090217" r:id="rId1704"/>
        </w:object>
      </w:r>
      <w:r w:rsidRPr="000D41B1">
        <w:t xml:space="preserve"> </w:t>
      </w:r>
      <w:r>
        <w:t xml:space="preserve">,  </w:t>
      </w:r>
      <w:r w:rsidRPr="00506837">
        <w:rPr>
          <w:position w:val="-14"/>
        </w:rPr>
        <w:object w:dxaOrig="1660" w:dyaOrig="340">
          <v:shape id="_x0000_i1916" type="#_x0000_t75" style="width:82.9pt;height:16.9pt" o:ole="">
            <v:imagedata r:id="rId1705" o:title=""/>
          </v:shape>
          <o:OLEObject Type="Embed" ProgID="Equation.3" ShapeID="_x0000_i1916" DrawAspect="Content" ObjectID="_1783090218" r:id="rId1706"/>
        </w:object>
      </w:r>
      <w:r>
        <w:t xml:space="preserve"> is the length of the segment where both the MDCT signal and the CELP signal overlap (it is also equal to the length of the sine window used in the left part of the transition window as described in clause 5.4.3.1), and </w:t>
      </w:r>
      <w:r w:rsidRPr="00506837">
        <w:rPr>
          <w:position w:val="-14"/>
        </w:rPr>
        <w:object w:dxaOrig="499" w:dyaOrig="340">
          <v:shape id="_x0000_i1917" type="#_x0000_t75" style="width:25.15pt;height:16.9pt" o:ole="">
            <v:imagedata r:id="rId1707" o:title=""/>
          </v:shape>
          <o:OLEObject Type="Embed" ProgID="Equation.3" ShapeID="_x0000_i1917" DrawAspect="Content" ObjectID="_1783090219" r:id="rId1708"/>
        </w:object>
      </w:r>
      <w:r>
        <w:t xml:space="preserve"> is the CELP sampling rate.</w:t>
      </w:r>
      <w:r w:rsidRPr="0083073F">
        <w:t xml:space="preserve"> </w:t>
      </w:r>
      <w:r>
        <w:t xml:space="preserve">The LPC synthesis filter used in last subframe of the previous CELP frame is noted </w:t>
      </w:r>
      <w:r w:rsidRPr="007B3F25">
        <w:rPr>
          <w:position w:val="-14"/>
        </w:rPr>
        <w:object w:dxaOrig="859" w:dyaOrig="340">
          <v:shape id="_x0000_i1918" type="#_x0000_t75" style="width:43.15pt;height:16.9pt" o:ole="">
            <v:imagedata r:id="rId1709" o:title=""/>
          </v:shape>
          <o:OLEObject Type="Embed" ProgID="Equation.3" ShapeID="_x0000_i1918" DrawAspect="Content" ObjectID="_1783090220" r:id="rId1710"/>
        </w:object>
      </w:r>
      <w:r>
        <w:t xml:space="preserve">with </w:t>
      </w:r>
      <w:r w:rsidRPr="007B3F25">
        <w:rPr>
          <w:position w:val="-18"/>
        </w:rPr>
        <w:object w:dxaOrig="2260" w:dyaOrig="499">
          <v:shape id="_x0000_i1919" type="#_x0000_t75" style="width:112.9pt;height:25.15pt" o:ole="">
            <v:imagedata r:id="rId1711" o:title=""/>
          </v:shape>
          <o:OLEObject Type="Embed" ProgID="Equation.3" ShapeID="_x0000_i1919" DrawAspect="Content" ObjectID="_1783090221" r:id="rId1712"/>
        </w:object>
      </w:r>
      <w:r>
        <w:t xml:space="preserve"> </w:t>
      </w:r>
      <w:r w:rsidRPr="0083073F">
        <w:t xml:space="preserve">and </w:t>
      </w:r>
      <w:r w:rsidRPr="000D41B1">
        <w:rPr>
          <w:position w:val="-6"/>
        </w:rPr>
        <w:object w:dxaOrig="660" w:dyaOrig="240">
          <v:shape id="_x0000_i1920" type="#_x0000_t75" style="width:33pt;height:12pt" o:ole="">
            <v:imagedata r:id="rId1713" o:title=""/>
          </v:shape>
          <o:OLEObject Type="Embed" ProgID="Equation.3" ShapeID="_x0000_i1920" DrawAspect="Content" ObjectID="_1783090222" r:id="rId1714"/>
        </w:object>
      </w:r>
      <w:r>
        <w:t>is the LPC filter.</w:t>
      </w:r>
      <w:r>
        <w:br/>
        <w:t>A modified CELP signal is first computed by performing an overlap-add operation with the decoded MDCT signal on the overlap region and by artificially compensating the aliasing introduced by the decoded MDCT signal using the decoded CELP signal. The modified CELP signal can be defined as follow</w:t>
      </w:r>
    </w:p>
    <w:p w:rsidR="00E76ED5" w:rsidRDefault="00E76ED5" w:rsidP="00E76ED5">
      <w:pPr>
        <w:pStyle w:val="EQ"/>
      </w:pPr>
      <w:r>
        <w:tab/>
      </w:r>
      <w:r w:rsidRPr="007B3F25">
        <w:rPr>
          <w:position w:val="-48"/>
        </w:rPr>
        <w:object w:dxaOrig="8160" w:dyaOrig="1060">
          <v:shape id="_x0000_i1921" type="#_x0000_t75" style="width:408pt;height:52.9pt" o:ole="">
            <v:imagedata r:id="rId1715" o:title=""/>
          </v:shape>
          <o:OLEObject Type="Embed" ProgID="Equation.3" ShapeID="_x0000_i1921" DrawAspect="Content" ObjectID="_1783090223" r:id="rId1716"/>
        </w:object>
      </w:r>
      <w:r>
        <w:tab/>
        <w:t>(</w:t>
      </w:r>
      <w:fldSimple w:instr=" SEQ eqn \* MERGEFORMAT ">
        <w:r>
          <w:t>1928</w:t>
        </w:r>
      </w:fldSimple>
      <w:r>
        <w:t>)</w:t>
      </w:r>
    </w:p>
    <w:p w:rsidR="00E76ED5" w:rsidRDefault="00E76ED5" w:rsidP="00E76ED5">
      <w:r>
        <w:t xml:space="preserve">with </w:t>
      </w:r>
      <w:r w:rsidRPr="00BC0EA5">
        <w:rPr>
          <w:position w:val="-10"/>
        </w:rPr>
        <w:object w:dxaOrig="580" w:dyaOrig="300">
          <v:shape id="_x0000_i1922" type="#_x0000_t75" style="width:28.9pt;height:15pt" o:ole="">
            <v:imagedata r:id="rId1717" o:title=""/>
          </v:shape>
          <o:OLEObject Type="Embed" ProgID="Equation.3" ShapeID="_x0000_i1922" DrawAspect="Content" ObjectID="_1783090224" r:id="rId1718"/>
        </w:object>
      </w:r>
      <w:r>
        <w:t xml:space="preserve"> is the sine window used in the left-part of the transition window as described </w:t>
      </w:r>
      <w:r w:rsidRPr="00F02542">
        <w:t xml:space="preserve">in </w:t>
      </w:r>
      <w:r w:rsidRPr="009F7ECD">
        <w:t>clause 5.4.3.1</w:t>
      </w:r>
      <w:r w:rsidRPr="00F02542">
        <w:t>.</w:t>
      </w:r>
      <w:r>
        <w:t xml:space="preserve"> Contrary to the non-modified CELP signal case, discontinuities are significantly reduced (or even completely supressed in most cases) in the modified CELP signal preceding the MDCT signal, due to the overlap-add operation. However, the modified CELP signal cannot be used directly to generate the decoder output signal of the current frame, because it would introduce an additional decoder delay equal to the overlap length. Instead, the modified CELP signal is used only to generate a zero-input-response (ZIR) of the LPC synthesis filter. This ZIR is then used to modify the decoded  MDCT signal, reducing significantly (or even removing in most cases) the possible discontinuity, and without introducing any additional decoder delay. The ZIR </w:t>
      </w:r>
      <w:r w:rsidRPr="0030666E">
        <w:rPr>
          <w:position w:val="-10"/>
        </w:rPr>
        <w:object w:dxaOrig="620" w:dyaOrig="300">
          <v:shape id="_x0000_i1923" type="#_x0000_t75" style="width:31.15pt;height:15pt" o:ole="">
            <v:imagedata r:id="rId1719" o:title=""/>
          </v:shape>
          <o:OLEObject Type="Embed" ProgID="Equation.3" ShapeID="_x0000_i1923" DrawAspect="Content" ObjectID="_1783090225" r:id="rId1720"/>
        </w:object>
      </w:r>
      <w:r>
        <w:t xml:space="preserve">of the LPC synthesis filter </w:t>
      </w:r>
      <w:r w:rsidRPr="007B3F25">
        <w:rPr>
          <w:position w:val="-14"/>
        </w:rPr>
        <w:object w:dxaOrig="859" w:dyaOrig="340">
          <v:shape id="_x0000_i1924" type="#_x0000_t75" style="width:43.15pt;height:16.9pt" o:ole="">
            <v:imagedata r:id="rId1721" o:title=""/>
          </v:shape>
          <o:OLEObject Type="Embed" ProgID="Equation.3" ShapeID="_x0000_i1924" DrawAspect="Content" ObjectID="_1783090226" r:id="rId1722"/>
        </w:object>
      </w:r>
      <w:r>
        <w:t xml:space="preserve"> is generated by first computing the memory of the LPC synthesis filter as follow</w:t>
      </w:r>
    </w:p>
    <w:p w:rsidR="00E76ED5" w:rsidRDefault="00E76ED5" w:rsidP="00E76ED5">
      <w:pPr>
        <w:pStyle w:val="EQ"/>
      </w:pPr>
      <w:r>
        <w:tab/>
      </w:r>
      <w:r w:rsidRPr="0030666E">
        <w:rPr>
          <w:position w:val="-14"/>
        </w:rPr>
        <w:object w:dxaOrig="3600" w:dyaOrig="400">
          <v:shape id="_x0000_i1925" type="#_x0000_t75" style="width:180pt;height:19.9pt" o:ole="">
            <v:imagedata r:id="rId1723" o:title=""/>
          </v:shape>
          <o:OLEObject Type="Embed" ProgID="Equation.3" ShapeID="_x0000_i1925" DrawAspect="Content" ObjectID="_1783090227" r:id="rId1724"/>
        </w:object>
      </w:r>
      <w:r>
        <w:tab/>
        <w:t>(</w:t>
      </w:r>
      <w:fldSimple w:instr=" SEQ eqn \* MERGEFORMAT ">
        <w:r>
          <w:t>1929</w:t>
        </w:r>
      </w:fldSimple>
      <w:r>
        <w:t>)</w:t>
      </w:r>
    </w:p>
    <w:p w:rsidR="00E76ED5" w:rsidRDefault="00E76ED5" w:rsidP="00E76ED5">
      <w:r>
        <w:t>and then computing the zero-input-response as follow</w:t>
      </w:r>
    </w:p>
    <w:p w:rsidR="00E76ED5" w:rsidRDefault="00E76ED5" w:rsidP="00E76ED5">
      <w:pPr>
        <w:pStyle w:val="EQ"/>
      </w:pPr>
      <w:r>
        <w:tab/>
      </w:r>
      <w:r w:rsidRPr="003A1016">
        <w:rPr>
          <w:position w:val="-32"/>
        </w:rPr>
        <w:object w:dxaOrig="3920" w:dyaOrig="740">
          <v:shape id="_x0000_i1926" type="#_x0000_t75" style="width:196.15pt;height:37.15pt" o:ole="">
            <v:imagedata r:id="rId1725" o:title=""/>
          </v:shape>
          <o:OLEObject Type="Embed" ProgID="Equation.3" ShapeID="_x0000_i1926" DrawAspect="Content" ObjectID="_1783090228" r:id="rId1726"/>
        </w:object>
      </w:r>
      <w:r>
        <w:tab/>
        <w:t>(</w:t>
      </w:r>
      <w:fldSimple w:instr=" SEQ eqn \* MERGEFORMAT ">
        <w:r>
          <w:t>1930</w:t>
        </w:r>
      </w:fldSimple>
      <w:r>
        <w:t>)</w:t>
      </w:r>
    </w:p>
    <w:p w:rsidR="00E76ED5" w:rsidRDefault="00E76ED5" w:rsidP="00E76ED5">
      <w:pPr>
        <w:tabs>
          <w:tab w:val="left" w:pos="1650"/>
        </w:tabs>
      </w:pPr>
      <w:r>
        <w:t xml:space="preserve">with </w:t>
      </w:r>
      <w:r w:rsidRPr="003A1016">
        <w:rPr>
          <w:position w:val="-10"/>
        </w:rPr>
        <w:object w:dxaOrig="859" w:dyaOrig="300">
          <v:shape id="_x0000_i1927" type="#_x0000_t75" style="width:43.15pt;height:15pt" o:ole="">
            <v:imagedata r:id="rId1727" o:title=""/>
          </v:shape>
          <o:OLEObject Type="Embed" ProgID="Equation.3" ShapeID="_x0000_i1927" DrawAspect="Content" ObjectID="_1783090229" r:id="rId1728"/>
        </w:object>
      </w:r>
      <w:r>
        <w:t xml:space="preserve"> is the number of generated ZIR samples. The ZIR is then windowed such that its amplitude always decreases to 0, producing the windowed ZIR</w:t>
      </w:r>
    </w:p>
    <w:p w:rsidR="00E76ED5" w:rsidRDefault="00E76ED5" w:rsidP="00E76ED5">
      <w:pPr>
        <w:pStyle w:val="EQ"/>
      </w:pPr>
      <w:r>
        <w:tab/>
      </w:r>
      <w:r w:rsidRPr="003A1016">
        <w:rPr>
          <w:position w:val="-26"/>
        </w:rPr>
        <w:object w:dxaOrig="3680" w:dyaOrig="600">
          <v:shape id="_x0000_i1928" type="#_x0000_t75" style="width:184.15pt;height:30pt" o:ole="">
            <v:imagedata r:id="rId1729" o:title=""/>
          </v:shape>
          <o:OLEObject Type="Embed" ProgID="Equation.3" ShapeID="_x0000_i1928" DrawAspect="Content" ObjectID="_1783090230" r:id="rId1730"/>
        </w:object>
      </w:r>
      <w:r>
        <w:tab/>
        <w:t>(</w:t>
      </w:r>
      <w:fldSimple w:instr=" SEQ eqn \* MERGEFORMAT ">
        <w:r>
          <w:t>1931</w:t>
        </w:r>
      </w:fldSimple>
      <w:r>
        <w:t>)</w:t>
      </w:r>
    </w:p>
    <w:p w:rsidR="00E76ED5" w:rsidRDefault="00E76ED5" w:rsidP="00E76ED5">
      <w:pPr>
        <w:tabs>
          <w:tab w:val="left" w:pos="1650"/>
        </w:tabs>
      </w:pPr>
      <w:r>
        <w:t xml:space="preserve">Finally, the windowed ZIR is added to the beginning portion of the decoded MDCT signal, corresponding to the time samples </w:t>
      </w:r>
      <w:r w:rsidRPr="00BC0EA5">
        <w:rPr>
          <w:position w:val="-10"/>
        </w:rPr>
        <w:object w:dxaOrig="1359" w:dyaOrig="300">
          <v:shape id="_x0000_i1929" type="#_x0000_t75" style="width:67.9pt;height:15pt" o:ole="">
            <v:imagedata r:id="rId1731" o:title=""/>
          </v:shape>
          <o:OLEObject Type="Embed" ProgID="Equation.3" ShapeID="_x0000_i1929" DrawAspect="Content" ObjectID="_1783090231" r:id="rId1732"/>
        </w:object>
      </w:r>
      <w:r>
        <w:t>.</w:t>
      </w:r>
    </w:p>
    <w:p w:rsidR="00E76ED5" w:rsidRDefault="00E76ED5" w:rsidP="00E76ED5">
      <w:pPr>
        <w:tabs>
          <w:tab w:val="left" w:pos="1650"/>
        </w:tabs>
      </w:pPr>
      <w:r>
        <w:t xml:space="preserve">The same smoothing mechanism is applied to the decoded signals at the output sampling rate, with the exception that the ZIR is not re-computed but obtained by resampling the ZIR computed at the CELP sampling rate. The resampling is performed using linear interpolation as described in </w:t>
      </w:r>
      <w:r w:rsidRPr="009F7ECD">
        <w:t xml:space="preserve">clause </w:t>
      </w:r>
      <w:r w:rsidRPr="00F02542">
        <w:rPr>
          <w:lang w:val="en-US"/>
        </w:rPr>
        <w:t>5.4.4.4</w:t>
      </w:r>
      <w:r>
        <w:t>. The resampled ZIR is then added to the decoded MDCT signal at the output sampling rate.</w:t>
      </w:r>
    </w:p>
    <w:p w:rsidR="00E76ED5" w:rsidRPr="00E02EDF" w:rsidRDefault="00E76ED5" w:rsidP="00E76ED5">
      <w:pPr>
        <w:tabs>
          <w:tab w:val="left" w:pos="1650"/>
        </w:tabs>
      </w:pPr>
      <w:r>
        <w:t xml:space="preserve">The smoothing mechanism described above ensures a smooth transition between the CELP and MDCT signals at the output sampling rate, but only in the CELP bandwidth part. Due to the delay introduced by the time-domain BWE, a gap is introduced in the high frequency region as explained </w:t>
      </w:r>
      <w:r w:rsidRPr="00F02542">
        <w:t xml:space="preserve">in </w:t>
      </w:r>
      <w:r w:rsidRPr="009F7ECD">
        <w:t>clause 6.1.5.1.13.1</w:t>
      </w:r>
      <w:r w:rsidRPr="00F02542">
        <w:t>.</w:t>
      </w:r>
      <w:r>
        <w:t xml:space="preserve"> To fill this gap, a transition signal is generated as described </w:t>
      </w:r>
      <w:r w:rsidRPr="00F02542">
        <w:t xml:space="preserve">in </w:t>
      </w:r>
      <w:r w:rsidRPr="009F7ECD">
        <w:t>clause 6.1.5.1.13.1</w:t>
      </w:r>
      <w:r w:rsidRPr="00F02542">
        <w:t>.</w:t>
      </w:r>
      <w:r>
        <w:t xml:space="preserve"> This transition signal is long enough to cover not only the gap but also an additional signal portion following the gap. This additional signal portion is then used to perform a cross-fading with the decoded MDCT signal, ensuring smooth transition at the output sampling rate.</w:t>
      </w:r>
    </w:p>
    <w:p w:rsidR="00E76ED5" w:rsidRDefault="00E76ED5" w:rsidP="00E76ED5">
      <w:pPr>
        <w:pStyle w:val="Heading4"/>
      </w:pPr>
      <w:bookmarkStart w:id="985" w:name="_Toc394482244"/>
      <w:r>
        <w:t>6.3.3.2</w:t>
      </w:r>
      <w:r>
        <w:tab/>
        <w:t>CELP coding mode to HQ MDCT coding mode</w:t>
      </w:r>
      <w:bookmarkEnd w:id="985"/>
    </w:p>
    <w:p w:rsidR="00342378" w:rsidRDefault="00342378" w:rsidP="00342378">
      <w:pPr>
        <w:spacing w:after="0"/>
      </w:pPr>
      <w:r>
        <w:t>When the previous frame is CELP and the current frame is to be coded by HQ MDCT, the current frame is a transition frame in which two types of decoding are used:</w:t>
      </w:r>
    </w:p>
    <w:p w:rsidR="00342378" w:rsidRPr="004726DF" w:rsidRDefault="00342378" w:rsidP="00342378">
      <w:pPr>
        <w:pStyle w:val="B1"/>
        <w:numPr>
          <w:ilvl w:val="0"/>
          <w:numId w:val="40"/>
        </w:numPr>
        <w:rPr>
          <w:lang w:val="en-US"/>
        </w:rPr>
      </w:pPr>
      <w:r>
        <w:t>Constrained CELP coding and (when required) simplified time-domain BWE coding</w:t>
      </w:r>
    </w:p>
    <w:p w:rsidR="00342378" w:rsidRPr="00D00589" w:rsidRDefault="00342378" w:rsidP="00342378">
      <w:pPr>
        <w:pStyle w:val="B1"/>
        <w:numPr>
          <w:ilvl w:val="0"/>
          <w:numId w:val="40"/>
        </w:numPr>
        <w:rPr>
          <w:lang w:val="en-US"/>
        </w:rPr>
      </w:pPr>
      <w:r>
        <w:t xml:space="preserve">HQ MDCT coding with a modified window </w:t>
      </w:r>
    </w:p>
    <w:p w:rsidR="00342378" w:rsidRDefault="00342378" w:rsidP="00342378">
      <w:pPr>
        <w:spacing w:after="0"/>
      </w:pPr>
      <w:r>
        <w:t xml:space="preserve">Constrained CELP decoding means here that CELP is restricted to decode only a subset of CELP parameters, to reuse parameters (LPC coefficients) from the previous CELP frame, and to cover only the first subframe of the current frame. These constraints are set to minimize the bit budget taken by continuing CELP decoding in the current frame, this bit budget being taken out of HQ MDCT decoding. </w:t>
      </w:r>
    </w:p>
    <w:p w:rsidR="00342378" w:rsidRDefault="00342378" w:rsidP="00342378">
      <w:pPr>
        <w:spacing w:after="0"/>
      </w:pPr>
      <w:r>
        <w:t>As shown in Figure 112b, the transition frame includes at the decoder side a gap between the previous output frame (decoded by CELP) and the decoded signal with only the contribution from HQ MDCT. The length of this gap at the decoder  is 4.375 ms, which corresponds to 10-5.625 ms (10 ms for ¼ of MDCT window support – 5.625 ms which is the length of the zero segment at the beginning of the ALDO synthesis window). In addition, an overlap period of 1,825 ms is used to attenuate discontinuities between CELP and HQ MDCT decoded signal. The total transition region between CELP and HQ MDCT in the decoder (grey zone decoder  in Figure 112b)  is 4.375+1.825 = 6.25 ms..</w:t>
      </w:r>
    </w:p>
    <w:p w:rsidR="00342378" w:rsidRDefault="005B6522" w:rsidP="00342378">
      <w:pPr>
        <w:pStyle w:val="TH"/>
        <w:rPr>
          <w:lang w:val="en-US"/>
        </w:rPr>
      </w:pPr>
      <w:r w:rsidRPr="0065309A">
        <w:rPr>
          <w:noProof/>
        </w:rPr>
        <w:drawing>
          <wp:inline distT="0" distB="0" distL="0" distR="0">
            <wp:extent cx="5139055" cy="3095625"/>
            <wp:effectExtent l="0" t="0" r="0" b="0"/>
            <wp:docPr id="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1733">
                      <a:extLst>
                        <a:ext uri="{28A0092B-C50C-407E-A947-70E740481C1C}">
                          <a14:useLocalDpi xmlns:a14="http://schemas.microsoft.com/office/drawing/2010/main" val="0"/>
                        </a:ext>
                      </a:extLst>
                    </a:blip>
                    <a:srcRect/>
                    <a:stretch>
                      <a:fillRect/>
                    </a:stretch>
                  </pic:blipFill>
                  <pic:spPr bwMode="auto">
                    <a:xfrm>
                      <a:off x="0" y="0"/>
                      <a:ext cx="5139055" cy="3095625"/>
                    </a:xfrm>
                    <a:prstGeom prst="rect">
                      <a:avLst/>
                    </a:prstGeom>
                    <a:noFill/>
                    <a:ln>
                      <a:noFill/>
                    </a:ln>
                  </pic:spPr>
                </pic:pic>
              </a:graphicData>
            </a:graphic>
          </wp:inline>
        </w:drawing>
      </w:r>
    </w:p>
    <w:p w:rsidR="00342378" w:rsidRPr="00143A84" w:rsidRDefault="00342378" w:rsidP="00342378">
      <w:pPr>
        <w:pStyle w:val="TF"/>
      </w:pPr>
      <w:r w:rsidRPr="00143A84">
        <w:t xml:space="preserve">Figure </w:t>
      </w:r>
      <w:r>
        <w:t>112</w:t>
      </w:r>
      <w:r w:rsidRPr="00143A84">
        <w:t>b: Modified MDCT synthesis window in the transition frame (CELP to HQ MDCT).</w:t>
      </w:r>
    </w:p>
    <w:p w:rsidR="00342378" w:rsidRDefault="00342378" w:rsidP="00342378">
      <w:pPr>
        <w:pStyle w:val="FP"/>
      </w:pPr>
    </w:p>
    <w:p w:rsidR="00342378" w:rsidRPr="00143A84" w:rsidRDefault="00342378" w:rsidP="00342378">
      <w:pPr>
        <w:pStyle w:val="Heading5"/>
      </w:pPr>
      <w:r w:rsidRPr="00415934">
        <w:t>6</w:t>
      </w:r>
      <w:r w:rsidRPr="00143A84">
        <w:t>.3.3.2.1</w:t>
      </w:r>
      <w:r w:rsidRPr="00143A84">
        <w:tab/>
        <w:t>Constrained CELP decoding and simplified BWE decoding</w:t>
      </w:r>
    </w:p>
    <w:p w:rsidR="00342378" w:rsidRDefault="00342378" w:rsidP="00342378">
      <w:pPr>
        <w:rPr>
          <w:lang w:val="en-US"/>
        </w:rPr>
      </w:pPr>
      <w:r>
        <w:rPr>
          <w:lang w:val="en-US"/>
        </w:rPr>
        <w:t xml:space="preserve">The bit budget for CELP and BWE in the current (transition) frame is determined depending on the CELP coder used in the previous frame (12.8 kHz or 16 kHz) and decoded audio bandwidth in the current frame, as described in the pseudo-code in </w:t>
      </w:r>
      <w:r w:rsidRPr="00A57CC2">
        <w:rPr>
          <w:lang w:val="en-US"/>
        </w:rPr>
        <w:t>clause 5.4.3.2.1. Note that the current</w:t>
      </w:r>
      <w:r>
        <w:rPr>
          <w:lang w:val="en-US"/>
        </w:rPr>
        <w:t xml:space="preserve"> frame being a transition frame, one bit is used to indicate the type of CELP coding (12.8 kHz or 16 kHz); this bit is allows decoding the transition frame even when the information about the previous CELP coding type was lost due to frame erasures..</w:t>
      </w:r>
    </w:p>
    <w:p w:rsidR="00342378" w:rsidRDefault="00342378" w:rsidP="00342378">
      <w:pPr>
        <w:spacing w:after="0"/>
        <w:rPr>
          <w:lang w:val="en-US"/>
        </w:rPr>
      </w:pPr>
      <w:r>
        <w:rPr>
          <w:lang w:val="en-US"/>
        </w:rPr>
        <w:t xml:space="preserve">LPC coefficients from the end of the previous frame are reused, constrained CELP decoding only relies on decoding an extra subframe with the same CELP core decoder (12.8 kHz or 16 kHz) as in the previous frame; subframe decoding similar to clause 6.1 is applied (without LSF decoding). The length of the decoded subframe is 5 ms if CELP is at 12.8 kHz and 4 ms if CELP is at 16 kHz. The decoded CELP synthesis is normally delayed by 1.25 ms at the decoder due to the FIR resampling/delay operation. However, to have enough samples to cover the transition region of 6.25 ms, the resampling memory is resampled with 0-delay using the optimized cubic interpolation described in clause 6.3.3.2.1.1. </w:t>
      </w:r>
    </w:p>
    <w:p w:rsidR="00342378" w:rsidRPr="00A831A8" w:rsidRDefault="00342378" w:rsidP="00342378">
      <w:pPr>
        <w:spacing w:after="0"/>
        <w:rPr>
          <w:lang w:val="en-US"/>
        </w:rPr>
      </w:pPr>
      <w:r w:rsidRPr="00415934">
        <w:rPr>
          <w:lang w:val="en-US"/>
        </w:rPr>
        <w:t>Note that the cubic interpolation requires to have two future samples, which are estimated by simply repeating the last value of the FIR memory.</w:t>
      </w:r>
    </w:p>
    <w:p w:rsidR="00342378" w:rsidRDefault="00342378" w:rsidP="00342378">
      <w:pPr>
        <w:spacing w:after="0"/>
        <w:rPr>
          <w:lang w:val="en-US"/>
        </w:rPr>
      </w:pPr>
      <w:r>
        <w:rPr>
          <w:lang w:val="en-US"/>
        </w:rPr>
        <w:t>Hence, if CELP is at 12.8 kHz,, the CELP synthesis (after FIR resampling and 0-delay resampling) is 6.25 ms long; if CELP is at 16 kHz, the subframe is 1 ms shorter and the CELP synthesis is extended by ringing to get a decoded signal of 6.25 ms; the ringing is used only in the overlap region and its influence is perceptually minimal.</w:t>
      </w:r>
    </w:p>
    <w:p w:rsidR="00342378" w:rsidRDefault="00342378" w:rsidP="00342378">
      <w:pPr>
        <w:spacing w:after="0"/>
        <w:rPr>
          <w:lang w:val="en-US"/>
        </w:rPr>
      </w:pPr>
    </w:p>
    <w:p w:rsidR="00342378" w:rsidRDefault="00342378" w:rsidP="00342378">
      <w:pPr>
        <w:spacing w:after="0"/>
        <w:rPr>
          <w:lang w:val="en-US"/>
        </w:rPr>
      </w:pPr>
      <w:r>
        <w:rPr>
          <w:lang w:val="en-US"/>
        </w:rPr>
        <w:t>When the coded audio bandwidth is higher than the bandwidth of the core CELP coder, BWE decoding is applied. The previous frame is high-pass FIR filtered to obtain the high-band, and  the decoded pitch lag and gain are decoded to repeat 6.25 ms of high-band signal which is added to the 6.25 ms of decoded CELP signal.</w:t>
      </w:r>
    </w:p>
    <w:p w:rsidR="00342378" w:rsidRPr="00415934" w:rsidRDefault="00342378" w:rsidP="00342378">
      <w:pPr>
        <w:pStyle w:val="Heading6"/>
        <w:rPr>
          <w:lang w:val="en-US"/>
        </w:rPr>
      </w:pPr>
      <w:bookmarkStart w:id="986" w:name="_Toc394321739"/>
      <w:bookmarkStart w:id="987" w:name="_Toc394347338"/>
      <w:r w:rsidRPr="00415934">
        <w:rPr>
          <w:lang w:val="en-US"/>
        </w:rPr>
        <w:t>6</w:t>
      </w:r>
      <w:r>
        <w:t>.</w:t>
      </w:r>
      <w:r w:rsidRPr="00415934">
        <w:rPr>
          <w:lang w:val="en-US"/>
        </w:rPr>
        <w:t>3</w:t>
      </w:r>
      <w:r>
        <w:t>.</w:t>
      </w:r>
      <w:r w:rsidRPr="00415934">
        <w:rPr>
          <w:lang w:val="en-US"/>
        </w:rPr>
        <w:t>3</w:t>
      </w:r>
      <w:r>
        <w:t>.2.</w:t>
      </w:r>
      <w:r w:rsidRPr="00415934">
        <w:rPr>
          <w:lang w:val="en-US"/>
        </w:rPr>
        <w:t>1</w:t>
      </w:r>
      <w:r w:rsidRPr="007E701C">
        <w:t>.1</w:t>
      </w:r>
      <w:r w:rsidRPr="007E701C">
        <w:tab/>
      </w:r>
      <w:bookmarkEnd w:id="986"/>
      <w:bookmarkEnd w:id="987"/>
      <w:r w:rsidRPr="00415934">
        <w:rPr>
          <w:lang w:val="en-US"/>
        </w:rPr>
        <w:t>Optimized cubic interpolation</w:t>
      </w:r>
    </w:p>
    <w:p w:rsidR="00342378" w:rsidRDefault="00342378" w:rsidP="00342378">
      <w:pPr>
        <w:rPr>
          <w:lang w:val="en-US"/>
        </w:rPr>
      </w:pPr>
      <w:r>
        <w:rPr>
          <w:lang w:val="en-US"/>
        </w:rPr>
        <w:t>The missing signal at the output sampling frequency is partly available in the memory buffer at the internal sampling frequency, 12.8 kHz or 16 kHz. By doing low delay resampling like interpolation method of this memory a good estimation of the missing signal can be obtained. Third order cubic interpolation is used here, where cubic curves are used to interpolate the output values within 3 input interval delimited by 4 input samples. Respectively, in each input interval the interpolation can be made by using 3 different cubic curves. To further improve the quality of this estimation the interpolated samples are obtained by computing a weighted mean value of the possible cubic interpolated values computed on the plurality intervals covering the time position of the sample to interpolate.</w:t>
      </w:r>
    </w:p>
    <w:p w:rsidR="00342378" w:rsidRDefault="00342378" w:rsidP="00342378">
      <w:pPr>
        <w:rPr>
          <w:rFonts w:eastAsia="Times New Roman"/>
          <w:lang w:val="en-US"/>
        </w:rPr>
      </w:pPr>
      <w:r>
        <w:rPr>
          <w:lang w:val="en-US"/>
        </w:rPr>
        <w:t xml:space="preserve">The length of the resampling buffer (input to cubic interpolation) </w:t>
      </w:r>
      <w:r>
        <w:rPr>
          <w:i/>
          <w:lang w:val="en-US"/>
        </w:rPr>
        <w:t xml:space="preserve"> </w:t>
      </w:r>
      <w:r>
        <w:rPr>
          <w:lang w:val="en-US"/>
        </w:rPr>
        <w:t xml:space="preserve">is 1.25 ms (16 samples at 12.8 kHz sampling rate or 20 samples at 16 kHz sampling rate) plus 2 past samples used as memory for the first cubic interpolations of the first 2 intervals. In cubic interpolation, 4 consecutive input samples determinate a cubic curve, the general equation of this curve is </w:t>
      </w:r>
      <w:r w:rsidRPr="00907B70">
        <w:rPr>
          <w:rFonts w:eastAsia="Times New Roman"/>
          <w:lang w:val="en-US"/>
        </w:rPr>
        <w:fldChar w:fldCharType="begin"/>
      </w:r>
      <w:r w:rsidRPr="00907B70">
        <w:rPr>
          <w:rFonts w:eastAsia="Times New Roman"/>
          <w:lang w:val="en-US"/>
        </w:rPr>
        <w:instrText xml:space="preserve"> QUOTE </w:instrText>
      </w:r>
      <m:oMath>
        <m:r>
          <w:ins w:id="988" w:author="ORANGE" w:date="2014-10-27T10:17:00Z">
            <w:rPr>
              <w:rFonts w:ascii="Cambria Math" w:hAnsi="Cambria Math"/>
              <w:lang w:val="en-US"/>
            </w:rPr>
            <m:t>vc</m:t>
          </w:ins>
        </m:r>
        <m:d>
          <m:dPr>
            <m:ctrlPr>
              <w:ins w:id="989" w:author="ORANGE" w:date="2014-10-27T10:17:00Z">
                <w:rPr>
                  <w:rFonts w:ascii="Cambria Math" w:hAnsi="Cambria Math"/>
                  <w:i/>
                  <w:lang w:val="en-US"/>
                </w:rPr>
              </w:ins>
            </m:ctrlPr>
          </m:dPr>
          <m:e>
            <m:r>
              <w:ins w:id="990" w:author="ORANGE" w:date="2014-10-27T10:17:00Z">
                <w:rPr>
                  <w:rFonts w:ascii="Cambria Math" w:hAnsi="Cambria Math"/>
                  <w:lang w:val="en-US"/>
                </w:rPr>
                <m:t>x</m:t>
              </w:ins>
            </m:r>
          </m:e>
        </m:d>
        <m:r>
          <w:ins w:id="991" w:author="ORANGE" w:date="2014-10-27T10:17:00Z">
            <w:rPr>
              <w:rFonts w:ascii="Cambria Math" w:hAnsi="Cambria Math"/>
              <w:lang w:val="en-US"/>
            </w:rPr>
            <m:t>=</m:t>
          </w:ins>
        </m:r>
        <m:sSub>
          <m:sSubPr>
            <m:ctrlPr>
              <w:ins w:id="992" w:author="ORANGE" w:date="2014-10-27T10:17:00Z">
                <w:rPr>
                  <w:rFonts w:ascii="Cambria Math" w:hAnsi="Cambria Math"/>
                  <w:i/>
                  <w:lang w:val="en-US"/>
                </w:rPr>
              </w:ins>
            </m:ctrlPr>
          </m:sSubPr>
          <m:e>
            <m:r>
              <w:ins w:id="993" w:author="ORANGE" w:date="2014-10-27T10:17:00Z">
                <w:rPr>
                  <w:rFonts w:ascii="Cambria Math" w:hAnsi="Cambria Math"/>
                  <w:lang w:val="en-US"/>
                </w:rPr>
                <m:t>a</m:t>
              </w:ins>
            </m:r>
          </m:e>
          <m:sub>
            <m:r>
              <w:ins w:id="994" w:author="ORANGE" w:date="2014-10-27T10:17:00Z">
                <w:rPr>
                  <w:rFonts w:ascii="Cambria Math" w:hAnsi="Cambria Math"/>
                  <w:lang w:val="en-US"/>
                </w:rPr>
                <m:t>3</m:t>
              </w:ins>
            </m:r>
          </m:sub>
        </m:sSub>
        <m:sSup>
          <m:sSupPr>
            <m:ctrlPr>
              <w:ins w:id="995" w:author="ORANGE" w:date="2014-10-27T10:17:00Z">
                <w:rPr>
                  <w:rFonts w:ascii="Cambria Math" w:hAnsi="Cambria Math"/>
                  <w:i/>
                  <w:lang w:val="en-US"/>
                </w:rPr>
              </w:ins>
            </m:ctrlPr>
          </m:sSupPr>
          <m:e>
            <m:r>
              <w:ins w:id="996" w:author="ORANGE" w:date="2014-10-27T10:17:00Z">
                <w:rPr>
                  <w:rFonts w:ascii="Cambria Math" w:hAnsi="Cambria Math"/>
                  <w:lang w:val="en-US"/>
                </w:rPr>
                <m:t>x</m:t>
              </w:ins>
            </m:r>
          </m:e>
          <m:sup>
            <m:r>
              <w:ins w:id="997" w:author="ORANGE" w:date="2014-10-27T10:17:00Z">
                <w:rPr>
                  <w:rFonts w:ascii="Cambria Math" w:hAnsi="Cambria Math"/>
                  <w:lang w:val="en-US"/>
                </w:rPr>
                <m:t>3</m:t>
              </w:ins>
            </m:r>
          </m:sup>
        </m:sSup>
        <m:r>
          <w:ins w:id="998" w:author="ORANGE" w:date="2014-10-27T10:17:00Z">
            <w:rPr>
              <w:rFonts w:ascii="Cambria Math" w:hAnsi="Cambria Math"/>
              <w:lang w:val="en-US"/>
            </w:rPr>
            <m:t>+</m:t>
          </w:ins>
        </m:r>
        <m:r>
          <w:ins w:id="999" w:author="ORANGE" w:date="2014-10-27T10:17:00Z">
            <w:rPr>
              <w:rFonts w:ascii="Cambria Math" w:eastAsia="Times New Roman" w:hAnsi="Cambria Math"/>
              <w:lang w:val="en-US"/>
            </w:rPr>
            <m:t xml:space="preserve"> </m:t>
          </w:ins>
        </m:r>
        <m:sSub>
          <m:sSubPr>
            <m:ctrlPr>
              <w:ins w:id="1000" w:author="ORANGE" w:date="2014-10-27T10:17:00Z">
                <w:rPr>
                  <w:rFonts w:ascii="Cambria Math" w:hAnsi="Cambria Math"/>
                  <w:i/>
                  <w:lang w:val="en-US"/>
                </w:rPr>
              </w:ins>
            </m:ctrlPr>
          </m:sSubPr>
          <m:e>
            <m:r>
              <w:ins w:id="1001" w:author="ORANGE" w:date="2014-10-27T10:17:00Z">
                <w:rPr>
                  <w:rFonts w:ascii="Cambria Math" w:hAnsi="Cambria Math"/>
                  <w:lang w:val="en-US"/>
                </w:rPr>
                <m:t>b</m:t>
              </w:ins>
            </m:r>
          </m:e>
          <m:sub>
            <m:r>
              <w:ins w:id="1002" w:author="ORANGE" w:date="2014-10-27T10:17:00Z">
                <w:rPr>
                  <w:rFonts w:ascii="Cambria Math" w:hAnsi="Cambria Math"/>
                  <w:lang w:val="en-US"/>
                </w:rPr>
                <m:t>3</m:t>
              </w:ins>
            </m:r>
          </m:sub>
        </m:sSub>
        <m:sSup>
          <m:sSupPr>
            <m:ctrlPr>
              <w:ins w:id="1003" w:author="ORANGE" w:date="2014-10-27T10:17:00Z">
                <w:rPr>
                  <w:rFonts w:ascii="Cambria Math" w:hAnsi="Cambria Math"/>
                  <w:i/>
                  <w:lang w:val="en-US"/>
                </w:rPr>
              </w:ins>
            </m:ctrlPr>
          </m:sSupPr>
          <m:e>
            <m:r>
              <w:ins w:id="1004" w:author="ORANGE" w:date="2014-10-27T10:17:00Z">
                <w:rPr>
                  <w:rFonts w:ascii="Cambria Math" w:hAnsi="Cambria Math"/>
                  <w:lang w:val="en-US"/>
                </w:rPr>
                <m:t>x</m:t>
              </w:ins>
            </m:r>
          </m:e>
          <m:sup>
            <m:r>
              <w:ins w:id="1005" w:author="ORANGE" w:date="2014-10-27T10:17:00Z">
                <w:rPr>
                  <w:rFonts w:ascii="Cambria Math" w:hAnsi="Cambria Math"/>
                  <w:lang w:val="en-US"/>
                </w:rPr>
                <m:t>2</m:t>
              </w:ins>
            </m:r>
          </m:sup>
        </m:sSup>
        <m:r>
          <w:ins w:id="1006" w:author="ORANGE" w:date="2014-10-27T10:17:00Z">
            <w:rPr>
              <w:rFonts w:ascii="Cambria Math" w:eastAsia="Times New Roman" w:hAnsi="Cambria Math"/>
              <w:lang w:val="en-US"/>
            </w:rPr>
            <m:t xml:space="preserve"> </m:t>
          </w:ins>
        </m:r>
        <m:r>
          <w:ins w:id="1007" w:author="ORANGE" w:date="2014-10-27T10:17:00Z">
            <w:rPr>
              <w:rFonts w:ascii="Cambria Math" w:hAnsi="Cambria Math"/>
              <w:lang w:val="en-US"/>
            </w:rPr>
            <m:t>+</m:t>
          </w:ins>
        </m:r>
        <m:r>
          <w:ins w:id="1008" w:author="ORANGE" w:date="2014-10-27T10:17:00Z">
            <w:rPr>
              <w:rFonts w:ascii="Cambria Math" w:eastAsia="Times New Roman" w:hAnsi="Cambria Math"/>
              <w:lang w:val="en-US"/>
            </w:rPr>
            <m:t xml:space="preserve"> </m:t>
          </w:ins>
        </m:r>
        <m:sSub>
          <m:sSubPr>
            <m:ctrlPr>
              <w:ins w:id="1009" w:author="ORANGE" w:date="2014-10-27T10:17:00Z">
                <w:rPr>
                  <w:rFonts w:ascii="Cambria Math" w:hAnsi="Cambria Math"/>
                  <w:i/>
                  <w:lang w:val="en-US"/>
                </w:rPr>
              </w:ins>
            </m:ctrlPr>
          </m:sSubPr>
          <m:e>
            <m:r>
              <w:ins w:id="1010" w:author="ORANGE" w:date="2014-10-27T10:17:00Z">
                <w:rPr>
                  <w:rFonts w:ascii="Cambria Math" w:hAnsi="Cambria Math"/>
                  <w:lang w:val="en-US"/>
                </w:rPr>
                <m:t>c</m:t>
              </w:ins>
            </m:r>
          </m:e>
          <m:sub>
            <m:r>
              <w:ins w:id="1011" w:author="ORANGE" w:date="2014-10-27T10:17:00Z">
                <w:rPr>
                  <w:rFonts w:ascii="Cambria Math" w:hAnsi="Cambria Math"/>
                  <w:lang w:val="en-US"/>
                </w:rPr>
                <m:t>3</m:t>
              </w:ins>
            </m:r>
          </m:sub>
        </m:sSub>
        <m:r>
          <w:ins w:id="1012" w:author="ORANGE" w:date="2014-10-27T10:17:00Z">
            <w:rPr>
              <w:rFonts w:ascii="Cambria Math" w:hAnsi="Cambria Math"/>
              <w:lang w:val="en-US"/>
            </w:rPr>
            <m:t>x+</m:t>
          </w:ins>
        </m:r>
        <m:r>
          <w:ins w:id="1013" w:author="ORANGE" w:date="2014-10-27T10:17:00Z">
            <w:rPr>
              <w:rFonts w:ascii="Cambria Math" w:eastAsia="Times New Roman" w:hAnsi="Cambria Math"/>
              <w:lang w:val="en-US"/>
            </w:rPr>
            <m:t xml:space="preserve"> </m:t>
          </w:ins>
        </m:r>
        <m:sSub>
          <m:sSubPr>
            <m:ctrlPr>
              <w:ins w:id="1014" w:author="ORANGE" w:date="2014-10-27T10:17:00Z">
                <w:rPr>
                  <w:rFonts w:ascii="Cambria Math" w:hAnsi="Cambria Math"/>
                  <w:i/>
                  <w:lang w:val="en-US"/>
                </w:rPr>
              </w:ins>
            </m:ctrlPr>
          </m:sSubPr>
          <m:e>
            <m:r>
              <w:ins w:id="1015" w:author="ORANGE" w:date="2014-10-27T10:17:00Z">
                <w:rPr>
                  <w:rFonts w:ascii="Cambria Math" w:hAnsi="Cambria Math"/>
                  <w:lang w:val="en-US"/>
                </w:rPr>
                <m:t>d</m:t>
              </w:ins>
            </m:r>
          </m:e>
          <m:sub>
            <m:r>
              <w:ins w:id="1016" w:author="ORANGE" w:date="2014-10-27T10:17:00Z">
                <w:rPr>
                  <w:rFonts w:ascii="Cambria Math" w:hAnsi="Cambria Math"/>
                  <w:lang w:val="en-US"/>
                </w:rPr>
                <m:t>3</m:t>
              </w:ins>
            </m:r>
          </m:sub>
        </m:sSub>
      </m:oMath>
      <w:r w:rsidRPr="00907B70">
        <w:rPr>
          <w:rFonts w:eastAsia="Times New Roman"/>
          <w:lang w:val="en-US"/>
        </w:rPr>
        <w:instrText xml:space="preserve"> </w:instrText>
      </w:r>
      <w:r w:rsidRPr="00907B70">
        <w:rPr>
          <w:rFonts w:eastAsia="Times New Roman"/>
          <w:lang w:val="en-US"/>
        </w:rPr>
        <w:fldChar w:fldCharType="separate"/>
      </w:r>
      <w:r w:rsidRPr="00BC0EA5">
        <w:rPr>
          <w:position w:val="-10"/>
        </w:rPr>
        <w:object w:dxaOrig="2760" w:dyaOrig="360">
          <v:shape id="_x0000_i1932" type="#_x0000_t75" style="width:138pt;height:18pt" o:ole="">
            <v:imagedata r:id="rId1734" o:title=""/>
          </v:shape>
          <o:OLEObject Type="Embed" ProgID="Equation.3" ShapeID="_x0000_i1932" DrawAspect="Content" ObjectID="_1783090232" r:id="rId1735"/>
        </w:object>
      </w:r>
      <w:r w:rsidRPr="00907B70">
        <w:rPr>
          <w:rFonts w:eastAsia="Times New Roman"/>
          <w:lang w:val="en-US"/>
        </w:rPr>
        <w:fldChar w:fldCharType="end"/>
      </w:r>
      <w:r>
        <w:rPr>
          <w:rFonts w:eastAsia="Times New Roman"/>
          <w:lang w:val="en-US"/>
        </w:rPr>
        <w:t xml:space="preserve">. To simplify the computations of the coefficients the temporal index of the 4 consecutive input samples are always considered as </w:t>
      </w:r>
      <w:r w:rsidRPr="001940FF">
        <w:rPr>
          <w:position w:val="-6"/>
        </w:rPr>
        <w:object w:dxaOrig="620" w:dyaOrig="260">
          <v:shape id="_x0000_i1933" type="#_x0000_t75" style="width:31.15pt;height:13.15pt" o:ole="">
            <v:imagedata r:id="rId1736" o:title=""/>
          </v:shape>
          <o:OLEObject Type="Embed" ProgID="Equation.3" ShapeID="_x0000_i1933" DrawAspect="Content" ObjectID="_1783090233" r:id="rId1737"/>
        </w:object>
      </w:r>
      <w:r w:rsidRPr="00721B7C">
        <w:rPr>
          <w:rFonts w:eastAsia="Times New Roman"/>
          <w:lang w:val="en-US"/>
        </w:rPr>
        <w:t xml:space="preserve">, </w:t>
      </w:r>
      <w:r w:rsidRPr="001940FF">
        <w:rPr>
          <w:position w:val="-6"/>
        </w:rPr>
        <w:object w:dxaOrig="520" w:dyaOrig="260">
          <v:shape id="_x0000_i1934" type="#_x0000_t75" style="width:25.9pt;height:13.15pt" o:ole="">
            <v:imagedata r:id="rId1738" o:title=""/>
          </v:shape>
          <o:OLEObject Type="Embed" ProgID="Equation.3" ShapeID="_x0000_i1934" DrawAspect="Content" ObjectID="_1783090234" r:id="rId1739"/>
        </w:object>
      </w:r>
      <w:r w:rsidRPr="00721B7C">
        <w:rPr>
          <w:rFonts w:eastAsia="Times New Roman"/>
          <w:lang w:val="en-US"/>
        </w:rPr>
        <w:t xml:space="preserve">, </w:t>
      </w:r>
      <w:r w:rsidRPr="001940FF">
        <w:rPr>
          <w:position w:val="-6"/>
        </w:rPr>
        <w:object w:dxaOrig="480" w:dyaOrig="260">
          <v:shape id="_x0000_i1935" type="#_x0000_t75" style="width:24pt;height:13.15pt" o:ole="">
            <v:imagedata r:id="rId1740" o:title=""/>
          </v:shape>
          <o:OLEObject Type="Embed" ProgID="Equation.3" ShapeID="_x0000_i1935" DrawAspect="Content" ObjectID="_1783090235" r:id="rId1741"/>
        </w:object>
      </w:r>
      <w:r>
        <w:rPr>
          <w:rFonts w:eastAsia="Times New Roman"/>
          <w:lang w:val="en-US"/>
        </w:rPr>
        <w:t>and</w:t>
      </w:r>
      <w:r w:rsidRPr="00721B7C">
        <w:rPr>
          <w:rFonts w:eastAsia="Times New Roman"/>
          <w:lang w:val="en-US"/>
        </w:rPr>
        <w:t xml:space="preserve"> </w:t>
      </w:r>
      <w:r w:rsidRPr="001940FF">
        <w:rPr>
          <w:position w:val="-6"/>
        </w:rPr>
        <w:object w:dxaOrig="520" w:dyaOrig="260">
          <v:shape id="_x0000_i1936" type="#_x0000_t75" style="width:25.9pt;height:13.15pt" o:ole="">
            <v:imagedata r:id="rId1742" o:title=""/>
          </v:shape>
          <o:OLEObject Type="Embed" ProgID="Equation.3" ShapeID="_x0000_i1936" DrawAspect="Content" ObjectID="_1783090236" r:id="rId1743"/>
        </w:object>
      </w:r>
      <w:r>
        <w:rPr>
          <w:rFonts w:eastAsia="Times New Roman"/>
          <w:lang w:val="en-US"/>
        </w:rPr>
        <w:t>and so</w:t>
      </w:r>
      <w:r w:rsidRPr="00721B7C">
        <w:rPr>
          <w:rFonts w:eastAsia="Times New Roman"/>
          <w:lang w:val="en-US"/>
        </w:rPr>
        <w:t xml:space="preserve"> </w:t>
      </w:r>
      <w:r>
        <w:rPr>
          <w:rFonts w:eastAsia="Times New Roman"/>
          <w:lang w:val="en-US"/>
        </w:rPr>
        <w:t>they define 3 intervals, [-1, 0], [0, 1] et [1, 2]. Noting the values of these 4 input samples</w:t>
      </w:r>
      <w:r w:rsidRPr="00BC0EA5">
        <w:rPr>
          <w:position w:val="-10"/>
        </w:rPr>
        <w:object w:dxaOrig="680" w:dyaOrig="320">
          <v:shape id="_x0000_i1937" type="#_x0000_t75" style="width:34.15pt;height:16.15pt" o:ole="">
            <v:imagedata r:id="rId1744" o:title=""/>
          </v:shape>
          <o:OLEObject Type="Embed" ProgID="Equation.3" ShapeID="_x0000_i1937" DrawAspect="Content" ObjectID="_1783090237" r:id="rId1745"/>
        </w:object>
      </w:r>
      <w:r w:rsidRPr="00E9638D">
        <w:rPr>
          <w:rFonts w:eastAsia="Times New Roman"/>
          <w:lang w:val="en-US"/>
        </w:rPr>
        <w:t xml:space="preserve">, </w:t>
      </w:r>
      <w:r w:rsidRPr="00BC0EA5">
        <w:rPr>
          <w:position w:val="-10"/>
        </w:rPr>
        <w:object w:dxaOrig="580" w:dyaOrig="320">
          <v:shape id="_x0000_i1938" type="#_x0000_t75" style="width:28.9pt;height:16.15pt" o:ole="">
            <v:imagedata r:id="rId1746" o:title=""/>
          </v:shape>
          <o:OLEObject Type="Embed" ProgID="Equation.3" ShapeID="_x0000_i1938" DrawAspect="Content" ObjectID="_1783090238" r:id="rId1747"/>
        </w:object>
      </w:r>
      <w:r w:rsidRPr="00E9638D">
        <w:rPr>
          <w:rFonts w:eastAsia="Times New Roman"/>
          <w:lang w:val="en-US"/>
        </w:rPr>
        <w:t xml:space="preserve">, </w:t>
      </w:r>
      <w:r w:rsidRPr="00BC0EA5">
        <w:rPr>
          <w:position w:val="-10"/>
        </w:rPr>
        <w:object w:dxaOrig="540" w:dyaOrig="320">
          <v:shape id="_x0000_i1939" type="#_x0000_t75" style="width:27pt;height:16.15pt" o:ole="">
            <v:imagedata r:id="rId1748" o:title=""/>
          </v:shape>
          <o:OLEObject Type="Embed" ProgID="Equation.3" ShapeID="_x0000_i1939" DrawAspect="Content" ObjectID="_1783090239" r:id="rId1749"/>
        </w:object>
      </w:r>
      <w:r>
        <w:rPr>
          <w:rFonts w:eastAsia="Times New Roman"/>
          <w:lang w:val="en-US"/>
        </w:rPr>
        <w:t>and</w:t>
      </w:r>
      <w:r w:rsidRPr="00BC0EA5">
        <w:rPr>
          <w:position w:val="-10"/>
        </w:rPr>
        <w:object w:dxaOrig="580" w:dyaOrig="320">
          <v:shape id="_x0000_i1940" type="#_x0000_t75" style="width:28.9pt;height:16.15pt" o:ole="">
            <v:imagedata r:id="rId1750" o:title=""/>
          </v:shape>
          <o:OLEObject Type="Embed" ProgID="Equation.3" ShapeID="_x0000_i1940" DrawAspect="Content" ObjectID="_1783090240" r:id="rId1751"/>
        </w:object>
      </w:r>
      <w:r w:rsidRPr="00E9638D">
        <w:rPr>
          <w:rFonts w:eastAsia="Times New Roman"/>
          <w:lang w:val="en-US"/>
        </w:rPr>
        <w:t xml:space="preserve">, </w:t>
      </w:r>
      <w:r>
        <w:rPr>
          <w:rFonts w:eastAsia="Times New Roman"/>
          <w:lang w:val="en-US"/>
        </w:rPr>
        <w:t xml:space="preserve">the coefficients </w:t>
      </w:r>
      <w:r w:rsidRPr="00BC0EA5">
        <w:rPr>
          <w:position w:val="-10"/>
        </w:rPr>
        <w:object w:dxaOrig="260" w:dyaOrig="320">
          <v:shape id="_x0000_i1941" type="#_x0000_t75" style="width:13.15pt;height:16.15pt" o:ole="">
            <v:imagedata r:id="rId1752" o:title=""/>
          </v:shape>
          <o:OLEObject Type="Embed" ProgID="Equation.3" ShapeID="_x0000_i1941" DrawAspect="Content" ObjectID="_1783090241" r:id="rId1753"/>
        </w:object>
      </w:r>
      <w:r>
        <w:rPr>
          <w:rFonts w:eastAsia="Times New Roman"/>
          <w:lang w:val="en-US"/>
        </w:rPr>
        <w:t xml:space="preserve">, </w:t>
      </w:r>
      <w:r w:rsidRPr="00BC0EA5">
        <w:rPr>
          <w:position w:val="-10"/>
        </w:rPr>
        <w:object w:dxaOrig="240" w:dyaOrig="320">
          <v:shape id="_x0000_i1942" type="#_x0000_t75" style="width:12pt;height:16.15pt" o:ole="">
            <v:imagedata r:id="rId1754" o:title=""/>
          </v:shape>
          <o:OLEObject Type="Embed" ProgID="Equation.3" ShapeID="_x0000_i1942" DrawAspect="Content" ObjectID="_1783090242" r:id="rId1755"/>
        </w:object>
      </w:r>
      <w:r>
        <w:rPr>
          <w:rFonts w:eastAsia="Times New Roman"/>
          <w:lang w:val="en-US"/>
        </w:rPr>
        <w:t xml:space="preserve">, </w:t>
      </w:r>
      <w:r w:rsidRPr="00BC0EA5">
        <w:rPr>
          <w:position w:val="-10"/>
        </w:rPr>
        <w:object w:dxaOrig="240" w:dyaOrig="320">
          <v:shape id="_x0000_i1943" type="#_x0000_t75" style="width:12pt;height:16.15pt" o:ole="">
            <v:imagedata r:id="rId1756" o:title=""/>
          </v:shape>
          <o:OLEObject Type="Embed" ProgID="Equation.3" ShapeID="_x0000_i1943" DrawAspect="Content" ObjectID="_1783090243" r:id="rId1757"/>
        </w:object>
      </w:r>
      <w:r>
        <w:rPr>
          <w:rFonts w:eastAsia="Times New Roman"/>
          <w:lang w:val="en-US"/>
        </w:rPr>
        <w:t xml:space="preserve"> and </w:t>
      </w:r>
      <w:r w:rsidRPr="00BC0EA5">
        <w:rPr>
          <w:position w:val="-10"/>
        </w:rPr>
        <w:object w:dxaOrig="279" w:dyaOrig="320">
          <v:shape id="_x0000_i1944" type="#_x0000_t75" style="width:13.9pt;height:16.15pt" o:ole="">
            <v:imagedata r:id="rId1758" o:title=""/>
          </v:shape>
          <o:OLEObject Type="Embed" ProgID="Equation.3" ShapeID="_x0000_i1944" DrawAspect="Content" ObjectID="_1783090244" r:id="rId1759"/>
        </w:object>
      </w:r>
      <w:r>
        <w:rPr>
          <w:rFonts w:eastAsia="Times New Roman"/>
          <w:lang w:val="en-US"/>
        </w:rPr>
        <w:t xml:space="preserve"> can be computed as:</w:t>
      </w:r>
    </w:p>
    <w:p w:rsidR="00342378" w:rsidRDefault="00342378" w:rsidP="00342378">
      <w:pPr>
        <w:pStyle w:val="EQ"/>
      </w:pPr>
      <w:r>
        <w:tab/>
      </w:r>
      <w:r w:rsidRPr="00DD035B">
        <w:rPr>
          <w:position w:val="-22"/>
        </w:rPr>
        <w:object w:dxaOrig="2560" w:dyaOrig="580">
          <v:shape id="_x0000_i1945" type="#_x0000_t75" style="width:127.9pt;height:28.9pt" o:ole="">
            <v:imagedata r:id="rId1760" o:title=""/>
          </v:shape>
          <o:OLEObject Type="Embed" ProgID="Equation.3" ShapeID="_x0000_i1945" DrawAspect="Content" ObjectID="_1783090245" r:id="rId1761"/>
        </w:object>
      </w:r>
      <w:r>
        <w:tab/>
        <w:t>(</w:t>
      </w:r>
      <w:fldSimple w:instr=" SEQ eqn \* MERGEFORMAT ">
        <w:r>
          <w:t>1931</w:t>
        </w:r>
      </w:fldSimple>
      <w:r w:rsidRPr="00F15504">
        <w:rPr>
          <w:lang w:val="en-US"/>
        </w:rPr>
        <w:t>a</w:t>
      </w:r>
      <w:r>
        <w:t>)</w:t>
      </w:r>
    </w:p>
    <w:p w:rsidR="00342378" w:rsidRDefault="00342378" w:rsidP="00342378">
      <w:pPr>
        <w:pStyle w:val="EQ"/>
      </w:pPr>
      <w:r>
        <w:tab/>
      </w:r>
      <w:r w:rsidRPr="00DD035B">
        <w:rPr>
          <w:position w:val="-22"/>
        </w:rPr>
        <w:object w:dxaOrig="3840" w:dyaOrig="580">
          <v:shape id="_x0000_i1946" type="#_x0000_t75" style="width:192pt;height:28.9pt" o:ole="">
            <v:imagedata r:id="rId1762" o:title=""/>
          </v:shape>
          <o:OLEObject Type="Embed" ProgID="Equation.3" ShapeID="_x0000_i1946" DrawAspect="Content" ObjectID="_1783090246" r:id="rId1763"/>
        </w:object>
      </w:r>
      <w:r>
        <w:tab/>
        <w:t>(</w:t>
      </w:r>
      <w:fldSimple w:instr=" SEQ eqn \* MERGEFORMAT ">
        <w:r>
          <w:t>1931</w:t>
        </w:r>
      </w:fldSimple>
      <w:r w:rsidRPr="00F15504">
        <w:rPr>
          <w:lang w:val="en-US"/>
        </w:rPr>
        <w:t>b</w:t>
      </w:r>
      <w:r>
        <w:t>)</w:t>
      </w:r>
    </w:p>
    <w:p w:rsidR="00342378" w:rsidRDefault="00342378" w:rsidP="00342378">
      <w:pPr>
        <w:pStyle w:val="EQ"/>
      </w:pPr>
      <w:r>
        <w:tab/>
      </w:r>
      <w:r w:rsidRPr="00D625E7">
        <w:rPr>
          <w:position w:val="-10"/>
        </w:rPr>
        <w:object w:dxaOrig="2500" w:dyaOrig="320">
          <v:shape id="_x0000_i1947" type="#_x0000_t75" style="width:124.9pt;height:16.15pt" o:ole="">
            <v:imagedata r:id="rId1764" o:title=""/>
          </v:shape>
          <o:OLEObject Type="Embed" ProgID="Equation.3" ShapeID="_x0000_i1947" DrawAspect="Content" ObjectID="_1783090247" r:id="rId1765"/>
        </w:object>
      </w:r>
      <w:r>
        <w:tab/>
        <w:t>(</w:t>
      </w:r>
      <w:fldSimple w:instr=" SEQ eqn \* MERGEFORMAT ">
        <w:r>
          <w:t>1931</w:t>
        </w:r>
      </w:fldSimple>
      <w:r w:rsidRPr="00F15504">
        <w:rPr>
          <w:lang w:val="en-US"/>
        </w:rPr>
        <w:t>c</w:t>
      </w:r>
      <w:r>
        <w:t>)</w:t>
      </w:r>
    </w:p>
    <w:p w:rsidR="00342378" w:rsidRDefault="00342378" w:rsidP="00342378">
      <w:pPr>
        <w:pStyle w:val="EQ"/>
      </w:pPr>
      <w:r>
        <w:tab/>
      </w:r>
      <w:r w:rsidRPr="00D625E7">
        <w:rPr>
          <w:position w:val="-10"/>
        </w:rPr>
        <w:object w:dxaOrig="1020" w:dyaOrig="320">
          <v:shape id="_x0000_i1948" type="#_x0000_t75" style="width:51pt;height:16.15pt" o:ole="">
            <v:imagedata r:id="rId1766" o:title=""/>
          </v:shape>
          <o:OLEObject Type="Embed" ProgID="Equation.3" ShapeID="_x0000_i1948" DrawAspect="Content" ObjectID="_1783090248" r:id="rId1767"/>
        </w:object>
      </w:r>
      <w:r>
        <w:tab/>
        <w:t>(</w:t>
      </w:r>
      <w:fldSimple w:instr=" SEQ eqn \* MERGEFORMAT ">
        <w:r>
          <w:t>1931</w:t>
        </w:r>
      </w:fldSimple>
      <w:r>
        <w:rPr>
          <w:lang w:val="en-US"/>
        </w:rPr>
        <w:t>d</w:t>
      </w:r>
      <w:r>
        <w:t>)</w:t>
      </w:r>
    </w:p>
    <w:p w:rsidR="00342378" w:rsidRDefault="00342378" w:rsidP="00342378">
      <w:r>
        <w:rPr>
          <w:rFonts w:eastAsia="Times New Roman"/>
          <w:lang w:val="en-US"/>
        </w:rPr>
        <w:t xml:space="preserve">To get the output resampled signal often the value of the output is needed to be determined between two input samples, in the interval limited by these input samples. As mentioned above, in cubic interpolation one cubic curve covers 3 intervals and respectively each interval can be covered by 3 different cubic curves:  by the interval central </w:t>
      </w:r>
      <w:r w:rsidRPr="002F231E">
        <w:rPr>
          <w:rFonts w:eastAsia="Times New Roman"/>
          <w:lang w:val="en-US"/>
        </w:rPr>
        <w:t>[</w:t>
      </w:r>
      <w:r>
        <w:rPr>
          <w:rFonts w:eastAsia="Times New Roman"/>
          <w:lang w:val="en-US"/>
        </w:rPr>
        <w:t>0, 1</w:t>
      </w:r>
      <w:r w:rsidRPr="002F231E">
        <w:rPr>
          <w:rFonts w:eastAsia="Times New Roman"/>
          <w:lang w:val="en-US"/>
        </w:rPr>
        <w:t>]</w:t>
      </w:r>
      <w:r>
        <w:rPr>
          <w:rFonts w:eastAsia="Times New Roman"/>
          <w:lang w:val="en-US"/>
        </w:rPr>
        <w:t xml:space="preserve"> of the central cubic curve or by the interval [1,2] of the previous cubic curve or the interval </w:t>
      </w:r>
      <w:r w:rsidRPr="002F231E">
        <w:rPr>
          <w:rFonts w:eastAsia="Times New Roman"/>
          <w:lang w:val="en-US"/>
        </w:rPr>
        <w:t>[-1, 0]</w:t>
      </w:r>
      <w:r>
        <w:rPr>
          <w:rFonts w:eastAsia="Times New Roman"/>
          <w:lang w:val="en-US"/>
        </w:rPr>
        <w:t xml:space="preserve"> of the next cubic curve. In the following the index </w:t>
      </w:r>
      <w:r w:rsidRPr="001940FF">
        <w:rPr>
          <w:position w:val="-6"/>
        </w:rPr>
        <w:object w:dxaOrig="520" w:dyaOrig="260">
          <v:shape id="_x0000_i1949" type="#_x0000_t75" style="width:25.9pt;height:13.15pt" o:ole="">
            <v:imagedata r:id="rId1738" o:title=""/>
          </v:shape>
          <o:OLEObject Type="Embed" ProgID="Equation.3" ShapeID="_x0000_i1949" DrawAspect="Content" ObjectID="_1783090249" r:id="rId1768"/>
        </w:object>
      </w:r>
      <w:r>
        <w:rPr>
          <w:rFonts w:eastAsia="Times New Roman"/>
          <w:lang w:val="en-US"/>
        </w:rPr>
        <w:t xml:space="preserve">corresponds to the beginning of the input interval where the output interpolated sample is computed. Let’s note the coefficients of the cubic curve of which the central interval is used </w:t>
      </w:r>
      <w:r w:rsidRPr="00D625E7">
        <w:rPr>
          <w:position w:val="-10"/>
        </w:rPr>
        <w:object w:dxaOrig="279" w:dyaOrig="320">
          <v:shape id="_x0000_i1950" type="#_x0000_t75" style="width:13.9pt;height:16.15pt" o:ole="">
            <v:imagedata r:id="rId1769" o:title=""/>
          </v:shape>
          <o:OLEObject Type="Embed" ProgID="Equation.3" ShapeID="_x0000_i1950" DrawAspect="Content" ObjectID="_1783090250" r:id="rId1770"/>
        </w:object>
      </w:r>
      <w:r>
        <w:rPr>
          <w:rFonts w:eastAsia="Times New Roman"/>
          <w:lang w:val="en-US"/>
        </w:rPr>
        <w:t xml:space="preserve">, </w:t>
      </w:r>
      <w:r w:rsidRPr="00D625E7">
        <w:rPr>
          <w:position w:val="-10"/>
        </w:rPr>
        <w:object w:dxaOrig="260" w:dyaOrig="320">
          <v:shape id="_x0000_i1951" type="#_x0000_t75" style="width:13.15pt;height:16.15pt" o:ole="">
            <v:imagedata r:id="rId1771" o:title=""/>
          </v:shape>
          <o:OLEObject Type="Embed" ProgID="Equation.3" ShapeID="_x0000_i1951" DrawAspect="Content" ObjectID="_1783090251" r:id="rId1772"/>
        </w:object>
      </w:r>
      <w:r>
        <w:rPr>
          <w:rFonts w:eastAsia="Times New Roman"/>
          <w:lang w:val="en-US"/>
        </w:rPr>
        <w:t xml:space="preserve">, </w:t>
      </w:r>
      <w:r w:rsidRPr="00D625E7">
        <w:rPr>
          <w:position w:val="-10"/>
        </w:rPr>
        <w:object w:dxaOrig="260" w:dyaOrig="320">
          <v:shape id="_x0000_i1952" type="#_x0000_t75" style="width:13.15pt;height:16.15pt" o:ole="">
            <v:imagedata r:id="rId1773" o:title=""/>
          </v:shape>
          <o:OLEObject Type="Embed" ProgID="Equation.3" ShapeID="_x0000_i1952" DrawAspect="Content" ObjectID="_1783090252" r:id="rId1774"/>
        </w:object>
      </w:r>
      <w:r>
        <w:t>,</w:t>
      </w:r>
      <w:r>
        <w:rPr>
          <w:rFonts w:eastAsia="Times New Roman"/>
        </w:rPr>
        <w:t xml:space="preserve"> </w:t>
      </w:r>
      <w:r w:rsidRPr="00D625E7">
        <w:rPr>
          <w:position w:val="-10"/>
        </w:rPr>
        <w:object w:dxaOrig="279" w:dyaOrig="320">
          <v:shape id="_x0000_i1953" type="#_x0000_t75" style="width:13.9pt;height:16.15pt" o:ole="">
            <v:imagedata r:id="rId1775" o:title=""/>
          </v:shape>
          <o:OLEObject Type="Embed" ProgID="Equation.3" ShapeID="_x0000_i1953" DrawAspect="Content" ObjectID="_1783090253" r:id="rId1776"/>
        </w:object>
      </w:r>
      <w:r>
        <w:rPr>
          <w:rFonts w:ascii="Tahoma" w:hAnsi="Tahoma" w:cs="Tahoma"/>
          <w:color w:val="000000"/>
          <w:lang w:val="en-US"/>
        </w:rPr>
        <w:t xml:space="preserve">, </w:t>
      </w:r>
      <w:r>
        <w:rPr>
          <w:rFonts w:eastAsia="Times New Roman"/>
          <w:lang w:val="en-US"/>
        </w:rPr>
        <w:t xml:space="preserve">the coefficients of the previous cubic curve </w:t>
      </w:r>
      <w:r w:rsidRPr="00D625E7">
        <w:rPr>
          <w:position w:val="-10"/>
        </w:rPr>
        <w:object w:dxaOrig="400" w:dyaOrig="320">
          <v:shape id="_x0000_i1954" type="#_x0000_t75" style="width:19.9pt;height:16.15pt" o:ole="">
            <v:imagedata r:id="rId1777" o:title=""/>
          </v:shape>
          <o:OLEObject Type="Embed" ProgID="Equation.3" ShapeID="_x0000_i1954" DrawAspect="Content" ObjectID="_1783090254" r:id="rId1778"/>
        </w:object>
      </w:r>
      <w:r>
        <w:rPr>
          <w:rFonts w:eastAsia="Times New Roman"/>
          <w:lang w:val="en-US"/>
        </w:rPr>
        <w:t xml:space="preserve">, </w:t>
      </w:r>
      <w:r w:rsidRPr="00D625E7">
        <w:rPr>
          <w:position w:val="-10"/>
        </w:rPr>
        <w:object w:dxaOrig="400" w:dyaOrig="320">
          <v:shape id="_x0000_i1955" type="#_x0000_t75" style="width:19.9pt;height:16.15pt" o:ole="">
            <v:imagedata r:id="rId1779" o:title=""/>
          </v:shape>
          <o:OLEObject Type="Embed" ProgID="Equation.3" ShapeID="_x0000_i1955" DrawAspect="Content" ObjectID="_1783090255" r:id="rId1780"/>
        </w:object>
      </w:r>
      <w:r>
        <w:rPr>
          <w:rFonts w:eastAsia="Times New Roman"/>
          <w:lang w:val="en-US"/>
        </w:rPr>
        <w:t xml:space="preserve">, </w:t>
      </w:r>
      <w:r w:rsidRPr="00D625E7">
        <w:rPr>
          <w:position w:val="-10"/>
        </w:rPr>
        <w:object w:dxaOrig="400" w:dyaOrig="320">
          <v:shape id="_x0000_i1956" type="#_x0000_t75" style="width:19.9pt;height:16.15pt" o:ole="">
            <v:imagedata r:id="rId1781" o:title=""/>
          </v:shape>
          <o:OLEObject Type="Embed" ProgID="Equation.3" ShapeID="_x0000_i1956" DrawAspect="Content" ObjectID="_1783090256" r:id="rId1782"/>
        </w:object>
      </w:r>
      <w:r>
        <w:t>,</w:t>
      </w:r>
      <w:r>
        <w:rPr>
          <w:rFonts w:eastAsia="Times New Roman"/>
        </w:rPr>
        <w:t xml:space="preserve"> </w:t>
      </w:r>
      <w:r w:rsidRPr="00D625E7">
        <w:rPr>
          <w:position w:val="-10"/>
        </w:rPr>
        <w:object w:dxaOrig="420" w:dyaOrig="320">
          <v:shape id="_x0000_i1957" type="#_x0000_t75" style="width:21pt;height:16.15pt" o:ole="">
            <v:imagedata r:id="rId1783" o:title=""/>
          </v:shape>
          <o:OLEObject Type="Embed" ProgID="Equation.3" ShapeID="_x0000_i1957" DrawAspect="Content" ObjectID="_1783090257" r:id="rId1784"/>
        </w:object>
      </w:r>
      <w:r>
        <w:t xml:space="preserve"> </w:t>
      </w:r>
      <w:r>
        <w:rPr>
          <w:rFonts w:eastAsia="Times New Roman"/>
          <w:lang w:val="en-US"/>
        </w:rPr>
        <w:t>and the coefficients of the next cubic curve</w:t>
      </w:r>
      <w:r>
        <w:rPr>
          <w:rFonts w:ascii="Tahoma" w:hAnsi="Tahoma" w:cs="Tahoma"/>
          <w:color w:val="000000"/>
          <w:lang w:val="en-US" w:eastAsia="ar-SA"/>
        </w:rPr>
        <w:t xml:space="preserve"> </w:t>
      </w:r>
      <w:r w:rsidRPr="00D625E7">
        <w:rPr>
          <w:position w:val="-10"/>
        </w:rPr>
        <w:object w:dxaOrig="420" w:dyaOrig="320">
          <v:shape id="_x0000_i1958" type="#_x0000_t75" style="width:21pt;height:16.15pt" o:ole="">
            <v:imagedata r:id="rId1785" o:title=""/>
          </v:shape>
          <o:OLEObject Type="Embed" ProgID="Equation.3" ShapeID="_x0000_i1958" DrawAspect="Content" ObjectID="_1783090258" r:id="rId1786"/>
        </w:object>
      </w:r>
      <w:r>
        <w:rPr>
          <w:rFonts w:eastAsia="Times New Roman"/>
          <w:lang w:val="en-US"/>
        </w:rPr>
        <w:t xml:space="preserve">, </w:t>
      </w:r>
      <w:r w:rsidRPr="00D625E7">
        <w:rPr>
          <w:position w:val="-10"/>
        </w:rPr>
        <w:object w:dxaOrig="400" w:dyaOrig="320">
          <v:shape id="_x0000_i1959" type="#_x0000_t75" style="width:19.9pt;height:16.15pt" o:ole="">
            <v:imagedata r:id="rId1787" o:title=""/>
          </v:shape>
          <o:OLEObject Type="Embed" ProgID="Equation.3" ShapeID="_x0000_i1959" DrawAspect="Content" ObjectID="_1783090259" r:id="rId1788"/>
        </w:object>
      </w:r>
      <w:r>
        <w:rPr>
          <w:rFonts w:eastAsia="Times New Roman"/>
          <w:lang w:val="en-US"/>
        </w:rPr>
        <w:t xml:space="preserve">, </w:t>
      </w:r>
      <w:r w:rsidRPr="00D625E7">
        <w:rPr>
          <w:position w:val="-10"/>
        </w:rPr>
        <w:object w:dxaOrig="400" w:dyaOrig="320">
          <v:shape id="_x0000_i1960" type="#_x0000_t75" style="width:19.9pt;height:16.15pt" o:ole="">
            <v:imagedata r:id="rId1789" o:title=""/>
          </v:shape>
          <o:OLEObject Type="Embed" ProgID="Equation.3" ShapeID="_x0000_i1960" DrawAspect="Content" ObjectID="_1783090260" r:id="rId1790"/>
        </w:object>
      </w:r>
      <w:r>
        <w:t>,</w:t>
      </w:r>
      <w:r>
        <w:rPr>
          <w:rFonts w:eastAsia="Times New Roman"/>
        </w:rPr>
        <w:t xml:space="preserve"> </w:t>
      </w:r>
      <w:r w:rsidRPr="00D625E7">
        <w:rPr>
          <w:position w:val="-10"/>
        </w:rPr>
        <w:object w:dxaOrig="420" w:dyaOrig="320">
          <v:shape id="_x0000_i1961" type="#_x0000_t75" style="width:21pt;height:16.15pt" o:ole="">
            <v:imagedata r:id="rId1791" o:title=""/>
          </v:shape>
          <o:OLEObject Type="Embed" ProgID="Equation.3" ShapeID="_x0000_i1961" DrawAspect="Content" ObjectID="_1783090261" r:id="rId1792"/>
        </w:object>
      </w:r>
      <w:r>
        <w:rPr>
          <w:rFonts w:ascii="Tahoma" w:hAnsi="Tahoma" w:cs="Tahoma"/>
          <w:color w:val="000000"/>
          <w:lang w:val="en-US" w:eastAsia="ar-SA"/>
        </w:rPr>
        <w:t xml:space="preserve">. </w:t>
      </w:r>
      <w:r>
        <w:rPr>
          <w:rFonts w:eastAsia="Times New Roman"/>
          <w:lang w:val="en-US"/>
        </w:rPr>
        <w:t xml:space="preserve">This gives 3 possible values for a given time instant </w:t>
      </w:r>
      <w:r w:rsidRPr="001940FF">
        <w:rPr>
          <w:position w:val="-6"/>
        </w:rPr>
        <w:object w:dxaOrig="180" w:dyaOrig="200">
          <v:shape id="_x0000_i1962" type="#_x0000_t75" style="width:9pt;height:10.15pt" o:ole="">
            <v:imagedata r:id="rId1793" o:title=""/>
          </v:shape>
          <o:OLEObject Type="Embed" ProgID="Equation.3" ShapeID="_x0000_i1962" DrawAspect="Content" ObjectID="_1783090262" r:id="rId1794"/>
        </w:object>
      </w:r>
      <w:r>
        <w:rPr>
          <w:rFonts w:eastAsia="Times New Roman"/>
          <w:lang w:val="en-US"/>
        </w:rPr>
        <w:t xml:space="preserve">, </w:t>
      </w:r>
      <w:r w:rsidRPr="001940FF">
        <w:rPr>
          <w:position w:val="-6"/>
        </w:rPr>
        <w:object w:dxaOrig="780" w:dyaOrig="260">
          <v:shape id="_x0000_i1963" type="#_x0000_t75" style="width:39pt;height:13.15pt" o:ole="">
            <v:imagedata r:id="rId1795" o:title=""/>
          </v:shape>
          <o:OLEObject Type="Embed" ProgID="Equation.3" ShapeID="_x0000_i1963" DrawAspect="Content" ObjectID="_1783090263" r:id="rId1796"/>
        </w:object>
      </w:r>
    </w:p>
    <w:p w:rsidR="00342378" w:rsidRDefault="00342378" w:rsidP="00342378">
      <w:pPr>
        <w:pStyle w:val="EQ"/>
      </w:pPr>
      <w:r>
        <w:tab/>
      </w:r>
      <w:r w:rsidRPr="00D625E7">
        <w:rPr>
          <w:position w:val="-10"/>
        </w:rPr>
        <w:object w:dxaOrig="4959" w:dyaOrig="360">
          <v:shape id="_x0000_i1964" type="#_x0000_t75" style="width:247.9pt;height:18pt" o:ole="">
            <v:imagedata r:id="rId1797" o:title=""/>
          </v:shape>
          <o:OLEObject Type="Embed" ProgID="Equation.3" ShapeID="_x0000_i1964" DrawAspect="Content" ObjectID="_1783090264" r:id="rId1798"/>
        </w:object>
      </w:r>
      <w:r>
        <w:tab/>
        <w:t>(1931</w:t>
      </w:r>
      <w:r w:rsidRPr="00F15504">
        <w:rPr>
          <w:lang w:val="en-US"/>
        </w:rPr>
        <w:t>e</w:t>
      </w:r>
      <w:r>
        <w:t>)</w:t>
      </w:r>
    </w:p>
    <w:p w:rsidR="00BF35DF" w:rsidRDefault="00BF35DF" w:rsidP="00BF35DF">
      <w:pPr>
        <w:pStyle w:val="EQ"/>
      </w:pPr>
      <w:r>
        <w:tab/>
      </w:r>
      <w:r w:rsidRPr="00D625E7">
        <w:rPr>
          <w:position w:val="-10"/>
        </w:rPr>
        <w:object w:dxaOrig="2720" w:dyaOrig="360">
          <v:shape id="_x0000_i1965" type="#_x0000_t75" style="width:136.15pt;height:18pt" o:ole="">
            <v:imagedata r:id="rId1799" o:title=""/>
          </v:shape>
          <o:OLEObject Type="Embed" ProgID="Equation.3" ShapeID="_x0000_i1965" DrawAspect="Content" ObjectID="_1783090265" r:id="rId1800"/>
        </w:object>
      </w:r>
      <w:r>
        <w:tab/>
        <w:t>(1931</w:t>
      </w:r>
      <w:r w:rsidRPr="00F15504">
        <w:rPr>
          <w:lang w:val="en-US"/>
        </w:rPr>
        <w:t>f</w:t>
      </w:r>
      <w:r>
        <w:t>)</w:t>
      </w:r>
    </w:p>
    <w:p w:rsidR="00342378" w:rsidRDefault="00342378" w:rsidP="00342378">
      <w:pPr>
        <w:pStyle w:val="EQ"/>
      </w:pPr>
      <w:r>
        <w:tab/>
      </w:r>
      <w:r w:rsidRPr="00D625E7">
        <w:rPr>
          <w:position w:val="-10"/>
        </w:rPr>
        <w:object w:dxaOrig="4959" w:dyaOrig="360">
          <v:shape id="_x0000_i1966" type="#_x0000_t75" style="width:247.9pt;height:18pt" o:ole="">
            <v:imagedata r:id="rId1801" o:title=""/>
          </v:shape>
          <o:OLEObject Type="Embed" ProgID="Equation.3" ShapeID="_x0000_i1966" DrawAspect="Content" ObjectID="_1783090266" r:id="rId1802"/>
        </w:object>
      </w:r>
      <w:r>
        <w:tab/>
        <w:t>(1931</w:t>
      </w:r>
      <w:r w:rsidRPr="007F7071">
        <w:rPr>
          <w:lang w:val="en-US"/>
        </w:rPr>
        <w:t>g</w:t>
      </w:r>
      <w:r>
        <w:t>)</w:t>
      </w:r>
    </w:p>
    <w:p w:rsidR="00342378" w:rsidRDefault="00342378" w:rsidP="00342378">
      <w:pPr>
        <w:rPr>
          <w:rFonts w:eastAsia="Times New Roman"/>
          <w:lang w:val="en-US"/>
        </w:rPr>
      </w:pPr>
      <w:r>
        <w:rPr>
          <w:rFonts w:eastAsia="Times New Roman"/>
          <w:lang w:val="en-US"/>
        </w:rPr>
        <w:t xml:space="preserve">The interpolated output value </w:t>
      </w:r>
      <w:r w:rsidRPr="00D625E7">
        <w:rPr>
          <w:position w:val="-10"/>
        </w:rPr>
        <w:object w:dxaOrig="660" w:dyaOrig="320">
          <v:shape id="_x0000_i1967" type="#_x0000_t75" style="width:33pt;height:16.15pt" o:ole="">
            <v:imagedata r:id="rId1803" o:title=""/>
          </v:shape>
          <o:OLEObject Type="Embed" ProgID="Equation.3" ShapeID="_x0000_i1967" DrawAspect="Content" ObjectID="_1783090267" r:id="rId1804"/>
        </w:object>
      </w:r>
      <w:r>
        <w:rPr>
          <w:rFonts w:eastAsia="Times New Roman"/>
          <w:lang w:val="en-US"/>
        </w:rPr>
        <w:t xml:space="preserve"> for a given instant </w:t>
      </w:r>
      <w:r w:rsidRPr="001940FF">
        <w:rPr>
          <w:position w:val="-6"/>
        </w:rPr>
        <w:object w:dxaOrig="780" w:dyaOrig="260">
          <v:shape id="_x0000_i1968" type="#_x0000_t75" style="width:39pt;height:13.15pt" o:ole="">
            <v:imagedata r:id="rId1805" o:title=""/>
          </v:shape>
          <o:OLEObject Type="Embed" ProgID="Equation.3" ShapeID="_x0000_i1968" DrawAspect="Content" ObjectID="_1783090268" r:id="rId1806"/>
        </w:object>
      </w:r>
      <w:r>
        <w:t xml:space="preserve"> </w:t>
      </w:r>
      <w:r>
        <w:rPr>
          <w:rFonts w:eastAsia="Times New Roman"/>
          <w:lang w:val="en-US"/>
        </w:rPr>
        <w:t>is computed as the weighted mean value of these 3 possible interpolated values:</w:t>
      </w:r>
    </w:p>
    <w:p w:rsidR="00342378" w:rsidRDefault="00342378" w:rsidP="00342378">
      <w:pPr>
        <w:pStyle w:val="EQ"/>
      </w:pPr>
      <w:r>
        <w:tab/>
      </w:r>
      <w:r w:rsidRPr="00D625E7">
        <w:rPr>
          <w:position w:val="-10"/>
        </w:rPr>
        <w:object w:dxaOrig="4320" w:dyaOrig="320">
          <v:shape id="_x0000_i1969" type="#_x0000_t75" style="width:3in;height:16.15pt" o:ole="">
            <v:imagedata r:id="rId1807" o:title=""/>
          </v:shape>
          <o:OLEObject Type="Embed" ProgID="Equation.3" ShapeID="_x0000_i1969" DrawAspect="Content" ObjectID="_1783090269" r:id="rId1808"/>
        </w:object>
      </w:r>
      <w:r>
        <w:tab/>
        <w:t>(</w:t>
      </w:r>
      <w:fldSimple w:instr=" SEQ eqn \* MERGEFORMAT ">
        <w:r>
          <w:t>1931</w:t>
        </w:r>
      </w:fldSimple>
      <w:r>
        <w:rPr>
          <w:lang w:val="en-US"/>
        </w:rPr>
        <w:t>h</w:t>
      </w:r>
      <w:r>
        <w:t>)</w:t>
      </w:r>
    </w:p>
    <w:p w:rsidR="00342378" w:rsidRDefault="00342378" w:rsidP="00342378">
      <w:pPr>
        <w:rPr>
          <w:rFonts w:eastAsia="Times New Roman"/>
          <w:lang w:val="en-US"/>
        </w:rPr>
      </w:pPr>
      <w:r>
        <w:rPr>
          <w:rFonts w:eastAsia="Times New Roman"/>
          <w:lang w:val="en-US"/>
        </w:rPr>
        <w:t xml:space="preserve">The weights used are same for each interpolated value, </w:t>
      </w:r>
      <w:bookmarkStart w:id="1017" w:name="_GoBack"/>
      <w:bookmarkEnd w:id="1017"/>
      <w:r w:rsidRPr="00415934">
        <w:rPr>
          <w:rFonts w:eastAsia="Times New Roman"/>
          <w:position w:val="-10"/>
          <w:lang w:val="en-US"/>
        </w:rPr>
        <w:object w:dxaOrig="440" w:dyaOrig="320">
          <v:shape id="_x0000_i1970" type="#_x0000_t75" style="width:22.15pt;height:16.15pt" o:ole="">
            <v:imagedata r:id="rId1809" o:title=""/>
          </v:shape>
          <o:OLEObject Type="Embed" ProgID="Equation.3" ShapeID="_x0000_i1970" DrawAspect="Content" ObjectID="_1783090270" r:id="rId1810"/>
        </w:object>
      </w:r>
      <w:r>
        <w:rPr>
          <w:rFonts w:eastAsia="Times New Roman"/>
          <w:lang w:val="en-US"/>
        </w:rPr>
        <w:t>=</w:t>
      </w:r>
      <w:r w:rsidRPr="00BF745F">
        <w:rPr>
          <w:rFonts w:eastAsia="Times New Roman"/>
          <w:position w:val="-10"/>
          <w:lang w:val="en-US"/>
        </w:rPr>
        <w:object w:dxaOrig="300" w:dyaOrig="320">
          <v:shape id="_x0000_i1971" type="#_x0000_t75" style="width:15pt;height:16.15pt" o:ole="">
            <v:imagedata r:id="rId1811" o:title=""/>
          </v:shape>
          <o:OLEObject Type="Embed" ProgID="Equation.3" ShapeID="_x0000_i1971" DrawAspect="Content" ObjectID="_1783090271" r:id="rId1812"/>
        </w:object>
      </w:r>
      <w:r>
        <w:rPr>
          <w:rFonts w:eastAsia="Times New Roman"/>
          <w:lang w:val="en-US"/>
        </w:rPr>
        <w:t>=</w:t>
      </w:r>
      <w:r w:rsidRPr="00BF745F">
        <w:rPr>
          <w:rFonts w:eastAsia="Times New Roman"/>
          <w:position w:val="-10"/>
          <w:lang w:val="en-US"/>
        </w:rPr>
        <w:object w:dxaOrig="440" w:dyaOrig="320">
          <v:shape id="_x0000_i1972" type="#_x0000_t75" style="width:22.15pt;height:16.15pt" o:ole="">
            <v:imagedata r:id="rId1813" o:title=""/>
          </v:shape>
          <o:OLEObject Type="Embed" ProgID="Equation.3" ShapeID="_x0000_i1972" DrawAspect="Content" ObjectID="_1783090272" r:id="rId1814"/>
        </w:object>
      </w:r>
      <w:r>
        <w:rPr>
          <w:rFonts w:eastAsia="Times New Roman"/>
          <w:lang w:val="en-US"/>
        </w:rPr>
        <w:t>=1/3. To reduce the complexity the values of x/3, x</w:t>
      </w:r>
      <w:r>
        <w:rPr>
          <w:rFonts w:eastAsia="Times New Roman"/>
          <w:vertAlign w:val="superscript"/>
          <w:lang w:val="en-US"/>
        </w:rPr>
        <w:t>2</w:t>
      </w:r>
      <w:r w:rsidRPr="006A1ED4">
        <w:rPr>
          <w:rFonts w:eastAsia="Times New Roman"/>
          <w:lang w:val="en-US"/>
        </w:rPr>
        <w:t>/3</w:t>
      </w:r>
      <w:r>
        <w:rPr>
          <w:rFonts w:eastAsia="Times New Roman"/>
          <w:lang w:val="en-US"/>
        </w:rPr>
        <w:t xml:space="preserve">, </w:t>
      </w:r>
      <w:r w:rsidRPr="006A1ED4">
        <w:rPr>
          <w:rFonts w:eastAsia="Times New Roman"/>
          <w:lang w:val="en-US"/>
        </w:rPr>
        <w:t>x</w:t>
      </w:r>
      <w:r w:rsidRPr="006A1ED4">
        <w:rPr>
          <w:rFonts w:eastAsia="Times New Roman"/>
          <w:vertAlign w:val="superscript"/>
          <w:lang w:val="en-US"/>
        </w:rPr>
        <w:t>3</w:t>
      </w:r>
      <w:r w:rsidRPr="006A1ED4">
        <w:rPr>
          <w:rFonts w:eastAsia="Times New Roman"/>
          <w:lang w:val="en-US"/>
        </w:rPr>
        <w:t>/3,</w:t>
      </w:r>
      <w:r>
        <w:rPr>
          <w:rFonts w:eastAsia="Times New Roman"/>
          <w:lang w:val="en-US"/>
        </w:rPr>
        <w:t xml:space="preserve"> (x-1)</w:t>
      </w:r>
      <w:r w:rsidRPr="006A1ED4">
        <w:rPr>
          <w:rFonts w:eastAsia="Times New Roman"/>
          <w:lang w:val="en-US"/>
        </w:rPr>
        <w:t>/3, (x-1)</w:t>
      </w:r>
      <w:r>
        <w:rPr>
          <w:rFonts w:eastAsia="Times New Roman"/>
          <w:vertAlign w:val="superscript"/>
          <w:lang w:val="en-US"/>
        </w:rPr>
        <w:t>2</w:t>
      </w:r>
      <w:r w:rsidRPr="006A1ED4">
        <w:rPr>
          <w:rFonts w:eastAsia="Times New Roman"/>
          <w:lang w:val="en-US"/>
        </w:rPr>
        <w:t>/3,</w:t>
      </w:r>
      <w:r>
        <w:rPr>
          <w:rFonts w:eastAsia="Times New Roman"/>
          <w:lang w:val="en-US"/>
        </w:rPr>
        <w:t xml:space="preserve"> </w:t>
      </w:r>
      <w:r w:rsidRPr="006A1ED4">
        <w:rPr>
          <w:rFonts w:eastAsia="Times New Roman"/>
          <w:lang w:val="en-US"/>
        </w:rPr>
        <w:t>(x-1)</w:t>
      </w:r>
      <w:r w:rsidRPr="006A1ED4">
        <w:rPr>
          <w:rFonts w:eastAsia="Times New Roman"/>
          <w:vertAlign w:val="superscript"/>
          <w:lang w:val="en-US"/>
        </w:rPr>
        <w:t>3</w:t>
      </w:r>
      <w:r w:rsidRPr="006A1ED4">
        <w:rPr>
          <w:rFonts w:eastAsia="Times New Roman"/>
          <w:lang w:val="en-US"/>
        </w:rPr>
        <w:t>/3,</w:t>
      </w:r>
      <w:r>
        <w:rPr>
          <w:rFonts w:eastAsia="Times New Roman"/>
          <w:lang w:val="en-US"/>
        </w:rPr>
        <w:t xml:space="preserve"> </w:t>
      </w:r>
      <w:r w:rsidRPr="006A1ED4">
        <w:rPr>
          <w:rFonts w:eastAsia="Times New Roman"/>
          <w:lang w:val="en-US"/>
        </w:rPr>
        <w:t>(x</w:t>
      </w:r>
      <w:r>
        <w:rPr>
          <w:rFonts w:eastAsia="Times New Roman"/>
          <w:lang w:val="en-US"/>
        </w:rPr>
        <w:t>+</w:t>
      </w:r>
      <w:r w:rsidRPr="006A1ED4">
        <w:rPr>
          <w:rFonts w:eastAsia="Times New Roman"/>
          <w:lang w:val="en-US"/>
        </w:rPr>
        <w:t>1)</w:t>
      </w:r>
      <w:r w:rsidRPr="006A1ED4">
        <w:rPr>
          <w:lang w:val="en-US"/>
        </w:rPr>
        <w:t xml:space="preserve"> </w:t>
      </w:r>
      <w:r w:rsidRPr="006A1ED4">
        <w:rPr>
          <w:rFonts w:eastAsia="Times New Roman"/>
          <w:lang w:val="en-US"/>
        </w:rPr>
        <w:t>/3, (x</w:t>
      </w:r>
      <w:r>
        <w:rPr>
          <w:rFonts w:eastAsia="Times New Roman"/>
          <w:lang w:val="en-US"/>
        </w:rPr>
        <w:t>+</w:t>
      </w:r>
      <w:r w:rsidRPr="006A1ED4">
        <w:rPr>
          <w:rFonts w:eastAsia="Times New Roman"/>
          <w:lang w:val="en-US"/>
        </w:rPr>
        <w:t>1)</w:t>
      </w:r>
      <w:r w:rsidRPr="006A1ED4">
        <w:rPr>
          <w:rFonts w:eastAsia="Times New Roman"/>
          <w:vertAlign w:val="superscript"/>
          <w:lang w:val="en-US"/>
        </w:rPr>
        <w:t>2</w:t>
      </w:r>
      <w:r w:rsidRPr="006A1ED4">
        <w:rPr>
          <w:rFonts w:eastAsia="Times New Roman"/>
          <w:lang w:val="en-US"/>
        </w:rPr>
        <w:t>/3,</w:t>
      </w:r>
      <w:r>
        <w:rPr>
          <w:rFonts w:eastAsia="Times New Roman"/>
          <w:lang w:val="en-US"/>
        </w:rPr>
        <w:t xml:space="preserve"> and</w:t>
      </w:r>
      <w:r w:rsidRPr="006A1ED4">
        <w:rPr>
          <w:rFonts w:eastAsia="Times New Roman"/>
          <w:lang w:val="en-US"/>
        </w:rPr>
        <w:t xml:space="preserve"> (x</w:t>
      </w:r>
      <w:r>
        <w:rPr>
          <w:rFonts w:eastAsia="Times New Roman"/>
          <w:lang w:val="en-US"/>
        </w:rPr>
        <w:t>+</w:t>
      </w:r>
      <w:r w:rsidRPr="006A1ED4">
        <w:rPr>
          <w:rFonts w:eastAsia="Times New Roman"/>
          <w:lang w:val="en-US"/>
        </w:rPr>
        <w:t>1)</w:t>
      </w:r>
      <w:r w:rsidRPr="006A1ED4">
        <w:rPr>
          <w:rFonts w:eastAsia="Times New Roman"/>
          <w:vertAlign w:val="superscript"/>
          <w:lang w:val="en-US"/>
        </w:rPr>
        <w:t>3</w:t>
      </w:r>
      <w:r w:rsidRPr="006A1ED4">
        <w:rPr>
          <w:rFonts w:eastAsia="Times New Roman"/>
          <w:lang w:val="en-US"/>
        </w:rPr>
        <w:t>/3,</w:t>
      </w:r>
      <w:r>
        <w:rPr>
          <w:rFonts w:eastAsia="Times New Roman"/>
          <w:lang w:val="en-US"/>
        </w:rPr>
        <w:t xml:space="preserve"> are tabulated for all possible values of </w:t>
      </w:r>
      <w:r w:rsidRPr="001940FF">
        <w:rPr>
          <w:position w:val="-6"/>
        </w:rPr>
        <w:object w:dxaOrig="180" w:dyaOrig="200">
          <v:shape id="_x0000_i1973" type="#_x0000_t75" style="width:9pt;height:10.15pt" o:ole="">
            <v:imagedata r:id="rId1793" o:title=""/>
          </v:shape>
          <o:OLEObject Type="Embed" ProgID="Equation.3" ShapeID="_x0000_i1973" DrawAspect="Content" ObjectID="_1783090273" r:id="rId1815"/>
        </w:object>
      </w:r>
      <w:r>
        <w:rPr>
          <w:rFonts w:eastAsia="Times New Roman"/>
          <w:lang w:val="en-US"/>
        </w:rPr>
        <w:t xml:space="preserve"> needed for the interpolations. So the weighting by 1/3 is integrated in these tables, only the coefficients </w:t>
      </w:r>
      <w:r w:rsidRPr="00D625E7">
        <w:rPr>
          <w:position w:val="-10"/>
        </w:rPr>
        <w:object w:dxaOrig="420" w:dyaOrig="320">
          <v:shape id="_x0000_i1974" type="#_x0000_t75" style="width:21pt;height:16.15pt" o:ole="">
            <v:imagedata r:id="rId1783" o:title=""/>
          </v:shape>
          <o:OLEObject Type="Embed" ProgID="Equation.3" ShapeID="_x0000_i1974" DrawAspect="Content" ObjectID="_1783090274" r:id="rId1816"/>
        </w:object>
      </w:r>
      <w:r>
        <w:rPr>
          <w:rFonts w:eastAsia="Times New Roman"/>
          <w:lang w:val="en-US"/>
        </w:rPr>
        <w:t xml:space="preserve">, </w:t>
      </w:r>
      <w:r w:rsidRPr="00D625E7">
        <w:rPr>
          <w:position w:val="-10"/>
        </w:rPr>
        <w:object w:dxaOrig="279" w:dyaOrig="320">
          <v:shape id="_x0000_i1975" type="#_x0000_t75" style="width:13.9pt;height:16.15pt" o:ole="">
            <v:imagedata r:id="rId1775" o:title=""/>
          </v:shape>
          <o:OLEObject Type="Embed" ProgID="Equation.3" ShapeID="_x0000_i1975" DrawAspect="Content" ObjectID="_1783090275" r:id="rId1817"/>
        </w:object>
      </w:r>
      <w:r>
        <w:rPr>
          <w:rFonts w:eastAsia="Times New Roman"/>
          <w:lang w:val="en-US"/>
        </w:rPr>
        <w:t xml:space="preserve"> and </w:t>
      </w:r>
      <w:r w:rsidRPr="00D625E7">
        <w:rPr>
          <w:position w:val="-10"/>
        </w:rPr>
        <w:object w:dxaOrig="420" w:dyaOrig="320">
          <v:shape id="_x0000_i1976" type="#_x0000_t75" style="width:21pt;height:16.15pt" o:ole="">
            <v:imagedata r:id="rId1791" o:title=""/>
          </v:shape>
          <o:OLEObject Type="Embed" ProgID="Equation.3" ShapeID="_x0000_i1976" DrawAspect="Content" ObjectID="_1783090276" r:id="rId1818"/>
        </w:object>
      </w:r>
      <w:r>
        <w:rPr>
          <w:rFonts w:eastAsia="Times New Roman"/>
          <w:lang w:val="en-US"/>
        </w:rPr>
        <w:t xml:space="preserve">are needed with a multiplication by 1/3 when the output value is computed. For example to upsample from 12.8 kHz to 32 kHz the required values of </w:t>
      </w:r>
      <w:r w:rsidRPr="001940FF">
        <w:rPr>
          <w:position w:val="-6"/>
        </w:rPr>
        <w:object w:dxaOrig="180" w:dyaOrig="200">
          <v:shape id="_x0000_i1977" type="#_x0000_t75" style="width:9pt;height:10.15pt" o:ole="">
            <v:imagedata r:id="rId1793" o:title=""/>
          </v:shape>
          <o:OLEObject Type="Embed" ProgID="Equation.3" ShapeID="_x0000_i1977" DrawAspect="Content" ObjectID="_1783090277" r:id="rId1819"/>
        </w:object>
      </w:r>
      <w:r>
        <w:rPr>
          <w:rFonts w:eastAsia="Times New Roman"/>
          <w:lang w:val="en-US"/>
        </w:rPr>
        <w:t xml:space="preserve"> are 0.2, 0.4, 0.6 and 0.8.</w:t>
      </w:r>
    </w:p>
    <w:p w:rsidR="00342378" w:rsidRDefault="00342378" w:rsidP="00342378">
      <w:pPr>
        <w:rPr>
          <w:rFonts w:eastAsia="Times New Roman"/>
          <w:lang w:val="en-US"/>
        </w:rPr>
      </w:pPr>
      <w:r>
        <w:rPr>
          <w:rFonts w:eastAsia="Times New Roman"/>
          <w:lang w:val="en-US"/>
        </w:rPr>
        <w:t>The last 2intervals cannot be covered by 3 cubic curves as future samples are not available to compute all curves. Here simplified interpolation is used. For the last but one input interval the central interval of the last possible cubic curve is used to compute the interpolated signal:</w:t>
      </w:r>
    </w:p>
    <w:p w:rsidR="00342378" w:rsidRPr="00415934" w:rsidRDefault="00342378" w:rsidP="00342378">
      <w:pPr>
        <w:pStyle w:val="EQ"/>
        <w:rPr>
          <w:lang w:val="en-US"/>
        </w:rPr>
      </w:pPr>
      <w:r>
        <w:tab/>
      </w:r>
      <w:r w:rsidRPr="00D625E7">
        <w:rPr>
          <w:position w:val="-10"/>
        </w:rPr>
        <w:object w:dxaOrig="2940" w:dyaOrig="360">
          <v:shape id="_x0000_i1978" type="#_x0000_t75" style="width:147pt;height:18pt" o:ole="">
            <v:imagedata r:id="rId1820" o:title=""/>
          </v:shape>
          <o:OLEObject Type="Embed" ProgID="Equation.3" ShapeID="_x0000_i1978" DrawAspect="Content" ObjectID="_1783090278" r:id="rId1821"/>
        </w:object>
      </w:r>
      <w:r>
        <w:tab/>
        <w:t>(</w:t>
      </w:r>
      <w:fldSimple w:instr=" SEQ eqn \* MERGEFORMAT ">
        <w:r>
          <w:t>1931</w:t>
        </w:r>
      </w:fldSimple>
      <w:r>
        <w:rPr>
          <w:lang w:val="en-US"/>
        </w:rPr>
        <w:t>i</w:t>
      </w:r>
      <w:r>
        <w:t>)</w:t>
      </w:r>
    </w:p>
    <w:p w:rsidR="00342378" w:rsidRDefault="00342378" w:rsidP="00342378">
      <w:pPr>
        <w:jc w:val="both"/>
        <w:rPr>
          <w:rFonts w:eastAsia="Times New Roman"/>
          <w:lang w:val="en-US"/>
        </w:rPr>
      </w:pPr>
      <w:r>
        <w:rPr>
          <w:rFonts w:eastAsia="Times New Roman"/>
          <w:lang w:val="en-US"/>
        </w:rPr>
        <w:t xml:space="preserve">and for the </w:t>
      </w:r>
      <w:r w:rsidRPr="00000CA2">
        <w:rPr>
          <w:rFonts w:eastAsia="Times New Roman"/>
          <w:lang w:val="en-US"/>
        </w:rPr>
        <w:t xml:space="preserve">last input interval the interval </w:t>
      </w:r>
      <w:r>
        <w:rPr>
          <w:rFonts w:eastAsia="Times New Roman"/>
          <w:lang w:val="en-US"/>
        </w:rPr>
        <w:t xml:space="preserve">[1,2] </w:t>
      </w:r>
      <w:r w:rsidRPr="00000CA2">
        <w:rPr>
          <w:rFonts w:eastAsia="Times New Roman"/>
          <w:lang w:val="en-US"/>
        </w:rPr>
        <w:t xml:space="preserve">of the </w:t>
      </w:r>
      <w:r>
        <w:rPr>
          <w:rFonts w:eastAsia="Times New Roman"/>
          <w:lang w:val="en-US"/>
        </w:rPr>
        <w:t xml:space="preserve">same </w:t>
      </w:r>
      <w:r w:rsidRPr="00000CA2">
        <w:rPr>
          <w:rFonts w:eastAsia="Times New Roman"/>
          <w:lang w:val="en-US"/>
        </w:rPr>
        <w:t>last cubic curve is used to compute the interpolated signal</w:t>
      </w:r>
    </w:p>
    <w:p w:rsidR="00342378" w:rsidRPr="00F47DD7" w:rsidRDefault="00342378" w:rsidP="00342378">
      <w:pPr>
        <w:pStyle w:val="EQ"/>
        <w:rPr>
          <w:lang w:val="en-US"/>
        </w:rPr>
      </w:pPr>
      <w:r>
        <w:tab/>
      </w:r>
      <w:r w:rsidRPr="00D625E7">
        <w:rPr>
          <w:position w:val="-10"/>
        </w:rPr>
        <w:object w:dxaOrig="4840" w:dyaOrig="360">
          <v:shape id="_x0000_i1979" type="#_x0000_t75" style="width:241.9pt;height:18pt" o:ole="">
            <v:imagedata r:id="rId1822" o:title=""/>
          </v:shape>
          <o:OLEObject Type="Embed" ProgID="Equation.3" ShapeID="_x0000_i1979" DrawAspect="Content" ObjectID="_1783090279" r:id="rId1823"/>
        </w:object>
      </w:r>
      <w:r>
        <w:tab/>
        <w:t>(</w:t>
      </w:r>
      <w:fldSimple w:instr=" SEQ eqn \* MERGEFORMAT ">
        <w:r>
          <w:t>1931</w:t>
        </w:r>
      </w:fldSimple>
      <w:r>
        <w:rPr>
          <w:lang w:val="en-US"/>
        </w:rPr>
        <w:t>j</w:t>
      </w:r>
      <w:r>
        <w:t>)</w:t>
      </w:r>
    </w:p>
    <w:p w:rsidR="00342378" w:rsidRDefault="00342378" w:rsidP="00342378">
      <w:pPr>
        <w:spacing w:after="0"/>
        <w:rPr>
          <w:lang w:val="en-US"/>
        </w:rPr>
      </w:pPr>
      <w:r>
        <w:rPr>
          <w:lang w:val="en-US"/>
        </w:rPr>
        <w:t>In case of subsampling, the output samples after the last input sample cannot be interpolated, that causes a small delay of up to 3 output samples.</w:t>
      </w:r>
    </w:p>
    <w:p w:rsidR="00342378" w:rsidRPr="00143A84" w:rsidRDefault="00342378" w:rsidP="00342378">
      <w:pPr>
        <w:pStyle w:val="Heading5"/>
      </w:pPr>
      <w:r w:rsidRPr="00415934">
        <w:t>6</w:t>
      </w:r>
      <w:r w:rsidRPr="00143A84">
        <w:t>.3.3.2.2</w:t>
      </w:r>
      <w:r w:rsidRPr="00143A84">
        <w:tab/>
        <w:t>HQ MDCT decoding with a modified synthesis window</w:t>
      </w:r>
    </w:p>
    <w:p w:rsidR="00342378" w:rsidRDefault="00342378" w:rsidP="00342378">
      <w:pPr>
        <w:rPr>
          <w:lang w:val="en-US"/>
        </w:rPr>
      </w:pPr>
      <w:r>
        <w:rPr>
          <w:lang w:val="en-US"/>
        </w:rPr>
        <w:t>HQ MDCT decoding in the transition frame is identical to clause 6.2.3, except the MDCT synthesis window is modified and the bit budget in the current frame is decreased as described in clause 6.3.3.2.1.</w:t>
      </w:r>
    </w:p>
    <w:p w:rsidR="00342378" w:rsidRPr="004B195C" w:rsidRDefault="00342378" w:rsidP="00342378">
      <w:pPr>
        <w:rPr>
          <w:lang w:val="en-US"/>
        </w:rPr>
      </w:pPr>
      <w:r>
        <w:rPr>
          <w:lang w:val="en-US"/>
        </w:rPr>
        <w:t xml:space="preserve">The modified MDCT window is </w:t>
      </w:r>
      <w:r>
        <w:t>designed to avoid aliasing in the first part of the frame</w:t>
      </w:r>
      <w:r>
        <w:rPr>
          <w:lang w:val="en-US"/>
        </w:rPr>
        <w:t>. Its shape also allows cross-fading between the synthesis from constrained CELP and simplified BWE and the synthesis from HQ MDCT.</w:t>
      </w:r>
    </w:p>
    <w:p w:rsidR="00342378" w:rsidRPr="00143A84" w:rsidRDefault="00342378" w:rsidP="00342378">
      <w:pPr>
        <w:pStyle w:val="Heading5"/>
      </w:pPr>
      <w:r w:rsidRPr="00143A84">
        <w:t>6.3.3.2.3</w:t>
      </w:r>
      <w:r w:rsidRPr="00143A84">
        <w:tab/>
        <w:t>Cross-fading</w:t>
      </w:r>
    </w:p>
    <w:p w:rsidR="00342378" w:rsidRPr="00342378" w:rsidRDefault="00342378" w:rsidP="007F3303">
      <w:pPr>
        <w:rPr>
          <w:lang w:val="en-US"/>
        </w:rPr>
      </w:pPr>
      <w:r>
        <w:rPr>
          <w:lang w:val="en-US"/>
        </w:rPr>
        <w:t xml:space="preserve">As shown in Figure 112b, the CELP and HQ MDCT decoded signals are overlapping; the length of this overlapping region is </w:t>
      </w:r>
      <w:r>
        <w:t>1,825 ms</w:t>
      </w:r>
      <w:r>
        <w:rPr>
          <w:lang w:val="en-US"/>
        </w:rPr>
        <w:t>. The HQ MDCT synthesis is already windowed by the modified MDCT window at the decoder. The CELP decoded signal is windowed by the complementary window and added to the HQ MDCT output in the overlap region.</w:t>
      </w:r>
    </w:p>
    <w:p w:rsidR="00E76ED5" w:rsidRPr="009F0C56" w:rsidRDefault="00E76ED5" w:rsidP="00E76ED5">
      <w:pPr>
        <w:pStyle w:val="Heading3"/>
        <w:rPr>
          <w:lang w:val="en-US"/>
        </w:rPr>
      </w:pPr>
      <w:bookmarkStart w:id="1018" w:name="_Toc393281318"/>
      <w:bookmarkStart w:id="1019" w:name="_Toc393306313"/>
      <w:bookmarkStart w:id="1020" w:name="_Toc393628492"/>
      <w:bookmarkStart w:id="1021" w:name="_Toc393726429"/>
      <w:bookmarkStart w:id="1022" w:name="_Toc394482245"/>
      <w:bookmarkStart w:id="1023" w:name="_Toc394482230"/>
      <w:bookmarkStart w:id="1024" w:name="_Toc394482224"/>
      <w:r w:rsidRPr="00B01C90">
        <w:rPr>
          <w:lang w:val="en-US"/>
        </w:rPr>
        <w:t>6</w:t>
      </w:r>
      <w:r>
        <w:t>.</w:t>
      </w:r>
      <w:r w:rsidRPr="00B01C90">
        <w:rPr>
          <w:lang w:val="en-US"/>
        </w:rPr>
        <w:t>3</w:t>
      </w:r>
      <w:r>
        <w:t>.4</w:t>
      </w:r>
      <w:r>
        <w:tab/>
      </w:r>
      <w:r w:rsidRPr="009F0C56">
        <w:rPr>
          <w:lang w:val="en-US"/>
        </w:rPr>
        <w:t>I</w:t>
      </w:r>
      <w:r>
        <w:t>nternal sampling rate switching</w:t>
      </w:r>
      <w:bookmarkEnd w:id="1024"/>
    </w:p>
    <w:p w:rsidR="00E76ED5" w:rsidRDefault="00E76ED5" w:rsidP="00E76ED5">
      <w:r>
        <w:t>When changing the internal sampling rate in CELP or MDCT-based TCX, a number of memory and buffer updates needs to be done. These are described in subsequent sub-clauses.</w:t>
      </w:r>
    </w:p>
    <w:p w:rsidR="00E76ED5" w:rsidRPr="009F0C56" w:rsidRDefault="00E76ED5" w:rsidP="00E76ED5">
      <w:pPr>
        <w:pStyle w:val="Heading4"/>
        <w:rPr>
          <w:lang w:val="en-US"/>
        </w:rPr>
      </w:pPr>
      <w:r w:rsidRPr="009F0C56">
        <w:rPr>
          <w:lang w:val="en-US"/>
        </w:rPr>
        <w:t>6</w:t>
      </w:r>
      <w:r>
        <w:t>.</w:t>
      </w:r>
      <w:r w:rsidRPr="009F0C56">
        <w:rPr>
          <w:lang w:val="en-US"/>
        </w:rPr>
        <w:t>3</w:t>
      </w:r>
      <w:r>
        <w:t>.4.</w:t>
      </w:r>
      <w:r w:rsidRPr="00086B5E">
        <w:rPr>
          <w:lang w:val="en-US"/>
        </w:rPr>
        <w:t>1</w:t>
      </w:r>
      <w:r>
        <w:tab/>
        <w:t>Reset of LPC memory</w:t>
      </w:r>
    </w:p>
    <w:p w:rsidR="00E76ED5" w:rsidRDefault="00E76ED5" w:rsidP="00E76ED5">
      <w:r>
        <w:t>Same as subclause 5.4.4.1.</w:t>
      </w:r>
    </w:p>
    <w:p w:rsidR="00E76ED5" w:rsidRPr="009F0C56" w:rsidRDefault="00E76ED5" w:rsidP="00E76ED5">
      <w:pPr>
        <w:pStyle w:val="Heading4"/>
        <w:rPr>
          <w:lang w:val="en-US"/>
        </w:rPr>
      </w:pPr>
      <w:bookmarkStart w:id="1025" w:name="_Toc394482225"/>
      <w:r w:rsidRPr="009F0C56">
        <w:rPr>
          <w:lang w:val="en-US"/>
        </w:rPr>
        <w:t>6</w:t>
      </w:r>
      <w:r>
        <w:t>.</w:t>
      </w:r>
      <w:r w:rsidRPr="009F0C56">
        <w:rPr>
          <w:lang w:val="en-US"/>
        </w:rPr>
        <w:t>3</w:t>
      </w:r>
      <w:r>
        <w:t>.4.</w:t>
      </w:r>
      <w:r w:rsidRPr="00086B5E">
        <w:rPr>
          <w:lang w:val="en-US"/>
        </w:rPr>
        <w:t>2</w:t>
      </w:r>
      <w:r>
        <w:tab/>
        <w:t>Conversion of LP filter between 12.8 and 16 kHz internal sampling rates</w:t>
      </w:r>
      <w:bookmarkEnd w:id="1025"/>
    </w:p>
    <w:p w:rsidR="00E76ED5" w:rsidRDefault="00E76ED5" w:rsidP="00E76ED5">
      <w:r>
        <w:t>Same as subclause 5.4.4.2.</w:t>
      </w:r>
    </w:p>
    <w:p w:rsidR="00E76ED5" w:rsidRPr="002B35BD" w:rsidRDefault="00E76ED5" w:rsidP="00E76ED5">
      <w:pPr>
        <w:pStyle w:val="Heading4"/>
        <w:rPr>
          <w:lang w:val="en-US"/>
        </w:rPr>
      </w:pPr>
      <w:r w:rsidRPr="009F0C56">
        <w:rPr>
          <w:lang w:val="en-US"/>
        </w:rPr>
        <w:t>6</w:t>
      </w:r>
      <w:r>
        <w:t>.</w:t>
      </w:r>
      <w:r>
        <w:rPr>
          <w:lang w:val="de-DE"/>
        </w:rPr>
        <w:t>3</w:t>
      </w:r>
      <w:r>
        <w:t>.4.</w:t>
      </w:r>
      <w:r w:rsidRPr="004F367A">
        <w:rPr>
          <w:lang w:val="en-US"/>
        </w:rPr>
        <w:t>3</w:t>
      </w:r>
      <w:r>
        <w:tab/>
      </w:r>
      <w:r w:rsidRPr="002B35BD">
        <w:rPr>
          <w:lang w:val="en-US"/>
        </w:rPr>
        <w:t>Extrapolation</w:t>
      </w:r>
      <w:r>
        <w:t xml:space="preserve"> of LP filter</w:t>
      </w:r>
    </w:p>
    <w:p w:rsidR="00E76ED5" w:rsidRDefault="00E76ED5" w:rsidP="00E76ED5">
      <w:r>
        <w:t>Same as subclause 5.4.4.3.</w:t>
      </w:r>
    </w:p>
    <w:p w:rsidR="00E76ED5" w:rsidRPr="007671D5" w:rsidRDefault="00E76ED5" w:rsidP="00E76ED5">
      <w:pPr>
        <w:pStyle w:val="Heading4"/>
        <w:rPr>
          <w:lang w:val="en-US"/>
        </w:rPr>
      </w:pPr>
      <w:r>
        <w:rPr>
          <w:lang w:val="en-GB"/>
        </w:rPr>
        <w:t>6</w:t>
      </w:r>
      <w:r>
        <w:t>.</w:t>
      </w:r>
      <w:r w:rsidRPr="009F0C56">
        <w:rPr>
          <w:lang w:val="en-US"/>
        </w:rPr>
        <w:t>3</w:t>
      </w:r>
      <w:r>
        <w:t>.4.</w:t>
      </w:r>
      <w:r>
        <w:rPr>
          <w:lang w:val="en-US"/>
        </w:rPr>
        <w:t>4</w:t>
      </w:r>
      <w:r>
        <w:tab/>
      </w:r>
      <w:r>
        <w:rPr>
          <w:lang w:val="en-US"/>
        </w:rPr>
        <w:t>Update</w:t>
      </w:r>
      <w:r w:rsidRPr="00EE77B1">
        <w:rPr>
          <w:lang w:val="en-US"/>
        </w:rPr>
        <w:t xml:space="preserve"> </w:t>
      </w:r>
      <w:r>
        <w:rPr>
          <w:lang w:val="en-US"/>
        </w:rPr>
        <w:t>of CELP synthesis memories</w:t>
      </w:r>
    </w:p>
    <w:p w:rsidR="00E76ED5" w:rsidRDefault="00E76ED5" w:rsidP="00E76ED5">
      <w:r>
        <w:t>Same as subclause 5.4.4.7.</w:t>
      </w:r>
    </w:p>
    <w:p w:rsidR="00E76ED5" w:rsidRPr="00E668E7" w:rsidRDefault="00E76ED5" w:rsidP="00E76ED5">
      <w:pPr>
        <w:pStyle w:val="Heading4"/>
      </w:pPr>
      <w:r>
        <w:rPr>
          <w:lang w:val="en-GB"/>
        </w:rPr>
        <w:t>6</w:t>
      </w:r>
      <w:r>
        <w:t>.</w:t>
      </w:r>
      <w:r w:rsidRPr="009F0C56">
        <w:rPr>
          <w:lang w:val="en-US"/>
        </w:rPr>
        <w:t>3</w:t>
      </w:r>
      <w:r>
        <w:t>.4.</w:t>
      </w:r>
      <w:r>
        <w:rPr>
          <w:lang w:val="en-US"/>
        </w:rPr>
        <w:t>5</w:t>
      </w:r>
      <w:r>
        <w:tab/>
      </w:r>
      <w:r w:rsidRPr="00E668E7">
        <w:rPr>
          <w:lang w:val="en-US"/>
        </w:rPr>
        <w:t xml:space="preserve">Update of </w:t>
      </w:r>
      <w:r>
        <w:t xml:space="preserve">CELP </w:t>
      </w:r>
      <w:r w:rsidRPr="00E668E7">
        <w:rPr>
          <w:lang w:val="en-US"/>
        </w:rPr>
        <w:t>decoded past signal</w:t>
      </w:r>
    </w:p>
    <w:p w:rsidR="00E76ED5" w:rsidRPr="00132B42" w:rsidRDefault="00E76ED5" w:rsidP="00E76ED5">
      <w:pPr>
        <w:rPr>
          <w:lang w:val="en-US"/>
        </w:rPr>
      </w:pPr>
      <w:r>
        <w:rPr>
          <w:lang w:val="en-US"/>
        </w:rPr>
        <w:t>When switching from CELP coding mode to MDCT-base TCX coding mode, the CELP decoded past signal</w:t>
      </w:r>
      <w:r w:rsidRPr="0083073F">
        <w:rPr>
          <w:position w:val="-14"/>
        </w:rPr>
        <w:object w:dxaOrig="700" w:dyaOrig="340">
          <v:shape id="_x0000_i1980" type="#_x0000_t75" style="width:34.9pt;height:16.9pt" o:ole="">
            <v:imagedata r:id="rId1697" o:title=""/>
          </v:shape>
          <o:OLEObject Type="Embed" ProgID="Equation.3" ShapeID="_x0000_i1980" DrawAspect="Content" ObjectID="_1783090280" r:id="rId1824"/>
        </w:object>
      </w:r>
      <w:r>
        <w:t xml:space="preserve"> with </w:t>
      </w:r>
      <w:r w:rsidRPr="0083073F">
        <w:rPr>
          <w:position w:val="-14"/>
        </w:rPr>
        <w:object w:dxaOrig="1420" w:dyaOrig="340">
          <v:shape id="_x0000_i1981" type="#_x0000_t75" style="width:70.9pt;height:16.9pt" o:ole="">
            <v:imagedata r:id="rId1699" o:title=""/>
          </v:shape>
          <o:OLEObject Type="Embed" ProgID="Equation.3" ShapeID="_x0000_i1981" DrawAspect="Content" ObjectID="_1783090281" r:id="rId1825"/>
        </w:object>
      </w:r>
      <w:r>
        <w:t xml:space="preserve"> </w:t>
      </w:r>
      <w:r>
        <w:rPr>
          <w:lang w:val="en-US"/>
        </w:rPr>
        <w:t>is needed as described in subclause 6.3.3.1. The past signal is resampled with the method described in subclause 5.4.4.4 in case of internal sampling rate switching before proceeding as described in subclause 6.3.3.1.</w:t>
      </w:r>
    </w:p>
    <w:p w:rsidR="00E76ED5" w:rsidRDefault="00E76ED5" w:rsidP="00E76ED5">
      <w:pPr>
        <w:pStyle w:val="Heading4"/>
        <w:rPr>
          <w:lang w:val="en-US"/>
        </w:rPr>
      </w:pPr>
      <w:r>
        <w:rPr>
          <w:lang w:val="en-US"/>
        </w:rPr>
        <w:t>6.3.4.6</w:t>
      </w:r>
      <w:r>
        <w:rPr>
          <w:lang w:val="en-US"/>
        </w:rPr>
        <w:tab/>
        <w:t>Post-processing</w:t>
      </w:r>
    </w:p>
    <w:p w:rsidR="00E76ED5" w:rsidRPr="009F4C40" w:rsidRDefault="00E76ED5" w:rsidP="00E76ED5">
      <w:pPr>
        <w:rPr>
          <w:lang w:val="en-US"/>
        </w:rPr>
      </w:pPr>
      <w:r>
        <w:rPr>
          <w:lang w:val="en-US"/>
        </w:rPr>
        <w:t xml:space="preserve">In case of sampling rate switching, the post-processing module described </w:t>
      </w:r>
      <w:r w:rsidRPr="00F02542">
        <w:rPr>
          <w:lang w:val="en-US"/>
        </w:rPr>
        <w:t xml:space="preserve">in </w:t>
      </w:r>
      <w:r w:rsidRPr="009F7ECD">
        <w:rPr>
          <w:lang w:val="en-US"/>
        </w:rPr>
        <w:t>clause 6.1.4</w:t>
      </w:r>
      <w:r w:rsidRPr="00F02542">
        <w:rPr>
          <w:lang w:val="en-US"/>
        </w:rPr>
        <w:t xml:space="preserve"> ha</w:t>
      </w:r>
      <w:r>
        <w:rPr>
          <w:lang w:val="en-US"/>
        </w:rPr>
        <w:t>s a specific behavior during the transition.</w:t>
      </w:r>
    </w:p>
    <w:p w:rsidR="00E76ED5" w:rsidRDefault="00E76ED5" w:rsidP="00E76ED5">
      <w:pPr>
        <w:pStyle w:val="Heading4"/>
        <w:rPr>
          <w:lang w:val="en-US"/>
        </w:rPr>
      </w:pPr>
      <w:r>
        <w:rPr>
          <w:lang w:val="en-US"/>
        </w:rPr>
        <w:t>6.3.4.6.1</w:t>
      </w:r>
      <w:r w:rsidRPr="00B01C90">
        <w:rPr>
          <w:lang w:val="en-US"/>
        </w:rPr>
        <w:tab/>
      </w:r>
      <w:r>
        <w:rPr>
          <w:lang w:val="en-US"/>
        </w:rPr>
        <w:t>Adaptive post-</w:t>
      </w:r>
      <w:r w:rsidRPr="00B01C90">
        <w:rPr>
          <w:lang w:val="en-US"/>
        </w:rPr>
        <w:t>filter</w:t>
      </w:r>
      <w:r>
        <w:rPr>
          <w:lang w:val="en-US"/>
        </w:rPr>
        <w:t>ing</w:t>
      </w:r>
    </w:p>
    <w:p w:rsidR="007F3303" w:rsidRPr="003945EF" w:rsidRDefault="007F3303" w:rsidP="007F3303">
      <w:pPr>
        <w:rPr>
          <w:lang w:val="en-US"/>
        </w:rPr>
      </w:pPr>
      <w:r>
        <w:rPr>
          <w:lang w:val="en-US"/>
        </w:rPr>
        <w:t>The memories of the adaptive post-filtering are resampled with the linear interpolation described in subclause 5.4.4.4 in case of sampling rate switching and in case post-filtering was applied in the previous frame.</w:t>
      </w:r>
    </w:p>
    <w:p w:rsidR="007F3303" w:rsidRDefault="007F3303" w:rsidP="007F3303">
      <w:pPr>
        <w:rPr>
          <w:lang w:val="en-US"/>
        </w:rPr>
      </w:pPr>
      <w:r>
        <w:rPr>
          <w:lang w:val="en-US"/>
        </w:rPr>
        <w:t>If the post-filtering was not employed in the previous frame, the adaptive post-filter is not employed in the first frame after the transition. In such a case, only the memories of the post-filter are populated and updated for the next frame.</w:t>
      </w:r>
    </w:p>
    <w:p w:rsidR="007F3303" w:rsidRPr="00D13845" w:rsidRDefault="007F3303" w:rsidP="007F3303">
      <w:pPr>
        <w:rPr>
          <w:lang w:val="en-US"/>
        </w:rPr>
      </w:pPr>
      <w:r>
        <w:rPr>
          <w:lang w:val="en-US"/>
        </w:rPr>
        <w:t xml:space="preserve">Moreover, in case the adaptive post-filter was activated in the previous frame and is switched off in the current frame, </w:t>
      </w:r>
      <w:r>
        <w:t>a smoothing mechanism is applied for avoiding any discontinuities.</w:t>
      </w:r>
      <w:r>
        <w:rPr>
          <w:lang w:val="en-US"/>
        </w:rPr>
        <w:t xml:space="preserve"> It is achieved by computing the zero impulse response of the post-filter states and adding it to the zero memory response of the current decoded frame. First, the first subframe of the current decoded frame is filtered by the corresponding set of LPC analysis filter </w:t>
      </w:r>
      <w:r w:rsidRPr="000944CA">
        <w:rPr>
          <w:position w:val="-8"/>
          <w:lang w:val="en-US"/>
        </w:rPr>
        <w:object w:dxaOrig="400" w:dyaOrig="320">
          <v:shape id="_x0000_i1982" type="#_x0000_t75" style="width:19.9pt;height:16.15pt" o:ole="">
            <v:imagedata r:id="rId1826" o:title=""/>
          </v:shape>
          <o:OLEObject Type="Embed" ProgID="Equation.3" ShapeID="_x0000_i1982" DrawAspect="Content" ObjectID="_1783090282" r:id="rId1827"/>
        </w:object>
      </w:r>
      <w:r>
        <w:rPr>
          <w:lang w:val="en-US"/>
        </w:rPr>
        <w:t xml:space="preserve"> and using as memory the previously decoded frame samples before being post-processed. The past non post-processed samples are eventually resampled as described in clause 5.4.4.4 in case of internal sampling rate switching. The residual is re-synthesized with </w:t>
      </w:r>
      <w:r w:rsidRPr="000944CA">
        <w:rPr>
          <w:position w:val="-8"/>
        </w:rPr>
        <w:object w:dxaOrig="560" w:dyaOrig="320">
          <v:shape id="_x0000_i1983" type="#_x0000_t75" style="width:28.15pt;height:16.15pt" o:ole="">
            <v:imagedata r:id="rId1828" o:title=""/>
          </v:shape>
          <o:OLEObject Type="Embed" ProgID="Equation.3" ShapeID="_x0000_i1983" DrawAspect="Content" ObjectID="_1783090283" r:id="rId1829"/>
        </w:object>
      </w:r>
      <w:r>
        <w:t xml:space="preserve"> using this time as memory the past decoded frame sampled </w:t>
      </w:r>
      <w:r>
        <w:rPr>
          <w:lang w:val="en-US"/>
        </w:rPr>
        <w:t>computing after being post-processed. As stated above, the past non post-processed samples are resampled in case of internal sampling rate switching. The rest the current decoded frame is not processed further.</w:t>
      </w:r>
    </w:p>
    <w:p w:rsidR="00E76ED5" w:rsidRPr="00B01C90" w:rsidRDefault="00E76ED5" w:rsidP="00E76ED5">
      <w:pPr>
        <w:pStyle w:val="Heading4"/>
        <w:rPr>
          <w:lang w:val="en-US"/>
        </w:rPr>
      </w:pPr>
      <w:r>
        <w:rPr>
          <w:lang w:val="en-US"/>
        </w:rPr>
        <w:t>6.3.4.6.2</w:t>
      </w:r>
      <w:r w:rsidRPr="00B01C90">
        <w:rPr>
          <w:lang w:val="en-US"/>
        </w:rPr>
        <w:tab/>
        <w:t>Bass post filter</w:t>
      </w:r>
    </w:p>
    <w:p w:rsidR="00E76ED5" w:rsidRDefault="00E76ED5" w:rsidP="00E76ED5">
      <w:pPr>
        <w:rPr>
          <w:lang w:val="en-US"/>
        </w:rPr>
      </w:pPr>
      <w:r>
        <w:rPr>
          <w:lang w:val="en-US"/>
        </w:rPr>
        <w:t xml:space="preserve">At 9.6, 16.4 and 24.4 kbps, the past memory of signal </w:t>
      </w:r>
      <w:r w:rsidRPr="008A37E6">
        <w:rPr>
          <w:position w:val="-14"/>
        </w:rPr>
        <w:object w:dxaOrig="540" w:dyaOrig="340">
          <v:shape id="_x0000_i1984" type="#_x0000_t75" style="width:27pt;height:16.9pt" o:ole="">
            <v:imagedata r:id="rId1830" o:title=""/>
          </v:shape>
          <o:OLEObject Type="Embed" ProgID="Equation.3" ShapeID="_x0000_i1984" DrawAspect="Content" ObjectID="_1783090284" r:id="rId1831"/>
        </w:object>
      </w:r>
      <w:r w:rsidRPr="008A37E6">
        <w:t xml:space="preserve"> </w:t>
      </w:r>
      <w:r>
        <w:t xml:space="preserve">defined in </w:t>
      </w:r>
      <w:r w:rsidRPr="009F7ECD">
        <w:t>clause 6.1.4.2</w:t>
      </w:r>
      <w:r>
        <w:t xml:space="preserve"> is reset in case </w:t>
      </w:r>
      <w:r>
        <w:rPr>
          <w:lang w:val="en-US"/>
        </w:rPr>
        <w:t>of sampling rate switching. That means that the Bass post-filter has no effect during the transition.</w:t>
      </w:r>
    </w:p>
    <w:p w:rsidR="00E76ED5" w:rsidRPr="00B01C90" w:rsidRDefault="00E76ED5" w:rsidP="00E76ED5">
      <w:pPr>
        <w:pStyle w:val="Heading4"/>
        <w:rPr>
          <w:lang w:val="en-US"/>
        </w:rPr>
      </w:pPr>
      <w:r>
        <w:rPr>
          <w:lang w:val="en-US"/>
        </w:rPr>
        <w:t>6.3.4.7</w:t>
      </w:r>
      <w:r w:rsidRPr="00B01C90">
        <w:rPr>
          <w:lang w:val="en-US"/>
        </w:rPr>
        <w:tab/>
      </w:r>
      <w:r w:rsidRPr="00B01C90">
        <w:t>CLDFB</w:t>
      </w:r>
    </w:p>
    <w:p w:rsidR="00E76ED5" w:rsidRDefault="00E76ED5" w:rsidP="00E76ED5">
      <w:pPr>
        <w:rPr>
          <w:lang w:val="en-US"/>
        </w:rPr>
      </w:pPr>
      <w:r>
        <w:rPr>
          <w:lang w:val="en-US"/>
        </w:rPr>
        <w:t xml:space="preserve">In case of internal sampling rate switching, the states of the analysis CLDFB needs to be resampled for both the decoded signal coming from either CELP or MDCT-based TCX decoded module, and also for the error signal </w:t>
      </w:r>
      <w:r w:rsidRPr="00F1428B">
        <w:rPr>
          <w:position w:val="-10"/>
        </w:rPr>
        <w:object w:dxaOrig="420" w:dyaOrig="300">
          <v:shape id="_x0000_i1985" type="#_x0000_t75" style="width:21pt;height:15pt" o:ole="">
            <v:imagedata r:id="rId1832" o:title=""/>
          </v:shape>
          <o:OLEObject Type="Embed" ProgID="Equation.3" ShapeID="_x0000_i1985" DrawAspect="Content" ObjectID="_1783090285" r:id="rId1833"/>
        </w:object>
      </w:r>
      <w:r>
        <w:rPr>
          <w:lang w:val="en-US"/>
        </w:rPr>
        <w:t xml:space="preserve">provided by the Bass post-filter as </w:t>
      </w:r>
      <w:r w:rsidRPr="00F02542">
        <w:rPr>
          <w:lang w:val="en-US"/>
        </w:rPr>
        <w:t xml:space="preserve">defined </w:t>
      </w:r>
      <w:r w:rsidRPr="009F7ECD">
        <w:rPr>
          <w:lang w:val="en-US"/>
        </w:rPr>
        <w:t>in clause 6.1.4.2</w:t>
      </w:r>
      <w:r w:rsidRPr="00F02542">
        <w:rPr>
          <w:lang w:val="en-US"/>
        </w:rPr>
        <w:t>.</w:t>
      </w:r>
    </w:p>
    <w:p w:rsidR="00E76ED5" w:rsidRPr="00B01C90" w:rsidRDefault="00E76ED5" w:rsidP="00E76ED5">
      <w:pPr>
        <w:rPr>
          <w:lang w:val="en-US"/>
        </w:rPr>
      </w:pPr>
      <w:r>
        <w:rPr>
          <w:lang w:val="en-US"/>
        </w:rPr>
        <w:t>The resampling of the two set of states is performed with the help of the linear interpolation described in subclause 5.4.4.4.</w:t>
      </w:r>
    </w:p>
    <w:p w:rsidR="00E76ED5" w:rsidRPr="00D13845" w:rsidRDefault="00E76ED5" w:rsidP="00E76ED5">
      <w:pPr>
        <w:pStyle w:val="Heading3"/>
        <w:rPr>
          <w:lang w:val="en-US"/>
        </w:rPr>
      </w:pPr>
      <w:r w:rsidRPr="00B01C90">
        <w:rPr>
          <w:lang w:val="en-US"/>
        </w:rPr>
        <w:t>6</w:t>
      </w:r>
      <w:r>
        <w:t>.</w:t>
      </w:r>
      <w:r w:rsidRPr="00583219">
        <w:rPr>
          <w:lang w:val="en-US"/>
        </w:rPr>
        <w:t>3</w:t>
      </w:r>
      <w:r>
        <w:t>.5</w:t>
      </w:r>
      <w:r w:rsidR="008B1459">
        <w:tab/>
      </w:r>
      <w:r>
        <w:t xml:space="preserve">EVS </w:t>
      </w:r>
      <w:r w:rsidRPr="00BC0814">
        <w:rPr>
          <w:lang w:val="en-US"/>
        </w:rPr>
        <w:t xml:space="preserve">primary </w:t>
      </w:r>
      <w:r>
        <w:rPr>
          <w:lang w:val="en-US"/>
        </w:rPr>
        <w:t xml:space="preserve">modes </w:t>
      </w:r>
      <w:r>
        <w:t>and AMR-WB IO</w:t>
      </w:r>
      <w:bookmarkEnd w:id="1023"/>
    </w:p>
    <w:p w:rsidR="00E76ED5" w:rsidRPr="004F1322" w:rsidRDefault="00E76ED5" w:rsidP="00E76ED5">
      <w:pPr>
        <w:pStyle w:val="Heading4"/>
        <w:rPr>
          <w:lang w:val="en-US"/>
        </w:rPr>
      </w:pPr>
      <w:r>
        <w:rPr>
          <w:lang w:val="en-US"/>
        </w:rPr>
        <w:t>6.3.5.1</w:t>
      </w:r>
      <w:r>
        <w:rPr>
          <w:lang w:val="en-US"/>
        </w:rPr>
        <w:tab/>
      </w:r>
      <w:r w:rsidRPr="004F1322">
        <w:rPr>
          <w:lang w:val="en-US"/>
        </w:rPr>
        <w:t xml:space="preserve">Switching from </w:t>
      </w:r>
      <w:r>
        <w:rPr>
          <w:lang w:val="en-US"/>
        </w:rPr>
        <w:t xml:space="preserve">primary modes </w:t>
      </w:r>
      <w:r w:rsidRPr="004F1322">
        <w:rPr>
          <w:lang w:val="en-US"/>
        </w:rPr>
        <w:t>to AMR-WB IO</w:t>
      </w:r>
    </w:p>
    <w:p w:rsidR="00E76ED5" w:rsidRDefault="00E76ED5" w:rsidP="00E76ED5">
      <w:pPr>
        <w:rPr>
          <w:lang w:val="en-US"/>
        </w:rPr>
      </w:pPr>
      <w:r>
        <w:rPr>
          <w:lang w:val="en-US"/>
        </w:rPr>
        <w:t>In addition to processing described Subclause 5.4.5.1, the following is done:</w:t>
      </w:r>
    </w:p>
    <w:p w:rsidR="00E76ED5" w:rsidRDefault="00E76ED5" w:rsidP="00E76ED5">
      <w:pPr>
        <w:numPr>
          <w:ilvl w:val="0"/>
          <w:numId w:val="30"/>
        </w:numPr>
      </w:pPr>
      <w:r>
        <w:t>R</w:t>
      </w:r>
      <w:r w:rsidRPr="006503D8">
        <w:t>eset the unvoiced/audio signal improvement memories</w:t>
      </w:r>
    </w:p>
    <w:p w:rsidR="00E76ED5" w:rsidRDefault="00E76ED5" w:rsidP="00E76ED5">
      <w:pPr>
        <w:numPr>
          <w:ilvl w:val="0"/>
          <w:numId w:val="30"/>
        </w:numPr>
      </w:pPr>
      <w:r>
        <w:t>Reset AMR-WB BWE memories</w:t>
      </w:r>
    </w:p>
    <w:p w:rsidR="00E76ED5" w:rsidRDefault="00E76ED5" w:rsidP="00E76ED5">
      <w:pPr>
        <w:numPr>
          <w:ilvl w:val="0"/>
          <w:numId w:val="30"/>
        </w:numPr>
        <w:rPr>
          <w:lang w:val="en-US"/>
        </w:rPr>
      </w:pPr>
      <w:r>
        <w:rPr>
          <w:lang w:val="en-US"/>
        </w:rPr>
        <w:t>bass post-filter is not employed in the first AMR-WB IO frame</w:t>
      </w:r>
    </w:p>
    <w:p w:rsidR="00E76ED5" w:rsidRPr="004F1322" w:rsidRDefault="00E76ED5" w:rsidP="00E76ED5">
      <w:pPr>
        <w:numPr>
          <w:ilvl w:val="0"/>
          <w:numId w:val="30"/>
        </w:numPr>
        <w:rPr>
          <w:lang w:val="en-US"/>
        </w:rPr>
      </w:pPr>
      <w:r>
        <w:rPr>
          <w:lang w:val="en-US"/>
        </w:rPr>
        <w:t>formant post-filter is not employed in the first AMR-WB IO frame</w:t>
      </w:r>
    </w:p>
    <w:p w:rsidR="00E76ED5" w:rsidRDefault="00E76ED5" w:rsidP="00E76ED5">
      <w:pPr>
        <w:pStyle w:val="Heading4"/>
        <w:rPr>
          <w:lang w:val="en-US"/>
        </w:rPr>
      </w:pPr>
      <w:r>
        <w:rPr>
          <w:lang w:val="en-US"/>
        </w:rPr>
        <w:t>6.3.5.2</w:t>
      </w:r>
      <w:r>
        <w:rPr>
          <w:lang w:val="en-US"/>
        </w:rPr>
        <w:tab/>
      </w:r>
      <w:r w:rsidRPr="00B806DA">
        <w:t xml:space="preserve">Switching from AMR-WB IO </w:t>
      </w:r>
      <w:r>
        <w:rPr>
          <w:lang w:val="en-US"/>
        </w:rPr>
        <w:t>mode to primary modes</w:t>
      </w:r>
    </w:p>
    <w:p w:rsidR="00E76ED5" w:rsidRPr="00D13845" w:rsidRDefault="00E76ED5" w:rsidP="00E76ED5">
      <w:pPr>
        <w:rPr>
          <w:lang w:val="en-US"/>
        </w:rPr>
      </w:pPr>
      <w:r>
        <w:rPr>
          <w:lang w:val="en-US"/>
        </w:rPr>
        <w:t>Same as Subclause 5.4.5.2.</w:t>
      </w:r>
    </w:p>
    <w:p w:rsidR="00E76ED5" w:rsidRDefault="00E76ED5" w:rsidP="00E76ED5">
      <w:pPr>
        <w:pStyle w:val="Heading3"/>
        <w:rPr>
          <w:lang w:val="de-DE"/>
        </w:rPr>
      </w:pPr>
      <w:bookmarkStart w:id="1026" w:name="_Toc393281240"/>
      <w:bookmarkStart w:id="1027" w:name="_Toc393306236"/>
      <w:bookmarkStart w:id="1028" w:name="_Toc393628408"/>
      <w:bookmarkStart w:id="1029" w:name="_Toc393726345"/>
      <w:bookmarkStart w:id="1030" w:name="_Toc394482231"/>
      <w:r w:rsidRPr="00583219">
        <w:rPr>
          <w:lang w:val="en-US"/>
        </w:rPr>
        <w:t>6</w:t>
      </w:r>
      <w:r>
        <w:t>.</w:t>
      </w:r>
      <w:r>
        <w:rPr>
          <w:lang w:val="de-DE"/>
        </w:rPr>
        <w:t>3</w:t>
      </w:r>
      <w:r>
        <w:t>.6</w:t>
      </w:r>
      <w:r w:rsidRPr="00B01C90">
        <w:rPr>
          <w:lang w:val="en-US"/>
        </w:rPr>
        <w:tab/>
      </w:r>
      <w:r>
        <w:t>Rate switching</w:t>
      </w:r>
      <w:bookmarkEnd w:id="1026"/>
      <w:bookmarkEnd w:id="1027"/>
      <w:bookmarkEnd w:id="1028"/>
      <w:bookmarkEnd w:id="1029"/>
      <w:bookmarkEnd w:id="1030"/>
    </w:p>
    <w:p w:rsidR="00E76ED5" w:rsidRDefault="00E76ED5" w:rsidP="00E76ED5">
      <w:pPr>
        <w:rPr>
          <w:lang w:val="en-US"/>
        </w:rPr>
      </w:pPr>
      <w:r w:rsidRPr="0014611C">
        <w:rPr>
          <w:lang w:val="en-US"/>
        </w:rPr>
        <w:t xml:space="preserve">When the bit-rate is changing, </w:t>
      </w:r>
      <w:r>
        <w:rPr>
          <w:lang w:val="en-US"/>
        </w:rPr>
        <w:t>the different coding tools are reconfigured at the beginning of the frame. The different bit-rate dependent setups of each tool are described in each corresponding clause. Rate switching doesn’t require any specific handling, except in the following scenarios.</w:t>
      </w:r>
    </w:p>
    <w:p w:rsidR="00E76ED5" w:rsidRDefault="00E76ED5" w:rsidP="00E76ED5">
      <w:pPr>
        <w:pStyle w:val="Heading4"/>
        <w:rPr>
          <w:lang w:val="en-US"/>
        </w:rPr>
      </w:pPr>
      <w:r w:rsidRPr="00D13845">
        <w:rPr>
          <w:lang w:val="en-US"/>
        </w:rPr>
        <w:t>6</w:t>
      </w:r>
      <w:r w:rsidRPr="001A013B">
        <w:rPr>
          <w:lang w:val="en-US"/>
        </w:rPr>
        <w:t>.</w:t>
      </w:r>
      <w:r w:rsidRPr="00D13845">
        <w:rPr>
          <w:lang w:val="en-US"/>
        </w:rPr>
        <w:t>3</w:t>
      </w:r>
      <w:r w:rsidRPr="001A013B">
        <w:rPr>
          <w:lang w:val="en-US"/>
        </w:rPr>
        <w:t>.</w:t>
      </w:r>
      <w:r w:rsidRPr="00537222">
        <w:rPr>
          <w:lang w:val="en-US"/>
        </w:rPr>
        <w:t>6</w:t>
      </w:r>
      <w:r w:rsidRPr="001A013B">
        <w:rPr>
          <w:lang w:val="en-US"/>
        </w:rPr>
        <w:t>.</w:t>
      </w:r>
      <w:r w:rsidRPr="00537222">
        <w:rPr>
          <w:lang w:val="en-US"/>
        </w:rPr>
        <w:t>1</w:t>
      </w:r>
      <w:r w:rsidRPr="001A013B">
        <w:rPr>
          <w:lang w:val="en-US"/>
        </w:rPr>
        <w:t xml:space="preserve"> </w:t>
      </w:r>
      <w:r w:rsidRPr="000A03AE">
        <w:rPr>
          <w:lang w:val="en-US"/>
        </w:rPr>
        <w:t>Rate s</w:t>
      </w:r>
      <w:r w:rsidRPr="001A013B">
        <w:rPr>
          <w:lang w:val="en-US"/>
        </w:rPr>
        <w:t xml:space="preserve">witching </w:t>
      </w:r>
      <w:r w:rsidRPr="00537222">
        <w:rPr>
          <w:lang w:val="en-US"/>
        </w:rPr>
        <w:t xml:space="preserve">along with </w:t>
      </w:r>
      <w:r>
        <w:rPr>
          <w:lang w:val="en-US"/>
        </w:rPr>
        <w:t>internal sampling rate switching</w:t>
      </w:r>
    </w:p>
    <w:p w:rsidR="00E76ED5" w:rsidRPr="00537222" w:rsidRDefault="00E76ED5" w:rsidP="00E76ED5">
      <w:pPr>
        <w:rPr>
          <w:lang w:val="en-US"/>
        </w:rPr>
      </w:pPr>
      <w:r>
        <w:rPr>
          <w:lang w:val="en-US"/>
        </w:rPr>
        <w:t>In case the internal sampling rate changes when switching the bit-rate, the processing described in clause 6.3.4 is performed at first.</w:t>
      </w:r>
    </w:p>
    <w:p w:rsidR="00E76ED5" w:rsidRDefault="00E76ED5" w:rsidP="00E76ED5">
      <w:pPr>
        <w:pStyle w:val="Heading4"/>
        <w:rPr>
          <w:lang w:val="en-US"/>
        </w:rPr>
      </w:pPr>
      <w:r w:rsidRPr="00D13845">
        <w:rPr>
          <w:lang w:val="en-US"/>
        </w:rPr>
        <w:t>6</w:t>
      </w:r>
      <w:r>
        <w:t>.</w:t>
      </w:r>
      <w:r w:rsidRPr="00D13845">
        <w:rPr>
          <w:lang w:val="en-US"/>
        </w:rPr>
        <w:t>3</w:t>
      </w:r>
      <w:r>
        <w:t>.</w:t>
      </w:r>
      <w:r w:rsidRPr="00537222">
        <w:rPr>
          <w:lang w:val="en-US"/>
        </w:rPr>
        <w:t>6</w:t>
      </w:r>
      <w:r w:rsidRPr="00B806DA">
        <w:t>.</w:t>
      </w:r>
      <w:r w:rsidRPr="00537222">
        <w:rPr>
          <w:lang w:val="en-US"/>
        </w:rPr>
        <w:t>2</w:t>
      </w:r>
      <w:r>
        <w:rPr>
          <w:lang w:val="en-GB"/>
        </w:rPr>
        <w:tab/>
      </w:r>
      <w:r w:rsidRPr="000A03AE">
        <w:rPr>
          <w:lang w:val="en-US"/>
        </w:rPr>
        <w:t>Rate s</w:t>
      </w:r>
      <w:r w:rsidRPr="00B806DA">
        <w:t xml:space="preserve">witching </w:t>
      </w:r>
      <w:r w:rsidRPr="00537222">
        <w:rPr>
          <w:lang w:val="en-US"/>
        </w:rPr>
        <w:t>along with coding mode switching</w:t>
      </w:r>
    </w:p>
    <w:p w:rsidR="00E76ED5" w:rsidRDefault="00E76ED5" w:rsidP="00E76ED5">
      <w:pPr>
        <w:rPr>
          <w:lang w:val="en-US"/>
        </w:rPr>
      </w:pPr>
      <w:r>
        <w:rPr>
          <w:lang w:val="en-US"/>
        </w:rPr>
        <w:t>In case the internal sampling rate changes when switching the bit-rate, the processing described in clause 6.3.3 is performed. If the internal sampling rate is also changing, the processing of clause 6.3.4 is performed beforehand.</w:t>
      </w:r>
    </w:p>
    <w:p w:rsidR="007F3303" w:rsidRDefault="007F3303" w:rsidP="007F3303">
      <w:pPr>
        <w:pStyle w:val="Heading4"/>
        <w:rPr>
          <w:lang w:val="en-US"/>
        </w:rPr>
      </w:pPr>
      <w:r w:rsidRPr="00D13845">
        <w:rPr>
          <w:lang w:val="en-US"/>
        </w:rPr>
        <w:t>6</w:t>
      </w:r>
      <w:r>
        <w:t>.</w:t>
      </w:r>
      <w:r w:rsidRPr="00D13845">
        <w:rPr>
          <w:lang w:val="en-US"/>
        </w:rPr>
        <w:t>3</w:t>
      </w:r>
      <w:r>
        <w:t>.</w:t>
      </w:r>
      <w:r w:rsidRPr="00537222">
        <w:rPr>
          <w:lang w:val="en-US"/>
        </w:rPr>
        <w:t>6</w:t>
      </w:r>
      <w:r w:rsidRPr="00B806DA">
        <w:t>.</w:t>
      </w:r>
      <w:r>
        <w:rPr>
          <w:lang w:val="en-US"/>
        </w:rPr>
        <w:t>3</w:t>
      </w:r>
      <w:r>
        <w:tab/>
      </w:r>
      <w:r>
        <w:rPr>
          <w:lang w:val="en-US"/>
        </w:rPr>
        <w:t>Adaptive post-filter reset and smoothing</w:t>
      </w:r>
    </w:p>
    <w:p w:rsidR="007F3303" w:rsidRPr="000A5403" w:rsidRDefault="007F3303" w:rsidP="00E76ED5">
      <w:pPr>
        <w:rPr>
          <w:lang w:val="en-US"/>
        </w:rPr>
      </w:pPr>
      <w:r>
        <w:rPr>
          <w:lang w:val="en-US"/>
        </w:rPr>
        <w:t>The adaptive post-filter can be reset and it effect smoothed when it is switched on or off from frame to frame, respectively. The procedure is described in suclause 6.3.4.6.1, where the buffer resampling is performed only in case of internal sampling rate switching.</w:t>
      </w:r>
    </w:p>
    <w:p w:rsidR="00E76ED5" w:rsidRPr="00B30222" w:rsidRDefault="00E76ED5" w:rsidP="00E76ED5">
      <w:pPr>
        <w:pStyle w:val="Heading3"/>
      </w:pPr>
      <w:r w:rsidRPr="00583219">
        <w:rPr>
          <w:lang w:val="en-US"/>
        </w:rPr>
        <w:t>6</w:t>
      </w:r>
      <w:r>
        <w:t>.</w:t>
      </w:r>
      <w:r>
        <w:rPr>
          <w:lang w:val="de-DE"/>
        </w:rPr>
        <w:t>3</w:t>
      </w:r>
      <w:r>
        <w:t>.</w:t>
      </w:r>
      <w:r w:rsidRPr="00B01C90">
        <w:rPr>
          <w:lang w:val="en-US"/>
        </w:rPr>
        <w:t>7</w:t>
      </w:r>
      <w:r w:rsidR="008B1459">
        <w:tab/>
      </w:r>
      <w:r>
        <w:t>Bandwidth switching</w:t>
      </w:r>
    </w:p>
    <w:bookmarkEnd w:id="1018"/>
    <w:bookmarkEnd w:id="1019"/>
    <w:bookmarkEnd w:id="1020"/>
    <w:bookmarkEnd w:id="1021"/>
    <w:bookmarkEnd w:id="1022"/>
    <w:p w:rsidR="00E76ED5" w:rsidRPr="0034145E" w:rsidRDefault="00E76ED5" w:rsidP="00E76ED5">
      <w:pPr>
        <w:rPr>
          <w:rFonts w:hint="eastAsia"/>
          <w:lang w:eastAsia="zh-CN"/>
        </w:rPr>
      </w:pPr>
      <w:r>
        <w:rPr>
          <w:rFonts w:hint="eastAsia"/>
          <w:lang w:val="x-none" w:eastAsia="zh-CN"/>
        </w:rPr>
        <w:t>When rate switching happens and the bandwidth of the output signal is changed from WB to SWB and from SWB to WB, bandwidth switching post-processing is performed in order to improve the perceptual quality for the end users. The smoothing is applied for switching from WB to SWB and the blind bandwidth extension is employed for switching from SWB to WB.</w:t>
      </w:r>
    </w:p>
    <w:p w:rsidR="00E76ED5" w:rsidRPr="0034145E" w:rsidRDefault="00E76ED5" w:rsidP="00E76ED5">
      <w:pPr>
        <w:pStyle w:val="Heading4"/>
        <w:rPr>
          <w:rFonts w:hint="eastAsia"/>
          <w:lang w:val="en-US" w:eastAsia="zh-CN"/>
        </w:rPr>
      </w:pPr>
      <w:r>
        <w:rPr>
          <w:rFonts w:hint="eastAsia"/>
          <w:lang w:eastAsia="zh-CN"/>
        </w:rPr>
        <w:t>6</w:t>
      </w:r>
      <w:r>
        <w:t>.</w:t>
      </w:r>
      <w:r>
        <w:rPr>
          <w:rFonts w:hint="eastAsia"/>
          <w:lang w:eastAsia="zh-CN"/>
        </w:rPr>
        <w:t>3</w:t>
      </w:r>
      <w:r>
        <w:t>.</w:t>
      </w:r>
      <w:r>
        <w:rPr>
          <w:rFonts w:hint="eastAsia"/>
          <w:lang w:eastAsia="zh-CN"/>
        </w:rPr>
        <w:t>7</w:t>
      </w:r>
      <w:r>
        <w:t>.</w:t>
      </w:r>
      <w:r w:rsidRPr="00086B5E">
        <w:rPr>
          <w:lang w:val="en-US"/>
        </w:rPr>
        <w:t>1</w:t>
      </w:r>
      <w:r>
        <w:tab/>
      </w:r>
      <w:r>
        <w:rPr>
          <w:rFonts w:hint="eastAsia"/>
          <w:lang w:eastAsia="zh-CN"/>
        </w:rPr>
        <w:t>Bandwidth switching detector</w:t>
      </w:r>
    </w:p>
    <w:p w:rsidR="00E76ED5" w:rsidRPr="00942C14" w:rsidRDefault="00E76ED5" w:rsidP="00E76ED5">
      <w:pPr>
        <w:rPr>
          <w:rFonts w:hint="eastAsia"/>
          <w:lang w:val="x-none" w:eastAsia="zh-CN"/>
        </w:rPr>
      </w:pPr>
      <w:r>
        <w:rPr>
          <w:rFonts w:hint="eastAsia"/>
          <w:lang w:val="x-none" w:eastAsia="zh-CN"/>
        </w:rPr>
        <w:t>Firstly, bandwidth switching detector is employed to detect if there is bandwidth switching or not.</w:t>
      </w:r>
    </w:p>
    <w:p w:rsidR="00E76ED5" w:rsidRDefault="00E76ED5" w:rsidP="00E76ED5">
      <w:pPr>
        <w:rPr>
          <w:rFonts w:hint="eastAsia"/>
          <w:lang w:eastAsia="zh-CN"/>
        </w:rPr>
      </w:pPr>
      <w:r>
        <w:rPr>
          <w:lang w:val="x-none" w:eastAsia="zh-CN"/>
        </w:rPr>
        <w:t>I</w:t>
      </w:r>
      <w:r>
        <w:rPr>
          <w:rFonts w:hint="eastAsia"/>
          <w:lang w:val="x-none" w:eastAsia="zh-CN"/>
        </w:rPr>
        <w:t>nitialize the counter of bandwidth switching from WB to SWB</w:t>
      </w:r>
      <w:r w:rsidRPr="00B42FBD">
        <w:rPr>
          <w:rFonts w:hint="eastAsia"/>
          <w:lang w:val="x-none" w:eastAsia="zh-CN"/>
        </w:rPr>
        <w:t xml:space="preserve"> </w:t>
      </w:r>
      <w:r>
        <w:rPr>
          <w:rFonts w:hint="eastAsia"/>
          <w:lang w:val="x-none" w:eastAsia="zh-CN"/>
        </w:rPr>
        <w:t xml:space="preserve"> </w:t>
      </w:r>
      <w:r w:rsidRPr="000D1DC5">
        <w:rPr>
          <w:position w:val="-10"/>
        </w:rPr>
        <w:object w:dxaOrig="1240" w:dyaOrig="300">
          <v:shape id="_x0000_i1986" type="#_x0000_t75" style="width:61.9pt;height:15pt" o:ole="">
            <v:imagedata r:id="rId1834" o:title=""/>
          </v:shape>
          <o:OLEObject Type="Embed" ProgID="Equation.3" ShapeID="_x0000_i1986" DrawAspect="Content" ObjectID="_1783090286" r:id="rId1835"/>
        </w:object>
      </w:r>
      <w:r>
        <w:rPr>
          <w:rFonts w:hint="eastAsia"/>
          <w:lang w:eastAsia="zh-CN"/>
        </w:rPr>
        <w:t xml:space="preserve">, and </w:t>
      </w:r>
      <w:r>
        <w:rPr>
          <w:lang w:val="x-none" w:eastAsia="zh-CN"/>
        </w:rPr>
        <w:t>initialize</w:t>
      </w:r>
      <w:r>
        <w:rPr>
          <w:rFonts w:hint="eastAsia"/>
          <w:lang w:val="x-none" w:eastAsia="zh-CN"/>
        </w:rPr>
        <w:t xml:space="preserve"> the counter of bandwidth switching from SWB to WB </w:t>
      </w:r>
      <w:r w:rsidRPr="000D1DC5">
        <w:rPr>
          <w:position w:val="-10"/>
        </w:rPr>
        <w:object w:dxaOrig="1240" w:dyaOrig="300">
          <v:shape id="_x0000_i1987" type="#_x0000_t75" style="width:61.9pt;height:15pt" o:ole="">
            <v:imagedata r:id="rId1836" o:title=""/>
          </v:shape>
          <o:OLEObject Type="Embed" ProgID="Equation.3" ShapeID="_x0000_i1987" DrawAspect="Content" ObjectID="_1783090287" r:id="rId1837"/>
        </w:object>
      </w:r>
      <w:r>
        <w:rPr>
          <w:rFonts w:hint="eastAsia"/>
          <w:lang w:eastAsia="zh-CN"/>
        </w:rPr>
        <w:t>.</w:t>
      </w:r>
    </w:p>
    <w:p w:rsidR="00E76ED5" w:rsidRDefault="00E76ED5" w:rsidP="00E76ED5">
      <w:pPr>
        <w:rPr>
          <w:rFonts w:hint="eastAsia"/>
          <w:lang w:eastAsia="zh-CN"/>
        </w:rPr>
      </w:pPr>
      <w:r>
        <w:rPr>
          <w:rFonts w:hint="eastAsia"/>
          <w:lang w:eastAsia="zh-CN"/>
        </w:rPr>
        <w:t xml:space="preserve">The counter </w:t>
      </w:r>
      <w:r w:rsidRPr="000D1DC5">
        <w:rPr>
          <w:position w:val="-10"/>
        </w:rPr>
        <w:object w:dxaOrig="840" w:dyaOrig="300">
          <v:shape id="_x0000_i1988" type="#_x0000_t75" style="width:42pt;height:15pt" o:ole="">
            <v:imagedata r:id="rId1838" o:title=""/>
          </v:shape>
          <o:OLEObject Type="Embed" ProgID="Equation.3" ShapeID="_x0000_i1988" DrawAspect="Content" ObjectID="_1783090288" r:id="rId1839"/>
        </w:object>
      </w:r>
      <w:r>
        <w:rPr>
          <w:rFonts w:hint="eastAsia"/>
          <w:lang w:eastAsia="zh-CN"/>
        </w:rPr>
        <w:t xml:space="preserve">is </w:t>
      </w:r>
      <w:r>
        <w:rPr>
          <w:lang w:eastAsia="zh-CN"/>
        </w:rPr>
        <w:t>calculated</w:t>
      </w:r>
      <w:r>
        <w:rPr>
          <w:rFonts w:hint="eastAsia"/>
          <w:lang w:eastAsia="zh-CN"/>
        </w:rPr>
        <w:t xml:space="preserve"> as follows:</w:t>
      </w:r>
    </w:p>
    <w:p w:rsidR="00E76ED5" w:rsidRDefault="00E76ED5" w:rsidP="00E76ED5">
      <w:pPr>
        <w:numPr>
          <w:ilvl w:val="0"/>
          <w:numId w:val="33"/>
        </w:numPr>
        <w:rPr>
          <w:rFonts w:hint="eastAsia"/>
          <w:lang w:eastAsia="zh-CN"/>
        </w:rPr>
      </w:pPr>
      <w:r>
        <w:rPr>
          <w:lang w:eastAsia="zh-CN"/>
        </w:rPr>
        <w:t>I</w:t>
      </w:r>
      <w:r>
        <w:rPr>
          <w:rFonts w:hint="eastAsia"/>
          <w:lang w:eastAsia="zh-CN"/>
        </w:rPr>
        <w:t>f the counter</w:t>
      </w:r>
      <w:r w:rsidRPr="000D1DC5">
        <w:rPr>
          <w:position w:val="-10"/>
        </w:rPr>
        <w:object w:dxaOrig="1240" w:dyaOrig="300">
          <v:shape id="_x0000_i1989" type="#_x0000_t75" style="width:61.9pt;height:15pt" o:ole="">
            <v:imagedata r:id="rId1840" o:title=""/>
          </v:shape>
          <o:OLEObject Type="Embed" ProgID="Equation.3" ShapeID="_x0000_i1989" DrawAspect="Content" ObjectID="_1783090289" r:id="rId1841"/>
        </w:object>
      </w:r>
      <w:r>
        <w:rPr>
          <w:rFonts w:hint="eastAsia"/>
          <w:lang w:eastAsia="zh-CN"/>
        </w:rPr>
        <w:t>, the counter is reset to 0;</w:t>
      </w:r>
    </w:p>
    <w:p w:rsidR="00E76ED5" w:rsidRDefault="00E76ED5" w:rsidP="00E76ED5">
      <w:pPr>
        <w:numPr>
          <w:ilvl w:val="0"/>
          <w:numId w:val="33"/>
        </w:numPr>
        <w:rPr>
          <w:rFonts w:hint="eastAsia"/>
          <w:lang w:eastAsia="zh-CN"/>
        </w:rPr>
      </w:pPr>
      <w:r>
        <w:rPr>
          <w:rFonts w:hint="eastAsia"/>
          <w:lang w:eastAsia="zh-CN"/>
        </w:rPr>
        <w:t xml:space="preserve">else if the </w:t>
      </w:r>
      <w:r>
        <w:rPr>
          <w:lang w:eastAsia="zh-CN"/>
        </w:rPr>
        <w:t>output</w:t>
      </w:r>
      <w:r>
        <w:rPr>
          <w:rFonts w:hint="eastAsia"/>
          <w:lang w:eastAsia="zh-CN"/>
        </w:rPr>
        <w:t xml:space="preserve"> bandwidth of the current frame is SWB, the total bit rate of the current frame is large than 9.6kbps, and the bandwidth of the previous frame is WB, the total bit rate of the previous frame is not large than 9.6kbps, the counter </w:t>
      </w:r>
      <w:r w:rsidRPr="000D1DC5">
        <w:rPr>
          <w:position w:val="-10"/>
        </w:rPr>
        <w:object w:dxaOrig="820" w:dyaOrig="300">
          <v:shape id="_x0000_i1990" type="#_x0000_t75" style="width:40.9pt;height:15pt" o:ole="">
            <v:imagedata r:id="rId1842" o:title=""/>
          </v:shape>
          <o:OLEObject Type="Embed" ProgID="Equation.3" ShapeID="_x0000_i1990" DrawAspect="Content" ObjectID="_1783090290" r:id="rId1843"/>
        </w:object>
      </w:r>
      <w:r>
        <w:rPr>
          <w:rFonts w:hint="eastAsia"/>
          <w:lang w:eastAsia="zh-CN"/>
        </w:rPr>
        <w:t>is incremented 1;</w:t>
      </w:r>
    </w:p>
    <w:p w:rsidR="00E76ED5" w:rsidRDefault="00E76ED5" w:rsidP="00E76ED5">
      <w:pPr>
        <w:numPr>
          <w:ilvl w:val="0"/>
          <w:numId w:val="33"/>
        </w:numPr>
        <w:rPr>
          <w:rFonts w:hint="eastAsia"/>
          <w:lang w:eastAsia="zh-CN"/>
        </w:rPr>
      </w:pPr>
      <w:r>
        <w:rPr>
          <w:rFonts w:hint="eastAsia"/>
          <w:lang w:eastAsia="zh-CN"/>
        </w:rPr>
        <w:t xml:space="preserve">else if the </w:t>
      </w:r>
      <w:r>
        <w:rPr>
          <w:lang w:eastAsia="zh-CN"/>
        </w:rPr>
        <w:t>counter</w:t>
      </w:r>
      <w:r w:rsidRPr="000D1DC5">
        <w:rPr>
          <w:position w:val="-10"/>
        </w:rPr>
        <w:object w:dxaOrig="1140" w:dyaOrig="300">
          <v:shape id="_x0000_i1991" type="#_x0000_t75" style="width:57pt;height:15pt" o:ole="">
            <v:imagedata r:id="rId1844" o:title=""/>
          </v:shape>
          <o:OLEObject Type="Embed" ProgID="Equation.3" ShapeID="_x0000_i1991" DrawAspect="Content" ObjectID="_1783090291" r:id="rId1845"/>
        </w:object>
      </w:r>
      <w:r>
        <w:rPr>
          <w:rFonts w:hint="eastAsia"/>
          <w:lang w:eastAsia="zh-CN"/>
        </w:rPr>
        <w:t>, the counters</w:t>
      </w:r>
      <w:r w:rsidRPr="000D1DC5">
        <w:rPr>
          <w:position w:val="-10"/>
        </w:rPr>
        <w:object w:dxaOrig="820" w:dyaOrig="300">
          <v:shape id="_x0000_i1992" type="#_x0000_t75" style="width:40.9pt;height:15pt" o:ole="">
            <v:imagedata r:id="rId1846" o:title=""/>
          </v:shape>
          <o:OLEObject Type="Embed" ProgID="Equation.3" ShapeID="_x0000_i1992" DrawAspect="Content" ObjectID="_1783090292" r:id="rId1847"/>
        </w:object>
      </w:r>
      <w:r>
        <w:rPr>
          <w:rFonts w:hint="eastAsia"/>
          <w:lang w:eastAsia="zh-CN"/>
        </w:rPr>
        <w:t xml:space="preserve">and </w:t>
      </w:r>
      <w:r w:rsidRPr="000D1DC5">
        <w:rPr>
          <w:position w:val="-10"/>
        </w:rPr>
        <w:object w:dxaOrig="800" w:dyaOrig="279">
          <v:shape id="_x0000_i1993" type="#_x0000_t75" style="width:40.15pt;height:13.9pt" o:ole="">
            <v:imagedata r:id="rId1848" o:title=""/>
          </v:shape>
          <o:OLEObject Type="Embed" ProgID="Equation.3" ShapeID="_x0000_i1993" DrawAspect="Content" ObjectID="_1783090293" r:id="rId1849"/>
        </w:object>
      </w:r>
      <w:r>
        <w:rPr>
          <w:rFonts w:hint="eastAsia"/>
          <w:lang w:eastAsia="zh-CN"/>
        </w:rPr>
        <w:t xml:space="preserve"> will be reset as follows:</w:t>
      </w:r>
    </w:p>
    <w:p w:rsidR="00E76ED5" w:rsidRDefault="00E76ED5" w:rsidP="00E76ED5">
      <w:pPr>
        <w:pStyle w:val="EQ"/>
        <w:rPr>
          <w:rFonts w:hint="eastAsia"/>
          <w:lang w:eastAsia="zh-CN"/>
        </w:rPr>
      </w:pPr>
      <w:r>
        <w:tab/>
      </w:r>
      <w:r w:rsidRPr="00925CA7">
        <w:rPr>
          <w:position w:val="-48"/>
          <w:lang w:eastAsia="zh-CN"/>
        </w:rPr>
        <w:object w:dxaOrig="4320" w:dyaOrig="1060">
          <v:shape id="_x0000_i1994" type="#_x0000_t75" style="width:3in;height:52.9pt" o:ole="">
            <v:imagedata r:id="rId1850" o:title=""/>
          </v:shape>
          <o:OLEObject Type="Embed" ProgID="Equation.3" ShapeID="_x0000_i1994" DrawAspect="Content" ObjectID="_1783090294" r:id="rId1851"/>
        </w:object>
      </w:r>
      <w:r>
        <w:tab/>
        <w:t>(</w:t>
      </w:r>
      <w:fldSimple w:instr=" SEQ eqn \* MERGEFORMAT ">
        <w:r>
          <w:t>1932</w:t>
        </w:r>
      </w:fldSimple>
      <w:r>
        <w:t>)</w:t>
      </w:r>
    </w:p>
    <w:p w:rsidR="00E76ED5" w:rsidRDefault="00E76ED5" w:rsidP="00E76ED5">
      <w:pPr>
        <w:pStyle w:val="EQ"/>
        <w:rPr>
          <w:rFonts w:hint="eastAsia"/>
          <w:lang w:eastAsia="zh-CN"/>
        </w:rPr>
      </w:pPr>
      <w:r>
        <w:tab/>
      </w:r>
      <w:r w:rsidRPr="00CE2DCB">
        <w:rPr>
          <w:position w:val="-30"/>
          <w:lang w:eastAsia="zh-CN"/>
        </w:rPr>
        <w:object w:dxaOrig="6080" w:dyaOrig="700">
          <v:shape id="_x0000_i1995" type="#_x0000_t75" style="width:304.15pt;height:34.9pt" o:ole="">
            <v:imagedata r:id="rId1852" o:title=""/>
          </v:shape>
          <o:OLEObject Type="Embed" ProgID="Equation.3" ShapeID="_x0000_i1995" DrawAspect="Content" ObjectID="_1783090295" r:id="rId1853"/>
        </w:object>
      </w:r>
      <w:r>
        <w:tab/>
        <w:t>(</w:t>
      </w:r>
      <w:fldSimple w:instr=" SEQ eqn \* MERGEFORMAT ">
        <w:r>
          <w:t>1933</w:t>
        </w:r>
      </w:fldSimple>
      <w:r>
        <w:t>)</w:t>
      </w:r>
    </w:p>
    <w:p w:rsidR="00E76ED5" w:rsidRDefault="00E76ED5" w:rsidP="00E76ED5">
      <w:pPr>
        <w:rPr>
          <w:rFonts w:hint="eastAsia"/>
          <w:lang w:eastAsia="zh-CN"/>
        </w:rPr>
      </w:pPr>
      <w:r>
        <w:rPr>
          <w:rFonts w:hint="eastAsia"/>
          <w:lang w:eastAsia="zh-CN"/>
        </w:rPr>
        <w:t xml:space="preserve">The counter </w:t>
      </w:r>
      <w:r w:rsidRPr="000D1DC5">
        <w:rPr>
          <w:position w:val="-10"/>
        </w:rPr>
        <w:object w:dxaOrig="760" w:dyaOrig="300">
          <v:shape id="_x0000_i1996" type="#_x0000_t75" style="width:37.9pt;height:15pt" o:ole="">
            <v:imagedata r:id="rId1854" o:title=""/>
          </v:shape>
          <o:OLEObject Type="Embed" ProgID="Equation.3" ShapeID="_x0000_i1996" DrawAspect="Content" ObjectID="_1783090296" r:id="rId1855"/>
        </w:object>
      </w:r>
      <w:r>
        <w:rPr>
          <w:rFonts w:hint="eastAsia"/>
          <w:lang w:eastAsia="zh-CN"/>
        </w:rPr>
        <w:t xml:space="preserve">is </w:t>
      </w:r>
      <w:r>
        <w:rPr>
          <w:lang w:eastAsia="zh-CN"/>
        </w:rPr>
        <w:t>calculated</w:t>
      </w:r>
      <w:r>
        <w:rPr>
          <w:rFonts w:hint="eastAsia"/>
          <w:lang w:eastAsia="zh-CN"/>
        </w:rPr>
        <w:t xml:space="preserve"> as follows:</w:t>
      </w:r>
    </w:p>
    <w:p w:rsidR="00E76ED5" w:rsidRDefault="00E76ED5" w:rsidP="00E76ED5">
      <w:pPr>
        <w:numPr>
          <w:ilvl w:val="0"/>
          <w:numId w:val="34"/>
        </w:numPr>
        <w:rPr>
          <w:rFonts w:hint="eastAsia"/>
          <w:lang w:eastAsia="zh-CN"/>
        </w:rPr>
      </w:pPr>
      <w:r>
        <w:rPr>
          <w:lang w:eastAsia="zh-CN"/>
        </w:rPr>
        <w:t>I</w:t>
      </w:r>
      <w:r>
        <w:rPr>
          <w:rFonts w:hint="eastAsia"/>
          <w:lang w:eastAsia="zh-CN"/>
        </w:rPr>
        <w:t>f the counter</w:t>
      </w:r>
      <w:r w:rsidRPr="000D1DC5">
        <w:rPr>
          <w:position w:val="-10"/>
        </w:rPr>
        <w:object w:dxaOrig="1240" w:dyaOrig="300">
          <v:shape id="_x0000_i1997" type="#_x0000_t75" style="width:61.9pt;height:15pt" o:ole="">
            <v:imagedata r:id="rId1856" o:title=""/>
          </v:shape>
          <o:OLEObject Type="Embed" ProgID="Equation.3" ShapeID="_x0000_i1997" DrawAspect="Content" ObjectID="_1783090297" r:id="rId1857"/>
        </w:object>
      </w:r>
      <w:r>
        <w:rPr>
          <w:rFonts w:hint="eastAsia"/>
          <w:lang w:eastAsia="zh-CN"/>
        </w:rPr>
        <w:t>, the counter is reset to 0;</w:t>
      </w:r>
    </w:p>
    <w:p w:rsidR="00E76ED5" w:rsidRDefault="00E76ED5" w:rsidP="00E76ED5">
      <w:pPr>
        <w:numPr>
          <w:ilvl w:val="0"/>
          <w:numId w:val="34"/>
        </w:numPr>
        <w:rPr>
          <w:rFonts w:hint="eastAsia"/>
          <w:lang w:eastAsia="zh-CN"/>
        </w:rPr>
      </w:pPr>
      <w:r>
        <w:rPr>
          <w:rFonts w:hint="eastAsia"/>
          <w:lang w:eastAsia="zh-CN"/>
        </w:rPr>
        <w:t xml:space="preserve">else if the conditions </w:t>
      </w:r>
      <w:r w:rsidRPr="00C3027C">
        <w:rPr>
          <w:position w:val="-10"/>
        </w:rPr>
        <w:object w:dxaOrig="6100" w:dyaOrig="360">
          <v:shape id="_x0000_i1998" type="#_x0000_t75" style="width:304.9pt;height:18pt" o:ole="">
            <v:imagedata r:id="rId1858" o:title=""/>
          </v:shape>
          <o:OLEObject Type="Embed" ProgID="Equation.3" ShapeID="_x0000_i1998" DrawAspect="Content" ObjectID="_1783090298" r:id="rId1859"/>
        </w:object>
      </w:r>
      <w:r>
        <w:rPr>
          <w:rFonts w:hint="eastAsia"/>
          <w:lang w:eastAsia="zh-CN"/>
        </w:rPr>
        <w:t xml:space="preserve">are all </w:t>
      </w:r>
      <w:r>
        <w:rPr>
          <w:lang w:eastAsia="zh-CN"/>
        </w:rPr>
        <w:t>satisfied</w:t>
      </w:r>
      <w:r>
        <w:rPr>
          <w:rFonts w:hint="eastAsia"/>
          <w:lang w:eastAsia="zh-CN"/>
        </w:rPr>
        <w:t xml:space="preserve">, the counter </w:t>
      </w:r>
      <w:r w:rsidRPr="000D1DC5">
        <w:rPr>
          <w:position w:val="-10"/>
        </w:rPr>
        <w:object w:dxaOrig="800" w:dyaOrig="279">
          <v:shape id="_x0000_i1999" type="#_x0000_t75" style="width:40.15pt;height:13.9pt" o:ole="">
            <v:imagedata r:id="rId1860" o:title=""/>
          </v:shape>
          <o:OLEObject Type="Embed" ProgID="Equation.3" ShapeID="_x0000_i1999" DrawAspect="Content" ObjectID="_1783090299" r:id="rId1861"/>
        </w:object>
      </w:r>
      <w:r>
        <w:rPr>
          <w:rFonts w:hint="eastAsia"/>
          <w:lang w:eastAsia="zh-CN"/>
        </w:rPr>
        <w:t>is incremented 1</w:t>
      </w:r>
    </w:p>
    <w:p w:rsidR="00E76ED5" w:rsidRDefault="00E76ED5" w:rsidP="00E76ED5">
      <w:pPr>
        <w:numPr>
          <w:ilvl w:val="0"/>
          <w:numId w:val="34"/>
        </w:numPr>
        <w:rPr>
          <w:rFonts w:hint="eastAsia"/>
          <w:lang w:eastAsia="zh-CN"/>
        </w:rPr>
      </w:pPr>
      <w:r>
        <w:rPr>
          <w:rFonts w:hint="eastAsia"/>
          <w:lang w:eastAsia="zh-CN"/>
        </w:rPr>
        <w:t xml:space="preserve">else if the </w:t>
      </w:r>
      <w:r>
        <w:rPr>
          <w:lang w:eastAsia="zh-CN"/>
        </w:rPr>
        <w:t>counter</w:t>
      </w:r>
      <w:r w:rsidRPr="000D1DC5">
        <w:rPr>
          <w:position w:val="-10"/>
        </w:rPr>
        <w:object w:dxaOrig="1140" w:dyaOrig="300">
          <v:shape id="_x0000_i2000" type="#_x0000_t75" style="width:57pt;height:15pt" o:ole="">
            <v:imagedata r:id="rId1862" o:title=""/>
          </v:shape>
          <o:OLEObject Type="Embed" ProgID="Equation.3" ShapeID="_x0000_i2000" DrawAspect="Content" ObjectID="_1783090300" r:id="rId1863"/>
        </w:object>
      </w:r>
      <w:r>
        <w:rPr>
          <w:rFonts w:hint="eastAsia"/>
          <w:lang w:eastAsia="zh-CN"/>
        </w:rPr>
        <w:t>, the counters</w:t>
      </w:r>
      <w:r w:rsidRPr="000D1DC5">
        <w:rPr>
          <w:position w:val="-10"/>
        </w:rPr>
        <w:object w:dxaOrig="820" w:dyaOrig="300">
          <v:shape id="_x0000_i2001" type="#_x0000_t75" style="width:40.9pt;height:15pt" o:ole="">
            <v:imagedata r:id="rId1864" o:title=""/>
          </v:shape>
          <o:OLEObject Type="Embed" ProgID="Equation.3" ShapeID="_x0000_i2001" DrawAspect="Content" ObjectID="_1783090301" r:id="rId1865"/>
        </w:object>
      </w:r>
      <w:r>
        <w:rPr>
          <w:rFonts w:hint="eastAsia"/>
          <w:lang w:eastAsia="zh-CN"/>
        </w:rPr>
        <w:t xml:space="preserve">and </w:t>
      </w:r>
      <w:r w:rsidRPr="000D1DC5">
        <w:rPr>
          <w:position w:val="-10"/>
        </w:rPr>
        <w:object w:dxaOrig="800" w:dyaOrig="279">
          <v:shape id="_x0000_i2002" type="#_x0000_t75" style="width:40.15pt;height:13.9pt" o:ole="">
            <v:imagedata r:id="rId1848" o:title=""/>
          </v:shape>
          <o:OLEObject Type="Embed" ProgID="Equation.3" ShapeID="_x0000_i2002" DrawAspect="Content" ObjectID="_1783090302" r:id="rId1866"/>
        </w:object>
      </w:r>
      <w:r>
        <w:rPr>
          <w:rFonts w:hint="eastAsia"/>
          <w:lang w:eastAsia="zh-CN"/>
        </w:rPr>
        <w:t xml:space="preserve"> will be reset as follows:</w:t>
      </w:r>
    </w:p>
    <w:p w:rsidR="00E76ED5" w:rsidRDefault="00E76ED5" w:rsidP="00E76ED5">
      <w:pPr>
        <w:pStyle w:val="EQ"/>
        <w:rPr>
          <w:rFonts w:hint="eastAsia"/>
          <w:lang w:eastAsia="zh-CN"/>
        </w:rPr>
      </w:pPr>
      <w:r>
        <w:tab/>
      </w:r>
      <w:r w:rsidRPr="0094665C">
        <w:rPr>
          <w:position w:val="-48"/>
          <w:lang w:eastAsia="zh-CN"/>
        </w:rPr>
        <w:object w:dxaOrig="3960" w:dyaOrig="1060">
          <v:shape id="_x0000_i2003" type="#_x0000_t75" style="width:198pt;height:52.9pt" o:ole="">
            <v:imagedata r:id="rId1867" o:title=""/>
          </v:shape>
          <o:OLEObject Type="Embed" ProgID="Equation.3" ShapeID="_x0000_i2003" DrawAspect="Content" ObjectID="_1783090303" r:id="rId1868"/>
        </w:object>
      </w:r>
      <w:r>
        <w:tab/>
        <w:t>(</w:t>
      </w:r>
      <w:fldSimple w:instr=" SEQ eqn \* MERGEFORMAT ">
        <w:r>
          <w:t>1934</w:t>
        </w:r>
      </w:fldSimple>
      <w:r>
        <w:t>)</w:t>
      </w:r>
    </w:p>
    <w:p w:rsidR="00E76ED5" w:rsidRDefault="00E76ED5" w:rsidP="00E76ED5">
      <w:pPr>
        <w:pStyle w:val="EQ"/>
        <w:rPr>
          <w:rFonts w:hint="eastAsia"/>
          <w:lang w:eastAsia="zh-CN"/>
        </w:rPr>
      </w:pPr>
      <w:r>
        <w:tab/>
      </w:r>
      <w:r w:rsidRPr="00CE2DCB">
        <w:rPr>
          <w:position w:val="-30"/>
          <w:lang w:eastAsia="zh-CN"/>
        </w:rPr>
        <w:object w:dxaOrig="5880" w:dyaOrig="700">
          <v:shape id="_x0000_i2004" type="#_x0000_t75" style="width:294pt;height:34.9pt" o:ole="">
            <v:imagedata r:id="rId1869" o:title=""/>
          </v:shape>
          <o:OLEObject Type="Embed" ProgID="Equation.3" ShapeID="_x0000_i2004" DrawAspect="Content" ObjectID="_1783090304" r:id="rId1870"/>
        </w:object>
      </w:r>
      <w:r>
        <w:tab/>
        <w:t>(</w:t>
      </w:r>
      <w:fldSimple w:instr=" SEQ eqn \* MERGEFORMAT ">
        <w:r>
          <w:t>1935</w:t>
        </w:r>
      </w:fldSimple>
      <w:r>
        <w:t>)</w:t>
      </w:r>
    </w:p>
    <w:p w:rsidR="00E76ED5" w:rsidRPr="00ED7273" w:rsidRDefault="00E76ED5" w:rsidP="00E76ED5">
      <w:pPr>
        <w:rPr>
          <w:rFonts w:hint="eastAsia"/>
          <w:lang w:eastAsia="zh-CN"/>
        </w:rPr>
      </w:pPr>
      <w:r>
        <w:rPr>
          <w:lang w:eastAsia="zh-CN"/>
        </w:rPr>
        <w:t>F</w:t>
      </w:r>
      <w:r>
        <w:rPr>
          <w:rFonts w:hint="eastAsia"/>
          <w:lang w:eastAsia="zh-CN"/>
        </w:rPr>
        <w:t>inally, the counter</w:t>
      </w:r>
      <w:r w:rsidRPr="000D1DC5">
        <w:rPr>
          <w:position w:val="-10"/>
        </w:rPr>
        <w:object w:dxaOrig="1140" w:dyaOrig="300">
          <v:shape id="_x0000_i2005" type="#_x0000_t75" style="width:57pt;height:15pt" o:ole="">
            <v:imagedata r:id="rId1871" o:title=""/>
          </v:shape>
          <o:OLEObject Type="Embed" ProgID="Equation.3" ShapeID="_x0000_i2005" DrawAspect="Content" ObjectID="_1783090305" r:id="rId1872"/>
        </w:object>
      </w:r>
      <w:r>
        <w:rPr>
          <w:rFonts w:hint="eastAsia"/>
          <w:lang w:eastAsia="zh-CN"/>
        </w:rPr>
        <w:t xml:space="preserve">indicates the switching from super wideband to wideband; and the counter </w:t>
      </w:r>
      <w:r w:rsidRPr="000D1DC5">
        <w:rPr>
          <w:position w:val="-10"/>
        </w:rPr>
        <w:object w:dxaOrig="1140" w:dyaOrig="300">
          <v:shape id="_x0000_i2006" type="#_x0000_t75" style="width:57pt;height:15pt" o:ole="">
            <v:imagedata r:id="rId1873" o:title=""/>
          </v:shape>
          <o:OLEObject Type="Embed" ProgID="Equation.3" ShapeID="_x0000_i2006" DrawAspect="Content" ObjectID="_1783090306" r:id="rId1874"/>
        </w:object>
      </w:r>
      <w:r>
        <w:rPr>
          <w:rFonts w:hint="eastAsia"/>
          <w:lang w:eastAsia="zh-CN"/>
        </w:rPr>
        <w:t xml:space="preserve"> indicates the switching from wideband to super wideband.</w:t>
      </w:r>
    </w:p>
    <w:p w:rsidR="00E76ED5" w:rsidRPr="0034145E" w:rsidRDefault="00E76ED5" w:rsidP="00E76ED5">
      <w:pPr>
        <w:pStyle w:val="Heading4"/>
        <w:rPr>
          <w:rFonts w:hint="eastAsia"/>
          <w:lang w:val="en-US" w:eastAsia="zh-CN"/>
        </w:rPr>
      </w:pPr>
      <w:r>
        <w:rPr>
          <w:rFonts w:hint="eastAsia"/>
          <w:lang w:eastAsia="zh-CN"/>
        </w:rPr>
        <w:t>6</w:t>
      </w:r>
      <w:r>
        <w:t>.</w:t>
      </w:r>
      <w:r>
        <w:rPr>
          <w:rFonts w:hint="eastAsia"/>
          <w:lang w:eastAsia="zh-CN"/>
        </w:rPr>
        <w:t>3</w:t>
      </w:r>
      <w:r>
        <w:t>.</w:t>
      </w:r>
      <w:r>
        <w:rPr>
          <w:rFonts w:hint="eastAsia"/>
          <w:lang w:eastAsia="zh-CN"/>
        </w:rPr>
        <w:t>7</w:t>
      </w:r>
      <w:r>
        <w:t>.</w:t>
      </w:r>
      <w:r>
        <w:rPr>
          <w:rFonts w:hint="eastAsia"/>
          <w:lang w:val="en-US" w:eastAsia="zh-CN"/>
        </w:rPr>
        <w:t>2</w:t>
      </w:r>
      <w:r>
        <w:tab/>
      </w:r>
      <w:r>
        <w:rPr>
          <w:lang w:eastAsia="zh-CN"/>
        </w:rPr>
        <w:t>Super wideband</w:t>
      </w:r>
      <w:r>
        <w:rPr>
          <w:rFonts w:hint="eastAsia"/>
          <w:lang w:eastAsia="zh-CN"/>
        </w:rPr>
        <w:t xml:space="preserve"> switching to wideband</w:t>
      </w:r>
    </w:p>
    <w:p w:rsidR="00E76ED5" w:rsidRPr="0034145E" w:rsidRDefault="00E76ED5" w:rsidP="00E76ED5">
      <w:pPr>
        <w:rPr>
          <w:rFonts w:hint="eastAsia"/>
          <w:lang w:eastAsia="zh-CN"/>
        </w:rPr>
      </w:pPr>
      <w:r>
        <w:rPr>
          <w:rFonts w:hint="eastAsia"/>
          <w:lang w:eastAsia="zh-CN"/>
        </w:rPr>
        <w:t xml:space="preserve">TBE mode, multi-mode FD BWE or MDCT based scheme will be employed to generate </w:t>
      </w:r>
      <w:r>
        <w:rPr>
          <w:lang w:eastAsia="zh-CN"/>
        </w:rPr>
        <w:t>the</w:t>
      </w:r>
      <w:r>
        <w:rPr>
          <w:rFonts w:hint="eastAsia"/>
          <w:lang w:eastAsia="zh-CN"/>
        </w:rPr>
        <w:t xml:space="preserve"> SHB signal when switching to wideband.</w:t>
      </w:r>
    </w:p>
    <w:p w:rsidR="00E76ED5" w:rsidRDefault="00E76ED5" w:rsidP="00E76ED5">
      <w:pPr>
        <w:rPr>
          <w:rFonts w:hint="eastAsia"/>
          <w:lang w:eastAsia="zh-CN"/>
        </w:rPr>
      </w:pPr>
      <w:r w:rsidRPr="0034145E">
        <w:rPr>
          <w:rFonts w:hint="eastAsia"/>
          <w:lang w:eastAsia="zh-CN"/>
        </w:rPr>
        <w:t>I</w:t>
      </w:r>
      <w:r>
        <w:rPr>
          <w:rFonts w:hint="eastAsia"/>
          <w:lang w:eastAsia="zh-CN"/>
        </w:rPr>
        <w:t>f</w:t>
      </w:r>
      <w:r w:rsidRPr="0034145E">
        <w:rPr>
          <w:rFonts w:hint="eastAsia"/>
          <w:lang w:eastAsia="zh-CN"/>
        </w:rPr>
        <w:t xml:space="preserve"> the </w:t>
      </w:r>
      <w:r>
        <w:rPr>
          <w:rFonts w:hint="eastAsia"/>
          <w:lang w:eastAsia="zh-CN"/>
        </w:rPr>
        <w:t xml:space="preserve">following </w:t>
      </w:r>
      <w:r w:rsidRPr="0034145E">
        <w:rPr>
          <w:rFonts w:hint="eastAsia"/>
          <w:lang w:eastAsia="zh-CN"/>
        </w:rPr>
        <w:t>conditions</w:t>
      </w:r>
    </w:p>
    <w:p w:rsidR="00E76ED5" w:rsidRDefault="00E76ED5" w:rsidP="00E76ED5">
      <w:pPr>
        <w:pStyle w:val="EQ"/>
        <w:rPr>
          <w:rFonts w:hint="eastAsia"/>
          <w:lang w:eastAsia="zh-CN"/>
        </w:rPr>
      </w:pPr>
      <w:r>
        <w:tab/>
      </w:r>
      <w:r w:rsidRPr="00717BB2">
        <w:rPr>
          <w:lang w:eastAsia="zh-CN"/>
        </w:rPr>
        <w:object w:dxaOrig="7320" w:dyaOrig="580">
          <v:shape id="_x0000_i2007" type="#_x0000_t75" style="width:366pt;height:28.9pt" o:ole="">
            <v:imagedata r:id="rId1875" o:title=""/>
          </v:shape>
          <o:OLEObject Type="Embed" ProgID="Equation.3" ShapeID="_x0000_i2007" DrawAspect="Content" ObjectID="_1783090307" r:id="rId1876"/>
        </w:object>
      </w:r>
      <w:r>
        <w:tab/>
        <w:t>(</w:t>
      </w:r>
      <w:fldSimple w:instr=" SEQ eqn \* MERGEFORMAT ">
        <w:r>
          <w:t>1936</w:t>
        </w:r>
      </w:fldSimple>
      <w:r>
        <w:t>)</w:t>
      </w:r>
    </w:p>
    <w:p w:rsidR="00E76ED5" w:rsidRDefault="00E76ED5" w:rsidP="00E76ED5">
      <w:pPr>
        <w:rPr>
          <w:rFonts w:hint="eastAsia"/>
          <w:lang w:eastAsia="zh-CN"/>
        </w:rPr>
      </w:pPr>
      <w:r w:rsidRPr="0034145E">
        <w:rPr>
          <w:rFonts w:hint="eastAsia"/>
          <w:lang w:eastAsia="zh-CN"/>
        </w:rPr>
        <w:t xml:space="preserve">are </w:t>
      </w:r>
      <w:r w:rsidRPr="0034145E">
        <w:rPr>
          <w:lang w:eastAsia="zh-CN"/>
        </w:rPr>
        <w:t>satisfied</w:t>
      </w:r>
      <w:r w:rsidRPr="0034145E">
        <w:rPr>
          <w:rFonts w:hint="eastAsia"/>
          <w:lang w:eastAsia="zh-CN"/>
        </w:rPr>
        <w:t>, TBE mode is applied to</w:t>
      </w:r>
      <w:r>
        <w:rPr>
          <w:rFonts w:hint="eastAsia"/>
          <w:lang w:eastAsia="zh-CN"/>
        </w:rPr>
        <w:t xml:space="preserve"> reconstruct the SHB signal.</w:t>
      </w:r>
    </w:p>
    <w:p w:rsidR="00E76ED5" w:rsidRDefault="00E76ED5" w:rsidP="00E76ED5">
      <w:pPr>
        <w:rPr>
          <w:rFonts w:hint="eastAsia"/>
          <w:lang w:eastAsia="zh-CN"/>
        </w:rPr>
      </w:pPr>
      <w:r>
        <w:rPr>
          <w:rFonts w:hint="eastAsia"/>
          <w:lang w:eastAsia="zh-CN"/>
        </w:rPr>
        <w:t>Otherwise, i</w:t>
      </w:r>
      <w:r w:rsidRPr="0034145E">
        <w:rPr>
          <w:rFonts w:hint="eastAsia"/>
          <w:lang w:eastAsia="zh-CN"/>
        </w:rPr>
        <w:t xml:space="preserve">f the conditions </w:t>
      </w:r>
      <w:r w:rsidRPr="0034145E">
        <w:rPr>
          <w:lang w:eastAsia="zh-CN"/>
        </w:rPr>
        <w:object w:dxaOrig="7540" w:dyaOrig="279">
          <v:shape id="_x0000_i2008" type="#_x0000_t75" style="width:376.9pt;height:13.9pt" o:ole="">
            <v:imagedata r:id="rId1877" o:title=""/>
          </v:shape>
          <o:OLEObject Type="Embed" ProgID="Equation.3" ShapeID="_x0000_i2008" DrawAspect="Content" ObjectID="_1783090308" r:id="rId1878"/>
        </w:object>
      </w:r>
      <w:r w:rsidRPr="0034145E">
        <w:rPr>
          <w:rFonts w:hint="eastAsia"/>
          <w:lang w:eastAsia="zh-CN"/>
        </w:rPr>
        <w:t xml:space="preserve"> are </w:t>
      </w:r>
      <w:r w:rsidRPr="0034145E">
        <w:rPr>
          <w:lang w:eastAsia="zh-CN"/>
        </w:rPr>
        <w:t>satisfied</w:t>
      </w:r>
      <w:r w:rsidRPr="0034145E">
        <w:rPr>
          <w:rFonts w:hint="eastAsia"/>
          <w:lang w:eastAsia="zh-CN"/>
        </w:rPr>
        <w:t>, multi-mode FD BWE algorithm is applied;</w:t>
      </w:r>
    </w:p>
    <w:p w:rsidR="00E76ED5" w:rsidRPr="0034145E" w:rsidRDefault="00E76ED5" w:rsidP="00E76ED5">
      <w:pPr>
        <w:rPr>
          <w:rFonts w:hint="eastAsia"/>
          <w:lang w:eastAsia="zh-CN"/>
        </w:rPr>
      </w:pPr>
      <w:r>
        <w:rPr>
          <w:rFonts w:hint="eastAsia"/>
          <w:lang w:eastAsia="zh-CN"/>
        </w:rPr>
        <w:t>I</w:t>
      </w:r>
      <w:r w:rsidRPr="0034145E">
        <w:rPr>
          <w:rFonts w:hint="eastAsia"/>
          <w:lang w:eastAsia="zh-CN"/>
        </w:rPr>
        <w:t>f the core is MDCT coding, the MDCT coefficients of the upper band are predicted.</w:t>
      </w:r>
    </w:p>
    <w:p w:rsidR="00E76ED5" w:rsidRDefault="00E76ED5" w:rsidP="00E76ED5">
      <w:pPr>
        <w:pStyle w:val="Heading5"/>
        <w:rPr>
          <w:rFonts w:hint="eastAsia"/>
          <w:lang w:eastAsia="zh-CN"/>
        </w:rPr>
      </w:pPr>
      <w:r>
        <w:rPr>
          <w:rFonts w:hint="eastAsia"/>
          <w:lang w:eastAsia="zh-CN"/>
        </w:rPr>
        <w:t>6</w:t>
      </w:r>
      <w:r>
        <w:t>.</w:t>
      </w:r>
      <w:r>
        <w:rPr>
          <w:rFonts w:hint="eastAsia"/>
          <w:lang w:eastAsia="zh-CN"/>
        </w:rPr>
        <w:t>3</w:t>
      </w:r>
      <w:r>
        <w:t>.</w:t>
      </w:r>
      <w:r>
        <w:rPr>
          <w:rFonts w:hint="eastAsia"/>
          <w:lang w:eastAsia="zh-CN"/>
        </w:rPr>
        <w:t>7</w:t>
      </w:r>
      <w:r>
        <w:t>.</w:t>
      </w:r>
      <w:r>
        <w:rPr>
          <w:rFonts w:hint="eastAsia"/>
          <w:lang w:val="en-US" w:eastAsia="zh-CN"/>
        </w:rPr>
        <w:t>2</w:t>
      </w:r>
      <w:r w:rsidRPr="00817163">
        <w:rPr>
          <w:rFonts w:eastAsia="MS Mincho"/>
        </w:rPr>
        <w:t>.</w:t>
      </w:r>
      <w:r>
        <w:rPr>
          <w:rFonts w:hint="eastAsia"/>
          <w:lang w:eastAsia="zh-CN"/>
        </w:rPr>
        <w:t>1</w:t>
      </w:r>
      <w:r w:rsidRPr="00817163">
        <w:rPr>
          <w:rFonts w:eastAsia="MS Mincho"/>
        </w:rPr>
        <w:tab/>
      </w:r>
      <w:r>
        <w:rPr>
          <w:rFonts w:hint="eastAsia"/>
          <w:lang w:eastAsia="zh-CN"/>
        </w:rPr>
        <w:t>TBE mode</w:t>
      </w:r>
    </w:p>
    <w:p w:rsidR="00E76ED5" w:rsidRDefault="00E76ED5" w:rsidP="00E76ED5">
      <w:pPr>
        <w:rPr>
          <w:rFonts w:hint="eastAsia"/>
          <w:lang w:val="x-none" w:eastAsia="zh-CN"/>
        </w:rPr>
      </w:pPr>
      <w:r>
        <w:rPr>
          <w:lang w:val="x-none" w:eastAsia="zh-CN"/>
        </w:rPr>
        <w:t>T</w:t>
      </w:r>
      <w:r>
        <w:rPr>
          <w:rFonts w:hint="eastAsia"/>
          <w:lang w:val="x-none" w:eastAsia="zh-CN"/>
        </w:rPr>
        <w:t>he following steps are performed when TBE mode is used to generate the SHB signal for wideband output:</w:t>
      </w:r>
    </w:p>
    <w:p w:rsidR="005F51E0" w:rsidRDefault="005F51E0" w:rsidP="005F51E0">
      <w:pPr>
        <w:pStyle w:val="B1"/>
        <w:numPr>
          <w:ilvl w:val="0"/>
          <w:numId w:val="41"/>
        </w:numPr>
        <w:rPr>
          <w:rFonts w:hint="eastAsia"/>
          <w:lang w:eastAsia="zh-CN"/>
        </w:rPr>
      </w:pPr>
      <w:r>
        <w:rPr>
          <w:rFonts w:hint="eastAsia"/>
          <w:lang w:eastAsia="zh-CN"/>
        </w:rPr>
        <w:t xml:space="preserve">Estimate the high band LSF, gain shape according to the corresponding </w:t>
      </w:r>
      <w:r>
        <w:rPr>
          <w:lang w:eastAsia="zh-CN"/>
        </w:rPr>
        <w:t>parameters</w:t>
      </w:r>
      <w:r>
        <w:rPr>
          <w:rFonts w:hint="eastAsia"/>
          <w:lang w:eastAsia="zh-CN"/>
        </w:rPr>
        <w:t xml:space="preserve"> of the previous frame or by looking for the pre-</w:t>
      </w:r>
      <w:r>
        <w:rPr>
          <w:lang w:eastAsia="zh-CN"/>
        </w:rPr>
        <w:t>determined</w:t>
      </w:r>
      <w:r>
        <w:rPr>
          <w:rFonts w:hint="eastAsia"/>
          <w:lang w:eastAsia="zh-CN"/>
        </w:rPr>
        <w:t xml:space="preserve"> tables</w:t>
      </w:r>
    </w:p>
    <w:p w:rsidR="005F51E0" w:rsidRPr="009F7ECD" w:rsidRDefault="005F51E0" w:rsidP="005F51E0">
      <w:pPr>
        <w:pStyle w:val="B1"/>
        <w:numPr>
          <w:ilvl w:val="0"/>
          <w:numId w:val="41"/>
        </w:numPr>
        <w:rPr>
          <w:rFonts w:hint="eastAsia"/>
          <w:lang w:eastAsia="zh-CN"/>
        </w:rPr>
      </w:pPr>
      <w:r w:rsidRPr="009F7ECD">
        <w:rPr>
          <w:rFonts w:hint="eastAsia"/>
          <w:lang w:eastAsia="zh-CN"/>
        </w:rPr>
        <w:t xml:space="preserve">Reconstruct </w:t>
      </w:r>
      <w:r>
        <w:rPr>
          <w:rFonts w:hint="eastAsia"/>
          <w:lang w:eastAsia="zh-CN"/>
        </w:rPr>
        <w:t>an</w:t>
      </w:r>
      <w:r w:rsidRPr="009F7ECD">
        <w:rPr>
          <w:rFonts w:hint="eastAsia"/>
          <w:lang w:eastAsia="zh-CN"/>
        </w:rPr>
        <w:t xml:space="preserve"> initial SHB signal according to the TBE algorithm described in subclause </w:t>
      </w:r>
      <w:r w:rsidRPr="009F7ECD">
        <w:t>5.2.6.1</w:t>
      </w:r>
      <w:r w:rsidRPr="009F7ECD">
        <w:rPr>
          <w:rFonts w:hint="eastAsia"/>
          <w:lang w:eastAsia="zh-CN"/>
        </w:rPr>
        <w:t>.</w:t>
      </w:r>
    </w:p>
    <w:p w:rsidR="005F51E0" w:rsidRDefault="005F51E0" w:rsidP="005F51E0">
      <w:pPr>
        <w:pStyle w:val="B1"/>
        <w:numPr>
          <w:ilvl w:val="0"/>
          <w:numId w:val="41"/>
        </w:numPr>
        <w:rPr>
          <w:rFonts w:hint="eastAsia"/>
          <w:lang w:eastAsia="zh-CN"/>
        </w:rPr>
      </w:pPr>
      <w:r>
        <w:rPr>
          <w:rFonts w:hint="eastAsia"/>
          <w:lang w:eastAsia="zh-CN"/>
        </w:rPr>
        <w:t>Predict a global gain of the initial SHB signal according to the spectral tilt parameter of the current frame and the correlation of the low frequency signal between the current frame and the previous frame</w:t>
      </w:r>
    </w:p>
    <w:p w:rsidR="005F51E0" w:rsidRDefault="005F51E0" w:rsidP="005F51E0">
      <w:pPr>
        <w:pStyle w:val="B1"/>
        <w:numPr>
          <w:ilvl w:val="0"/>
          <w:numId w:val="41"/>
        </w:numPr>
        <w:rPr>
          <w:rFonts w:hint="eastAsia"/>
          <w:lang w:eastAsia="zh-CN"/>
        </w:rPr>
      </w:pPr>
      <w:r>
        <w:rPr>
          <w:lang w:eastAsia="zh-CN"/>
        </w:rPr>
        <w:t>M</w:t>
      </w:r>
      <w:r>
        <w:rPr>
          <w:rFonts w:hint="eastAsia"/>
          <w:lang w:eastAsia="zh-CN"/>
        </w:rPr>
        <w:t>odify the initial SHB signal by the predicted global gain to obtain a final SHB signal</w:t>
      </w:r>
    </w:p>
    <w:p w:rsidR="005F51E0" w:rsidRDefault="005F51E0" w:rsidP="005F51E0">
      <w:pPr>
        <w:pStyle w:val="B1"/>
        <w:numPr>
          <w:ilvl w:val="0"/>
          <w:numId w:val="41"/>
        </w:numPr>
        <w:rPr>
          <w:rFonts w:hint="eastAsia"/>
          <w:lang w:eastAsia="zh-CN"/>
        </w:rPr>
      </w:pPr>
      <w:r>
        <w:rPr>
          <w:rFonts w:hint="eastAsia"/>
          <w:lang w:eastAsia="zh-CN"/>
        </w:rPr>
        <w:t>Finally, the final SHB signal and low frequency signal are combined to obtain the output signal.</w:t>
      </w:r>
    </w:p>
    <w:p w:rsidR="00BA6CB2" w:rsidRPr="00853CFD" w:rsidRDefault="00BA6CB2" w:rsidP="00BA6CB2">
      <w:pPr>
        <w:rPr>
          <w:lang w:eastAsia="zh-CN"/>
        </w:rPr>
      </w:pPr>
      <w:r>
        <w:rPr>
          <w:lang w:val="x-none" w:eastAsia="zh-CN"/>
        </w:rPr>
        <w:t xml:space="preserve">The </w:t>
      </w:r>
      <w:r>
        <w:rPr>
          <w:rFonts w:hint="eastAsia"/>
          <w:lang w:val="x-none" w:eastAsia="zh-CN"/>
        </w:rPr>
        <w:t xml:space="preserve">spectral </w:t>
      </w:r>
      <w:r>
        <w:rPr>
          <w:lang w:val="x-none" w:eastAsia="zh-CN"/>
        </w:rPr>
        <w:t>tilt parameter can be calculated as described by the algorithm described in equations (800) and (801), and the correlation of the low frequency signals of the current frame and the previous frame can be the energy ratio between the current frame and the previous frame.</w:t>
      </w:r>
    </w:p>
    <w:p w:rsidR="00BA6CB2" w:rsidRDefault="00BA6CB2" w:rsidP="00BA6CB2">
      <w:pPr>
        <w:rPr>
          <w:rFonts w:hint="eastAsia"/>
          <w:lang w:val="x-none" w:eastAsia="zh-CN"/>
        </w:rPr>
      </w:pPr>
      <w:r>
        <w:rPr>
          <w:rFonts w:hint="eastAsia"/>
          <w:lang w:val="x-none" w:eastAsia="zh-CN"/>
        </w:rPr>
        <w:t>In detail, the algorithm of predicting the global gain is described as follows:</w:t>
      </w:r>
    </w:p>
    <w:p w:rsidR="00BA6CB2" w:rsidRPr="005D3043" w:rsidRDefault="00BA6CB2" w:rsidP="00BA6CB2">
      <w:pPr>
        <w:pStyle w:val="B1"/>
        <w:numPr>
          <w:ilvl w:val="0"/>
          <w:numId w:val="42"/>
        </w:numPr>
        <w:rPr>
          <w:rFonts w:hint="eastAsia"/>
          <w:lang w:eastAsia="zh-CN"/>
        </w:rPr>
      </w:pPr>
      <w:r>
        <w:rPr>
          <w:lang w:eastAsia="zh-CN"/>
        </w:rPr>
        <w:t>Classify</w:t>
      </w:r>
      <w:r>
        <w:rPr>
          <w:rFonts w:hint="eastAsia"/>
          <w:lang w:eastAsia="zh-CN"/>
        </w:rPr>
        <w:t xml:space="preserve"> the signal of the current frame to </w:t>
      </w:r>
      <w:r>
        <w:rPr>
          <w:lang w:eastAsia="zh-CN"/>
        </w:rPr>
        <w:t>fricative</w:t>
      </w:r>
      <w:r>
        <w:rPr>
          <w:rFonts w:hint="eastAsia"/>
          <w:lang w:eastAsia="zh-CN"/>
        </w:rPr>
        <w:t xml:space="preserve"> signal </w:t>
      </w:r>
      <w:r w:rsidRPr="00BB4FD2">
        <w:rPr>
          <w:position w:val="-14"/>
        </w:rPr>
        <w:object w:dxaOrig="1020" w:dyaOrig="340">
          <v:shape id="_x0000_i2009" type="#_x0000_t75" style="width:51pt;height:16.9pt" o:ole="">
            <v:imagedata r:id="rId1879" o:title=""/>
          </v:shape>
          <o:OLEObject Type="Embed" ProgID="Equation.3" ShapeID="_x0000_i2009" DrawAspect="Content" ObjectID="_1783090309" r:id="rId1880"/>
        </w:object>
      </w:r>
      <w:r>
        <w:rPr>
          <w:rFonts w:hint="eastAsia"/>
          <w:lang w:eastAsia="zh-CN"/>
        </w:rPr>
        <w:t>or non-</w:t>
      </w:r>
      <w:r w:rsidRPr="00587C82">
        <w:rPr>
          <w:lang w:eastAsia="zh-CN"/>
        </w:rPr>
        <w:t xml:space="preserve"> </w:t>
      </w:r>
      <w:r>
        <w:rPr>
          <w:lang w:eastAsia="zh-CN"/>
        </w:rPr>
        <w:t>fricative</w:t>
      </w:r>
      <w:r>
        <w:rPr>
          <w:rFonts w:hint="eastAsia"/>
          <w:lang w:eastAsia="zh-CN"/>
        </w:rPr>
        <w:t xml:space="preserve"> signal </w:t>
      </w:r>
      <w:r w:rsidRPr="00BB4FD2">
        <w:rPr>
          <w:position w:val="-14"/>
        </w:rPr>
        <w:object w:dxaOrig="1040" w:dyaOrig="340">
          <v:shape id="_x0000_i2010" type="#_x0000_t75" style="width:52.15pt;height:16.9pt" o:ole="">
            <v:imagedata r:id="rId1881" o:title=""/>
          </v:shape>
          <o:OLEObject Type="Embed" ProgID="Equation.3" ShapeID="_x0000_i2010" DrawAspect="Content" ObjectID="_1783090310" r:id="rId1882"/>
        </w:object>
      </w:r>
      <w:r>
        <w:rPr>
          <w:rFonts w:hint="eastAsia"/>
          <w:lang w:eastAsia="zh-CN"/>
        </w:rPr>
        <w:t xml:space="preserve"> according to the spectral tilt parameter and the correlation of the low frequency signal between the current frame and the previous frame</w:t>
      </w:r>
      <w:r>
        <w:rPr>
          <w:lang w:eastAsia="zh-CN"/>
        </w:rPr>
        <w:t xml:space="preserve">: </w:t>
      </w:r>
      <w:r>
        <w:rPr>
          <w:lang w:eastAsia="zh-CN"/>
        </w:rPr>
        <w:br/>
      </w:r>
      <w:r w:rsidRPr="005D3043">
        <w:rPr>
          <w:rFonts w:hint="eastAsia"/>
          <w:lang w:eastAsia="zh-CN"/>
        </w:rPr>
        <w:t xml:space="preserve">When the spectral tilt parameter of the current frame is larger than 5 and the FEC class of the low frequency signal is </w:t>
      </w:r>
      <w:r w:rsidRPr="005D3043">
        <w:rPr>
          <w:lang w:eastAsia="zh-CN"/>
        </w:rPr>
        <w:t>UNVOICED_CLAS</w:t>
      </w:r>
      <w:r w:rsidRPr="005D3043">
        <w:rPr>
          <w:rFonts w:hint="eastAsia"/>
          <w:lang w:eastAsia="zh-CN"/>
        </w:rPr>
        <w:t xml:space="preserve">, or the spectral tilt </w:t>
      </w:r>
      <w:r>
        <w:rPr>
          <w:rFonts w:hint="eastAsia"/>
          <w:lang w:eastAsia="zh-CN"/>
        </w:rPr>
        <w:t xml:space="preserve">parameter is larger than 10. </w:t>
      </w:r>
      <w:r>
        <w:rPr>
          <w:lang w:eastAsia="zh-CN"/>
        </w:rPr>
        <w:t>And i</w:t>
      </w:r>
      <w:r>
        <w:rPr>
          <w:rFonts w:hint="eastAsia"/>
          <w:lang w:eastAsia="zh-CN"/>
        </w:rPr>
        <w:t>f</w:t>
      </w:r>
      <w:r w:rsidRPr="005D3043">
        <w:rPr>
          <w:rFonts w:hint="eastAsia"/>
          <w:lang w:eastAsia="zh-CN"/>
        </w:rPr>
        <w:t xml:space="preserve"> the signal of the </w:t>
      </w:r>
      <w:r w:rsidRPr="005D3043">
        <w:rPr>
          <w:lang w:eastAsia="zh-CN"/>
        </w:rPr>
        <w:t>previous</w:t>
      </w:r>
      <w:r w:rsidRPr="005D3043">
        <w:rPr>
          <w:rFonts w:hint="eastAsia"/>
          <w:lang w:eastAsia="zh-CN"/>
        </w:rPr>
        <w:t xml:space="preserve"> frame is non-fricative signal, and the correlation parameter is larger than a threshold, or </w:t>
      </w:r>
      <w:r>
        <w:rPr>
          <w:rFonts w:hint="eastAsia"/>
          <w:lang w:eastAsia="zh-CN"/>
        </w:rPr>
        <w:t>if</w:t>
      </w:r>
      <w:r w:rsidRPr="005D3043">
        <w:rPr>
          <w:rFonts w:hint="eastAsia"/>
          <w:lang w:eastAsia="zh-CN"/>
        </w:rPr>
        <w:t xml:space="preserve"> the signal of the </w:t>
      </w:r>
      <w:r w:rsidRPr="005D3043">
        <w:rPr>
          <w:lang w:eastAsia="zh-CN"/>
        </w:rPr>
        <w:t>previous</w:t>
      </w:r>
      <w:r w:rsidRPr="005D3043">
        <w:rPr>
          <w:rFonts w:hint="eastAsia"/>
          <w:lang w:eastAsia="zh-CN"/>
        </w:rPr>
        <w:t xml:space="preserve"> frame is fricative signal and the correlation parameter is less than a threshold, the current frame is classified as fricative signal</w:t>
      </w:r>
      <w:r>
        <w:rPr>
          <w:lang w:eastAsia="zh-CN"/>
        </w:rPr>
        <w:t xml:space="preserve"> </w:t>
      </w:r>
      <w:r w:rsidRPr="00BB4FD2">
        <w:rPr>
          <w:position w:val="-14"/>
        </w:rPr>
        <w:object w:dxaOrig="1060" w:dyaOrig="380">
          <v:shape id="_x0000_i2011" type="#_x0000_t75" style="width:52.9pt;height:19.15pt" o:ole="">
            <v:imagedata r:id="rId1883" o:title=""/>
          </v:shape>
          <o:OLEObject Type="Embed" ProgID="Equation.3" ShapeID="_x0000_i2011" DrawAspect="Content" ObjectID="_1783090311" r:id="rId1884"/>
        </w:object>
      </w:r>
      <w:r>
        <w:rPr>
          <w:rFonts w:hint="eastAsia"/>
          <w:lang w:eastAsia="zh-CN"/>
        </w:rPr>
        <w:t>. O</w:t>
      </w:r>
      <w:r>
        <w:rPr>
          <w:lang w:eastAsia="zh-CN"/>
        </w:rPr>
        <w:t>therwise</w:t>
      </w:r>
      <w:r>
        <w:rPr>
          <w:rFonts w:hint="eastAsia"/>
          <w:lang w:eastAsia="zh-CN"/>
        </w:rPr>
        <w:t xml:space="preserve">, </w:t>
      </w:r>
      <w:r w:rsidRPr="005D3043">
        <w:rPr>
          <w:rFonts w:hint="eastAsia"/>
          <w:lang w:eastAsia="zh-CN"/>
        </w:rPr>
        <w:t>the current frame is classified as fricative signal</w:t>
      </w:r>
      <w:r w:rsidRPr="005D3043">
        <w:t xml:space="preserve"> </w:t>
      </w:r>
      <w:r w:rsidRPr="00BB4FD2">
        <w:rPr>
          <w:position w:val="-14"/>
        </w:rPr>
        <w:object w:dxaOrig="1020" w:dyaOrig="340">
          <v:shape id="_x0000_i2012" type="#_x0000_t75" style="width:51pt;height:16.9pt" o:ole="">
            <v:imagedata r:id="rId1879" o:title=""/>
          </v:shape>
          <o:OLEObject Type="Embed" ProgID="Equation.3" ShapeID="_x0000_i2012" DrawAspect="Content" ObjectID="_1783090312" r:id="rId1885"/>
        </w:object>
      </w:r>
      <w:r>
        <w:rPr>
          <w:rFonts w:hint="eastAsia"/>
          <w:lang w:eastAsia="zh-CN"/>
        </w:rPr>
        <w:t>.</w:t>
      </w:r>
    </w:p>
    <w:p w:rsidR="00BA6CB2" w:rsidRDefault="00BA6CB2" w:rsidP="00BA6CB2">
      <w:pPr>
        <w:pStyle w:val="B1"/>
        <w:numPr>
          <w:ilvl w:val="0"/>
          <w:numId w:val="42"/>
        </w:numPr>
        <w:rPr>
          <w:rFonts w:hint="eastAsia"/>
          <w:lang w:eastAsia="zh-CN"/>
        </w:rPr>
      </w:pPr>
      <w:r>
        <w:rPr>
          <w:lang w:eastAsia="zh-CN"/>
        </w:rPr>
        <w:t>F</w:t>
      </w:r>
      <w:r>
        <w:rPr>
          <w:rFonts w:hint="eastAsia"/>
          <w:lang w:eastAsia="zh-CN"/>
        </w:rPr>
        <w:t>or non-fricative signal, the spectral tilt parameter is limited to the range [0.5, 1.0]. For fricative signal, the spectral tilt parameter is limited to not larger than 8. The limited spectral tilt parameter is used as the global gain of the</w:t>
      </w:r>
      <w:r>
        <w:rPr>
          <w:lang w:eastAsia="zh-CN"/>
        </w:rPr>
        <w:t xml:space="preserve"> </w:t>
      </w:r>
      <w:r>
        <w:rPr>
          <w:rFonts w:hint="eastAsia"/>
          <w:lang w:eastAsia="zh-CN"/>
        </w:rPr>
        <w:t>SHB signal.</w:t>
      </w:r>
    </w:p>
    <w:p w:rsidR="00BA6CB2" w:rsidRPr="00250D74" w:rsidRDefault="00BA6CB2" w:rsidP="00BA6CB2">
      <w:pPr>
        <w:ind w:left="284"/>
        <w:rPr>
          <w:rFonts w:hint="eastAsia"/>
          <w:lang w:val="x-none" w:eastAsia="zh-CN"/>
        </w:rPr>
      </w:pPr>
      <w:r w:rsidRPr="00250D74">
        <w:rPr>
          <w:lang w:val="x-none" w:eastAsia="zh-CN"/>
        </w:rPr>
        <w:t>F</w:t>
      </w:r>
      <w:r w:rsidRPr="00250D74">
        <w:rPr>
          <w:rFonts w:hint="eastAsia"/>
          <w:lang w:val="x-none" w:eastAsia="zh-CN"/>
        </w:rPr>
        <w:t>or some speacial cases: I</w:t>
      </w:r>
      <w:r w:rsidRPr="004E5362">
        <w:rPr>
          <w:rFonts w:hint="eastAsia"/>
          <w:lang w:val="x-none" w:eastAsia="zh-CN"/>
        </w:rPr>
        <w:t>f the energy of the SHB signal</w:t>
      </w:r>
      <w:r w:rsidRPr="00250D74">
        <w:rPr>
          <w:rFonts w:hint="eastAsia"/>
          <w:lang w:val="x-none" w:eastAsia="zh-CN"/>
        </w:rPr>
        <w:t xml:space="preserve">(calculated by the global gain and </w:t>
      </w:r>
      <w:r w:rsidRPr="00250D74">
        <w:rPr>
          <w:position w:val="-14"/>
        </w:rPr>
        <w:object w:dxaOrig="520" w:dyaOrig="300">
          <v:shape id="_x0000_i2013" type="#_x0000_t75" style="width:25.9pt;height:15pt" o:ole="">
            <v:imagedata r:id="rId1886" o:title=""/>
          </v:shape>
          <o:OLEObject Type="Embed" ProgID="Equation.3" ShapeID="_x0000_i2013" DrawAspect="Content" ObjectID="_1783090313" r:id="rId1887"/>
        </w:object>
      </w:r>
      <w:r w:rsidRPr="00250D74">
        <w:rPr>
          <w:rFonts w:hint="eastAsia"/>
          <w:lang w:val="x-none" w:eastAsia="zh-CN"/>
        </w:rPr>
        <w:t>)</w:t>
      </w:r>
      <w:r w:rsidRPr="004E5362">
        <w:rPr>
          <w:rFonts w:hint="eastAsia"/>
          <w:lang w:val="x-none" w:eastAsia="zh-CN"/>
        </w:rPr>
        <w:t xml:space="preserve"> is </w:t>
      </w:r>
      <w:r w:rsidRPr="00250D74">
        <w:rPr>
          <w:rFonts w:hint="eastAsia"/>
          <w:lang w:val="x-none" w:eastAsia="zh-CN"/>
        </w:rPr>
        <w:t>larger than the energy of the signal with the frequency range in [3200, 6400]</w:t>
      </w:r>
      <w:r w:rsidRPr="00250D74">
        <w:rPr>
          <w:position w:val="-14"/>
        </w:rPr>
        <w:t xml:space="preserve"> </w:t>
      </w:r>
      <w:r w:rsidRPr="00250D74">
        <w:rPr>
          <w:position w:val="-14"/>
        </w:rPr>
        <w:object w:dxaOrig="440" w:dyaOrig="300">
          <v:shape id="_x0000_i2014" type="#_x0000_t75" style="width:22.15pt;height:15pt" o:ole="">
            <v:imagedata r:id="rId1888" o:title=""/>
          </v:shape>
          <o:OLEObject Type="Embed" ProgID="Equation.3" ShapeID="_x0000_i2014" DrawAspect="Content" ObjectID="_1783090314" r:id="rId1889"/>
        </w:object>
      </w:r>
      <w:r w:rsidRPr="00250D74">
        <w:rPr>
          <w:rFonts w:hint="eastAsia"/>
          <w:lang w:val="x-none" w:eastAsia="zh-CN"/>
        </w:rPr>
        <w:t>, the global gain of the SHB signal is calculated as follows:</w:t>
      </w:r>
    </w:p>
    <w:p w:rsidR="00E76ED5" w:rsidRDefault="00E76ED5" w:rsidP="00E76ED5">
      <w:pPr>
        <w:pStyle w:val="EQ"/>
        <w:rPr>
          <w:rFonts w:hint="eastAsia"/>
          <w:lang w:eastAsia="zh-CN"/>
        </w:rPr>
      </w:pPr>
      <w:r>
        <w:tab/>
      </w:r>
      <w:r w:rsidRPr="00FB35ED">
        <w:rPr>
          <w:position w:val="-14"/>
          <w:lang w:eastAsia="zh-CN"/>
        </w:rPr>
        <w:object w:dxaOrig="2220" w:dyaOrig="400">
          <v:shape id="_x0000_i2015" type="#_x0000_t75" style="width:111pt;height:19.9pt" o:ole="">
            <v:imagedata r:id="rId1890" o:title=""/>
          </v:shape>
          <o:OLEObject Type="Embed" ProgID="Equation.3" ShapeID="_x0000_i2015" DrawAspect="Content" ObjectID="_1783090315" r:id="rId1891"/>
        </w:object>
      </w:r>
      <w:r>
        <w:tab/>
        <w:t>(</w:t>
      </w:r>
      <w:fldSimple w:instr=" SEQ eqn \* MERGEFORMAT ">
        <w:r>
          <w:t>1937</w:t>
        </w:r>
      </w:fldSimple>
      <w:r>
        <w:t>)</w:t>
      </w:r>
    </w:p>
    <w:p w:rsidR="00E76ED5" w:rsidRPr="00FB35ED" w:rsidRDefault="00E76ED5" w:rsidP="00E76ED5">
      <w:pPr>
        <w:ind w:leftChars="142" w:left="284"/>
        <w:rPr>
          <w:rFonts w:hint="eastAsia"/>
          <w:lang w:eastAsia="zh-CN"/>
        </w:rPr>
      </w:pPr>
      <w:r>
        <w:rPr>
          <w:rFonts w:hint="eastAsia"/>
          <w:lang w:eastAsia="zh-CN"/>
        </w:rPr>
        <w:t xml:space="preserve">where </w:t>
      </w:r>
      <w:r w:rsidRPr="009E33F3">
        <w:rPr>
          <w:position w:val="-10"/>
        </w:rPr>
        <w:object w:dxaOrig="520" w:dyaOrig="300">
          <v:shape id="_x0000_i2016" type="#_x0000_t75" style="width:25.9pt;height:15pt" o:ole="">
            <v:imagedata r:id="rId1886" o:title=""/>
          </v:shape>
          <o:OLEObject Type="Embed" ProgID="Equation.3" ShapeID="_x0000_i2016" DrawAspect="Content" ObjectID="_1783090316" r:id="rId1892"/>
        </w:object>
      </w:r>
      <w:r>
        <w:rPr>
          <w:rFonts w:hint="eastAsia"/>
          <w:lang w:eastAsia="zh-CN"/>
        </w:rPr>
        <w:t xml:space="preserve">is the energy of the initial SHB </w:t>
      </w:r>
      <w:r>
        <w:rPr>
          <w:lang w:eastAsia="zh-CN"/>
        </w:rPr>
        <w:t>signal</w:t>
      </w:r>
      <w:r>
        <w:rPr>
          <w:rFonts w:hint="eastAsia"/>
          <w:lang w:eastAsia="zh-CN"/>
        </w:rPr>
        <w:t>.</w:t>
      </w:r>
    </w:p>
    <w:p w:rsidR="005F51E0" w:rsidRDefault="005F51E0" w:rsidP="005F51E0">
      <w:pPr>
        <w:ind w:leftChars="142" w:left="284"/>
        <w:rPr>
          <w:rFonts w:hint="eastAsia"/>
          <w:lang w:val="x-none" w:eastAsia="zh-CN"/>
        </w:rPr>
      </w:pPr>
      <w:r>
        <w:rPr>
          <w:lang w:val="x-none" w:eastAsia="zh-CN"/>
        </w:rPr>
        <w:t>I</w:t>
      </w:r>
      <w:r>
        <w:rPr>
          <w:rFonts w:hint="eastAsia"/>
          <w:lang w:val="x-none" w:eastAsia="zh-CN"/>
        </w:rPr>
        <w:t>f the energy of the SHB signal is less than 0.05 times of the energy of the signal with the frequency range in [3200, 6400]</w:t>
      </w:r>
      <w:r w:rsidRPr="005D30C9">
        <w:rPr>
          <w:rFonts w:eastAsia="MS Mincho"/>
        </w:rPr>
        <w:t xml:space="preserve"> </w:t>
      </w:r>
      <w:r w:rsidRPr="00470FA6">
        <w:rPr>
          <w:rFonts w:eastAsia="MS Mincho"/>
          <w:position w:val="-10"/>
        </w:rPr>
        <w:object w:dxaOrig="440" w:dyaOrig="300">
          <v:shape id="_x0000_i2017" type="#_x0000_t75" style="width:22.15pt;height:15pt" o:ole="">
            <v:imagedata r:id="rId1888" o:title=""/>
          </v:shape>
          <o:OLEObject Type="Embed" ProgID="Equation.3" ShapeID="_x0000_i2017" DrawAspect="Content" ObjectID="_1783090317" r:id="rId1893"/>
        </w:object>
      </w:r>
      <w:r>
        <w:rPr>
          <w:rFonts w:hint="eastAsia"/>
          <w:lang w:eastAsia="zh-CN"/>
        </w:rPr>
        <w:t>, the</w:t>
      </w:r>
      <w:r w:rsidRPr="005D30C9">
        <w:rPr>
          <w:rFonts w:hint="eastAsia"/>
          <w:lang w:val="x-none" w:eastAsia="zh-CN"/>
        </w:rPr>
        <w:t xml:space="preserve"> </w:t>
      </w:r>
      <w:r>
        <w:rPr>
          <w:rFonts w:hint="eastAsia"/>
          <w:lang w:val="x-none" w:eastAsia="zh-CN"/>
        </w:rPr>
        <w:t>global gain of the SHB signal</w:t>
      </w:r>
      <w:r>
        <w:rPr>
          <w:rFonts w:hint="eastAsia"/>
          <w:lang w:eastAsia="zh-CN"/>
        </w:rPr>
        <w:t xml:space="preserve"> is calculated as follows:</w:t>
      </w:r>
    </w:p>
    <w:p w:rsidR="005F51E0" w:rsidRDefault="005F51E0" w:rsidP="005F51E0">
      <w:pPr>
        <w:pStyle w:val="EQ"/>
        <w:rPr>
          <w:rFonts w:hint="eastAsia"/>
          <w:lang w:eastAsia="zh-CN"/>
        </w:rPr>
      </w:pPr>
      <w:r>
        <w:tab/>
      </w:r>
      <w:r w:rsidRPr="00FB35ED">
        <w:rPr>
          <w:position w:val="-14"/>
          <w:lang w:eastAsia="zh-CN"/>
        </w:rPr>
        <w:object w:dxaOrig="2320" w:dyaOrig="400">
          <v:shape id="_x0000_i2018" type="#_x0000_t75" style="width:115.9pt;height:19.9pt" o:ole="">
            <v:imagedata r:id="rId1894" o:title=""/>
          </v:shape>
          <o:OLEObject Type="Embed" ProgID="Equation.3" ShapeID="_x0000_i2018" DrawAspect="Content" ObjectID="_1783090318" r:id="rId1895"/>
        </w:object>
      </w:r>
      <w:r>
        <w:tab/>
        <w:t>(1938)</w:t>
      </w:r>
    </w:p>
    <w:p w:rsidR="00BA6CB2" w:rsidRPr="0094332E" w:rsidRDefault="00BA6CB2" w:rsidP="00BA6CB2">
      <w:pPr>
        <w:ind w:left="360"/>
        <w:rPr>
          <w:rFonts w:hint="eastAsia"/>
          <w:lang w:val="x-none" w:eastAsia="zh-CN"/>
        </w:rPr>
      </w:pPr>
      <w:r w:rsidRPr="0094332E">
        <w:rPr>
          <w:lang w:val="x-none" w:eastAsia="zh-CN"/>
        </w:rPr>
        <w:t>F</w:t>
      </w:r>
      <w:r w:rsidRPr="0094332E">
        <w:rPr>
          <w:rFonts w:hint="eastAsia"/>
          <w:lang w:val="x-none" w:eastAsia="zh-CN"/>
        </w:rPr>
        <w:t xml:space="preserve">or non-fricative signal, the global gain is multiplied by 2; and for fricative signal, the global gain is multiplied by 8.  And then the global gain of the SHB signal </w:t>
      </w:r>
      <w:r w:rsidRPr="0094332E">
        <w:rPr>
          <w:position w:val="-14"/>
        </w:rPr>
        <w:object w:dxaOrig="639" w:dyaOrig="400">
          <v:shape id="_x0000_i2019" type="#_x0000_t75" style="width:31.9pt;height:19.9pt" o:ole="">
            <v:imagedata r:id="rId1896" o:title=""/>
          </v:shape>
          <o:OLEObject Type="Embed" ProgID="Equation.3" ShapeID="_x0000_i2019" DrawAspect="Content" ObjectID="_1783090319" r:id="rId1897"/>
        </w:object>
      </w:r>
      <w:r w:rsidRPr="0094332E">
        <w:rPr>
          <w:rFonts w:hint="eastAsia"/>
          <w:position w:val="-14"/>
        </w:rPr>
        <w:t xml:space="preserve"> </w:t>
      </w:r>
      <w:r w:rsidRPr="0094332E">
        <w:rPr>
          <w:rFonts w:hint="eastAsia"/>
          <w:lang w:val="x-none" w:eastAsia="zh-CN"/>
        </w:rPr>
        <w:t>will be smoothed further as follows:</w:t>
      </w:r>
    </w:p>
    <w:p w:rsidR="005F51E0" w:rsidRPr="00032B40" w:rsidRDefault="005F51E0" w:rsidP="005F51E0">
      <w:pPr>
        <w:numPr>
          <w:ilvl w:val="0"/>
          <w:numId w:val="31"/>
        </w:numPr>
        <w:ind w:hanging="218"/>
        <w:rPr>
          <w:rFonts w:hint="eastAsia"/>
          <w:lang w:eastAsia="zh-CN"/>
        </w:rPr>
      </w:pPr>
      <w:r>
        <w:rPr>
          <w:lang w:eastAsia="zh-CN"/>
        </w:rPr>
        <w:t>I</w:t>
      </w:r>
      <w:r>
        <w:rPr>
          <w:rFonts w:hint="eastAsia"/>
          <w:lang w:eastAsia="zh-CN"/>
        </w:rPr>
        <w:t xml:space="preserve">f the signal of the current frame and the previous frame are both fricative signal and </w:t>
      </w:r>
      <w:r w:rsidRPr="009E33F3">
        <w:rPr>
          <w:position w:val="-14"/>
        </w:rPr>
        <w:object w:dxaOrig="1300" w:dyaOrig="400">
          <v:shape id="_x0000_i2020" type="#_x0000_t75" style="width:64.9pt;height:19.9pt" o:ole="">
            <v:imagedata r:id="rId1898" o:title=""/>
          </v:shape>
          <o:OLEObject Type="Embed" ProgID="Equation.3" ShapeID="_x0000_i2020" DrawAspect="Content" ObjectID="_1783090320" r:id="rId1899"/>
        </w:object>
      </w:r>
    </w:p>
    <w:p w:rsidR="005F51E0" w:rsidRDefault="005F51E0" w:rsidP="005F51E0">
      <w:pPr>
        <w:pStyle w:val="EQ"/>
        <w:rPr>
          <w:rFonts w:hint="eastAsia"/>
        </w:rPr>
      </w:pPr>
      <w:r>
        <w:tab/>
      </w:r>
      <w:r w:rsidRPr="00032B40">
        <w:rPr>
          <w:position w:val="-14"/>
        </w:rPr>
        <w:object w:dxaOrig="2900" w:dyaOrig="400">
          <v:shape id="_x0000_i2021" type="#_x0000_t75" style="width:145.15pt;height:19.9pt" o:ole="">
            <v:imagedata r:id="rId1900" o:title=""/>
          </v:shape>
          <o:OLEObject Type="Embed" ProgID="Equation.3" ShapeID="_x0000_i2021" DrawAspect="Content" ObjectID="_1783090321" r:id="rId1901"/>
        </w:object>
      </w:r>
      <w:r>
        <w:tab/>
        <w:t>(1939)</w:t>
      </w:r>
    </w:p>
    <w:p w:rsidR="00E76ED5" w:rsidRDefault="00E76ED5" w:rsidP="00E76ED5">
      <w:pPr>
        <w:numPr>
          <w:ilvl w:val="0"/>
          <w:numId w:val="31"/>
        </w:numPr>
        <w:ind w:hanging="218"/>
        <w:rPr>
          <w:rFonts w:hint="eastAsia"/>
          <w:lang w:eastAsia="zh-CN"/>
        </w:rPr>
      </w:pPr>
      <w:r>
        <w:rPr>
          <w:rFonts w:hint="eastAsia"/>
          <w:lang w:eastAsia="zh-CN"/>
        </w:rPr>
        <w:t xml:space="preserve">else if the energy ratio of the low frequency signal between the current frame and the </w:t>
      </w:r>
      <w:r>
        <w:rPr>
          <w:lang w:eastAsia="zh-CN"/>
        </w:rPr>
        <w:t>previous</w:t>
      </w:r>
      <w:r>
        <w:rPr>
          <w:rFonts w:hint="eastAsia"/>
          <w:lang w:eastAsia="zh-CN"/>
        </w:rPr>
        <w:t xml:space="preserve"> frame is in the range of [0.5, 2], and the modes of the signal of the current frame and the previous frame are both fricative or are both non-</w:t>
      </w:r>
      <w:r>
        <w:rPr>
          <w:lang w:eastAsia="zh-CN"/>
        </w:rPr>
        <w:t>fricative</w:t>
      </w:r>
    </w:p>
    <w:p w:rsidR="00E76ED5" w:rsidRDefault="00E76ED5" w:rsidP="00E76ED5">
      <w:pPr>
        <w:pStyle w:val="EQ"/>
        <w:rPr>
          <w:rFonts w:hint="eastAsia"/>
        </w:rPr>
      </w:pPr>
      <w:r>
        <w:tab/>
      </w:r>
      <w:r w:rsidRPr="00BE15A8">
        <w:rPr>
          <w:position w:val="-14"/>
        </w:rPr>
        <w:object w:dxaOrig="2900" w:dyaOrig="400">
          <v:shape id="_x0000_i2022" type="#_x0000_t75" style="width:145.15pt;height:19.9pt" o:ole="">
            <v:imagedata r:id="rId1902" o:title=""/>
          </v:shape>
          <o:OLEObject Type="Embed" ProgID="Equation.3" ShapeID="_x0000_i2022" DrawAspect="Content" ObjectID="_1783090322" r:id="rId1903"/>
        </w:object>
      </w:r>
      <w:r>
        <w:tab/>
        <w:t>(</w:t>
      </w:r>
      <w:fldSimple w:instr=" SEQ eqn \* MERGEFORMAT ">
        <w:r>
          <w:t>1940</w:t>
        </w:r>
      </w:fldSimple>
      <w:r>
        <w:t>)</w:t>
      </w:r>
    </w:p>
    <w:p w:rsidR="00E76ED5" w:rsidRDefault="00E76ED5" w:rsidP="00E76ED5">
      <w:pPr>
        <w:numPr>
          <w:ilvl w:val="0"/>
          <w:numId w:val="31"/>
        </w:numPr>
        <w:ind w:hanging="218"/>
        <w:rPr>
          <w:rFonts w:hint="eastAsia"/>
          <w:lang w:eastAsia="zh-CN"/>
        </w:rPr>
      </w:pPr>
      <w:r>
        <w:rPr>
          <w:lang w:eastAsia="zh-CN"/>
        </w:rPr>
        <w:t>O</w:t>
      </w:r>
      <w:r>
        <w:rPr>
          <w:rFonts w:hint="eastAsia"/>
          <w:lang w:eastAsia="zh-CN"/>
        </w:rPr>
        <w:t>therwise</w:t>
      </w:r>
    </w:p>
    <w:p w:rsidR="00E76ED5" w:rsidRDefault="00E76ED5" w:rsidP="00E76ED5">
      <w:pPr>
        <w:pStyle w:val="EQ"/>
        <w:rPr>
          <w:rFonts w:hint="eastAsia"/>
          <w:lang w:eastAsia="zh-CN"/>
        </w:rPr>
      </w:pPr>
      <w:r>
        <w:tab/>
      </w:r>
      <w:r w:rsidRPr="009065E7">
        <w:rPr>
          <w:position w:val="-38"/>
        </w:rPr>
        <w:object w:dxaOrig="7900" w:dyaOrig="859">
          <v:shape id="_x0000_i2023" type="#_x0000_t75" style="width:394.9pt;height:43.15pt" o:ole="">
            <v:imagedata r:id="rId1904" o:title=""/>
          </v:shape>
          <o:OLEObject Type="Embed" ProgID="Equation.3" ShapeID="_x0000_i2023" DrawAspect="Content" ObjectID="_1783090323" r:id="rId1905"/>
        </w:object>
      </w:r>
      <w:r>
        <w:tab/>
        <w:t>(</w:t>
      </w:r>
      <w:fldSimple w:instr=" SEQ eqn \* MERGEFORMAT ">
        <w:r>
          <w:t>1941</w:t>
        </w:r>
      </w:fldSimple>
      <w:r>
        <w:t>)</w:t>
      </w:r>
    </w:p>
    <w:p w:rsidR="00BA6CB2" w:rsidRDefault="00E76ED5" w:rsidP="00BA6CB2">
      <w:pPr>
        <w:ind w:leftChars="71" w:left="142"/>
        <w:rPr>
          <w:rFonts w:hint="eastAsia"/>
          <w:lang w:eastAsia="zh-CN"/>
        </w:rPr>
      </w:pPr>
      <w:r>
        <w:rPr>
          <w:lang w:eastAsia="zh-CN"/>
        </w:rPr>
        <w:t>where</w:t>
      </w:r>
      <w:r>
        <w:rPr>
          <w:rFonts w:hint="eastAsia"/>
          <w:lang w:eastAsia="zh-CN"/>
        </w:rPr>
        <w:t xml:space="preserve"> </w:t>
      </w:r>
      <w:r w:rsidRPr="009E33F3">
        <w:rPr>
          <w:position w:val="-10"/>
        </w:rPr>
        <w:object w:dxaOrig="499" w:dyaOrig="300">
          <v:shape id="_x0000_i2024" type="#_x0000_t75" style="width:25.15pt;height:15pt" o:ole="">
            <v:imagedata r:id="rId1906" o:title=""/>
          </v:shape>
          <o:OLEObject Type="Embed" ProgID="Equation.3" ShapeID="_x0000_i2024" DrawAspect="Content" ObjectID="_1783090324" r:id="rId1907"/>
        </w:object>
      </w:r>
      <w:r>
        <w:rPr>
          <w:rFonts w:hint="eastAsia"/>
          <w:lang w:eastAsia="zh-CN"/>
        </w:rPr>
        <w:t>is the energy ratio between the final SHB signal of the previous frame and the initial SHB signal of the current frame.</w:t>
      </w:r>
    </w:p>
    <w:p w:rsidR="00BA6CB2" w:rsidRPr="00FE013A" w:rsidRDefault="00BA6CB2" w:rsidP="00BA6CB2">
      <w:pPr>
        <w:rPr>
          <w:rFonts w:hint="eastAsia"/>
          <w:lang w:eastAsia="zh-CN"/>
        </w:rPr>
      </w:pPr>
      <w:r>
        <w:rPr>
          <w:lang w:eastAsia="zh-CN"/>
        </w:rPr>
        <w:t>A</w:t>
      </w:r>
      <w:r>
        <w:rPr>
          <w:rFonts w:hint="eastAsia"/>
          <w:lang w:eastAsia="zh-CN"/>
        </w:rPr>
        <w:t>t the end, fade out the global gain of the SHB signal frame by frame as follows:</w:t>
      </w:r>
    </w:p>
    <w:p w:rsidR="00E76ED5" w:rsidRDefault="00E76ED5" w:rsidP="00E76ED5">
      <w:pPr>
        <w:pStyle w:val="EQ"/>
        <w:rPr>
          <w:rFonts w:hint="eastAsia"/>
          <w:lang w:eastAsia="zh-CN"/>
        </w:rPr>
      </w:pPr>
      <w:r>
        <w:tab/>
      </w:r>
      <w:r w:rsidRPr="00FC11E7">
        <w:rPr>
          <w:position w:val="-14"/>
        </w:rPr>
        <w:object w:dxaOrig="3180" w:dyaOrig="400">
          <v:shape id="_x0000_i2025" type="#_x0000_t75" style="width:159pt;height:19.9pt" o:ole="">
            <v:imagedata r:id="rId1908" o:title=""/>
          </v:shape>
          <o:OLEObject Type="Embed" ProgID="Equation.3" ShapeID="_x0000_i2025" DrawAspect="Content" ObjectID="_1783090325" r:id="rId1909"/>
        </w:object>
      </w:r>
      <w:r>
        <w:tab/>
        <w:t>(</w:t>
      </w:r>
      <w:fldSimple w:instr=" SEQ eqn \* MERGEFORMAT ">
        <w:r>
          <w:t>1942</w:t>
        </w:r>
      </w:fldSimple>
      <w:r>
        <w:t>)</w:t>
      </w:r>
    </w:p>
    <w:p w:rsidR="00E76ED5" w:rsidRDefault="00E76ED5" w:rsidP="00E76ED5">
      <w:pPr>
        <w:pStyle w:val="Heading5"/>
        <w:rPr>
          <w:rFonts w:hint="eastAsia"/>
          <w:lang w:eastAsia="zh-CN"/>
        </w:rPr>
      </w:pPr>
      <w:r>
        <w:rPr>
          <w:rFonts w:hint="eastAsia"/>
          <w:lang w:eastAsia="zh-CN"/>
        </w:rPr>
        <w:t>6</w:t>
      </w:r>
      <w:r>
        <w:t>.</w:t>
      </w:r>
      <w:r>
        <w:rPr>
          <w:rFonts w:hint="eastAsia"/>
          <w:lang w:eastAsia="zh-CN"/>
        </w:rPr>
        <w:t>3</w:t>
      </w:r>
      <w:r>
        <w:t>.</w:t>
      </w:r>
      <w:r>
        <w:rPr>
          <w:rFonts w:hint="eastAsia"/>
          <w:lang w:eastAsia="zh-CN"/>
        </w:rPr>
        <w:t>7</w:t>
      </w:r>
      <w:r>
        <w:t>.</w:t>
      </w:r>
      <w:r>
        <w:rPr>
          <w:rFonts w:hint="eastAsia"/>
          <w:lang w:val="en-US" w:eastAsia="zh-CN"/>
        </w:rPr>
        <w:t>2</w:t>
      </w:r>
      <w:r w:rsidRPr="00817163">
        <w:rPr>
          <w:rFonts w:eastAsia="MS Mincho"/>
        </w:rPr>
        <w:t>.</w:t>
      </w:r>
      <w:r>
        <w:rPr>
          <w:rFonts w:hint="eastAsia"/>
          <w:lang w:eastAsia="zh-CN"/>
        </w:rPr>
        <w:t>2</w:t>
      </w:r>
      <w:r w:rsidRPr="00817163">
        <w:rPr>
          <w:rFonts w:eastAsia="MS Mincho"/>
        </w:rPr>
        <w:tab/>
      </w:r>
      <w:r>
        <w:rPr>
          <w:rFonts w:hint="eastAsia"/>
          <w:lang w:eastAsia="zh-CN"/>
        </w:rPr>
        <w:t>Multi-mode FD BWE mode</w:t>
      </w:r>
    </w:p>
    <w:p w:rsidR="00E76ED5" w:rsidRDefault="00E76ED5" w:rsidP="00E76ED5">
      <w:pPr>
        <w:rPr>
          <w:rFonts w:hint="eastAsia"/>
          <w:lang w:eastAsia="zh-CN"/>
        </w:rPr>
      </w:pPr>
      <w:r w:rsidRPr="00EA5154">
        <w:rPr>
          <w:lang w:eastAsia="zh-CN"/>
        </w:rPr>
        <w:t>P</w:t>
      </w:r>
      <w:r w:rsidRPr="00EA5154">
        <w:rPr>
          <w:rFonts w:hint="eastAsia"/>
          <w:lang w:eastAsia="zh-CN"/>
        </w:rPr>
        <w:t xml:space="preserve">redict </w:t>
      </w:r>
      <w:r>
        <w:rPr>
          <w:rFonts w:hint="eastAsia"/>
          <w:lang w:eastAsia="zh-CN"/>
        </w:rPr>
        <w:t xml:space="preserve">the SHB signal of the current </w:t>
      </w:r>
      <w:r>
        <w:rPr>
          <w:lang w:eastAsia="zh-CN"/>
        </w:rPr>
        <w:t>frame</w:t>
      </w:r>
      <w:r>
        <w:rPr>
          <w:rFonts w:hint="eastAsia"/>
          <w:lang w:eastAsia="zh-CN"/>
        </w:rPr>
        <w:t xml:space="preserve">, and weight the SHB signal of the current frame and the previous frame to obtain the final SHB signal of the current frame. </w:t>
      </w:r>
      <w:r>
        <w:rPr>
          <w:lang w:eastAsia="zh-CN"/>
        </w:rPr>
        <w:t>T</w:t>
      </w:r>
      <w:r>
        <w:rPr>
          <w:rFonts w:hint="eastAsia"/>
          <w:lang w:eastAsia="zh-CN"/>
        </w:rPr>
        <w:t>hen the SHB signal and the low frequency signal are combined to obtain the output signal.</w:t>
      </w:r>
    </w:p>
    <w:p w:rsidR="00E76ED5" w:rsidRDefault="00E76ED5" w:rsidP="00E76ED5">
      <w:pPr>
        <w:rPr>
          <w:rFonts w:hint="eastAsia"/>
          <w:lang w:eastAsia="zh-CN"/>
        </w:rPr>
      </w:pPr>
      <w:r>
        <w:rPr>
          <w:lang w:eastAsia="zh-CN"/>
        </w:rPr>
        <w:t>T</w:t>
      </w:r>
      <w:r>
        <w:rPr>
          <w:rFonts w:hint="eastAsia"/>
          <w:lang w:eastAsia="zh-CN"/>
        </w:rPr>
        <w:t>he SHB signal of the current frame is generated as follows:</w:t>
      </w:r>
    </w:p>
    <w:p w:rsidR="00E76ED5" w:rsidRDefault="00E76ED5" w:rsidP="00E76ED5">
      <w:pPr>
        <w:ind w:leftChars="-71" w:hangingChars="71" w:hanging="142"/>
        <w:rPr>
          <w:rFonts w:hint="eastAsia"/>
          <w:lang w:eastAsia="zh-CN"/>
        </w:rPr>
      </w:pPr>
      <w:r>
        <w:rPr>
          <w:rFonts w:hint="eastAsia"/>
          <w:lang w:eastAsia="zh-CN"/>
        </w:rPr>
        <w:t xml:space="preserve">1) </w:t>
      </w:r>
      <w:r>
        <w:rPr>
          <w:lang w:eastAsia="zh-CN"/>
        </w:rPr>
        <w:t>P</w:t>
      </w:r>
      <w:r>
        <w:rPr>
          <w:rFonts w:hint="eastAsia"/>
          <w:lang w:eastAsia="zh-CN"/>
        </w:rPr>
        <w:t>redict the</w:t>
      </w:r>
      <w:r w:rsidR="00864824" w:rsidRPr="00864824">
        <w:rPr>
          <w:rFonts w:hint="eastAsia"/>
          <w:lang w:eastAsia="zh-CN"/>
        </w:rPr>
        <w:t xml:space="preserve"> </w:t>
      </w:r>
      <w:r w:rsidR="00864824">
        <w:rPr>
          <w:rFonts w:hint="eastAsia"/>
          <w:lang w:eastAsia="zh-CN"/>
        </w:rPr>
        <w:t>fine structure</w:t>
      </w:r>
      <w:r>
        <w:rPr>
          <w:rFonts w:hint="eastAsia"/>
          <w:lang w:eastAsia="zh-CN"/>
        </w:rPr>
        <w:t xml:space="preserve"> of the SHB signal of the current frame as </w:t>
      </w:r>
      <w:r>
        <w:rPr>
          <w:lang w:eastAsia="zh-CN"/>
        </w:rPr>
        <w:t>described</w:t>
      </w:r>
      <w:r>
        <w:rPr>
          <w:rFonts w:hint="eastAsia"/>
          <w:lang w:eastAsia="zh-CN"/>
        </w:rPr>
        <w:t xml:space="preserve"> </w:t>
      </w:r>
      <w:r w:rsidRPr="009F7ECD">
        <w:rPr>
          <w:rFonts w:hint="eastAsia"/>
          <w:lang w:eastAsia="zh-CN"/>
        </w:rPr>
        <w:t xml:space="preserve">in subclause </w:t>
      </w:r>
      <w:r w:rsidRPr="009F7ECD">
        <w:rPr>
          <w:lang w:eastAsia="zh-CN"/>
        </w:rPr>
        <w:t>6.1.5.</w:t>
      </w:r>
      <w:r w:rsidRPr="009F7ECD">
        <w:rPr>
          <w:rFonts w:hint="eastAsia"/>
          <w:lang w:eastAsia="zh-CN"/>
        </w:rPr>
        <w:t>2</w:t>
      </w:r>
      <w:r w:rsidRPr="009F7ECD">
        <w:rPr>
          <w:lang w:eastAsia="zh-CN"/>
        </w:rPr>
        <w:t>.</w:t>
      </w:r>
      <w:r w:rsidRPr="009F7ECD">
        <w:rPr>
          <w:rFonts w:hint="eastAsia"/>
          <w:lang w:eastAsia="zh-CN"/>
        </w:rPr>
        <w:t>1.5</w:t>
      </w:r>
      <w:r>
        <w:rPr>
          <w:rFonts w:hint="eastAsia"/>
          <w:lang w:eastAsia="zh-CN"/>
        </w:rPr>
        <w:t>.</w:t>
      </w:r>
    </w:p>
    <w:p w:rsidR="00E76ED5" w:rsidRDefault="00E76ED5" w:rsidP="00E76ED5">
      <w:pPr>
        <w:ind w:leftChars="-71" w:left="426" w:hangingChars="284" w:hanging="568"/>
        <w:rPr>
          <w:rFonts w:hint="eastAsia"/>
          <w:lang w:eastAsia="zh-CN"/>
        </w:rPr>
      </w:pPr>
      <w:r>
        <w:rPr>
          <w:rFonts w:hint="eastAsia"/>
          <w:lang w:eastAsia="zh-CN"/>
        </w:rPr>
        <w:t xml:space="preserve">2) </w:t>
      </w:r>
      <w:r>
        <w:rPr>
          <w:lang w:eastAsia="zh-CN"/>
        </w:rPr>
        <w:t>P</w:t>
      </w:r>
      <w:r>
        <w:rPr>
          <w:rFonts w:hint="eastAsia"/>
          <w:lang w:eastAsia="zh-CN"/>
        </w:rPr>
        <w:t>redict the envelope of the SHB signal of the current frame, and weight the envelopes of the current frame and the previous frame to obtain the final envelope of the current frame.</w:t>
      </w:r>
    </w:p>
    <w:p w:rsidR="00CB251B" w:rsidRPr="006D4517" w:rsidRDefault="00CB251B" w:rsidP="00CB251B">
      <w:pPr>
        <w:ind w:leftChars="-71" w:left="-142"/>
        <w:rPr>
          <w:lang w:eastAsia="zh-CN"/>
        </w:rPr>
      </w:pPr>
      <w:r w:rsidRPr="006D4517">
        <w:rPr>
          <w:lang w:eastAsia="zh-CN"/>
        </w:rPr>
        <w:t>3) Reconstruct the SHB signal of the current frame by the predicted fine structure</w:t>
      </w:r>
      <w:r w:rsidRPr="006D4517" w:rsidDel="006E5052">
        <w:rPr>
          <w:lang w:eastAsia="zh-CN"/>
        </w:rPr>
        <w:t xml:space="preserve"> </w:t>
      </w:r>
      <w:r w:rsidRPr="006D4517">
        <w:rPr>
          <w:lang w:eastAsia="zh-CN"/>
        </w:rPr>
        <w:t>and the weighted envelope.</w:t>
      </w:r>
    </w:p>
    <w:p w:rsidR="00E76ED5" w:rsidRPr="00EA5154" w:rsidRDefault="00CB251B" w:rsidP="00E76ED5">
      <w:pPr>
        <w:rPr>
          <w:rFonts w:hint="eastAsia"/>
          <w:lang w:eastAsia="zh-CN"/>
        </w:rPr>
      </w:pPr>
      <w:r>
        <w:rPr>
          <w:rFonts w:hint="eastAsia"/>
          <w:lang w:eastAsia="zh-CN"/>
        </w:rPr>
        <w:t xml:space="preserve">In </w:t>
      </w:r>
      <w:r>
        <w:rPr>
          <w:lang w:eastAsia="zh-CN"/>
        </w:rPr>
        <w:t>detail</w:t>
      </w:r>
      <w:r>
        <w:rPr>
          <w:rFonts w:hint="eastAsia"/>
          <w:lang w:eastAsia="zh-CN"/>
        </w:rPr>
        <w:t xml:space="preserve">, the algorithm of predicting </w:t>
      </w:r>
      <w:r>
        <w:rPr>
          <w:lang w:eastAsia="zh-CN"/>
        </w:rPr>
        <w:t xml:space="preserve">and weighting </w:t>
      </w:r>
      <w:r>
        <w:rPr>
          <w:rFonts w:hint="eastAsia"/>
          <w:lang w:eastAsia="zh-CN"/>
        </w:rPr>
        <w:t>the envelope</w:t>
      </w:r>
      <w:r>
        <w:rPr>
          <w:lang w:eastAsia="zh-CN"/>
        </w:rPr>
        <w:t>s</w:t>
      </w:r>
      <w:r>
        <w:rPr>
          <w:rFonts w:hint="eastAsia"/>
          <w:lang w:eastAsia="zh-CN"/>
        </w:rPr>
        <w:t xml:space="preserve"> is described as follows</w:t>
      </w:r>
      <w:r w:rsidR="00E76ED5">
        <w:rPr>
          <w:rFonts w:hint="eastAsia"/>
          <w:lang w:eastAsia="zh-CN"/>
        </w:rPr>
        <w:t>:</w:t>
      </w:r>
    </w:p>
    <w:p w:rsidR="00E76ED5" w:rsidRDefault="00E76ED5" w:rsidP="00E76ED5">
      <w:pPr>
        <w:numPr>
          <w:ilvl w:val="0"/>
          <w:numId w:val="36"/>
        </w:numPr>
        <w:rPr>
          <w:rFonts w:hint="eastAsia"/>
          <w:lang w:eastAsia="zh-CN"/>
        </w:rPr>
      </w:pPr>
      <w:r>
        <w:rPr>
          <w:lang w:eastAsia="zh-CN"/>
        </w:rPr>
        <w:t xml:space="preserve">The </w:t>
      </w:r>
      <w:r>
        <w:rPr>
          <w:rFonts w:hint="eastAsia"/>
          <w:lang w:eastAsia="zh-CN"/>
        </w:rPr>
        <w:t xml:space="preserve">224 </w:t>
      </w:r>
      <w:r>
        <w:rPr>
          <w:lang w:eastAsia="zh-CN"/>
        </w:rPr>
        <w:t xml:space="preserve">MDCT coefficients in the </w:t>
      </w:r>
      <w:r>
        <w:rPr>
          <w:rFonts w:hint="eastAsia"/>
          <w:lang w:eastAsia="zh-CN"/>
        </w:rPr>
        <w:t>80</w:t>
      </w:r>
      <w:r w:rsidRPr="00527DAA">
        <w:rPr>
          <w:rFonts w:hint="eastAsia"/>
          <w:lang w:eastAsia="zh-CN"/>
        </w:rPr>
        <w:t>0</w:t>
      </w:r>
      <w:r w:rsidRPr="00527DAA">
        <w:rPr>
          <w:lang w:eastAsia="zh-CN"/>
        </w:rPr>
        <w:t>-</w:t>
      </w:r>
      <w:r>
        <w:rPr>
          <w:rFonts w:hint="eastAsia"/>
          <w:lang w:eastAsia="zh-CN"/>
        </w:rPr>
        <w:t>64</w:t>
      </w:r>
      <w:r w:rsidRPr="00527DAA">
        <w:rPr>
          <w:lang w:eastAsia="zh-CN"/>
        </w:rPr>
        <w:t>00</w:t>
      </w:r>
      <w:r>
        <w:rPr>
          <w:lang w:eastAsia="zh-CN"/>
        </w:rPr>
        <w:t xml:space="preserve"> Hz frequency range</w:t>
      </w:r>
      <w:r w:rsidRPr="00224957">
        <w:rPr>
          <w:lang w:eastAsia="zh-CN"/>
        </w:rPr>
        <w:t xml:space="preserve"> </w:t>
      </w:r>
      <w:r w:rsidRPr="0034145E">
        <w:rPr>
          <w:position w:val="-14"/>
          <w:lang w:eastAsia="zh-CN"/>
        </w:rPr>
        <w:object w:dxaOrig="1920" w:dyaOrig="340">
          <v:shape id="_x0000_i2026" type="#_x0000_t75" style="width:96pt;height:16.9pt" o:ole="">
            <v:imagedata r:id="rId1910" o:title=""/>
          </v:shape>
          <o:OLEObject Type="Embed" ProgID="Equation.3" ShapeID="_x0000_i2026" DrawAspect="Content" ObjectID="_1783090326" r:id="rId1911"/>
        </w:object>
      </w:r>
      <w:r>
        <w:rPr>
          <w:lang w:eastAsia="zh-CN"/>
        </w:rPr>
        <w:t xml:space="preserve"> are split into </w:t>
      </w:r>
      <w:r>
        <w:rPr>
          <w:rFonts w:hint="eastAsia"/>
          <w:lang w:eastAsia="zh-CN"/>
        </w:rPr>
        <w:t>7</w:t>
      </w:r>
      <w:r>
        <w:rPr>
          <w:lang w:eastAsia="zh-CN"/>
        </w:rPr>
        <w:t xml:space="preserve"> sharpness bands (32 coefficients per band). C</w:t>
      </w:r>
      <w:r>
        <w:rPr>
          <w:rFonts w:hint="eastAsia"/>
          <w:lang w:eastAsia="zh-CN"/>
        </w:rPr>
        <w:t xml:space="preserve">alculate the peak of the magnitudes and </w:t>
      </w:r>
      <w:r>
        <w:rPr>
          <w:lang w:eastAsia="zh-CN"/>
        </w:rPr>
        <w:t xml:space="preserve">the average magnitude in </w:t>
      </w:r>
      <w:r>
        <w:rPr>
          <w:rFonts w:hint="eastAsia"/>
          <w:lang w:eastAsia="zh-CN"/>
        </w:rPr>
        <w:t>each</w:t>
      </w:r>
      <w:r>
        <w:rPr>
          <w:lang w:eastAsia="zh-CN"/>
        </w:rPr>
        <w:t xml:space="preserve"> sharpness band</w:t>
      </w:r>
      <w:r>
        <w:rPr>
          <w:rFonts w:hint="eastAsia"/>
          <w:lang w:eastAsia="zh-CN"/>
        </w:rPr>
        <w:t>.</w:t>
      </w:r>
    </w:p>
    <w:p w:rsidR="00E76ED5" w:rsidRDefault="00E76ED5" w:rsidP="00E76ED5">
      <w:pPr>
        <w:numPr>
          <w:ilvl w:val="0"/>
          <w:numId w:val="36"/>
        </w:numPr>
        <w:rPr>
          <w:rFonts w:hint="eastAsia"/>
          <w:lang w:eastAsia="zh-CN"/>
        </w:rPr>
      </w:pPr>
      <w:r>
        <w:rPr>
          <w:lang w:eastAsia="zh-CN"/>
        </w:rPr>
        <w:t>T</w:t>
      </w:r>
      <w:r>
        <w:rPr>
          <w:rFonts w:hint="eastAsia"/>
          <w:lang w:eastAsia="zh-CN"/>
        </w:rPr>
        <w:t>he low frequency signal is classified into NORMAL or H</w:t>
      </w:r>
      <w:r>
        <w:rPr>
          <w:lang w:eastAsia="zh-CN"/>
        </w:rPr>
        <w:t>AR</w:t>
      </w:r>
      <w:r>
        <w:rPr>
          <w:rFonts w:hint="eastAsia"/>
          <w:lang w:eastAsia="zh-CN"/>
        </w:rPr>
        <w:t xml:space="preserve">MONIC according to the ratios of the peak of the magnitudes and </w:t>
      </w:r>
      <w:r>
        <w:rPr>
          <w:lang w:eastAsia="zh-CN"/>
        </w:rPr>
        <w:t>the average magnitude</w:t>
      </w:r>
      <w:r>
        <w:rPr>
          <w:rFonts w:hint="eastAsia"/>
          <w:lang w:eastAsia="zh-CN"/>
        </w:rPr>
        <w:t>.</w:t>
      </w:r>
    </w:p>
    <w:p w:rsidR="00E76ED5" w:rsidRDefault="00E76ED5" w:rsidP="00E76ED5">
      <w:pPr>
        <w:numPr>
          <w:ilvl w:val="0"/>
          <w:numId w:val="36"/>
        </w:numPr>
        <w:rPr>
          <w:rFonts w:hint="eastAsia"/>
          <w:lang w:eastAsia="zh-CN"/>
        </w:rPr>
      </w:pPr>
      <w:r>
        <w:rPr>
          <w:lang w:eastAsia="zh-CN"/>
        </w:rPr>
        <w:t>P</w:t>
      </w:r>
      <w:r>
        <w:rPr>
          <w:rFonts w:hint="eastAsia"/>
          <w:lang w:eastAsia="zh-CN"/>
        </w:rPr>
        <w:t xml:space="preserve">redict the initial envelope of the SHB signal according to the </w:t>
      </w:r>
      <w:r>
        <w:t>average magnitude</w:t>
      </w:r>
      <w:r>
        <w:rPr>
          <w:rFonts w:hint="eastAsia"/>
          <w:lang w:eastAsia="zh-CN"/>
        </w:rPr>
        <w:t xml:space="preserve">s, the maximum value of the </w:t>
      </w:r>
      <w:r>
        <w:t>average magnitude</w:t>
      </w:r>
      <w:r>
        <w:rPr>
          <w:rFonts w:hint="eastAsia"/>
          <w:lang w:eastAsia="zh-CN"/>
        </w:rPr>
        <w:t xml:space="preserve">s, </w:t>
      </w:r>
      <w:r>
        <w:rPr>
          <w:lang w:eastAsia="zh-CN"/>
        </w:rPr>
        <w:t>the</w:t>
      </w:r>
      <w:r>
        <w:rPr>
          <w:rFonts w:hint="eastAsia"/>
          <w:lang w:eastAsia="zh-CN"/>
        </w:rPr>
        <w:t xml:space="preserve"> minimum value of the </w:t>
      </w:r>
      <w:r>
        <w:t>average magnitude</w:t>
      </w:r>
      <w:r>
        <w:rPr>
          <w:rFonts w:hint="eastAsia"/>
          <w:lang w:eastAsia="zh-CN"/>
        </w:rPr>
        <w:t>s and the tilt parameter of the low frequency signal.</w:t>
      </w:r>
    </w:p>
    <w:p w:rsidR="00E76ED5" w:rsidRDefault="00E76ED5" w:rsidP="00E76ED5">
      <w:pPr>
        <w:numPr>
          <w:ilvl w:val="0"/>
          <w:numId w:val="36"/>
        </w:numPr>
        <w:rPr>
          <w:rFonts w:hint="eastAsia"/>
          <w:lang w:eastAsia="zh-CN"/>
        </w:rPr>
      </w:pPr>
      <w:r w:rsidRPr="0075580F">
        <w:rPr>
          <w:rFonts w:hint="eastAsia"/>
          <w:lang w:eastAsia="zh-CN"/>
        </w:rPr>
        <w:t xml:space="preserve">An energy ratio </w:t>
      </w:r>
      <w:r w:rsidRPr="00A25642">
        <w:rPr>
          <w:position w:val="-10"/>
        </w:rPr>
        <w:object w:dxaOrig="400" w:dyaOrig="300">
          <v:shape id="_x0000_i2027" type="#_x0000_t75" style="width:19.9pt;height:15pt" o:ole="">
            <v:imagedata r:id="rId1912" o:title=""/>
          </v:shape>
          <o:OLEObject Type="Embed" ProgID="Equation.3" ShapeID="_x0000_i2027" DrawAspect="Content" ObjectID="_1783090327" r:id="rId1913"/>
        </w:object>
      </w:r>
      <w:r w:rsidRPr="0075580F">
        <w:rPr>
          <w:rFonts w:hint="eastAsia"/>
          <w:lang w:eastAsia="zh-CN"/>
        </w:rPr>
        <w:t xml:space="preserve">between the same parts of the </w:t>
      </w:r>
      <w:r>
        <w:rPr>
          <w:rFonts w:hint="eastAsia"/>
          <w:lang w:eastAsia="zh-CN"/>
        </w:rPr>
        <w:t>low frequency signal</w:t>
      </w:r>
      <w:r w:rsidRPr="0075580F">
        <w:rPr>
          <w:rFonts w:hint="eastAsia"/>
          <w:lang w:eastAsia="zh-CN"/>
        </w:rPr>
        <w:t xml:space="preserve"> of the current frame and the previous frame is introduced to control the </w:t>
      </w:r>
      <w:r>
        <w:rPr>
          <w:rFonts w:hint="eastAsia"/>
          <w:lang w:eastAsia="zh-CN"/>
        </w:rPr>
        <w:t>weighted value</w:t>
      </w:r>
      <w:r w:rsidRPr="0075580F">
        <w:rPr>
          <w:rFonts w:hint="eastAsia"/>
          <w:lang w:eastAsia="zh-CN"/>
        </w:rPr>
        <w:t xml:space="preserve"> of the predicted envelope. This ratio</w:t>
      </w:r>
      <w:r w:rsidRPr="00A25642">
        <w:rPr>
          <w:position w:val="-10"/>
        </w:rPr>
        <w:object w:dxaOrig="400" w:dyaOrig="300">
          <v:shape id="_x0000_i2028" type="#_x0000_t75" style="width:19.9pt;height:15pt" o:ole="">
            <v:imagedata r:id="rId1914" o:title=""/>
          </v:shape>
          <o:OLEObject Type="Embed" ProgID="Equation.3" ShapeID="_x0000_i2028" DrawAspect="Content" ObjectID="_1783090328" r:id="rId1915"/>
        </w:object>
      </w:r>
      <w:r w:rsidRPr="0075580F">
        <w:rPr>
          <w:rFonts w:hint="eastAsia"/>
          <w:lang w:eastAsia="zh-CN"/>
        </w:rPr>
        <w:t xml:space="preserve"> reflects the correlation of the curre</w:t>
      </w:r>
      <w:r>
        <w:rPr>
          <w:rFonts w:hint="eastAsia"/>
          <w:lang w:eastAsia="zh-CN"/>
        </w:rPr>
        <w:t>nt frame and the previous frame.</w:t>
      </w:r>
    </w:p>
    <w:p w:rsidR="00E76ED5" w:rsidRDefault="00E76ED5" w:rsidP="00E76ED5">
      <w:pPr>
        <w:numPr>
          <w:ilvl w:val="0"/>
          <w:numId w:val="36"/>
        </w:numPr>
        <w:rPr>
          <w:rFonts w:hint="eastAsia"/>
          <w:lang w:eastAsia="zh-CN"/>
        </w:rPr>
      </w:pPr>
      <w:r>
        <w:rPr>
          <w:lang w:eastAsia="zh-CN"/>
        </w:rPr>
        <w:t xml:space="preserve">Factor </w:t>
      </w:r>
      <w:r w:rsidRPr="0034145E">
        <w:rPr>
          <w:lang w:eastAsia="zh-CN"/>
        </w:rPr>
        <w:object w:dxaOrig="460" w:dyaOrig="300">
          <v:shape id="_x0000_i2029" type="#_x0000_t75" style="width:22.9pt;height:15pt" o:ole="">
            <v:imagedata r:id="rId1916" o:title=""/>
          </v:shape>
          <o:OLEObject Type="Embed" ProgID="Equation.3" ShapeID="_x0000_i2029" DrawAspect="Content" ObjectID="_1783090329" r:id="rId1917"/>
        </w:object>
      </w:r>
      <w:r w:rsidRPr="0075580F">
        <w:rPr>
          <w:rFonts w:hint="eastAsia"/>
          <w:lang w:eastAsia="zh-CN"/>
        </w:rPr>
        <w:t xml:space="preserve"> is the weighting factor for the spectral envelope of the current frame, and </w:t>
      </w:r>
      <w:r w:rsidRPr="0034145E">
        <w:rPr>
          <w:lang w:eastAsia="zh-CN"/>
        </w:rPr>
        <w:object w:dxaOrig="880" w:dyaOrig="300">
          <v:shape id="_x0000_i2030" type="#_x0000_t75" style="width:43.9pt;height:15pt" o:ole="">
            <v:imagedata r:id="rId1918" o:title=""/>
          </v:shape>
          <o:OLEObject Type="Embed" ProgID="Equation.3" ShapeID="_x0000_i2030" DrawAspect="Content" ObjectID="_1783090330" r:id="rId1919"/>
        </w:object>
      </w:r>
      <w:r w:rsidRPr="0075580F">
        <w:rPr>
          <w:rFonts w:hint="eastAsia"/>
          <w:lang w:eastAsia="zh-CN"/>
        </w:rPr>
        <w:t xml:space="preserve">is the one for the previous frame. </w:t>
      </w:r>
      <w:r w:rsidRPr="0034145E">
        <w:rPr>
          <w:lang w:eastAsia="zh-CN"/>
        </w:rPr>
        <w:object w:dxaOrig="460" w:dyaOrig="300">
          <v:shape id="_x0000_i2031" type="#_x0000_t75" style="width:22.9pt;height:15pt" o:ole="">
            <v:imagedata r:id="rId1920" o:title=""/>
          </v:shape>
          <o:OLEObject Type="Embed" ProgID="Equation.3" ShapeID="_x0000_i2031" DrawAspect="Content" ObjectID="_1783090331" r:id="rId1921"/>
        </w:object>
      </w:r>
      <w:r w:rsidRPr="0075580F">
        <w:rPr>
          <w:rFonts w:hint="eastAsia"/>
          <w:lang w:eastAsia="zh-CN"/>
        </w:rPr>
        <w:t xml:space="preserve"> is </w:t>
      </w:r>
      <w:r w:rsidRPr="0075580F">
        <w:rPr>
          <w:lang w:eastAsia="zh-CN"/>
        </w:rPr>
        <w:t>initial</w:t>
      </w:r>
      <w:r w:rsidRPr="0075580F">
        <w:rPr>
          <w:rFonts w:hint="eastAsia"/>
          <w:lang w:eastAsia="zh-CN"/>
        </w:rPr>
        <w:t>iz</w:t>
      </w:r>
      <w:r w:rsidRPr="0075580F">
        <w:rPr>
          <w:lang w:eastAsia="zh-CN"/>
        </w:rPr>
        <w:t>ed</w:t>
      </w:r>
      <w:r w:rsidRPr="0075580F">
        <w:rPr>
          <w:rFonts w:hint="eastAsia"/>
          <w:lang w:eastAsia="zh-CN"/>
        </w:rPr>
        <w:t xml:space="preserve"> to 0.1. Note that </w:t>
      </w:r>
      <w:r w:rsidRPr="0034145E">
        <w:rPr>
          <w:lang w:eastAsia="zh-CN"/>
        </w:rPr>
        <w:object w:dxaOrig="460" w:dyaOrig="300">
          <v:shape id="_x0000_i2032" type="#_x0000_t75" style="width:22.9pt;height:15pt" o:ole="">
            <v:imagedata r:id="rId1920" o:title=""/>
          </v:shape>
          <o:OLEObject Type="Embed" ProgID="Equation.3" ShapeID="_x0000_i2032" DrawAspect="Content" ObjectID="_1783090332" r:id="rId1922"/>
        </w:object>
      </w:r>
      <w:r w:rsidRPr="0075580F">
        <w:rPr>
          <w:rFonts w:hint="eastAsia"/>
          <w:lang w:eastAsia="zh-CN"/>
        </w:rPr>
        <w:t xml:space="preserve"> is reset to 0.1 if </w:t>
      </w:r>
      <w:r w:rsidRPr="0034145E">
        <w:rPr>
          <w:lang w:eastAsia="zh-CN"/>
        </w:rPr>
        <w:object w:dxaOrig="800" w:dyaOrig="279">
          <v:shape id="_x0000_i2033" type="#_x0000_t75" style="width:40.15pt;height:13.9pt" o:ole="">
            <v:imagedata r:id="rId1923" o:title=""/>
          </v:shape>
          <o:OLEObject Type="Embed" ProgID="Equation.3" ShapeID="_x0000_i2033" DrawAspect="Content" ObjectID="_1783090333" r:id="rId1924"/>
        </w:object>
      </w:r>
      <w:r w:rsidRPr="0075580F">
        <w:rPr>
          <w:rFonts w:hint="eastAsia"/>
          <w:lang w:eastAsia="zh-CN"/>
        </w:rPr>
        <w:t xml:space="preserve"> equals to zero.</w:t>
      </w:r>
    </w:p>
    <w:p w:rsidR="00E76ED5" w:rsidRDefault="00E76ED5" w:rsidP="00E76ED5">
      <w:pPr>
        <w:numPr>
          <w:ilvl w:val="0"/>
          <w:numId w:val="36"/>
        </w:numPr>
        <w:rPr>
          <w:rFonts w:hint="eastAsia"/>
          <w:lang w:eastAsia="zh-CN"/>
        </w:rPr>
      </w:pPr>
      <w:r w:rsidRPr="0075580F">
        <w:rPr>
          <w:rFonts w:hint="eastAsia"/>
          <w:lang w:eastAsia="zh-CN"/>
        </w:rPr>
        <w:t xml:space="preserve">If </w:t>
      </w:r>
      <w:r w:rsidRPr="006876CB">
        <w:rPr>
          <w:position w:val="-10"/>
        </w:rPr>
        <w:object w:dxaOrig="1320" w:dyaOrig="300">
          <v:shape id="_x0000_i2034" type="#_x0000_t75" style="width:66pt;height:15pt" o:ole="">
            <v:imagedata r:id="rId1925" o:title=""/>
          </v:shape>
          <o:OLEObject Type="Embed" ProgID="Equation.3" ShapeID="_x0000_i2034" DrawAspect="Content" ObjectID="_1783090334" r:id="rId1926"/>
        </w:object>
      </w:r>
      <w:r w:rsidRPr="0075580F">
        <w:rPr>
          <w:rFonts w:hint="eastAsia"/>
          <w:lang w:eastAsia="zh-CN"/>
        </w:rPr>
        <w:t>, the predicted spectral envelope is weighted according to the energy ratio</w:t>
      </w:r>
      <w:r w:rsidRPr="00A25642">
        <w:rPr>
          <w:position w:val="-10"/>
        </w:rPr>
        <w:object w:dxaOrig="460" w:dyaOrig="300">
          <v:shape id="_x0000_i2035" type="#_x0000_t75" style="width:22.9pt;height:15pt" o:ole="">
            <v:imagedata r:id="rId1920" o:title=""/>
          </v:shape>
          <o:OLEObject Type="Embed" ProgID="Equation.3" ShapeID="_x0000_i2035" DrawAspect="Content" ObjectID="_1783090335" r:id="rId1927"/>
        </w:object>
      </w:r>
    </w:p>
    <w:p w:rsidR="00864824" w:rsidRDefault="00864824" w:rsidP="00864824">
      <w:pPr>
        <w:pStyle w:val="EQ"/>
        <w:ind w:left="360"/>
        <w:rPr>
          <w:rFonts w:hint="eastAsia"/>
          <w:lang w:eastAsia="zh-CN"/>
        </w:rPr>
      </w:pPr>
      <w:r>
        <w:tab/>
      </w:r>
      <w:r w:rsidRPr="00A07C4C">
        <w:rPr>
          <w:position w:val="-34"/>
        </w:rPr>
        <w:object w:dxaOrig="5860" w:dyaOrig="780">
          <v:shape id="_x0000_i2036" type="#_x0000_t75" style="width:292.9pt;height:39pt" o:ole="">
            <v:imagedata r:id="rId1928" o:title=""/>
          </v:shape>
          <o:OLEObject Type="Embed" ProgID="Equation.3" ShapeID="_x0000_i2036" DrawAspect="Content" ObjectID="_1783090336" r:id="rId1929"/>
        </w:object>
      </w:r>
      <w:r>
        <w:tab/>
        <w:t>(</w:t>
      </w:r>
      <w:fldSimple w:instr=" SEQ eqn \* MERGEFORMAT ">
        <w:r>
          <w:t>1943</w:t>
        </w:r>
      </w:fldSimple>
      <w:r>
        <w:t>)</w:t>
      </w:r>
    </w:p>
    <w:p w:rsidR="00864824" w:rsidRPr="00AB4DE3" w:rsidRDefault="00864824" w:rsidP="00864824">
      <w:pPr>
        <w:ind w:left="360" w:right="-282"/>
        <w:rPr>
          <w:rFonts w:hint="eastAsia"/>
          <w:lang w:eastAsia="zh-CN"/>
        </w:rPr>
      </w:pPr>
      <w:r>
        <w:rPr>
          <w:lang w:eastAsia="zh-CN"/>
        </w:rPr>
        <w:t>and</w:t>
      </w:r>
      <w:r>
        <w:rPr>
          <w:rFonts w:hint="eastAsia"/>
          <w:lang w:eastAsia="zh-CN"/>
        </w:rPr>
        <w:t xml:space="preserve"> </w:t>
      </w:r>
      <w:r w:rsidRPr="00A07C4C">
        <w:rPr>
          <w:position w:val="-10"/>
        </w:rPr>
        <w:object w:dxaOrig="3100" w:dyaOrig="360">
          <v:shape id="_x0000_i2037" type="#_x0000_t75" style="width:154.9pt;height:18pt" o:ole="">
            <v:imagedata r:id="rId1930" o:title=""/>
          </v:shape>
          <o:OLEObject Type="Embed" ProgID="Equation.3" ShapeID="_x0000_i2037" DrawAspect="Content" ObjectID="_1783090337" r:id="rId1931"/>
        </w:object>
      </w:r>
      <w:r>
        <w:rPr>
          <w:rFonts w:hint="eastAsia"/>
          <w:lang w:eastAsia="zh-CN"/>
        </w:rPr>
        <w:t>, when</w:t>
      </w:r>
      <w:r w:rsidRPr="00B42688">
        <w:rPr>
          <w:position w:val="-14"/>
        </w:rPr>
        <w:object w:dxaOrig="5360" w:dyaOrig="400">
          <v:shape id="_x0000_i2038" type="#_x0000_t75" style="width:268.15pt;height:19.9pt" o:ole="">
            <v:imagedata r:id="rId1932" o:title=""/>
          </v:shape>
          <o:OLEObject Type="Embed" ProgID="Equation.3" ShapeID="_x0000_i2038" DrawAspect="Content" ObjectID="_1783090338" r:id="rId1933"/>
        </w:object>
      </w:r>
    </w:p>
    <w:p w:rsidR="00E76ED5" w:rsidRDefault="00E76ED5" w:rsidP="00E76ED5">
      <w:pPr>
        <w:ind w:leftChars="71" w:left="142"/>
        <w:rPr>
          <w:rFonts w:hint="eastAsia"/>
          <w:lang w:eastAsia="zh-CN"/>
        </w:rPr>
      </w:pPr>
      <w:r w:rsidRPr="0075580F">
        <w:rPr>
          <w:rFonts w:hint="eastAsia"/>
          <w:lang w:eastAsia="zh-CN"/>
        </w:rPr>
        <w:t xml:space="preserve">where </w:t>
      </w:r>
      <w:r w:rsidRPr="006876CB">
        <w:rPr>
          <w:position w:val="-10"/>
        </w:rPr>
        <w:object w:dxaOrig="760" w:dyaOrig="360">
          <v:shape id="_x0000_i2039" type="#_x0000_t75" style="width:37.9pt;height:18pt" o:ole="">
            <v:imagedata r:id="rId1934" o:title=""/>
          </v:shape>
          <o:OLEObject Type="Embed" ProgID="Equation.3" ShapeID="_x0000_i2039" DrawAspect="Content" ObjectID="_1783090339" r:id="rId1935"/>
        </w:object>
      </w:r>
      <w:r w:rsidRPr="0075580F">
        <w:rPr>
          <w:rFonts w:hint="eastAsia"/>
          <w:lang w:eastAsia="zh-CN"/>
        </w:rPr>
        <w:t xml:space="preserve"> is the envelope of the previous frame. </w:t>
      </w:r>
      <w:r>
        <w:rPr>
          <w:lang w:eastAsia="zh-CN"/>
        </w:rPr>
        <w:t xml:space="preserve">Factor </w:t>
      </w:r>
      <w:r w:rsidRPr="00A25642">
        <w:rPr>
          <w:position w:val="-10"/>
        </w:rPr>
        <w:object w:dxaOrig="460" w:dyaOrig="300">
          <v:shape id="_x0000_i2040" type="#_x0000_t75" style="width:22.9pt;height:15pt" o:ole="">
            <v:imagedata r:id="rId1920" o:title=""/>
          </v:shape>
          <o:OLEObject Type="Embed" ProgID="Equation.3" ShapeID="_x0000_i2040" DrawAspect="Content" ObjectID="_1783090340" r:id="rId1936"/>
        </w:object>
      </w:r>
      <w:r>
        <w:rPr>
          <w:rFonts w:hint="eastAsia"/>
          <w:lang w:eastAsia="zh-CN"/>
        </w:rPr>
        <w:t xml:space="preserve"> is incremented by </w:t>
      </w:r>
      <w:r w:rsidRPr="0075580F">
        <w:rPr>
          <w:rFonts w:hint="eastAsia"/>
          <w:lang w:eastAsia="zh-CN"/>
        </w:rPr>
        <w:t>0.0</w:t>
      </w:r>
      <w:r>
        <w:rPr>
          <w:rFonts w:hint="eastAsia"/>
          <w:lang w:eastAsia="zh-CN"/>
        </w:rPr>
        <w:t>5</w:t>
      </w:r>
      <w:r w:rsidRPr="0075580F">
        <w:rPr>
          <w:rFonts w:hint="eastAsia"/>
          <w:lang w:eastAsia="zh-CN"/>
        </w:rPr>
        <w:t xml:space="preserve"> and saved for next frame.</w:t>
      </w:r>
    </w:p>
    <w:p w:rsidR="00E76ED5" w:rsidRDefault="00E76ED5" w:rsidP="00E76ED5">
      <w:pPr>
        <w:ind w:leftChars="71" w:left="142"/>
        <w:rPr>
          <w:rFonts w:hint="eastAsia"/>
          <w:lang w:eastAsia="zh-CN"/>
        </w:rPr>
      </w:pPr>
      <w:r w:rsidRPr="0075580F">
        <w:rPr>
          <w:rFonts w:hint="eastAsia"/>
          <w:lang w:eastAsia="zh-CN"/>
        </w:rPr>
        <w:t>Otherwise, the predicted envelope is weighted as follows:</w:t>
      </w:r>
    </w:p>
    <w:p w:rsidR="00E76ED5" w:rsidRDefault="00E76ED5" w:rsidP="00E76ED5">
      <w:pPr>
        <w:pStyle w:val="EQ"/>
        <w:rPr>
          <w:rFonts w:hint="eastAsia"/>
          <w:lang w:eastAsia="zh-CN"/>
        </w:rPr>
      </w:pPr>
      <w:r>
        <w:tab/>
      </w:r>
      <w:r w:rsidRPr="000F767B">
        <w:rPr>
          <w:position w:val="-10"/>
        </w:rPr>
        <w:object w:dxaOrig="4080" w:dyaOrig="360">
          <v:shape id="_x0000_i2041" type="#_x0000_t75" style="width:204pt;height:18pt" o:ole="">
            <v:imagedata r:id="rId1937" o:title=""/>
          </v:shape>
          <o:OLEObject Type="Embed" ProgID="Equation.3" ShapeID="_x0000_i2041" DrawAspect="Content" ObjectID="_1783090341" r:id="rId1938"/>
        </w:object>
      </w:r>
      <w:r>
        <w:tab/>
        <w:t>(</w:t>
      </w:r>
      <w:fldSimple w:instr=" SEQ eqn \* MERGEFORMAT ">
        <w:r>
          <w:t>1944</w:t>
        </w:r>
      </w:fldSimple>
      <w:r>
        <w:t>)</w:t>
      </w:r>
    </w:p>
    <w:p w:rsidR="00E76ED5" w:rsidRDefault="00E76ED5" w:rsidP="00E76ED5">
      <w:pPr>
        <w:ind w:leftChars="142" w:left="284"/>
        <w:rPr>
          <w:rFonts w:hint="eastAsia"/>
          <w:lang w:eastAsia="zh-CN"/>
        </w:rPr>
      </w:pPr>
      <w:r>
        <w:rPr>
          <w:lang w:eastAsia="zh-CN"/>
        </w:rPr>
        <w:t>T</w:t>
      </w:r>
      <w:r>
        <w:rPr>
          <w:rFonts w:hint="eastAsia"/>
          <w:lang w:eastAsia="zh-CN"/>
        </w:rPr>
        <w:t>hen, fade out the predicted envelope of the SHB signal frame by frame as follows:</w:t>
      </w:r>
    </w:p>
    <w:p w:rsidR="00E76ED5" w:rsidRDefault="00E76ED5" w:rsidP="00E76ED5">
      <w:pPr>
        <w:pStyle w:val="EQ"/>
        <w:rPr>
          <w:rFonts w:hint="eastAsia"/>
          <w:lang w:eastAsia="zh-CN"/>
        </w:rPr>
      </w:pPr>
      <w:r>
        <w:tab/>
      </w:r>
      <w:r w:rsidRPr="00776F99">
        <w:rPr>
          <w:position w:val="-10"/>
        </w:rPr>
        <w:object w:dxaOrig="3200" w:dyaOrig="360">
          <v:shape id="_x0000_i2042" type="#_x0000_t75" style="width:160.15pt;height:18pt" o:ole="">
            <v:imagedata r:id="rId1939" o:title=""/>
          </v:shape>
          <o:OLEObject Type="Embed" ProgID="Equation.3" ShapeID="_x0000_i2042" DrawAspect="Content" ObjectID="_1783090342" r:id="rId1940"/>
        </w:object>
      </w:r>
      <w:r>
        <w:tab/>
        <w:t>(</w:t>
      </w:r>
      <w:fldSimple w:instr=" SEQ eqn \* MERGEFORMAT ">
        <w:r>
          <w:t>1945</w:t>
        </w:r>
      </w:fldSimple>
      <w:r>
        <w:t>)</w:t>
      </w:r>
    </w:p>
    <w:p w:rsidR="00E76ED5" w:rsidRDefault="00E76ED5" w:rsidP="00E76ED5">
      <w:pPr>
        <w:pStyle w:val="Heading5"/>
        <w:rPr>
          <w:rFonts w:hint="eastAsia"/>
          <w:lang w:eastAsia="zh-CN"/>
        </w:rPr>
      </w:pPr>
      <w:r>
        <w:rPr>
          <w:rFonts w:hint="eastAsia"/>
          <w:lang w:eastAsia="zh-CN"/>
        </w:rPr>
        <w:t>6</w:t>
      </w:r>
      <w:r>
        <w:t>.</w:t>
      </w:r>
      <w:r>
        <w:rPr>
          <w:rFonts w:hint="eastAsia"/>
          <w:lang w:eastAsia="zh-CN"/>
        </w:rPr>
        <w:t>3</w:t>
      </w:r>
      <w:r>
        <w:t>.</w:t>
      </w:r>
      <w:r>
        <w:rPr>
          <w:rFonts w:hint="eastAsia"/>
          <w:lang w:eastAsia="zh-CN"/>
        </w:rPr>
        <w:t>7</w:t>
      </w:r>
      <w:r>
        <w:t>.</w:t>
      </w:r>
      <w:r>
        <w:rPr>
          <w:rFonts w:hint="eastAsia"/>
          <w:lang w:val="en-US" w:eastAsia="zh-CN"/>
        </w:rPr>
        <w:t>2</w:t>
      </w:r>
      <w:r w:rsidRPr="00817163">
        <w:rPr>
          <w:rFonts w:eastAsia="MS Mincho"/>
        </w:rPr>
        <w:t>.</w:t>
      </w:r>
      <w:r>
        <w:rPr>
          <w:rFonts w:hint="eastAsia"/>
          <w:lang w:eastAsia="zh-CN"/>
        </w:rPr>
        <w:t>3</w:t>
      </w:r>
      <w:r w:rsidRPr="00817163">
        <w:rPr>
          <w:rFonts w:eastAsia="MS Mincho"/>
        </w:rPr>
        <w:tab/>
      </w:r>
      <w:r>
        <w:rPr>
          <w:rFonts w:hint="eastAsia"/>
          <w:lang w:eastAsia="zh-CN"/>
        </w:rPr>
        <w:t>MDCT core</w:t>
      </w:r>
    </w:p>
    <w:p w:rsidR="00E76ED5" w:rsidRDefault="00E76ED5" w:rsidP="00E76ED5">
      <w:pPr>
        <w:rPr>
          <w:rFonts w:hint="eastAsia"/>
          <w:lang w:eastAsia="zh-CN"/>
        </w:rPr>
      </w:pPr>
      <w:r>
        <w:rPr>
          <w:lang w:eastAsia="zh-CN"/>
        </w:rPr>
        <w:t>F</w:t>
      </w:r>
      <w:r>
        <w:rPr>
          <w:rFonts w:hint="eastAsia"/>
          <w:lang w:eastAsia="zh-CN"/>
        </w:rPr>
        <w:t>or low bit rate core:</w:t>
      </w:r>
      <w:r w:rsidRPr="00C42B63">
        <w:rPr>
          <w:rFonts w:hint="eastAsia"/>
          <w:lang w:eastAsia="zh-CN"/>
        </w:rPr>
        <w:t xml:space="preserve"> </w:t>
      </w:r>
      <w:r>
        <w:rPr>
          <w:rFonts w:hint="eastAsia"/>
          <w:lang w:eastAsia="zh-CN"/>
        </w:rPr>
        <w:t xml:space="preserve">predict the envelopes of the upper band from the 2 decoded highest frequency envelopes and the average </w:t>
      </w:r>
      <w:r>
        <w:rPr>
          <w:lang w:eastAsia="zh-CN"/>
        </w:rPr>
        <w:t>envelope</w:t>
      </w:r>
      <w:r>
        <w:rPr>
          <w:rFonts w:hint="eastAsia"/>
          <w:lang w:eastAsia="zh-CN"/>
        </w:rPr>
        <w:t xml:space="preserve"> of all the decoded </w:t>
      </w:r>
      <w:r>
        <w:rPr>
          <w:lang w:eastAsia="zh-CN"/>
        </w:rPr>
        <w:t>envelopes</w:t>
      </w:r>
      <w:r>
        <w:rPr>
          <w:rFonts w:hint="eastAsia"/>
          <w:lang w:eastAsia="zh-CN"/>
        </w:rPr>
        <w:t xml:space="preserve">, and reconstruct he normalized coefficients by random noise. </w:t>
      </w:r>
      <w:r>
        <w:rPr>
          <w:lang w:eastAsia="zh-CN"/>
        </w:rPr>
        <w:t>A</w:t>
      </w:r>
      <w:r>
        <w:rPr>
          <w:rFonts w:hint="eastAsia"/>
          <w:lang w:eastAsia="zh-CN"/>
        </w:rPr>
        <w:t>nd then the MDCT coefficients of the upper band are reconstructed by the envelopes and the normalized coefficients.</w:t>
      </w:r>
    </w:p>
    <w:p w:rsidR="00E76ED5" w:rsidRDefault="00E76ED5" w:rsidP="00E76ED5">
      <w:pPr>
        <w:rPr>
          <w:rFonts w:hint="eastAsia"/>
          <w:lang w:eastAsia="zh-CN"/>
        </w:rPr>
      </w:pPr>
      <w:r>
        <w:rPr>
          <w:lang w:eastAsia="zh-CN"/>
        </w:rPr>
        <w:t>F</w:t>
      </w:r>
      <w:r>
        <w:rPr>
          <w:rFonts w:hint="eastAsia"/>
          <w:lang w:eastAsia="zh-CN"/>
        </w:rPr>
        <w:t>or high bit rate core: for transient mode, p</w:t>
      </w:r>
      <w:r w:rsidRPr="00034592">
        <w:rPr>
          <w:rFonts w:hint="eastAsia"/>
          <w:lang w:eastAsia="zh-CN"/>
        </w:rPr>
        <w:t>redict</w:t>
      </w:r>
      <w:r>
        <w:rPr>
          <w:rFonts w:hint="eastAsia"/>
          <w:lang w:eastAsia="zh-CN"/>
        </w:rPr>
        <w:t xml:space="preserve"> the envelopes by the 20 decoded highest frequency coefficients; and for non-transient mode, predict the envelopes by the 2 decoded highest frequency envelopes. </w:t>
      </w:r>
      <w:r>
        <w:rPr>
          <w:lang w:eastAsia="zh-CN"/>
        </w:rPr>
        <w:t>T</w:t>
      </w:r>
      <w:r>
        <w:rPr>
          <w:rFonts w:hint="eastAsia"/>
          <w:lang w:eastAsia="zh-CN"/>
        </w:rPr>
        <w:t>he normalized coefficients are predicted by random noise or by weighting the random noise and the decoded low frequency coefficients.</w:t>
      </w:r>
      <w:r w:rsidRPr="00767128">
        <w:rPr>
          <w:lang w:eastAsia="zh-CN"/>
        </w:rPr>
        <w:t xml:space="preserve"> </w:t>
      </w:r>
      <w:r>
        <w:rPr>
          <w:lang w:eastAsia="zh-CN"/>
        </w:rPr>
        <w:t>A</w:t>
      </w:r>
      <w:r>
        <w:rPr>
          <w:rFonts w:hint="eastAsia"/>
          <w:lang w:eastAsia="zh-CN"/>
        </w:rPr>
        <w:t>nd then the MDCT coefficients of the upper band are reconstructed by the envelopes and the normalized coefficients.</w:t>
      </w:r>
    </w:p>
    <w:p w:rsidR="00E76ED5" w:rsidRPr="00820B21" w:rsidRDefault="00E76ED5" w:rsidP="00E76ED5">
      <w:pPr>
        <w:pStyle w:val="Heading4"/>
        <w:rPr>
          <w:rFonts w:hint="eastAsia"/>
          <w:lang w:val="de-DE" w:eastAsia="zh-CN"/>
        </w:rPr>
      </w:pPr>
      <w:r>
        <w:rPr>
          <w:rFonts w:hint="eastAsia"/>
          <w:lang w:eastAsia="zh-CN"/>
        </w:rPr>
        <w:t>6</w:t>
      </w:r>
      <w:r>
        <w:t>.</w:t>
      </w:r>
      <w:r>
        <w:rPr>
          <w:rFonts w:hint="eastAsia"/>
          <w:lang w:eastAsia="zh-CN"/>
        </w:rPr>
        <w:t>3</w:t>
      </w:r>
      <w:r>
        <w:t>.</w:t>
      </w:r>
      <w:r>
        <w:rPr>
          <w:rFonts w:hint="eastAsia"/>
          <w:lang w:eastAsia="zh-CN"/>
        </w:rPr>
        <w:t>7</w:t>
      </w:r>
      <w:r>
        <w:t>.</w:t>
      </w:r>
      <w:r>
        <w:rPr>
          <w:rFonts w:hint="eastAsia"/>
          <w:lang w:eastAsia="zh-CN"/>
        </w:rPr>
        <w:t>3</w:t>
      </w:r>
      <w:r>
        <w:tab/>
      </w:r>
      <w:r>
        <w:rPr>
          <w:rFonts w:hint="eastAsia"/>
          <w:lang w:eastAsia="zh-CN"/>
        </w:rPr>
        <w:t>W</w:t>
      </w:r>
      <w:r>
        <w:rPr>
          <w:lang w:eastAsia="zh-CN"/>
        </w:rPr>
        <w:t>ideband</w:t>
      </w:r>
      <w:r>
        <w:rPr>
          <w:rFonts w:hint="eastAsia"/>
          <w:lang w:eastAsia="zh-CN"/>
        </w:rPr>
        <w:t xml:space="preserve"> switching to s</w:t>
      </w:r>
      <w:r>
        <w:rPr>
          <w:lang w:eastAsia="zh-CN"/>
        </w:rPr>
        <w:t xml:space="preserve">uper </w:t>
      </w:r>
      <w:r>
        <w:rPr>
          <w:rFonts w:hint="eastAsia"/>
          <w:lang w:eastAsia="zh-CN"/>
        </w:rPr>
        <w:t>wideband</w:t>
      </w:r>
    </w:p>
    <w:p w:rsidR="00E76ED5" w:rsidRPr="00141D1B" w:rsidRDefault="00E76ED5" w:rsidP="00E76ED5">
      <w:r>
        <w:rPr>
          <w:lang w:eastAsia="zh-CN"/>
        </w:rPr>
        <w:t xml:space="preserve">In the case of switching from wideband to super wideband </w:t>
      </w:r>
      <w:r>
        <w:rPr>
          <w:rFonts w:hint="eastAsia"/>
          <w:lang w:eastAsia="zh-CN"/>
        </w:rPr>
        <w:t xml:space="preserve">for multi-mode FD BWE or </w:t>
      </w:r>
      <w:r>
        <w:rPr>
          <w:lang w:eastAsia="zh-CN"/>
        </w:rPr>
        <w:t xml:space="preserve">the </w:t>
      </w:r>
      <w:r>
        <w:rPr>
          <w:rFonts w:hint="eastAsia"/>
          <w:lang w:eastAsia="zh-CN"/>
        </w:rPr>
        <w:t>MDCT core</w:t>
      </w:r>
      <w:r w:rsidRPr="00DB0935">
        <w:rPr>
          <w:rFonts w:hint="eastAsia"/>
          <w:lang w:eastAsia="zh-CN"/>
        </w:rPr>
        <w:t xml:space="preserve"> the coefficients</w:t>
      </w:r>
      <w:r>
        <w:rPr>
          <w:rFonts w:hint="eastAsia"/>
          <w:lang w:eastAsia="zh-CN"/>
        </w:rPr>
        <w:t xml:space="preserve"> in </w:t>
      </w:r>
      <w:r>
        <w:rPr>
          <w:lang w:eastAsia="zh-CN"/>
        </w:rPr>
        <w:t xml:space="preserve">the </w:t>
      </w:r>
      <w:r>
        <w:rPr>
          <w:rFonts w:hint="eastAsia"/>
          <w:lang w:eastAsia="zh-CN"/>
        </w:rPr>
        <w:t>frequency domain</w:t>
      </w:r>
      <w:r>
        <w:rPr>
          <w:lang w:eastAsia="zh-CN"/>
        </w:rPr>
        <w:t xml:space="preserve"> are faded using the </w:t>
      </w:r>
      <w:r w:rsidRPr="00DB0935">
        <w:rPr>
          <w:rFonts w:hint="eastAsia"/>
          <w:lang w:eastAsia="zh-CN"/>
        </w:rPr>
        <w:t>factor</w:t>
      </w:r>
      <w:r w:rsidRPr="00DB0935">
        <w:rPr>
          <w:position w:val="-10"/>
          <w:lang w:eastAsia="zh-CN"/>
        </w:rPr>
        <w:object w:dxaOrig="1180" w:dyaOrig="300">
          <v:shape id="_x0000_i2043" type="#_x0000_t75" style="width:58.9pt;height:15pt" o:ole="">
            <v:imagedata r:id="rId1941" o:title=""/>
          </v:shape>
          <o:OLEObject Type="Embed" ProgID="Equation.3" ShapeID="_x0000_i2043" DrawAspect="Content" ObjectID="_1783090343" r:id="rId1942"/>
        </w:object>
      </w:r>
      <w:r>
        <w:rPr>
          <w:lang w:eastAsia="zh-CN"/>
        </w:rPr>
        <w:t>. When operating with TBE, the</w:t>
      </w:r>
      <w:r>
        <w:rPr>
          <w:rFonts w:hint="eastAsia"/>
          <w:lang w:eastAsia="zh-CN"/>
        </w:rPr>
        <w:t xml:space="preserve"> global gain in </w:t>
      </w:r>
      <w:r>
        <w:rPr>
          <w:lang w:eastAsia="zh-CN"/>
        </w:rPr>
        <w:t xml:space="preserve">the </w:t>
      </w:r>
      <w:r>
        <w:rPr>
          <w:rFonts w:hint="eastAsia"/>
          <w:lang w:eastAsia="zh-CN"/>
        </w:rPr>
        <w:t xml:space="preserve">temporal domain </w:t>
      </w:r>
      <w:r>
        <w:rPr>
          <w:lang w:eastAsia="zh-CN"/>
        </w:rPr>
        <w:t>is faded using the same factor</w:t>
      </w:r>
      <w:r w:rsidRPr="00635308">
        <w:rPr>
          <w:lang w:eastAsia="zh-CN"/>
        </w:rPr>
        <w:t xml:space="preserve"> </w:t>
      </w:r>
      <w:r w:rsidRPr="00DB0935">
        <w:rPr>
          <w:position w:val="-10"/>
          <w:lang w:eastAsia="zh-CN"/>
        </w:rPr>
        <w:object w:dxaOrig="1180" w:dyaOrig="300">
          <v:shape id="_x0000_i2044" type="#_x0000_t75" style="width:58.9pt;height:15pt" o:ole="">
            <v:imagedata r:id="rId1941" o:title=""/>
          </v:shape>
          <o:OLEObject Type="Embed" ProgID="Equation.3" ShapeID="_x0000_i2044" DrawAspect="Content" ObjectID="_1783090344" r:id="rId1943"/>
        </w:object>
      </w:r>
      <w:r>
        <w:rPr>
          <w:lang w:eastAsia="zh-CN"/>
        </w:rPr>
        <w:t>.</w:t>
      </w:r>
    </w:p>
    <w:p w:rsidR="00E76ED5" w:rsidRDefault="00E76ED5" w:rsidP="00E76ED5">
      <w:pPr>
        <w:pStyle w:val="Heading2"/>
        <w:rPr>
          <w:lang w:val="en-GB"/>
        </w:rPr>
      </w:pPr>
      <w:bookmarkStart w:id="1031" w:name="_Toc393281319"/>
      <w:bookmarkStart w:id="1032" w:name="_Toc393306314"/>
      <w:bookmarkStart w:id="1033" w:name="_Toc393628493"/>
      <w:bookmarkStart w:id="1034" w:name="_Toc393726430"/>
      <w:bookmarkStart w:id="1035" w:name="_Toc394068032"/>
      <w:r>
        <w:t>6.</w:t>
      </w:r>
      <w:r>
        <w:rPr>
          <w:lang w:val="en-GB"/>
        </w:rPr>
        <w:t>4</w:t>
      </w:r>
      <w:r>
        <w:tab/>
        <w:t>De-emphasis</w:t>
      </w:r>
      <w:bookmarkEnd w:id="1031"/>
      <w:bookmarkEnd w:id="1032"/>
      <w:bookmarkEnd w:id="1033"/>
      <w:bookmarkEnd w:id="1034"/>
      <w:bookmarkEnd w:id="1035"/>
    </w:p>
    <w:p w:rsidR="00E76ED5" w:rsidRDefault="00E76ED5" w:rsidP="00E76ED5">
      <w:r>
        <w:t>The reverse of the filtering process described in subclause 5.1.4 is performed at the output of the decoder.</w:t>
      </w:r>
    </w:p>
    <w:p w:rsidR="00E76ED5" w:rsidRDefault="00E76ED5" w:rsidP="00E76ED5">
      <w:pPr>
        <w:pStyle w:val="EQ"/>
      </w:pPr>
      <w:bookmarkStart w:id="1036" w:name="_Toc393281320"/>
      <w:bookmarkStart w:id="1037" w:name="_Toc393306315"/>
      <w:bookmarkStart w:id="1038" w:name="_Toc393628494"/>
      <w:bookmarkStart w:id="1039" w:name="_Toc393726431"/>
      <w:bookmarkStart w:id="1040" w:name="_Toc394068033"/>
      <w:r>
        <w:tab/>
      </w:r>
      <w:r w:rsidRPr="0004278D">
        <w:rPr>
          <w:position w:val="-30"/>
        </w:rPr>
        <w:object w:dxaOrig="2940" w:dyaOrig="560">
          <v:shape id="_x0000_i2045" type="#_x0000_t75" style="width:147pt;height:28.15pt" o:ole="">
            <v:imagedata r:id="rId1944" o:title=""/>
          </v:shape>
          <o:OLEObject Type="Embed" ProgID="Equation.3" ShapeID="_x0000_i2045" DrawAspect="Content" ObjectID="_1783090345" r:id="rId1945"/>
        </w:object>
      </w:r>
      <w:r>
        <w:tab/>
        <w:t>(</w:t>
      </w:r>
      <w:fldSimple w:instr=" SEQ eqn \* MERGEFORMAT ">
        <w:r>
          <w:t>1946</w:t>
        </w:r>
      </w:fldSimple>
      <w:r>
        <w:t>)</w:t>
      </w:r>
    </w:p>
    <w:p w:rsidR="00E76ED5" w:rsidRDefault="00E76ED5" w:rsidP="00E76ED5">
      <w:r>
        <w:t xml:space="preserve">where </w:t>
      </w:r>
      <w:r w:rsidRPr="006D683D">
        <w:rPr>
          <w:position w:val="-14"/>
        </w:rPr>
        <w:object w:dxaOrig="900" w:dyaOrig="340">
          <v:shape id="_x0000_i2046" type="#_x0000_t75" style="width:45pt;height:16.9pt" o:ole="">
            <v:imagedata r:id="rId1946" o:title=""/>
          </v:shape>
          <o:OLEObject Type="Embed" ProgID="Equation.3" ShapeID="_x0000_i2046" DrawAspect="Content" ObjectID="_1783090346" r:id="rId1947"/>
        </w:object>
      </w:r>
      <w:r>
        <w:t xml:space="preserve"> is the de-emphasis factor which is set according to the sample rate and core type as described in subclause 5.1.4.</w:t>
      </w:r>
    </w:p>
    <w:p w:rsidR="00E76ED5" w:rsidRDefault="00E76ED5" w:rsidP="00E76ED5">
      <w:pPr>
        <w:pStyle w:val="Heading2"/>
        <w:rPr>
          <w:lang w:val="en-GB"/>
        </w:rPr>
      </w:pPr>
      <w:r>
        <w:t>6.</w:t>
      </w:r>
      <w:r>
        <w:rPr>
          <w:lang w:val="en-GB"/>
        </w:rPr>
        <w:t>5</w:t>
      </w:r>
      <w:r>
        <w:tab/>
        <w:t>Resampling to the output sampling frequency</w:t>
      </w:r>
      <w:bookmarkEnd w:id="1036"/>
      <w:bookmarkEnd w:id="1037"/>
      <w:bookmarkEnd w:id="1038"/>
      <w:bookmarkEnd w:id="1039"/>
      <w:bookmarkEnd w:id="1040"/>
    </w:p>
    <w:p w:rsidR="00E76ED5" w:rsidRPr="0074748A" w:rsidRDefault="009C0BF7" w:rsidP="00E76ED5">
      <w:r w:rsidRPr="00F07F3D">
        <w:t xml:space="preserve">The CELP and MDCT </w:t>
      </w:r>
      <w:r>
        <w:t>de</w:t>
      </w:r>
      <w:r w:rsidRPr="00F07F3D">
        <w:t xml:space="preserve">coder </w:t>
      </w:r>
      <w:r>
        <w:t xml:space="preserve">output </w:t>
      </w:r>
      <w:r w:rsidRPr="00F07F3D">
        <w:t>signal</w:t>
      </w:r>
      <w:r>
        <w:t>s</w:t>
      </w:r>
      <w:r w:rsidRPr="00F07F3D">
        <w:t xml:space="preserve"> </w:t>
      </w:r>
      <w:r>
        <w:t xml:space="preserve">are </w:t>
      </w:r>
      <w:r w:rsidRPr="00F07F3D">
        <w:t>sample rate conver</w:t>
      </w:r>
      <w:r>
        <w:t>ted</w:t>
      </w:r>
      <w:r w:rsidRPr="00F07F3D">
        <w:t>, depending on the selected output sample rate</w:t>
      </w:r>
      <w:r>
        <w:t xml:space="preserve">, i.e. 8 kHz, 16 kHz, 32 kHz or 48 kHz. </w:t>
      </w:r>
      <w:r w:rsidRPr="00F07F3D">
        <w:t>The CELP signal is resampled by the CLDFB, while the MDCT part is resampled by its f</w:t>
      </w:r>
      <w:r>
        <w:t>requency to time transformation</w:t>
      </w:r>
      <w:r w:rsidR="00E76ED5">
        <w:t>.</w:t>
      </w:r>
    </w:p>
    <w:p w:rsidR="00E76ED5" w:rsidRDefault="00E76ED5" w:rsidP="00E76ED5">
      <w:pPr>
        <w:pStyle w:val="Heading2"/>
      </w:pPr>
      <w:bookmarkStart w:id="1041" w:name="_Toc393281321"/>
      <w:bookmarkStart w:id="1042" w:name="_Toc393306316"/>
      <w:bookmarkStart w:id="1043" w:name="_Toc393628495"/>
      <w:bookmarkStart w:id="1044" w:name="_Toc393726432"/>
      <w:bookmarkStart w:id="1045" w:name="_Toc394068034"/>
      <w:r>
        <w:t>6.</w:t>
      </w:r>
      <w:r>
        <w:rPr>
          <w:lang w:val="en-GB"/>
        </w:rPr>
        <w:t>6</w:t>
      </w:r>
      <w:r>
        <w:tab/>
        <w:t>Decoding of frame erasure concealment side information</w:t>
      </w:r>
      <w:bookmarkEnd w:id="1041"/>
      <w:bookmarkEnd w:id="1042"/>
      <w:bookmarkEnd w:id="1043"/>
      <w:bookmarkEnd w:id="1044"/>
      <w:bookmarkEnd w:id="1045"/>
    </w:p>
    <w:p w:rsidR="00E76ED5" w:rsidRDefault="00E76ED5" w:rsidP="00E76ED5">
      <w:r>
        <w:t>The parameters described in subclause 5.5 are decoded to aid in the error concealment procedure.</w:t>
      </w:r>
    </w:p>
    <w:p w:rsidR="00E76ED5" w:rsidRDefault="00E76ED5" w:rsidP="00E76ED5">
      <w:r>
        <w:t>These parameters are;</w:t>
      </w:r>
    </w:p>
    <w:p w:rsidR="00E76ED5" w:rsidRPr="00E52766" w:rsidRDefault="00E76ED5" w:rsidP="00E76ED5">
      <w:pPr>
        <w:pStyle w:val="B1"/>
        <w:numPr>
          <w:ilvl w:val="0"/>
          <w:numId w:val="31"/>
        </w:numPr>
      </w:pPr>
      <w:r w:rsidRPr="00E52766">
        <w:t>Signal classification parameter</w:t>
      </w:r>
    </w:p>
    <w:p w:rsidR="00E76ED5" w:rsidRPr="00E52766" w:rsidRDefault="00E76ED5" w:rsidP="00E76ED5">
      <w:pPr>
        <w:pStyle w:val="B1"/>
        <w:numPr>
          <w:ilvl w:val="0"/>
          <w:numId w:val="31"/>
        </w:numPr>
      </w:pPr>
      <w:r w:rsidRPr="00E52766">
        <w:t>Energy information</w:t>
      </w:r>
    </w:p>
    <w:p w:rsidR="00E76ED5" w:rsidRPr="00E52766" w:rsidRDefault="00E76ED5" w:rsidP="00E76ED5">
      <w:pPr>
        <w:pStyle w:val="B1"/>
        <w:numPr>
          <w:ilvl w:val="0"/>
          <w:numId w:val="31"/>
        </w:numPr>
      </w:pPr>
      <w:r w:rsidRPr="00E52766">
        <w:t>Phase control information</w:t>
      </w:r>
    </w:p>
    <w:p w:rsidR="00E76ED5" w:rsidRPr="00E52766" w:rsidRDefault="00E76ED5" w:rsidP="00E76ED5">
      <w:pPr>
        <w:pStyle w:val="B1"/>
        <w:numPr>
          <w:ilvl w:val="0"/>
          <w:numId w:val="31"/>
        </w:numPr>
      </w:pPr>
      <w:r w:rsidRPr="00E52766">
        <w:t>Pich lag information</w:t>
      </w:r>
    </w:p>
    <w:p w:rsidR="00E76ED5" w:rsidRPr="00E52766" w:rsidRDefault="00E76ED5" w:rsidP="00E76ED5">
      <w:pPr>
        <w:pStyle w:val="B1"/>
        <w:numPr>
          <w:ilvl w:val="0"/>
          <w:numId w:val="31"/>
        </w:numPr>
      </w:pPr>
      <w:r w:rsidRPr="00E52766">
        <w:t>Spectral envelope diffuser</w:t>
      </w:r>
    </w:p>
    <w:p w:rsidR="00A441D5" w:rsidRDefault="00E76ED5" w:rsidP="00E76ED5">
      <w:r>
        <w:t>For more information how these parameters are employed, refer to subclause 5.3.3 of [6].</w:t>
      </w:r>
    </w:p>
    <w:p w:rsidR="00E76ED5" w:rsidRPr="00E356FC" w:rsidRDefault="00E76ED5" w:rsidP="00E76ED5">
      <w:pPr>
        <w:pStyle w:val="Heading2"/>
        <w:rPr>
          <w:lang w:val="en-GB"/>
        </w:rPr>
      </w:pPr>
      <w:bookmarkStart w:id="1046" w:name="_Toc392791811"/>
      <w:bookmarkStart w:id="1047" w:name="_Toc394347362"/>
      <w:r>
        <w:t>6.7</w:t>
      </w:r>
      <w:r>
        <w:tab/>
        <w:t>Decoding in DTX/CNG operation</w:t>
      </w:r>
      <w:bookmarkStart w:id="1048" w:name="_Toc392791812"/>
      <w:bookmarkEnd w:id="1046"/>
      <w:bookmarkEnd w:id="1047"/>
    </w:p>
    <w:p w:rsidR="00E76ED5" w:rsidRDefault="00E76ED5" w:rsidP="00E76ED5">
      <w:pPr>
        <w:pStyle w:val="Heading3"/>
      </w:pPr>
      <w:bookmarkStart w:id="1049" w:name="_Toc394347363"/>
      <w:r>
        <w:t>6</w:t>
      </w:r>
      <w:r w:rsidRPr="00003BFB">
        <w:t>.</w:t>
      </w:r>
      <w:r>
        <w:t>7</w:t>
      </w:r>
      <w:r w:rsidRPr="00003BFB">
        <w:t>.1</w:t>
      </w:r>
      <w:r w:rsidRPr="00003BFB">
        <w:tab/>
        <w:t>Overview</w:t>
      </w:r>
      <w:bookmarkEnd w:id="1048"/>
      <w:bookmarkEnd w:id="1049"/>
    </w:p>
    <w:p w:rsidR="00E76ED5" w:rsidRDefault="00E76ED5" w:rsidP="00E76ED5">
      <w:pPr>
        <w:rPr>
          <w:lang w:eastAsia="zh-CN"/>
        </w:rPr>
      </w:pPr>
      <w:bookmarkStart w:id="1050" w:name="_Toc392791813"/>
      <w:bookmarkStart w:id="1051" w:name="_Toc394347364"/>
      <w:r>
        <w:t xml:space="preserve">When the decoder is in the </w:t>
      </w:r>
      <w:r w:rsidRPr="00E356FC">
        <w:t>CNG</w:t>
      </w:r>
      <w:r>
        <w:t xml:space="preserve"> operation</w:t>
      </w:r>
      <w:r>
        <w:rPr>
          <w:rFonts w:hint="eastAsia"/>
          <w:lang w:eastAsia="zh-CN"/>
        </w:rPr>
        <w:t xml:space="preserve">, the first bit </w:t>
      </w:r>
      <w:r>
        <w:rPr>
          <w:lang w:eastAsia="zh-CN"/>
        </w:rPr>
        <w:t>in the</w:t>
      </w:r>
      <w:r>
        <w:rPr>
          <w:rFonts w:hint="eastAsia"/>
          <w:lang w:eastAsia="zh-CN"/>
        </w:rPr>
        <w:t xml:space="preserve"> SID frame is decoded to point to the CNG mode in which the decoder will be operating. In the LP-CNG mode, excitation(s) and synthesis filter(s) are calculated from the decoded CN parameters, and the comfort noise is synthesized by a LP synthesis approach.</w:t>
      </w:r>
    </w:p>
    <w:p w:rsidR="00E76ED5" w:rsidRDefault="00E76ED5" w:rsidP="00E76ED5">
      <w:pPr>
        <w:rPr>
          <w:lang w:eastAsia="zh-CN"/>
        </w:rPr>
      </w:pPr>
      <w:r>
        <w:rPr>
          <w:rFonts w:hint="eastAsia"/>
          <w:lang w:eastAsia="zh-CN"/>
        </w:rPr>
        <w:t xml:space="preserve">In the FD-CNG mode, </w:t>
      </w:r>
      <w:r>
        <w:rPr>
          <w:lang w:eastAsia="zh-CN"/>
        </w:rPr>
        <w:t>a spectral envelope is generated with the help of the energy level information decoded from the SID data. The spectral envelope is refined by a noise estimator running during active frames. The resulting envelope determines the actual comfort noise which is rendered inside different frequency domains, such as MDCT, FFT or CLDFB and finally transformed to time-domain.</w:t>
      </w:r>
    </w:p>
    <w:p w:rsidR="00E76ED5" w:rsidRPr="005C2D3B" w:rsidRDefault="00E76ED5" w:rsidP="00E76ED5">
      <w:pPr>
        <w:rPr>
          <w:rFonts w:hint="eastAsia"/>
          <w:lang w:val="x-none" w:eastAsia="zh-CN"/>
        </w:rPr>
      </w:pPr>
      <w:r>
        <w:rPr>
          <w:rFonts w:hint="eastAsia"/>
          <w:lang w:eastAsia="zh-CN"/>
        </w:rPr>
        <w:t>Subsequent subclauses describe the respect LP-CNG decoding and FD-CNG decoding in details.</w:t>
      </w:r>
    </w:p>
    <w:p w:rsidR="00E76ED5" w:rsidRDefault="00E76ED5" w:rsidP="00E76ED5">
      <w:pPr>
        <w:pStyle w:val="Heading3"/>
      </w:pPr>
      <w:r>
        <w:t>6</w:t>
      </w:r>
      <w:r w:rsidRPr="00003BFB">
        <w:t>.</w:t>
      </w:r>
      <w:r>
        <w:t>7</w:t>
      </w:r>
      <w:r w:rsidRPr="00003BFB">
        <w:t>.</w:t>
      </w:r>
      <w:r>
        <w:t>2</w:t>
      </w:r>
      <w:r w:rsidRPr="00003BFB">
        <w:tab/>
      </w:r>
      <w:r>
        <w:t>Decoding for LP-CNG</w:t>
      </w:r>
      <w:bookmarkEnd w:id="1050"/>
      <w:bookmarkEnd w:id="1051"/>
    </w:p>
    <w:p w:rsidR="00E76ED5" w:rsidRPr="00E356FC" w:rsidRDefault="00E76ED5" w:rsidP="00E76ED5">
      <w:pPr>
        <w:pStyle w:val="Heading4"/>
      </w:pPr>
      <w:bookmarkStart w:id="1052" w:name="_Toc392791814"/>
      <w:bookmarkStart w:id="1053" w:name="_Toc394347365"/>
      <w:r w:rsidRPr="00E356FC">
        <w:t>6.7.2.1</w:t>
      </w:r>
      <w:r w:rsidRPr="00E356FC">
        <w:tab/>
        <w:t>LP-CNG decoding Overview</w:t>
      </w:r>
      <w:bookmarkEnd w:id="1053"/>
    </w:p>
    <w:p w:rsidR="00CB251B" w:rsidRPr="00E356FC" w:rsidRDefault="00CB251B" w:rsidP="00CB251B">
      <w:pPr>
        <w:rPr>
          <w:lang w:eastAsia="zh-CN"/>
        </w:rPr>
      </w:pPr>
      <w:bookmarkStart w:id="1054" w:name="_Toc393813437"/>
      <w:bookmarkStart w:id="1055" w:name="_Toc394347366"/>
      <w:r w:rsidRPr="00E356FC">
        <w:rPr>
          <w:lang w:eastAsia="zh-CN"/>
        </w:rPr>
        <w:t>When the decoder is in the LP-CNG operation, a procedure to synthesize a comfort noise signal is applied.</w:t>
      </w:r>
    </w:p>
    <w:p w:rsidR="00CB251B" w:rsidRPr="00A35B60" w:rsidRDefault="00CB251B" w:rsidP="00CB251B">
      <w:pPr>
        <w:rPr>
          <w:rFonts w:hint="eastAsia"/>
          <w:lang w:eastAsia="zh-CN"/>
        </w:rPr>
      </w:pPr>
      <w:r>
        <w:rPr>
          <w:rFonts w:hint="eastAsia"/>
          <w:lang w:eastAsia="zh-CN"/>
        </w:rPr>
        <w:t xml:space="preserve">For each received SID frame, the one bit indicating the bandwidth type of the SID frame is first decoded. WB SID frame is received if the bandwidth bit equals </w:t>
      </w:r>
      <w:r>
        <w:rPr>
          <w:lang w:eastAsia="zh-CN"/>
        </w:rPr>
        <w:t>“</w:t>
      </w:r>
      <w:r>
        <w:rPr>
          <w:rFonts w:hint="eastAsia"/>
          <w:lang w:eastAsia="zh-CN"/>
        </w:rPr>
        <w:t>0</w:t>
      </w:r>
      <w:r>
        <w:rPr>
          <w:lang w:eastAsia="zh-CN"/>
        </w:rPr>
        <w:t>”</w:t>
      </w:r>
      <w:r>
        <w:rPr>
          <w:rFonts w:hint="eastAsia"/>
          <w:lang w:eastAsia="zh-CN"/>
        </w:rPr>
        <w:t>, otherwise the SWB SID frame is received. The LP-CNG decoder only operates in WB mode</w:t>
      </w:r>
      <w:r w:rsidRPr="00831238">
        <w:rPr>
          <w:rFonts w:hint="eastAsia"/>
          <w:lang w:eastAsia="zh-CN"/>
        </w:rPr>
        <w:t xml:space="preserve"> </w:t>
      </w:r>
      <w:r>
        <w:rPr>
          <w:rFonts w:hint="eastAsia"/>
          <w:lang w:eastAsia="zh-CN"/>
        </w:rPr>
        <w:t xml:space="preserve">if no SWB SID frame has been received, in which case the comfort noise is only generated for low-band. Otherwise, the LP-CNG decoder will switch to SWB mode upon the receiving of the SWB SID frame. Since the </w:t>
      </w:r>
      <w:r>
        <w:rPr>
          <w:lang w:eastAsia="zh-CN"/>
        </w:rPr>
        <w:t>transmission</w:t>
      </w:r>
      <w:r>
        <w:rPr>
          <w:rFonts w:hint="eastAsia"/>
          <w:lang w:eastAsia="zh-CN"/>
        </w:rPr>
        <w:t xml:space="preserve"> of high-band CN parameter is not synchronized with the transmission of the low-band CN parameters, WB SID frames can be received even the LP-CNG decoder operates in SWB mode. In which case, the energy parameter for high-band CN synthesis is extrapolated from the low-band CN synthesis signal.  The low-band excitation energy is decoded from each LP-CNG SID frame based on which a smoothed low-band</w:t>
      </w:r>
      <w:r w:rsidR="007F415D">
        <w:rPr>
          <w:lang w:eastAsia="zh-CN"/>
        </w:rPr>
        <w:t xml:space="preserve"> </w:t>
      </w:r>
      <w:r>
        <w:rPr>
          <w:rFonts w:hint="eastAsia"/>
          <w:lang w:eastAsia="zh-CN"/>
        </w:rPr>
        <w:t xml:space="preserve">excitation energy used for low-band CNG synthesis is computed, as </w:t>
      </w:r>
      <w:r w:rsidRPr="00A35B60">
        <w:rPr>
          <w:rFonts w:hint="eastAsia"/>
          <w:lang w:eastAsia="zh-CN"/>
        </w:rPr>
        <w:t xml:space="preserve">described in subclause </w:t>
      </w:r>
      <w:r w:rsidRPr="00A35B60">
        <w:rPr>
          <w:lang w:eastAsia="zh-CN"/>
        </w:rPr>
        <w:t>6.7.2.1.3</w:t>
      </w:r>
      <w:r w:rsidRPr="00A35B60">
        <w:rPr>
          <w:rFonts w:hint="eastAsia"/>
          <w:lang w:eastAsia="zh-CN"/>
        </w:rPr>
        <w:t xml:space="preserve">. The low-band LSF vector is decoded from each LP-CNG SID frame then converted to LSP vector </w:t>
      </w:r>
      <w:r>
        <w:rPr>
          <w:rFonts w:hint="eastAsia"/>
          <w:lang w:eastAsia="zh-CN"/>
        </w:rPr>
        <w:t>based on which</w:t>
      </w:r>
      <w:r w:rsidRPr="00A35B60">
        <w:rPr>
          <w:rFonts w:hint="eastAsia"/>
          <w:lang w:eastAsia="zh-CN"/>
        </w:rPr>
        <w:t xml:space="preserve"> a smoothed LSP vector is computed then converted to LP coefficients to obtain the </w:t>
      </w:r>
      <w:r>
        <w:rPr>
          <w:rFonts w:hint="eastAsia"/>
          <w:lang w:eastAsia="zh-CN"/>
        </w:rPr>
        <w:t xml:space="preserve">low-band </w:t>
      </w:r>
      <w:r w:rsidRPr="00A35B60">
        <w:rPr>
          <w:rFonts w:hint="eastAsia"/>
          <w:lang w:eastAsia="zh-CN"/>
        </w:rPr>
        <w:t xml:space="preserve">CNG synthesis filter, as described in subclause </w:t>
      </w:r>
      <w:r w:rsidRPr="00A35B60">
        <w:rPr>
          <w:lang w:eastAsia="zh-CN"/>
        </w:rPr>
        <w:t>6.7.2.1.</w:t>
      </w:r>
      <w:r w:rsidRPr="00A35B60">
        <w:rPr>
          <w:rFonts w:hint="eastAsia"/>
          <w:lang w:eastAsia="zh-CN"/>
        </w:rPr>
        <w:t xml:space="preserve">4. If WB LP-CNG SID frame is received, the residual spectral envelope is decoded </w:t>
      </w:r>
      <w:r>
        <w:rPr>
          <w:rFonts w:hint="eastAsia"/>
          <w:lang w:eastAsia="zh-CN"/>
        </w:rPr>
        <w:t>based on which</w:t>
      </w:r>
      <w:r w:rsidRPr="00A35B60">
        <w:rPr>
          <w:rFonts w:hint="eastAsia"/>
          <w:lang w:eastAsia="zh-CN"/>
        </w:rPr>
        <w:t xml:space="preserve"> a smoothed residual spectral envelope is computed, as described in subclause </w:t>
      </w:r>
      <w:r w:rsidRPr="00A35B60">
        <w:rPr>
          <w:lang w:eastAsia="zh-CN"/>
        </w:rPr>
        <w:t>6.7.2.1.</w:t>
      </w:r>
      <w:r w:rsidRPr="00A35B60">
        <w:rPr>
          <w:rFonts w:hint="eastAsia"/>
          <w:lang w:eastAsia="zh-CN"/>
        </w:rPr>
        <w:t xml:space="preserve">5. A random excitation signal is generated from the smoothed </w:t>
      </w:r>
      <w:r>
        <w:rPr>
          <w:rFonts w:hint="eastAsia"/>
          <w:lang w:eastAsia="zh-CN"/>
        </w:rPr>
        <w:t>low-band</w:t>
      </w:r>
      <w:r w:rsidRPr="00A35B60">
        <w:rPr>
          <w:rFonts w:hint="eastAsia"/>
          <w:lang w:eastAsia="zh-CN"/>
        </w:rPr>
        <w:t xml:space="preserve"> excitation energy which is combined with a second excitation signal generated from the smoothed residual spectral envelope to form the final excitation signal for the low-band CNG synthesis, as described in subclause </w:t>
      </w:r>
      <w:r w:rsidRPr="00A35B60">
        <w:rPr>
          <w:lang w:eastAsia="zh-CN"/>
        </w:rPr>
        <w:t>6.7.2.1.</w:t>
      </w:r>
      <w:r w:rsidRPr="00A35B60">
        <w:rPr>
          <w:rFonts w:hint="eastAsia"/>
          <w:lang w:eastAsia="zh-CN"/>
        </w:rPr>
        <w:t>5. Low-band comfort noise is synthesized by filtering the low-band final excitation</w:t>
      </w:r>
      <w:r>
        <w:rPr>
          <w:rFonts w:hint="eastAsia"/>
          <w:lang w:eastAsia="zh-CN"/>
        </w:rPr>
        <w:t xml:space="preserve"> signal</w:t>
      </w:r>
      <w:r w:rsidRPr="00A35B60">
        <w:rPr>
          <w:rFonts w:hint="eastAsia"/>
          <w:lang w:eastAsia="zh-CN"/>
        </w:rPr>
        <w:t xml:space="preserve"> through the low-band</w:t>
      </w:r>
      <w:r>
        <w:rPr>
          <w:rFonts w:hint="eastAsia"/>
          <w:lang w:eastAsia="zh-CN"/>
        </w:rPr>
        <w:t xml:space="preserve"> CNG</w:t>
      </w:r>
      <w:r w:rsidRPr="00A35B60">
        <w:rPr>
          <w:rFonts w:hint="eastAsia"/>
          <w:lang w:eastAsia="zh-CN"/>
        </w:rPr>
        <w:t xml:space="preserve"> synthesis filter, as described in subclause </w:t>
      </w:r>
      <w:r w:rsidRPr="00A35B60">
        <w:rPr>
          <w:lang w:eastAsia="zh-CN"/>
        </w:rPr>
        <w:t>6.7.2.1.</w:t>
      </w:r>
      <w:r w:rsidRPr="00A35B60">
        <w:rPr>
          <w:rFonts w:hint="eastAsia"/>
          <w:lang w:eastAsia="zh-CN"/>
        </w:rPr>
        <w:t>6.</w:t>
      </w:r>
    </w:p>
    <w:p w:rsidR="00CB251B" w:rsidRDefault="00CB251B" w:rsidP="00CB251B">
      <w:pPr>
        <w:rPr>
          <w:rFonts w:hint="eastAsia"/>
          <w:lang w:eastAsia="zh-CN"/>
        </w:rPr>
      </w:pPr>
      <w:r w:rsidRPr="00A35B60">
        <w:rPr>
          <w:rFonts w:hint="eastAsia"/>
          <w:lang w:eastAsia="zh-CN"/>
        </w:rPr>
        <w:t xml:space="preserve">In subclause </w:t>
      </w:r>
      <w:r w:rsidRPr="00A35B60">
        <w:rPr>
          <w:lang w:eastAsia="zh-CN"/>
        </w:rPr>
        <w:t>6.7.2.1.</w:t>
      </w:r>
      <w:r w:rsidRPr="00A35B60">
        <w:rPr>
          <w:rFonts w:hint="eastAsia"/>
          <w:lang w:eastAsia="zh-CN"/>
        </w:rPr>
        <w:t xml:space="preserve">7, high-band decoding and synthesis is described if the decoder is operating in SWB mode. When SWB LP-CNG SID frame is received, the high-band energy </w:t>
      </w:r>
      <w:r>
        <w:rPr>
          <w:rFonts w:hint="eastAsia"/>
          <w:lang w:eastAsia="zh-CN"/>
        </w:rPr>
        <w:t xml:space="preserve">of the frame </w:t>
      </w:r>
      <w:r w:rsidRPr="00A35B60">
        <w:rPr>
          <w:rFonts w:hint="eastAsia"/>
          <w:lang w:eastAsia="zh-CN"/>
        </w:rPr>
        <w:t>is decoded from the SID frame</w:t>
      </w:r>
      <w:r>
        <w:rPr>
          <w:rFonts w:hint="eastAsia"/>
          <w:lang w:eastAsia="zh-CN"/>
        </w:rPr>
        <w:t>. For other types of received frames, that is the WB LP-CNG SID frames and the NO_DATA frames,</w:t>
      </w:r>
      <w:r w:rsidRPr="00A35B60">
        <w:rPr>
          <w:rFonts w:hint="eastAsia"/>
          <w:lang w:eastAsia="zh-CN"/>
        </w:rPr>
        <w:t xml:space="preserve"> </w:t>
      </w:r>
      <w:r>
        <w:rPr>
          <w:rFonts w:hint="eastAsia"/>
          <w:lang w:eastAsia="zh-CN"/>
        </w:rPr>
        <w:t xml:space="preserve">the high-band energy of the frame is generated locally at the decoder by extrapolating from the smoothed low-band energy of the frame which is obtained from the </w:t>
      </w:r>
      <w:r w:rsidRPr="00A35B60">
        <w:rPr>
          <w:rFonts w:hint="eastAsia"/>
          <w:lang w:eastAsia="zh-CN"/>
        </w:rPr>
        <w:t>low-band CNG synthesis</w:t>
      </w:r>
      <w:r>
        <w:rPr>
          <w:rFonts w:hint="eastAsia"/>
          <w:lang w:eastAsia="zh-CN"/>
        </w:rPr>
        <w:t xml:space="preserve"> together with a high-band to low-band energy ratio calculated at the las</w:t>
      </w:r>
      <w:r w:rsidRPr="00A35B60">
        <w:rPr>
          <w:rFonts w:hint="eastAsia"/>
          <w:lang w:eastAsia="zh-CN"/>
        </w:rPr>
        <w:t>t received SWB LP-CNG SID frame</w:t>
      </w:r>
      <w:r>
        <w:rPr>
          <w:rFonts w:hint="eastAsia"/>
          <w:lang w:eastAsia="zh-CN"/>
        </w:rPr>
        <w:t>.</w:t>
      </w:r>
      <w:r w:rsidRPr="00A35B60">
        <w:rPr>
          <w:rFonts w:hint="eastAsia"/>
          <w:lang w:eastAsia="zh-CN"/>
        </w:rPr>
        <w:t xml:space="preserve"> </w:t>
      </w:r>
      <w:r>
        <w:rPr>
          <w:rFonts w:hint="eastAsia"/>
          <w:lang w:eastAsia="zh-CN"/>
        </w:rPr>
        <w:t xml:space="preserve">The high-band energy of the frame is further smoothed in each frame to be used for final high-band CNG synthesis. </w:t>
      </w:r>
      <w:r>
        <w:rPr>
          <w:rFonts w:hint="eastAsia"/>
        </w:rPr>
        <w:t>F</w:t>
      </w:r>
      <w:r w:rsidRPr="00672914">
        <w:rPr>
          <w:lang w:eastAsia="zh-CN"/>
        </w:rPr>
        <w:t>or each CN frame</w:t>
      </w:r>
      <w:r>
        <w:rPr>
          <w:rFonts w:hint="eastAsia"/>
        </w:rPr>
        <w:t>,</w:t>
      </w:r>
      <w:r>
        <w:rPr>
          <w:rFonts w:hint="eastAsia"/>
          <w:lang w:eastAsia="zh-CN"/>
        </w:rPr>
        <w:t xml:space="preserve"> t</w:t>
      </w:r>
      <w:r w:rsidRPr="00A35B60">
        <w:rPr>
          <w:rFonts w:hint="eastAsia"/>
          <w:lang w:eastAsia="zh-CN"/>
        </w:rPr>
        <w:t>he high-band LSF spectrum used to obtain the high-band CNG synthesis filter</w:t>
      </w:r>
      <w:r>
        <w:rPr>
          <w:rFonts w:hint="eastAsia"/>
          <w:lang w:eastAsia="zh-CN"/>
        </w:rPr>
        <w:t xml:space="preserve"> for each CN frame</w:t>
      </w:r>
      <w:r w:rsidRPr="00A35B60">
        <w:rPr>
          <w:rFonts w:hint="eastAsia"/>
          <w:lang w:eastAsia="zh-CN"/>
        </w:rPr>
        <w:t xml:space="preserve"> is interpolated from the LSF spectrum of the hangover frames. The high-band comfort noise is synthesized</w:t>
      </w:r>
      <w:r>
        <w:rPr>
          <w:rFonts w:hint="eastAsia"/>
          <w:lang w:eastAsia="zh-CN"/>
        </w:rPr>
        <w:t xml:space="preserve"> for each CN frame</w:t>
      </w:r>
      <w:r w:rsidRPr="00A35B60">
        <w:rPr>
          <w:rFonts w:hint="eastAsia"/>
          <w:lang w:eastAsia="zh-CN"/>
        </w:rPr>
        <w:t xml:space="preserve"> by filtering a random excitation through the high-band</w:t>
      </w:r>
      <w:r>
        <w:rPr>
          <w:rFonts w:hint="eastAsia"/>
          <w:lang w:eastAsia="zh-CN"/>
        </w:rPr>
        <w:t xml:space="preserve"> CNG</w:t>
      </w:r>
      <w:r w:rsidRPr="00A35B60">
        <w:rPr>
          <w:rFonts w:hint="eastAsia"/>
          <w:lang w:eastAsia="zh-CN"/>
        </w:rPr>
        <w:t xml:space="preserve"> synthesis filter, then scaled to the level corresponding to the smoothed high-band energy. The scaled high-band synthesis</w:t>
      </w:r>
      <w:r>
        <w:rPr>
          <w:rFonts w:hint="eastAsia"/>
          <w:lang w:eastAsia="zh-CN"/>
        </w:rPr>
        <w:t xml:space="preserve"> signal</w:t>
      </w:r>
      <w:r w:rsidRPr="00A35B60">
        <w:rPr>
          <w:rFonts w:hint="eastAsia"/>
          <w:lang w:eastAsia="zh-CN"/>
        </w:rPr>
        <w:t xml:space="preserve"> is finally spectral flipped to </w:t>
      </w:r>
      <w:r w:rsidRPr="00A35B60">
        <w:rPr>
          <w:lang w:eastAsia="zh-CN"/>
        </w:rPr>
        <w:t>the bandwidth</w:t>
      </w:r>
      <w:r w:rsidRPr="00A35B60">
        <w:rPr>
          <w:rFonts w:hint="eastAsia"/>
          <w:lang w:eastAsia="zh-CN"/>
        </w:rPr>
        <w:t xml:space="preserve"> from 12.8 kHz to 14.4kHz, as described in subclause </w:t>
      </w:r>
      <w:r w:rsidRPr="00A35B60">
        <w:rPr>
          <w:lang w:eastAsia="zh-CN"/>
        </w:rPr>
        <w:t>6.1.5.1.12</w:t>
      </w:r>
      <w:r w:rsidRPr="00A35B60">
        <w:rPr>
          <w:rFonts w:hint="eastAsia"/>
          <w:lang w:eastAsia="zh-CN"/>
        </w:rPr>
        <w:t>. The resulting</w:t>
      </w:r>
      <w:r>
        <w:rPr>
          <w:rFonts w:hint="eastAsia"/>
          <w:lang w:eastAsia="zh-CN"/>
        </w:rPr>
        <w:t xml:space="preserve"> spectral flipped</w:t>
      </w:r>
      <w:r w:rsidRPr="00A35B60">
        <w:rPr>
          <w:rFonts w:hint="eastAsia"/>
          <w:lang w:eastAsia="zh-CN"/>
        </w:rPr>
        <w:t xml:space="preserve"> high-band synthesis signal is</w:t>
      </w:r>
      <w:r>
        <w:rPr>
          <w:rFonts w:hint="eastAsia"/>
          <w:lang w:eastAsia="zh-CN"/>
        </w:rPr>
        <w:t xml:space="preserve"> added to the low-band synthesis signal so to form the final SWB comfort noise synthesis signal.</w:t>
      </w:r>
    </w:p>
    <w:p w:rsidR="00E76ED5" w:rsidRDefault="00E76ED5" w:rsidP="00E76ED5">
      <w:pPr>
        <w:pStyle w:val="Heading5"/>
      </w:pPr>
      <w:r w:rsidRPr="00231D87">
        <w:t>6.7.2.</w:t>
      </w:r>
      <w:r>
        <w:t>1.1</w:t>
      </w:r>
      <w:r>
        <w:rPr>
          <w:lang w:val="en-GB"/>
        </w:rPr>
        <w:tab/>
      </w:r>
      <w:r>
        <w:t>CNG parameter updates in active periods</w:t>
      </w:r>
      <w:bookmarkEnd w:id="1055"/>
    </w:p>
    <w:p w:rsidR="00E76ED5" w:rsidRDefault="007F3303" w:rsidP="00E76ED5">
      <w:r>
        <w:t xml:space="preserve">During actively encoded periods without comfort noise parameters, four buffers of the fixed predetermined size </w:t>
      </w:r>
      <w:r w:rsidRPr="00525A55">
        <w:rPr>
          <w:position w:val="-10"/>
        </w:rPr>
        <w:object w:dxaOrig="1400" w:dyaOrig="279">
          <v:shape id="_x0000_i2047" type="#_x0000_t75" style="width:70.15pt;height:13.9pt" o:ole="">
            <v:imagedata r:id="rId1948" o:title=""/>
          </v:shape>
          <o:OLEObject Type="Embed" ProgID="Equation.3" ShapeID="_x0000_i2047" DrawAspect="Content" ObjectID="_1783090347" r:id="rId1949"/>
        </w:object>
      </w:r>
      <w:r>
        <w:t>are kept updated with the current actively encoded frame’s LSPs, an LSP domain flag memory, the frame’s excitation energy(in the LP-residual domain) and the current low frequency spectral envelope</w:t>
      </w:r>
      <w:r>
        <w:rPr>
          <w:rFonts w:hint="eastAsia"/>
          <w:lang w:eastAsia="zh-CN"/>
        </w:rPr>
        <w:t xml:space="preserve"> of the excitation</w:t>
      </w:r>
      <w:r>
        <w:t xml:space="preserve"> as</w:t>
      </w:r>
      <w:r w:rsidR="00E76ED5">
        <w:t>:</w:t>
      </w:r>
    </w:p>
    <w:p w:rsidR="00E76ED5" w:rsidRDefault="00E76ED5" w:rsidP="00E76ED5">
      <w:pPr>
        <w:pStyle w:val="EQ"/>
      </w:pPr>
      <w:r>
        <w:tab/>
      </w:r>
      <w:r w:rsidRPr="000A0D1A">
        <w:rPr>
          <w:position w:val="-14"/>
        </w:rPr>
        <w:object w:dxaOrig="4160" w:dyaOrig="340">
          <v:shape id="_x0000_i2048" type="#_x0000_t75" style="width:208.15pt;height:16.9pt" o:ole="">
            <v:imagedata r:id="rId1950" o:title=""/>
          </v:shape>
          <o:OLEObject Type="Embed" ProgID="Equation.3" ShapeID="_x0000_i2048" DrawAspect="Content" ObjectID="_1783090348" r:id="rId1951"/>
        </w:object>
      </w:r>
      <w:r>
        <w:tab/>
        <w:t>(</w:t>
      </w:r>
      <w:r>
        <w:fldChar w:fldCharType="begin"/>
      </w:r>
      <w:r>
        <w:instrText xml:space="preserve"> SEQ eqn \r1</w:instrText>
      </w:r>
      <w:r>
        <w:rPr>
          <w:lang w:val="en-GB"/>
        </w:rPr>
        <w:instrText>947</w:instrText>
      </w:r>
      <w:r>
        <w:instrText xml:space="preserve"> \* MERGEFORMAT  \* MERGEFORMAT </w:instrText>
      </w:r>
      <w:r>
        <w:fldChar w:fldCharType="separate"/>
      </w:r>
      <w:r>
        <w:t>1947</w:t>
      </w:r>
      <w:r>
        <w:fldChar w:fldCharType="end"/>
      </w:r>
      <w:r>
        <w:t>)</w:t>
      </w:r>
    </w:p>
    <w:p w:rsidR="00E76ED5" w:rsidRPr="000A0D1A" w:rsidRDefault="00E76ED5" w:rsidP="00E76ED5">
      <w:pPr>
        <w:pStyle w:val="EQ"/>
      </w:pPr>
      <w:r>
        <w:tab/>
      </w:r>
      <w:r w:rsidRPr="00F428BC">
        <w:rPr>
          <w:position w:val="-26"/>
        </w:rPr>
        <w:object w:dxaOrig="3800" w:dyaOrig="620">
          <v:shape id="_x0000_i2049" type="#_x0000_t75" style="width:190.15pt;height:31.15pt" o:ole="">
            <v:imagedata r:id="rId1952" o:title=""/>
          </v:shape>
          <o:OLEObject Type="Embed" ProgID="Equation.3" ShapeID="_x0000_i2049" DrawAspect="Content" ObjectID="_1783090349" r:id="rId1953"/>
        </w:object>
      </w:r>
      <w:r>
        <w:tab/>
        <w:t>(</w:t>
      </w:r>
      <w:fldSimple w:instr=" SEQ eqn \* MERGEFORMAT ">
        <w:r>
          <w:t>1948</w:t>
        </w:r>
      </w:fldSimple>
      <w:r>
        <w:t>)</w:t>
      </w:r>
    </w:p>
    <w:p w:rsidR="00E76ED5" w:rsidRDefault="00E76ED5" w:rsidP="00E76ED5">
      <w:pPr>
        <w:pStyle w:val="EQ"/>
      </w:pPr>
      <w:r>
        <w:tab/>
      </w:r>
      <w:r w:rsidRPr="00525A55">
        <w:rPr>
          <w:position w:val="-32"/>
        </w:rPr>
        <w:object w:dxaOrig="3080" w:dyaOrig="780">
          <v:shape id="_x0000_i2050" type="#_x0000_t75" style="width:154.15pt;height:39pt" o:ole="">
            <v:imagedata r:id="rId1954" o:title=""/>
          </v:shape>
          <o:OLEObject Type="Embed" ProgID="Equation.3" ShapeID="_x0000_i2050" DrawAspect="Content" ObjectID="_1783090350" r:id="rId1955"/>
        </w:object>
      </w:r>
      <w:r>
        <w:tab/>
        <w:t>(</w:t>
      </w:r>
      <w:fldSimple w:instr=" SEQ eqn \* MERGEFORMAT ">
        <w:r>
          <w:t>1949</w:t>
        </w:r>
      </w:fldSimple>
      <w:r>
        <w:t>)</w:t>
      </w:r>
    </w:p>
    <w:p w:rsidR="007F3303" w:rsidRPr="00F428BC" w:rsidRDefault="007F3303" w:rsidP="007F3303">
      <w:pPr>
        <w:pStyle w:val="EQ"/>
      </w:pPr>
      <w:r>
        <w:tab/>
      </w:r>
      <w:r w:rsidRPr="006A4D9D">
        <w:rPr>
          <w:position w:val="-26"/>
        </w:rPr>
        <w:object w:dxaOrig="5260" w:dyaOrig="580">
          <v:shape id="_x0000_i2051" type="#_x0000_t75" style="width:263.25pt;height:28.9pt" o:ole="">
            <v:imagedata r:id="rId1956" o:title=""/>
          </v:shape>
          <o:OLEObject Type="Embed" ProgID="Equation.3" ShapeID="_x0000_i2051" DrawAspect="Content" ObjectID="_1783090351" r:id="rId1957"/>
        </w:object>
      </w:r>
      <w:r>
        <w:tab/>
        <w:t>(</w:t>
      </w:r>
      <w:fldSimple w:instr=" SEQ eqn \* MERGEFORMAT ">
        <w:r>
          <w:t>1950</w:t>
        </w:r>
      </w:fldSimple>
      <w:r>
        <w:t>)</w:t>
      </w:r>
    </w:p>
    <w:p w:rsidR="007F3303" w:rsidRDefault="007F3303" w:rsidP="007F3303">
      <w:r>
        <w:rPr>
          <w:rFonts w:hint="eastAsia"/>
          <w:lang w:eastAsia="zh-CN"/>
        </w:rPr>
        <w:t xml:space="preserve">where </w:t>
      </w:r>
      <w:r w:rsidRPr="00114ED0">
        <w:rPr>
          <w:position w:val="-10"/>
        </w:rPr>
        <w:object w:dxaOrig="540" w:dyaOrig="300">
          <v:shape id="_x0000_i2052" type="#_x0000_t75" style="width:27pt;height:15pt" o:ole="">
            <v:imagedata r:id="rId1958" o:title=""/>
          </v:shape>
          <o:OLEObject Type="Embed" ProgID="Equation.3" ShapeID="_x0000_i2052" DrawAspect="Content" ObjectID="_1783090352" r:id="rId1959"/>
        </w:object>
      </w:r>
      <w:r>
        <w:t>and</w:t>
      </w:r>
      <w:r w:rsidRPr="00114ED0">
        <w:rPr>
          <w:position w:val="-10"/>
        </w:rPr>
        <w:object w:dxaOrig="540" w:dyaOrig="300">
          <v:shape id="_x0000_i2053" type="#_x0000_t75" style="width:27pt;height:15pt" o:ole="">
            <v:imagedata r:id="rId1960" o:title=""/>
          </v:shape>
          <o:OLEObject Type="Embed" ProgID="Equation.3" ShapeID="_x0000_i2053" DrawAspect="Content" ObjectID="_1783090353" r:id="rId1961"/>
        </w:object>
      </w:r>
      <w:r>
        <w:t>are, respectively, the real and the imaginary parts of the</w:t>
      </w:r>
      <w:r w:rsidRPr="00114ED0">
        <w:rPr>
          <w:position w:val="-6"/>
        </w:rPr>
        <w:object w:dxaOrig="139" w:dyaOrig="240">
          <v:shape id="_x0000_i2054" type="#_x0000_t75" style="width:7.15pt;height:12pt" o:ole="">
            <v:imagedata r:id="rId1962" o:title=""/>
          </v:shape>
          <o:OLEObject Type="Embed" ProgID="Equation.3" ShapeID="_x0000_i2054" DrawAspect="Content" ObjectID="_1783090354" r:id="rId1963"/>
        </w:object>
      </w:r>
      <w:r>
        <w:t>-th frequency bin</w:t>
      </w:r>
      <w:r>
        <w:rPr>
          <w:rFonts w:hint="eastAsia"/>
          <w:lang w:eastAsia="zh-CN"/>
        </w:rPr>
        <w:t xml:space="preserve"> as </w:t>
      </w:r>
      <w:r>
        <w:rPr>
          <w:lang w:eastAsia="zh-CN"/>
        </w:rPr>
        <w:t>outputted</w:t>
      </w:r>
      <w:r>
        <w:rPr>
          <w:rFonts w:hint="eastAsia"/>
          <w:lang w:eastAsia="zh-CN"/>
        </w:rPr>
        <w:t xml:space="preserve"> by the FFT of the LP excitation signal, </w:t>
      </w:r>
      <w:r w:rsidRPr="00646BD0">
        <w:rPr>
          <w:position w:val="-10"/>
        </w:rPr>
        <w:object w:dxaOrig="499" w:dyaOrig="300">
          <v:shape id="_x0000_i2055" type="#_x0000_t75" style="width:25.15pt;height:15pt" o:ole="">
            <v:imagedata r:id="rId1964" o:title=""/>
          </v:shape>
          <o:OLEObject Type="Embed" ProgID="Equation.3" ShapeID="_x0000_i2055" DrawAspect="Content" ObjectID="_1783090355" r:id="rId1965"/>
        </w:object>
      </w:r>
      <w:r w:rsidRPr="00F87D16">
        <w:rPr>
          <w:i/>
          <w:vertAlign w:val="subscript"/>
        </w:rPr>
        <w:t xml:space="preserve"> </w:t>
      </w:r>
      <w:r w:rsidRPr="00F87D16">
        <w:t>= 256 is the size of FFT analysis</w:t>
      </w:r>
      <w:r>
        <w:rPr>
          <w:rFonts w:hint="eastAsia"/>
          <w:lang w:eastAsia="zh-CN"/>
        </w:rPr>
        <w:t>.</w:t>
      </w:r>
      <w:r>
        <w:rPr>
          <w:lang w:eastAsia="zh-CN"/>
        </w:rPr>
        <w:t xml:space="preserve"> The attenuation factor </w:t>
      </w:r>
      <w:r w:rsidRPr="006D777A">
        <w:rPr>
          <w:position w:val="-6"/>
        </w:rPr>
        <w:object w:dxaOrig="300" w:dyaOrig="220">
          <v:shape id="_x0000_i2056" type="#_x0000_t75" style="width:15pt;height:10.9pt" o:ole="">
            <v:imagedata r:id="rId1966" o:title=""/>
          </v:shape>
          <o:OLEObject Type="Embed" ProgID="Equation.3" ShapeID="_x0000_i2056" DrawAspect="Content" ObjectID="_1783090356" r:id="rId1967"/>
        </w:object>
      </w:r>
      <w:r>
        <w:t xml:space="preserve">is given by </w:t>
      </w:r>
    </w:p>
    <w:p w:rsidR="007F3303" w:rsidRPr="00D413D3" w:rsidRDefault="007F3303" w:rsidP="007F3303">
      <w:pPr>
        <w:pStyle w:val="EQ"/>
        <w:rPr>
          <w:lang w:val="en-US"/>
        </w:rPr>
      </w:pPr>
      <w:r>
        <w:tab/>
      </w:r>
      <w:r w:rsidRPr="005D6DE8">
        <w:rPr>
          <w:position w:val="-32"/>
        </w:rPr>
        <w:object w:dxaOrig="2360" w:dyaOrig="660">
          <v:shape id="_x0000_i2057" type="#_x0000_t75" style="width:138.4pt;height:38.25pt" o:ole="">
            <v:imagedata r:id="rId1968" o:title=""/>
          </v:shape>
          <o:OLEObject Type="Embed" ProgID="Equation.3" ShapeID="_x0000_i2057" DrawAspect="Content" ObjectID="_1783090357" r:id="rId1969"/>
        </w:object>
      </w:r>
      <w:r>
        <w:tab/>
        <w:t>(</w:t>
      </w:r>
      <w:r w:rsidRPr="00D413D3">
        <w:t>1950a</w:t>
      </w:r>
      <w:r>
        <w:t>)</w:t>
      </w:r>
    </w:p>
    <w:p w:rsidR="007F3303" w:rsidRDefault="007F3303" w:rsidP="007F3303">
      <w:pPr>
        <w:rPr>
          <w:lang w:val="en-US"/>
        </w:rPr>
      </w:pPr>
      <w:r>
        <w:rPr>
          <w:lang w:val="en-US"/>
        </w:rPr>
        <w:t xml:space="preserve">where </w:t>
      </w:r>
      <w:r w:rsidRPr="00B77361">
        <w:rPr>
          <w:position w:val="-14"/>
        </w:rPr>
        <w:object w:dxaOrig="920" w:dyaOrig="340">
          <v:shape id="_x0000_i2058" type="#_x0000_t75" style="width:46.15pt;height:16.9pt" o:ole="">
            <v:imagedata r:id="rId1970" o:title=""/>
          </v:shape>
          <o:OLEObject Type="Embed" ProgID="Equation.3" ShapeID="_x0000_i2058" DrawAspect="Content" ObjectID="_1783090358" r:id="rId1971"/>
        </w:object>
      </w:r>
      <w:r>
        <w:rPr>
          <w:lang w:val="en-US"/>
        </w:rPr>
        <w:t xml:space="preserve"> is </w:t>
      </w:r>
      <w:r w:rsidRPr="00D413D3">
        <w:rPr>
          <w:lang w:val="en-US"/>
        </w:rPr>
        <w:t>determined by</w:t>
      </w:r>
      <w:r>
        <w:t xml:space="preserve"> the </w:t>
      </w:r>
      <w:r>
        <w:rPr>
          <w:lang w:eastAsia="zh-CN"/>
        </w:rPr>
        <w:t xml:space="preserve">latest bitrate used for actively encoded frames </w:t>
      </w:r>
      <w:r w:rsidRPr="007701A3">
        <w:rPr>
          <w:position w:val="-14"/>
        </w:rPr>
        <w:object w:dxaOrig="1100" w:dyaOrig="340">
          <v:shape id="_x0000_i2059" type="#_x0000_t75" style="width:55.15pt;height:16.9pt" o:ole="">
            <v:imagedata r:id="rId1972" o:title=""/>
          </v:shape>
          <o:OLEObject Type="Embed" ProgID="Equation.3" ShapeID="_x0000_i2059" DrawAspect="Content" ObjectID="_1783090359" r:id="rId1973"/>
        </w:object>
      </w:r>
      <w:r>
        <w:t xml:space="preserve">, not including the current frame, </w:t>
      </w:r>
      <w:r w:rsidRPr="00D413D3">
        <w:rPr>
          <w:lang w:val="en-US"/>
        </w:rPr>
        <w:t>according to</w:t>
      </w:r>
      <w:r>
        <w:rPr>
          <w:lang w:val="en-US"/>
        </w:rPr>
        <w:t xml:space="preserve"> Table 172a.</w:t>
      </w:r>
    </w:p>
    <w:p w:rsidR="007F3303" w:rsidRDefault="007F3303" w:rsidP="007F3303">
      <w:pPr>
        <w:pStyle w:val="TH"/>
      </w:pPr>
      <w:r>
        <w:t>Table 172a: Attenuation factor selection</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722"/>
        <w:gridCol w:w="1304"/>
      </w:tblGrid>
      <w:tr w:rsidR="007F3303" w:rsidRPr="00873AEF" w:rsidTr="002E3635">
        <w:trPr>
          <w:trHeight w:val="757"/>
          <w:jc w:val="center"/>
        </w:trPr>
        <w:tc>
          <w:tcPr>
            <w:tcW w:w="2722" w:type="dxa"/>
            <w:shd w:val="clear" w:color="auto" w:fill="D9D9D9"/>
          </w:tcPr>
          <w:p w:rsidR="007F3303" w:rsidRPr="00873AEF" w:rsidRDefault="007F3303" w:rsidP="002E3635">
            <w:pPr>
              <w:pStyle w:val="TAH"/>
            </w:pPr>
            <w:r w:rsidRPr="00873AEF">
              <w:br/>
            </w:r>
            <w:r>
              <w:t>Latest active bitrate [kbps]</w:t>
            </w:r>
          </w:p>
        </w:tc>
        <w:tc>
          <w:tcPr>
            <w:tcW w:w="1304" w:type="dxa"/>
            <w:shd w:val="clear" w:color="auto" w:fill="D9D9D9"/>
          </w:tcPr>
          <w:p w:rsidR="007F3303" w:rsidRPr="00873AEF" w:rsidRDefault="007F3303" w:rsidP="002E3635">
            <w:pPr>
              <w:pStyle w:val="TAH"/>
            </w:pPr>
            <w:r w:rsidRPr="00873AEF">
              <w:br/>
            </w:r>
            <w:r w:rsidRPr="00B77361">
              <w:rPr>
                <w:position w:val="-14"/>
              </w:rPr>
              <w:object w:dxaOrig="920" w:dyaOrig="340">
                <v:shape id="_x0000_i2060" type="#_x0000_t75" style="width:46.15pt;height:16.9pt" o:ole="">
                  <v:imagedata r:id="rId1970" o:title=""/>
                </v:shape>
                <o:OLEObject Type="Embed" ProgID="Equation.3" ShapeID="_x0000_i2060" DrawAspect="Content" ObjectID="_1783090360" r:id="rId1974"/>
              </w:object>
            </w:r>
          </w:p>
        </w:tc>
      </w:tr>
      <w:tr w:rsidR="007F3303" w:rsidRPr="00873AEF" w:rsidTr="002E3635">
        <w:trPr>
          <w:trHeight w:hRule="exact" w:val="340"/>
          <w:jc w:val="center"/>
        </w:trPr>
        <w:tc>
          <w:tcPr>
            <w:tcW w:w="2722" w:type="dxa"/>
            <w:shd w:val="clear" w:color="auto" w:fill="auto"/>
            <w:vAlign w:val="center"/>
          </w:tcPr>
          <w:p w:rsidR="007F3303" w:rsidRPr="00873AEF" w:rsidRDefault="007F3303" w:rsidP="002E3635">
            <w:pPr>
              <w:pStyle w:val="TAC"/>
            </w:pPr>
            <w:r w:rsidRPr="007701A3">
              <w:rPr>
                <w:position w:val="-14"/>
              </w:rPr>
              <w:object w:dxaOrig="1640" w:dyaOrig="340">
                <v:shape id="_x0000_i2061" type="#_x0000_t75" style="width:78.75pt;height:16.15pt" o:ole="">
                  <v:imagedata r:id="rId1975" o:title=""/>
                </v:shape>
                <o:OLEObject Type="Embed" ProgID="Equation.3" ShapeID="_x0000_i2061" DrawAspect="Content" ObjectID="_1783090361" r:id="rId1976"/>
              </w:object>
            </w:r>
          </w:p>
        </w:tc>
        <w:tc>
          <w:tcPr>
            <w:tcW w:w="1304" w:type="dxa"/>
            <w:shd w:val="clear" w:color="auto" w:fill="auto"/>
            <w:vAlign w:val="center"/>
          </w:tcPr>
          <w:p w:rsidR="007F3303" w:rsidRPr="00873AEF" w:rsidRDefault="007F3303" w:rsidP="002E3635">
            <w:pPr>
              <w:pStyle w:val="TAC"/>
            </w:pPr>
            <w:r>
              <w:rPr>
                <w:szCs w:val="24"/>
                <w:lang w:eastAsia="fr-CA"/>
              </w:rPr>
              <w:t>1.7938412</w:t>
            </w:r>
          </w:p>
        </w:tc>
      </w:tr>
      <w:tr w:rsidR="007F3303" w:rsidRPr="00873AEF" w:rsidTr="002E3635">
        <w:trPr>
          <w:trHeight w:hRule="exact" w:val="340"/>
          <w:jc w:val="center"/>
        </w:trPr>
        <w:tc>
          <w:tcPr>
            <w:tcW w:w="2722" w:type="dxa"/>
            <w:shd w:val="clear" w:color="auto" w:fill="auto"/>
            <w:vAlign w:val="center"/>
          </w:tcPr>
          <w:p w:rsidR="007F3303" w:rsidRPr="00873AEF" w:rsidRDefault="007F3303" w:rsidP="002E3635">
            <w:pPr>
              <w:pStyle w:val="TAC"/>
            </w:pPr>
            <w:r w:rsidRPr="007701A3">
              <w:rPr>
                <w:position w:val="-14"/>
              </w:rPr>
              <w:object w:dxaOrig="2140" w:dyaOrig="340">
                <v:shape id="_x0000_i2062" type="#_x0000_t75" style="width:102.75pt;height:16.15pt" o:ole="">
                  <v:imagedata r:id="rId1977" o:title=""/>
                </v:shape>
                <o:OLEObject Type="Embed" ProgID="Equation.3" ShapeID="_x0000_i2062" DrawAspect="Content" ObjectID="_1783090362" r:id="rId1978"/>
              </w:object>
            </w:r>
          </w:p>
        </w:tc>
        <w:tc>
          <w:tcPr>
            <w:tcW w:w="1304" w:type="dxa"/>
            <w:shd w:val="clear" w:color="auto" w:fill="auto"/>
            <w:vAlign w:val="center"/>
          </w:tcPr>
          <w:p w:rsidR="007F3303" w:rsidRPr="00873AEF" w:rsidRDefault="007F3303" w:rsidP="002E3635">
            <w:pPr>
              <w:pStyle w:val="TAC"/>
            </w:pPr>
            <w:r>
              <w:rPr>
                <w:szCs w:val="24"/>
                <w:lang w:eastAsia="fr-CA"/>
              </w:rPr>
              <w:t>1.3952098</w:t>
            </w:r>
          </w:p>
        </w:tc>
      </w:tr>
      <w:tr w:rsidR="007F3303" w:rsidRPr="00873AEF" w:rsidTr="002E3635">
        <w:trPr>
          <w:trHeight w:hRule="exact" w:val="340"/>
          <w:jc w:val="center"/>
        </w:trPr>
        <w:tc>
          <w:tcPr>
            <w:tcW w:w="2722" w:type="dxa"/>
            <w:shd w:val="clear" w:color="auto" w:fill="auto"/>
            <w:vAlign w:val="center"/>
          </w:tcPr>
          <w:p w:rsidR="007F3303" w:rsidRPr="00873AEF" w:rsidRDefault="007F3303" w:rsidP="002E3635">
            <w:pPr>
              <w:pStyle w:val="TAC"/>
            </w:pPr>
            <w:r w:rsidRPr="007701A3">
              <w:rPr>
                <w:position w:val="-14"/>
              </w:rPr>
              <w:object w:dxaOrig="2140" w:dyaOrig="340">
                <v:shape id="_x0000_i2063" type="#_x0000_t75" style="width:102.75pt;height:16.15pt" o:ole="">
                  <v:imagedata r:id="rId1979" o:title=""/>
                </v:shape>
                <o:OLEObject Type="Embed" ProgID="Equation.3" ShapeID="_x0000_i2063" DrawAspect="Content" ObjectID="_1783090363" r:id="rId1980"/>
              </w:object>
            </w:r>
          </w:p>
        </w:tc>
        <w:tc>
          <w:tcPr>
            <w:tcW w:w="1304" w:type="dxa"/>
            <w:shd w:val="clear" w:color="auto" w:fill="auto"/>
            <w:vAlign w:val="center"/>
          </w:tcPr>
          <w:p w:rsidR="007F3303" w:rsidRPr="00873AEF" w:rsidRDefault="007F3303" w:rsidP="002E3635">
            <w:pPr>
              <w:pStyle w:val="TAC"/>
            </w:pPr>
            <w:r w:rsidRPr="00B77361">
              <w:rPr>
                <w:szCs w:val="24"/>
                <w:lang w:eastAsia="fr-CA"/>
              </w:rPr>
              <w:t>1.0962363</w:t>
            </w:r>
          </w:p>
        </w:tc>
      </w:tr>
      <w:tr w:rsidR="007F3303" w:rsidRPr="00873AEF" w:rsidTr="002E3635">
        <w:trPr>
          <w:trHeight w:hRule="exact" w:val="340"/>
          <w:jc w:val="center"/>
        </w:trPr>
        <w:tc>
          <w:tcPr>
            <w:tcW w:w="2722" w:type="dxa"/>
            <w:shd w:val="clear" w:color="auto" w:fill="auto"/>
            <w:vAlign w:val="center"/>
          </w:tcPr>
          <w:p w:rsidR="007F3303" w:rsidRPr="00873AEF" w:rsidRDefault="007F3303" w:rsidP="002E3635">
            <w:pPr>
              <w:pStyle w:val="TAC"/>
            </w:pPr>
            <w:r w:rsidRPr="007701A3">
              <w:rPr>
                <w:position w:val="-14"/>
              </w:rPr>
              <w:object w:dxaOrig="2240" w:dyaOrig="340">
                <v:shape id="_x0000_i2064" type="#_x0000_t75" style="width:107.65pt;height:16.15pt" o:ole="">
                  <v:imagedata r:id="rId1981" o:title=""/>
                </v:shape>
                <o:OLEObject Type="Embed" ProgID="Equation.3" ShapeID="_x0000_i2064" DrawAspect="Content" ObjectID="_1783090364" r:id="rId1982"/>
              </w:object>
            </w:r>
          </w:p>
        </w:tc>
        <w:tc>
          <w:tcPr>
            <w:tcW w:w="1304" w:type="dxa"/>
            <w:shd w:val="clear" w:color="auto" w:fill="auto"/>
            <w:vAlign w:val="center"/>
          </w:tcPr>
          <w:p w:rsidR="007F3303" w:rsidRPr="00873AEF" w:rsidRDefault="007F3303" w:rsidP="002E3635">
            <w:pPr>
              <w:pStyle w:val="TAC"/>
            </w:pPr>
            <w:r>
              <w:rPr>
                <w:szCs w:val="24"/>
                <w:lang w:eastAsia="fr-CA"/>
              </w:rPr>
              <w:t>0.9965784</w:t>
            </w:r>
          </w:p>
        </w:tc>
      </w:tr>
      <w:tr w:rsidR="007F3303" w:rsidRPr="00873AEF" w:rsidTr="002E3635">
        <w:trPr>
          <w:trHeight w:hRule="exact" w:val="340"/>
          <w:jc w:val="center"/>
        </w:trPr>
        <w:tc>
          <w:tcPr>
            <w:tcW w:w="2722" w:type="dxa"/>
            <w:shd w:val="clear" w:color="auto" w:fill="auto"/>
            <w:vAlign w:val="center"/>
          </w:tcPr>
          <w:p w:rsidR="007F3303" w:rsidRPr="00873AEF" w:rsidRDefault="007F3303" w:rsidP="002E3635">
            <w:pPr>
              <w:pStyle w:val="TAC"/>
            </w:pPr>
            <w:r w:rsidRPr="007701A3">
              <w:rPr>
                <w:position w:val="-14"/>
              </w:rPr>
              <w:object w:dxaOrig="1719" w:dyaOrig="340">
                <v:shape id="_x0000_i2065" type="#_x0000_t75" style="width:82.5pt;height:16.15pt" o:ole="">
                  <v:imagedata r:id="rId1983" o:title=""/>
                </v:shape>
                <o:OLEObject Type="Embed" ProgID="Equation.3" ShapeID="_x0000_i2065" DrawAspect="Content" ObjectID="_1783090365" r:id="rId1984"/>
              </w:object>
            </w:r>
          </w:p>
        </w:tc>
        <w:tc>
          <w:tcPr>
            <w:tcW w:w="1304" w:type="dxa"/>
            <w:shd w:val="clear" w:color="auto" w:fill="auto"/>
            <w:vAlign w:val="center"/>
          </w:tcPr>
          <w:p w:rsidR="007F3303" w:rsidRPr="00873AEF" w:rsidRDefault="007F3303" w:rsidP="002E3635">
            <w:pPr>
              <w:pStyle w:val="TAC"/>
            </w:pPr>
            <w:r w:rsidRPr="00B77361">
              <w:rPr>
                <w:szCs w:val="24"/>
                <w:lang w:eastAsia="fr-CA"/>
              </w:rPr>
              <w:t>0.9965784</w:t>
            </w:r>
          </w:p>
        </w:tc>
      </w:tr>
    </w:tbl>
    <w:p w:rsidR="007F3303" w:rsidRPr="007F3303" w:rsidRDefault="007F3303" w:rsidP="007F3303">
      <w:pPr>
        <w:pStyle w:val="FP"/>
      </w:pPr>
      <w:r>
        <w:t xml:space="preserve"> </w:t>
      </w:r>
    </w:p>
    <w:p w:rsidR="00E76ED5" w:rsidRDefault="00E76ED5" w:rsidP="00E76ED5">
      <w:r>
        <w:t>These buffers are implemented as circular FIFO (First in First Out) buffers of size</w:t>
      </w:r>
      <w:r w:rsidRPr="00525A55">
        <w:rPr>
          <w:position w:val="-10"/>
        </w:rPr>
        <w:object w:dxaOrig="1400" w:dyaOrig="279">
          <v:shape id="_x0000_i2066" type="#_x0000_t75" style="width:70.15pt;height:13.9pt" o:ole="">
            <v:imagedata r:id="rId1985" o:title=""/>
          </v:shape>
          <o:OLEObject Type="Embed" ProgID="Equation.3" ShapeID="_x0000_i2066" DrawAspect="Content" ObjectID="_1783090366" r:id="rId1986"/>
        </w:object>
      </w:r>
      <w:r>
        <w:t>to save complexity.</w:t>
      </w:r>
    </w:p>
    <w:p w:rsidR="00E76ED5" w:rsidRDefault="00E76ED5" w:rsidP="00E76ED5">
      <w:pPr>
        <w:pStyle w:val="Heading5"/>
      </w:pPr>
      <w:bookmarkStart w:id="1056" w:name="_Toc394347367"/>
      <w:r w:rsidRPr="00231D87">
        <w:t>6.7.2.</w:t>
      </w:r>
      <w:r>
        <w:t>1.2</w:t>
      </w:r>
      <w:r>
        <w:rPr>
          <w:lang w:val="en-GB"/>
        </w:rPr>
        <w:tab/>
      </w:r>
      <w:r>
        <w:t>DTX-hangover based parameter analysis in LP-CNG mode</w:t>
      </w:r>
      <w:bookmarkEnd w:id="1054"/>
      <w:bookmarkEnd w:id="1056"/>
    </w:p>
    <w:p w:rsidR="00E76ED5" w:rsidRDefault="00E76ED5" w:rsidP="00E76ED5">
      <w:r>
        <w:t xml:space="preserve">To provide smoother sounding comfort noise synthesis in transitions from active to inactive (CNG) coding, the 3 bit parameter </w:t>
      </w:r>
      <w:r w:rsidRPr="009A0E41">
        <w:rPr>
          <w:position w:val="-12"/>
        </w:rPr>
        <w:object w:dxaOrig="1140" w:dyaOrig="320">
          <v:shape id="_x0000_i2067" type="#_x0000_t75" style="width:57pt;height:16.15pt" o:ole="">
            <v:imagedata r:id="rId1987" o:title=""/>
          </v:shape>
          <o:OLEObject Type="Embed" ProgID="Equation.3" ShapeID="_x0000_i2067" DrawAspect="Content" ObjectID="_1783090367" r:id="rId1988"/>
        </w:object>
      </w:r>
      <w:r w:rsidRPr="00B37780">
        <w:t>is</w:t>
      </w:r>
      <w:r w:rsidRPr="00B37780">
        <w:rPr>
          <w:vertAlign w:val="subscript"/>
        </w:rPr>
        <w:t xml:space="preserve"> </w:t>
      </w:r>
      <w:r>
        <w:t xml:space="preserve">decoded from the bit stream and used as the indicator for determining the initial subset of the </w:t>
      </w:r>
      <w:r w:rsidRPr="00525A55">
        <w:rPr>
          <w:position w:val="-10"/>
        </w:rPr>
        <w:object w:dxaOrig="1400" w:dyaOrig="279">
          <v:shape id="_x0000_i2068" type="#_x0000_t75" style="width:70.15pt;height:13.9pt" o:ole="">
            <v:imagedata r:id="rId1985" o:title=""/>
          </v:shape>
          <o:OLEObject Type="Embed" ProgID="Equation.3" ShapeID="_x0000_i2068" DrawAspect="Content" ObjectID="_1783090368" r:id="rId1989"/>
        </w:object>
      </w:r>
      <w:r>
        <w:t>sized buffers with (</w:t>
      </w:r>
      <w:r w:rsidRPr="009A0E41">
        <w:rPr>
          <w:position w:val="-14"/>
        </w:rPr>
        <w:object w:dxaOrig="2420" w:dyaOrig="420">
          <v:shape id="_x0000_i2069" type="#_x0000_t75" style="width:121.15pt;height:21pt" o:ole="">
            <v:imagedata r:id="rId1990" o:title=""/>
          </v:shape>
          <o:OLEObject Type="Embed" ProgID="Equation.3" ShapeID="_x0000_i2069" DrawAspect="Content" ObjectID="_1783090369" r:id="rId1991"/>
        </w:object>
      </w:r>
      <w:r>
        <w:t xml:space="preserve">)  parameters from the last active frames.  The most recent </w:t>
      </w:r>
      <w:r w:rsidRPr="009A0E41">
        <w:rPr>
          <w:position w:val="-12"/>
        </w:rPr>
        <w:object w:dxaOrig="1140" w:dyaOrig="320">
          <v:shape id="_x0000_i2070" type="#_x0000_t75" style="width:57pt;height:16.15pt" o:ole="">
            <v:imagedata r:id="rId1987" o:title=""/>
          </v:shape>
          <o:OLEObject Type="Embed" ProgID="Equation.3" ShapeID="_x0000_i2070" DrawAspect="Content" ObjectID="_1783090370" r:id="rId1992"/>
        </w:object>
      </w:r>
      <w:r>
        <w:t xml:space="preserve"> number of frames of the stored parameters (</w:t>
      </w:r>
      <w:r w:rsidRPr="009A0E41">
        <w:rPr>
          <w:position w:val="-14"/>
        </w:rPr>
        <w:object w:dxaOrig="2420" w:dyaOrig="420">
          <v:shape id="_x0000_i2071" type="#_x0000_t75" style="width:121.15pt;height:21pt" o:ole="">
            <v:imagedata r:id="rId1993" o:title=""/>
          </v:shape>
          <o:OLEObject Type="Embed" ProgID="Equation.3" ShapeID="_x0000_i2071" DrawAspect="Content" ObjectID="_1783090371" r:id="rId1994"/>
        </w:object>
      </w:r>
      <w:r>
        <w:t>), are used for an additional comfort noise parameter analysis in the very first SID frame after an active speech segment.</w:t>
      </w:r>
    </w:p>
    <w:p w:rsidR="00E76ED5" w:rsidRDefault="00E76ED5" w:rsidP="00E76ED5">
      <w:r>
        <w:t xml:space="preserve">Before copying the </w:t>
      </w:r>
      <w:r w:rsidRPr="009A0E41">
        <w:rPr>
          <w:position w:val="-12"/>
        </w:rPr>
        <w:object w:dxaOrig="1140" w:dyaOrig="320">
          <v:shape id="_x0000_i2072" type="#_x0000_t75" style="width:57pt;height:16.15pt" o:ole="">
            <v:imagedata r:id="rId1987" o:title=""/>
          </v:shape>
          <o:OLEObject Type="Embed" ProgID="Equation.3" ShapeID="_x0000_i2072" DrawAspect="Content" ObjectID="_1783090372" r:id="rId1995"/>
        </w:object>
      </w:r>
      <w:r>
        <w:t xml:space="preserve">most recent </w:t>
      </w:r>
      <w:r w:rsidRPr="009A0E41">
        <w:rPr>
          <w:position w:val="-14"/>
        </w:rPr>
        <w:object w:dxaOrig="460" w:dyaOrig="340">
          <v:shape id="_x0000_i2073" type="#_x0000_t75" style="width:22.9pt;height:16.9pt" o:ole="">
            <v:imagedata r:id="rId1996" o:title=""/>
          </v:shape>
          <o:OLEObject Type="Embed" ProgID="Equation.3" ShapeID="_x0000_i2073" DrawAspect="Content" ObjectID="_1783090373" r:id="rId1997"/>
        </w:object>
      </w:r>
      <w:r>
        <w:t xml:space="preserve">vectors to the CNG-analysis buffer </w:t>
      </w:r>
      <w:r w:rsidRPr="009A0E41">
        <w:rPr>
          <w:position w:val="-14"/>
        </w:rPr>
        <w:object w:dxaOrig="800" w:dyaOrig="340">
          <v:shape id="_x0000_i2074" type="#_x0000_t75" style="width:40.15pt;height:16.9pt" o:ole="">
            <v:imagedata r:id="rId1998" o:title=""/>
          </v:shape>
          <o:OLEObject Type="Embed" ProgID="Equation.3" ShapeID="_x0000_i2074" DrawAspect="Content" ObjectID="_1783090374" r:id="rId1999"/>
        </w:object>
      </w:r>
      <w:r>
        <w:t xml:space="preserve">,  the past  LSP’s which were analysed with a different sampling frequency than the current SID frame’s sampling frequency is converted to the current frames sampling frequency according to the information available in the flag vector </w:t>
      </w:r>
      <w:r w:rsidRPr="001A3D2C">
        <w:rPr>
          <w:position w:val="-12"/>
        </w:rPr>
        <w:object w:dxaOrig="780" w:dyaOrig="400">
          <v:shape id="_x0000_i2075" type="#_x0000_t75" style="width:39pt;height:19.9pt" o:ole="">
            <v:imagedata r:id="rId2000" o:title=""/>
          </v:shape>
          <o:OLEObject Type="Embed" ProgID="Equation.3" ShapeID="_x0000_i2075" DrawAspect="Content" ObjectID="_1783090375" r:id="rId2001"/>
        </w:object>
      </w:r>
      <w:r>
        <w:t xml:space="preserve">. The </w:t>
      </w:r>
      <w:r w:rsidRPr="009A0E41">
        <w:rPr>
          <w:position w:val="-12"/>
        </w:rPr>
        <w:object w:dxaOrig="1140" w:dyaOrig="320">
          <v:shape id="_x0000_i2076" type="#_x0000_t75" style="width:57pt;height:16.15pt" o:ole="">
            <v:imagedata r:id="rId1987" o:title=""/>
          </v:shape>
          <o:OLEObject Type="Embed" ProgID="Equation.3" ShapeID="_x0000_i2076" DrawAspect="Content" ObjectID="_1783090376" r:id="rId2002"/>
        </w:object>
      </w:r>
      <w:r>
        <w:t xml:space="preserve">most recent </w:t>
      </w:r>
      <w:r w:rsidRPr="001A3D2C">
        <w:rPr>
          <w:position w:val="-10"/>
        </w:rPr>
        <w:object w:dxaOrig="560" w:dyaOrig="300">
          <v:shape id="_x0000_i2077" type="#_x0000_t75" style="width:28.15pt;height:15pt" o:ole="">
            <v:imagedata r:id="rId2003" o:title=""/>
          </v:shape>
          <o:OLEObject Type="Embed" ProgID="Equation.3" ShapeID="_x0000_i2077" DrawAspect="Content" ObjectID="_1783090377" r:id="rId2004"/>
        </w:object>
      </w:r>
      <w:r>
        <w:t>values are copied into the analysis vector</w:t>
      </w:r>
      <w:r w:rsidRPr="001A3D2C">
        <w:rPr>
          <w:position w:val="-10"/>
        </w:rPr>
        <w:object w:dxaOrig="560" w:dyaOrig="300">
          <v:shape id="_x0000_i2078" type="#_x0000_t75" style="width:28.15pt;height:15pt" o:ole="">
            <v:imagedata r:id="rId2005" o:title=""/>
          </v:shape>
          <o:OLEObject Type="Embed" ProgID="Equation.3" ShapeID="_x0000_i2078" DrawAspect="Content" ObjectID="_1783090378" r:id="rId2006"/>
        </w:object>
      </w:r>
      <w:r>
        <w:rPr>
          <w:rFonts w:hint="eastAsia"/>
          <w:lang w:eastAsia="zh-CN"/>
        </w:rPr>
        <w:t xml:space="preserve"> and the </w:t>
      </w:r>
      <w:r w:rsidRPr="009A0E41">
        <w:rPr>
          <w:position w:val="-12"/>
        </w:rPr>
        <w:object w:dxaOrig="1140" w:dyaOrig="320">
          <v:shape id="_x0000_i2079" type="#_x0000_t75" style="width:57pt;height:16.15pt" o:ole="">
            <v:imagedata r:id="rId1987" o:title=""/>
          </v:shape>
          <o:OLEObject Type="Embed" ProgID="Equation.3" ShapeID="_x0000_i2079" DrawAspect="Content" ObjectID="_1783090379" r:id="rId2007"/>
        </w:object>
      </w:r>
      <w:r>
        <w:rPr>
          <w:rFonts w:hint="eastAsia"/>
          <w:lang w:eastAsia="zh-CN"/>
        </w:rPr>
        <w:t xml:space="preserve"> </w:t>
      </w:r>
      <w:r>
        <w:t xml:space="preserve">most recent </w:t>
      </w:r>
      <w:r w:rsidRPr="001460F0">
        <w:rPr>
          <w:position w:val="-10"/>
        </w:rPr>
        <w:object w:dxaOrig="499" w:dyaOrig="300">
          <v:shape id="_x0000_i2080" type="#_x0000_t75" style="width:25.15pt;height:15pt" o:ole="">
            <v:imagedata r:id="rId2008" o:title=""/>
          </v:shape>
          <o:OLEObject Type="Embed" ProgID="Equation.3" ShapeID="_x0000_i2080" DrawAspect="Content" ObjectID="_1783090380" r:id="rId2009"/>
        </w:object>
      </w:r>
      <w:r>
        <w:rPr>
          <w:rFonts w:hint="eastAsia"/>
          <w:lang w:eastAsia="zh-CN"/>
        </w:rPr>
        <w:t xml:space="preserve"> </w:t>
      </w:r>
      <w:r>
        <w:t>values are copied into the analysis vector</w:t>
      </w:r>
      <w:r w:rsidRPr="00E54774">
        <w:rPr>
          <w:position w:val="-10"/>
        </w:rPr>
        <w:object w:dxaOrig="840" w:dyaOrig="300">
          <v:shape id="_x0000_i2081" type="#_x0000_t75" style="width:42pt;height:15pt" o:ole="">
            <v:imagedata r:id="rId2010" o:title=""/>
          </v:shape>
          <o:OLEObject Type="Embed" ProgID="Equation.3" ShapeID="_x0000_i2081" DrawAspect="Content" ObjectID="_1783090381" r:id="rId2011"/>
        </w:object>
      </w:r>
      <w:r>
        <w:t>.</w:t>
      </w:r>
    </w:p>
    <w:p w:rsidR="00E76ED5" w:rsidRDefault="00E76ED5" w:rsidP="00E76ED5">
      <w:pPr>
        <w:autoSpaceDE w:val="0"/>
        <w:autoSpaceDN w:val="0"/>
        <w:adjustRightInd w:val="0"/>
        <w:spacing w:after="0"/>
      </w:pPr>
      <w:r>
        <w:t xml:space="preserve">An age weighted average energy of the </w:t>
      </w:r>
      <w:r w:rsidRPr="001A3D2C">
        <w:rPr>
          <w:position w:val="-10"/>
        </w:rPr>
        <w:object w:dxaOrig="560" w:dyaOrig="300">
          <v:shape id="_x0000_i2082" type="#_x0000_t75" style="width:28.15pt;height:15pt" o:ole="">
            <v:imagedata r:id="rId2005" o:title=""/>
          </v:shape>
          <o:OLEObject Type="Embed" ProgID="Equation.3" ShapeID="_x0000_i2082" DrawAspect="Content" ObjectID="_1783090382" r:id="rId2012"/>
        </w:object>
      </w:r>
      <w:r>
        <w:t xml:space="preserve"> entries which are less than 103% of the most recent energy value and greater than 70 % of the most recent energy value, is computed as</w:t>
      </w:r>
      <w:r w:rsidRPr="007A03CD">
        <w:rPr>
          <w:position w:val="-14"/>
        </w:rPr>
        <w:object w:dxaOrig="1600" w:dyaOrig="340">
          <v:shape id="_x0000_i2083" type="#_x0000_t75" style="width:80.25pt;height:16.9pt" o:ole="">
            <v:imagedata r:id="rId2013" o:title=""/>
          </v:shape>
          <o:OLEObject Type="Embed" ProgID="Equation.3" ShapeID="_x0000_i2083" DrawAspect="Content" ObjectID="_1783090383" r:id="rId2014"/>
        </w:object>
      </w:r>
      <w:r>
        <w:t>, further the number of entries in</w:t>
      </w:r>
      <w:r w:rsidRPr="001A3D2C">
        <w:rPr>
          <w:position w:val="-10"/>
        </w:rPr>
        <w:object w:dxaOrig="560" w:dyaOrig="300">
          <v:shape id="_x0000_i2084" type="#_x0000_t75" style="width:28.15pt;height:15pt" o:ole="">
            <v:imagedata r:id="rId2005" o:title=""/>
          </v:shape>
          <o:OLEObject Type="Embed" ProgID="Equation.3" ShapeID="_x0000_i2084" DrawAspect="Content" ObjectID="_1783090384" r:id="rId2015"/>
        </w:object>
      </w:r>
      <w:r>
        <w:t xml:space="preserve"> used for this average calculation is stored as</w:t>
      </w:r>
      <w:r w:rsidRPr="007A03CD">
        <w:rPr>
          <w:position w:val="-6"/>
        </w:rPr>
        <w:object w:dxaOrig="220" w:dyaOrig="200">
          <v:shape id="_x0000_i2085" type="#_x0000_t75" style="width:10.9pt;height:10.15pt" o:ole="">
            <v:imagedata r:id="rId2016" o:title=""/>
          </v:shape>
          <o:OLEObject Type="Embed" ProgID="Equation.3" ShapeID="_x0000_i2085" DrawAspect="Content" ObjectID="_1783090385" r:id="rId2017"/>
        </w:object>
      </w:r>
      <w:r>
        <w:t xml:space="preserve">. The age weights for the </w:t>
      </w:r>
      <w:r w:rsidRPr="007A03CD">
        <w:rPr>
          <w:position w:val="-14"/>
        </w:rPr>
        <w:object w:dxaOrig="1600" w:dyaOrig="340">
          <v:shape id="_x0000_i2086" type="#_x0000_t75" style="width:80.25pt;height:16.9pt" o:ole="">
            <v:imagedata r:id="rId2013" o:title=""/>
          </v:shape>
          <o:OLEObject Type="Embed" ProgID="Equation.3" ShapeID="_x0000_i2086" DrawAspect="Content" ObjectID="_1783090386" r:id="rId2018"/>
        </w:object>
      </w:r>
      <w:r>
        <w:t xml:space="preserve"> computation are:</w:t>
      </w:r>
    </w:p>
    <w:p w:rsidR="00E76ED5" w:rsidRDefault="00E76ED5" w:rsidP="00E76ED5">
      <w:pPr>
        <w:autoSpaceDE w:val="0"/>
        <w:autoSpaceDN w:val="0"/>
        <w:adjustRightInd w:val="0"/>
        <w:spacing w:after="0"/>
      </w:pPr>
    </w:p>
    <w:p w:rsidR="00E76ED5" w:rsidRDefault="008B1459" w:rsidP="00E76ED5">
      <w:pPr>
        <w:pStyle w:val="EQ"/>
      </w:pPr>
      <w:r>
        <w:tab/>
      </w:r>
      <w:r w:rsidR="00E76ED5" w:rsidRPr="001A3D2C">
        <w:rPr>
          <w:position w:val="-10"/>
        </w:rPr>
        <w:object w:dxaOrig="6500" w:dyaOrig="300">
          <v:shape id="_x0000_i2087" type="#_x0000_t75" style="width:325.5pt;height:15pt" o:ole="">
            <v:imagedata r:id="rId2019" o:title=""/>
          </v:shape>
          <o:OLEObject Type="Embed" ProgID="Equation.3" ShapeID="_x0000_i2087" DrawAspect="Content" ObjectID="_1783090387" r:id="rId2020"/>
        </w:object>
      </w:r>
      <w:r w:rsidR="00E76ED5">
        <w:tab/>
        <w:t>(</w:t>
      </w:r>
      <w:fldSimple w:instr=" SEQ eqn \* MERGEFORMAT ">
        <w:r w:rsidR="00E76ED5">
          <w:t>1951</w:t>
        </w:r>
      </w:fldSimple>
      <w:r w:rsidR="00E76ED5">
        <w:t>)</w:t>
      </w:r>
    </w:p>
    <w:p w:rsidR="00E76ED5" w:rsidRDefault="00E76ED5" w:rsidP="00E76ED5">
      <w:r>
        <w:t xml:space="preserve">Further the </w:t>
      </w:r>
      <w:r w:rsidRPr="007A03CD">
        <w:rPr>
          <w:position w:val="-6"/>
        </w:rPr>
        <w:object w:dxaOrig="220" w:dyaOrig="200">
          <v:shape id="_x0000_i2088" type="#_x0000_t75" style="width:10.9pt;height:10.15pt" o:ole="">
            <v:imagedata r:id="rId2016" o:title=""/>
          </v:shape>
          <o:OLEObject Type="Embed" ProgID="Equation.3" ShapeID="_x0000_i2088" DrawAspect="Content" ObjectID="_1783090388" r:id="rId2021"/>
        </w:object>
      </w:r>
      <w:r w:rsidRPr="009A0E41">
        <w:rPr>
          <w:position w:val="-14"/>
        </w:rPr>
        <w:object w:dxaOrig="800" w:dyaOrig="340">
          <v:shape id="_x0000_i2089" type="#_x0000_t75" style="width:40.15pt;height:16.9pt" o:ole="">
            <v:imagedata r:id="rId1998" o:title=""/>
          </v:shape>
          <o:OLEObject Type="Embed" ProgID="Equation.3" ShapeID="_x0000_i2089" DrawAspect="Content" ObjectID="_1783090389" r:id="rId2022"/>
        </w:object>
      </w:r>
      <w:r>
        <w:t xml:space="preserve">vectors corresponding in time to the past residual energies in </w:t>
      </w:r>
      <w:r w:rsidRPr="001A3D2C">
        <w:rPr>
          <w:position w:val="-10"/>
        </w:rPr>
        <w:object w:dxaOrig="560" w:dyaOrig="300">
          <v:shape id="_x0000_i2090" type="#_x0000_t75" style="width:28.15pt;height:15pt" o:ole="">
            <v:imagedata r:id="rId2005" o:title=""/>
          </v:shape>
          <o:OLEObject Type="Embed" ProgID="Equation.3" ShapeID="_x0000_i2090" DrawAspect="Content" ObjectID="_1783090390" r:id="rId2023"/>
        </w:object>
      </w:r>
      <w:r>
        <w:t xml:space="preserve">used for </w:t>
      </w:r>
      <w:r w:rsidRPr="007A03CD">
        <w:rPr>
          <w:position w:val="-14"/>
        </w:rPr>
        <w:object w:dxaOrig="1600" w:dyaOrig="340">
          <v:shape id="_x0000_i2091" type="#_x0000_t75" style="width:80.25pt;height:16.9pt" o:ole="">
            <v:imagedata r:id="rId2013" o:title=""/>
          </v:shape>
          <o:OLEObject Type="Embed" ProgID="Equation.3" ShapeID="_x0000_i2091" DrawAspect="Content" ObjectID="_1783090391" r:id="rId2024"/>
        </w:object>
      </w:r>
      <w:r>
        <w:t>are saved in a buffer</w:t>
      </w:r>
      <w:r w:rsidRPr="009A0E41">
        <w:rPr>
          <w:position w:val="-14"/>
        </w:rPr>
        <w:object w:dxaOrig="1100" w:dyaOrig="340">
          <v:shape id="_x0000_i2092" type="#_x0000_t75" style="width:55.15pt;height:16.9pt" o:ole="">
            <v:imagedata r:id="rId2025" o:title=""/>
          </v:shape>
          <o:OLEObject Type="Embed" ProgID="Equation.3" ShapeID="_x0000_i2092" DrawAspect="Content" ObjectID="_1783090392" r:id="rId2026"/>
        </w:object>
      </w:r>
      <w:r>
        <w:t xml:space="preserve">. The buffer </w:t>
      </w:r>
      <w:r w:rsidRPr="009A0E41">
        <w:rPr>
          <w:position w:val="-14"/>
        </w:rPr>
        <w:object w:dxaOrig="1100" w:dyaOrig="340">
          <v:shape id="_x0000_i2093" type="#_x0000_t75" style="width:55.15pt;height:16.9pt" o:ole="">
            <v:imagedata r:id="rId2025" o:title=""/>
          </v:shape>
          <o:OLEObject Type="Embed" ProgID="Equation.3" ShapeID="_x0000_i2093" DrawAspect="Content" ObjectID="_1783090393" r:id="rId2027"/>
        </w:object>
      </w:r>
      <w:r>
        <w:t xml:space="preserve">is converted into the LSF domain in buffer </w:t>
      </w:r>
      <w:r w:rsidRPr="009A0E41">
        <w:rPr>
          <w:position w:val="-14"/>
        </w:rPr>
        <w:object w:dxaOrig="1100" w:dyaOrig="340">
          <v:shape id="_x0000_i2094" type="#_x0000_t75" style="width:55.15pt;height:16.9pt" o:ole="">
            <v:imagedata r:id="rId2028" o:title=""/>
          </v:shape>
          <o:OLEObject Type="Embed" ProgID="Equation.3" ShapeID="_x0000_i2094" DrawAspect="Content" ObjectID="_1783090394" r:id="rId2029"/>
        </w:object>
      </w:r>
      <w:r>
        <w:t>.</w:t>
      </w:r>
    </w:p>
    <w:p w:rsidR="00E76ED5" w:rsidRDefault="00E76ED5" w:rsidP="00E76ED5">
      <w:r>
        <w:t>Two outlier vector indices [</w:t>
      </w:r>
      <w:r w:rsidRPr="00D70C41">
        <w:rPr>
          <w:position w:val="-10"/>
        </w:rPr>
        <w:object w:dxaOrig="1359" w:dyaOrig="300">
          <v:shape id="_x0000_i2095" type="#_x0000_t75" style="width:67.9pt;height:15pt" o:ole="">
            <v:imagedata r:id="rId2030" o:title=""/>
          </v:shape>
          <o:OLEObject Type="Embed" ProgID="Equation.3" ShapeID="_x0000_i2095" DrawAspect="Content" ObjectID="_1783090395" r:id="rId2031"/>
        </w:object>
      </w:r>
      <w:r>
        <w:t>] in the</w:t>
      </w:r>
      <w:r w:rsidRPr="009A0E41">
        <w:rPr>
          <w:position w:val="-14"/>
        </w:rPr>
        <w:object w:dxaOrig="1100" w:dyaOrig="340">
          <v:shape id="_x0000_i2096" type="#_x0000_t75" style="width:55.15pt;height:16.9pt" o:ole="">
            <v:imagedata r:id="rId2028" o:title=""/>
          </v:shape>
          <o:OLEObject Type="Embed" ProgID="Equation.3" ShapeID="_x0000_i2096" DrawAspect="Content" ObjectID="_1783090396" r:id="rId2032"/>
        </w:object>
      </w:r>
      <w:r>
        <w:t xml:space="preserve"> buffer among the </w:t>
      </w:r>
      <w:r w:rsidRPr="007A03CD">
        <w:rPr>
          <w:position w:val="-6"/>
        </w:rPr>
        <w:object w:dxaOrig="220" w:dyaOrig="200">
          <v:shape id="_x0000_i2097" type="#_x0000_t75" style="width:10.9pt;height:10.15pt" o:ole="">
            <v:imagedata r:id="rId2016" o:title=""/>
          </v:shape>
          <o:OLEObject Type="Embed" ProgID="Equation.3" ShapeID="_x0000_i2097" DrawAspect="Content" ObjectID="_1783090397" r:id="rId2033"/>
        </w:object>
      </w:r>
      <w:r>
        <w:t xml:space="preserve"> vector entries are found, by analysing the maximum average LSF deviation to a uniform LSF spectrum. A</w:t>
      </w:r>
      <w:r>
        <w:rPr>
          <w:rFonts w:hint="eastAsia"/>
          <w:lang w:eastAsia="zh-CN"/>
        </w:rPr>
        <w:t>n</w:t>
      </w:r>
      <w:r>
        <w:t xml:space="preserve"> average LSP-vector </w:t>
      </w:r>
      <w:r w:rsidRPr="009A0E41">
        <w:rPr>
          <w:position w:val="-14"/>
        </w:rPr>
        <w:object w:dxaOrig="1500" w:dyaOrig="340">
          <v:shape id="_x0000_i2098" type="#_x0000_t75" style="width:75pt;height:16.9pt" o:ole="">
            <v:imagedata r:id="rId2034" o:title=""/>
          </v:shape>
          <o:OLEObject Type="Embed" ProgID="Equation.3" ShapeID="_x0000_i2098" DrawAspect="Content" ObjectID="_1783090398" r:id="rId2035"/>
        </w:object>
      </w:r>
      <w:r>
        <w:t>is calculated, by computing the LSP-average with exclusion of zero, one or two of the found outlier vectors, depending on the value of</w:t>
      </w:r>
      <w:r w:rsidRPr="007A03CD">
        <w:rPr>
          <w:position w:val="-6"/>
        </w:rPr>
        <w:object w:dxaOrig="220" w:dyaOrig="200">
          <v:shape id="_x0000_i2099" type="#_x0000_t75" style="width:10.9pt;height:10.15pt" o:ole="">
            <v:imagedata r:id="rId2016" o:title=""/>
          </v:shape>
          <o:OLEObject Type="Embed" ProgID="Equation.3" ShapeID="_x0000_i2099" DrawAspect="Content" ObjectID="_1783090399" r:id="rId2036"/>
        </w:object>
      </w:r>
      <w:r>
        <w:t>.</w:t>
      </w:r>
    </w:p>
    <w:p w:rsidR="00E76ED5" w:rsidRDefault="00E76ED5" w:rsidP="00E76ED5">
      <w:r>
        <w:t xml:space="preserve">The sum of the LSP-deviations with respect to the received SID-frame’s quantized LSPs </w:t>
      </w:r>
      <w:r w:rsidRPr="00082BDA">
        <w:rPr>
          <w:position w:val="-12"/>
        </w:rPr>
        <w:object w:dxaOrig="840" w:dyaOrig="320">
          <v:shape id="_x0000_i2100" type="#_x0000_t75" style="width:42pt;height:16.15pt" o:ole="">
            <v:imagedata r:id="rId2037" o:title=""/>
          </v:shape>
          <o:OLEObject Type="Embed" ProgID="Equation.3" ShapeID="_x0000_i2100" DrawAspect="Content" ObjectID="_1783090400" r:id="rId2038"/>
        </w:object>
      </w:r>
      <w:r>
        <w:t>, is computed as:</w:t>
      </w:r>
    </w:p>
    <w:p w:rsidR="00E76ED5" w:rsidRDefault="008B1459" w:rsidP="00E76ED5">
      <w:pPr>
        <w:pStyle w:val="EQ"/>
      </w:pPr>
      <w:r>
        <w:tab/>
      </w:r>
      <w:r w:rsidR="00E76ED5" w:rsidRPr="00B3707A">
        <w:rPr>
          <w:position w:val="-32"/>
        </w:rPr>
        <w:object w:dxaOrig="3980" w:dyaOrig="740">
          <v:shape id="_x0000_i2101" type="#_x0000_t75" style="width:199.15pt;height:37.15pt" o:ole="">
            <v:imagedata r:id="rId2039" o:title=""/>
          </v:shape>
          <o:OLEObject Type="Embed" ProgID="Equation.3" ShapeID="_x0000_i2101" DrawAspect="Content" ObjectID="_1783090401" r:id="rId2040"/>
        </w:object>
      </w:r>
      <w:r w:rsidR="00E76ED5">
        <w:tab/>
        <w:t>(</w:t>
      </w:r>
      <w:fldSimple w:instr=" SEQ eqn \* MERGEFORMAT ">
        <w:r w:rsidR="00E76ED5">
          <w:t>1952</w:t>
        </w:r>
      </w:fldSimple>
      <w:r w:rsidR="00E76ED5">
        <w:t>)</w:t>
      </w:r>
    </w:p>
    <w:p w:rsidR="007F3303" w:rsidRDefault="00E76ED5" w:rsidP="007F3303">
      <w:r>
        <w:t>Further the maximum individual distortion contribution in the summation above is saved as</w:t>
      </w:r>
      <w:r w:rsidRPr="00C80AAF">
        <w:rPr>
          <w:position w:val="-10"/>
        </w:rPr>
        <w:object w:dxaOrig="800" w:dyaOrig="300">
          <v:shape id="_x0000_i2102" type="#_x0000_t75" style="width:40.15pt;height:15pt" o:ole="">
            <v:imagedata r:id="rId2041" o:title=""/>
          </v:shape>
          <o:OLEObject Type="Embed" ProgID="Equation.3" ShapeID="_x0000_i2102" DrawAspect="Content" ObjectID="_1783090402" r:id="rId2042"/>
        </w:object>
      </w:r>
      <w:r>
        <w:t xml:space="preserve">. </w:t>
      </w:r>
      <w:r>
        <w:br/>
      </w:r>
      <w:r>
        <w:br/>
      </w:r>
      <w:r w:rsidR="007F3303">
        <w:t xml:space="preserve">If there were no past CN-parameters to analyse or an residual energy step was detected, the received </w:t>
      </w:r>
      <w:r w:rsidR="007F3303" w:rsidRPr="00082BDA">
        <w:rPr>
          <w:position w:val="-12"/>
        </w:rPr>
        <w:object w:dxaOrig="840" w:dyaOrig="320">
          <v:shape id="_x0000_i2103" type="#_x0000_t75" style="width:42pt;height:16.15pt" o:ole="">
            <v:imagedata r:id="rId2043" o:title=""/>
          </v:shape>
          <o:OLEObject Type="Embed" ProgID="Equation.3" ShapeID="_x0000_i2103" DrawAspect="Content" ObjectID="_1783090403" r:id="rId2044"/>
        </w:object>
      </w:r>
      <w:r w:rsidR="007F3303">
        <w:t xml:space="preserve">vector is used as the final </w:t>
      </w:r>
      <w:r w:rsidR="007F3303" w:rsidRPr="00C80AAF">
        <w:rPr>
          <w:position w:val="-10"/>
        </w:rPr>
        <w:object w:dxaOrig="639" w:dyaOrig="300">
          <v:shape id="_x0000_i2104" type="#_x0000_t75" style="width:31.9pt;height:15pt" o:ole="">
            <v:imagedata r:id="rId2045" o:title=""/>
          </v:shape>
          <o:OLEObject Type="Embed" ProgID="Equation.3" ShapeID="_x0000_i2104" DrawAspect="Content" ObjectID="_1783090404" r:id="rId2046"/>
        </w:object>
      </w:r>
      <w:r w:rsidR="007F3303">
        <w:t xml:space="preserve"> vector right away, on the other hand if there were some past active SAD hangover frames to analyse and there was no energy step detected , the </w:t>
      </w:r>
      <w:r w:rsidR="007F3303" w:rsidRPr="00C80AAF">
        <w:rPr>
          <w:position w:val="-10"/>
        </w:rPr>
        <w:object w:dxaOrig="560" w:dyaOrig="300">
          <v:shape id="_x0000_i2105" type="#_x0000_t75" style="width:28.15pt;height:15pt" o:ole="">
            <v:imagedata r:id="rId2047" o:title=""/>
          </v:shape>
          <o:OLEObject Type="Embed" ProgID="Equation.3" ShapeID="_x0000_i2105" DrawAspect="Content" ObjectID="_1783090405" r:id="rId2048"/>
        </w:object>
      </w:r>
      <w:r w:rsidR="007F3303">
        <w:t xml:space="preserve">and </w:t>
      </w:r>
      <w:r w:rsidR="007F3303" w:rsidRPr="00C80AAF">
        <w:rPr>
          <w:position w:val="-10"/>
        </w:rPr>
        <w:object w:dxaOrig="800" w:dyaOrig="300">
          <v:shape id="_x0000_i2106" type="#_x0000_t75" style="width:40.15pt;height:15pt" o:ole="">
            <v:imagedata r:id="rId2041" o:title=""/>
          </v:shape>
          <o:OLEObject Type="Embed" ProgID="Equation.3" ShapeID="_x0000_i2106" DrawAspect="Content" ObjectID="_1783090406" r:id="rId2049"/>
        </w:object>
      </w:r>
      <w:r w:rsidR="007F3303">
        <w:t xml:space="preserve">are now used to control the vector update over </w:t>
      </w:r>
      <w:r w:rsidR="007F3303" w:rsidRPr="00622248">
        <w:rPr>
          <w:position w:val="-6"/>
        </w:rPr>
        <w:object w:dxaOrig="1040" w:dyaOrig="240">
          <v:shape id="_x0000_i2107" type="#_x0000_t75" style="width:52.15pt;height:12pt" o:ole="">
            <v:imagedata r:id="rId2050" o:title=""/>
          </v:shape>
          <o:OLEObject Type="Embed" ProgID="Equation.3" ShapeID="_x0000_i2107" DrawAspect="Content" ObjectID="_1783090407" r:id="rId2051"/>
        </w:object>
      </w:r>
      <w:r w:rsidR="007F3303">
        <w:t xml:space="preserve">, of the final CNG LSPs </w:t>
      </w:r>
      <w:r w:rsidR="007F3303" w:rsidRPr="00C80AAF">
        <w:rPr>
          <w:position w:val="-10"/>
        </w:rPr>
        <w:object w:dxaOrig="639" w:dyaOrig="300">
          <v:shape id="_x0000_i2108" type="#_x0000_t75" style="width:31.9pt;height:15pt" o:ole="">
            <v:imagedata r:id="rId2045" o:title=""/>
          </v:shape>
          <o:OLEObject Type="Embed" ProgID="Equation.3" ShapeID="_x0000_i2108" DrawAspect="Content" ObjectID="_1783090408" r:id="rId2052"/>
        </w:object>
      </w:r>
      <w:r w:rsidR="007F3303">
        <w:t xml:space="preserve"> using the average LSP-vector </w:t>
      </w:r>
      <w:r w:rsidR="007F3303" w:rsidRPr="005F1C62">
        <w:rPr>
          <w:position w:val="-14"/>
        </w:rPr>
        <w:object w:dxaOrig="1540" w:dyaOrig="340">
          <v:shape id="_x0000_i2109" type="#_x0000_t75" style="width:76.9pt;height:16.9pt" o:ole="">
            <v:imagedata r:id="rId2053" o:title=""/>
          </v:shape>
          <o:OLEObject Type="Embed" ProgID="Equation.3" ShapeID="_x0000_i2109" DrawAspect="Content" ObjectID="_1783090409" r:id="rId2054"/>
        </w:object>
      </w:r>
      <w:r w:rsidR="007F3303">
        <w:t xml:space="preserve"> as follows:</w:t>
      </w:r>
    </w:p>
    <w:p w:rsidR="00EA6B66" w:rsidRPr="009F58CB" w:rsidRDefault="00EA6B66" w:rsidP="00EA6B66">
      <w:pPr>
        <w:keepLines/>
        <w:tabs>
          <w:tab w:val="center" w:pos="4536"/>
          <w:tab w:val="right" w:pos="9072"/>
        </w:tabs>
        <w:rPr>
          <w:noProof/>
          <w:lang w:val="x-none"/>
        </w:rPr>
      </w:pPr>
      <w:r w:rsidRPr="009F58CB">
        <w:rPr>
          <w:noProof/>
          <w:lang w:val="x-none"/>
        </w:rPr>
        <w:tab/>
      </w:r>
      <w:r w:rsidRPr="009F58CB">
        <w:rPr>
          <w:noProof/>
          <w:position w:val="-26"/>
          <w:lang w:val="x-none"/>
        </w:rPr>
        <w:object w:dxaOrig="6940" w:dyaOrig="600">
          <v:shape id="_x0000_i2110" type="#_x0000_t75" style="width:344.25pt;height:30pt" o:ole="">
            <v:imagedata r:id="rId2055" o:title=""/>
          </v:shape>
          <o:OLEObject Type="Embed" ProgID="Equation.3" ShapeID="_x0000_i2110" DrawAspect="Content" ObjectID="_1783090410" r:id="rId2056"/>
        </w:object>
      </w:r>
      <w:r w:rsidRPr="009F58CB">
        <w:rPr>
          <w:noProof/>
          <w:lang w:val="x-none"/>
        </w:rPr>
        <w:tab/>
        <w:t>(1953)</w:t>
      </w:r>
    </w:p>
    <w:p w:rsidR="00E76ED5" w:rsidRDefault="007F3303" w:rsidP="007F3303">
      <w:pPr>
        <w:rPr>
          <w:rFonts w:hint="eastAsia"/>
          <w:noProof/>
          <w:lang w:val="en-US" w:eastAsia="zh-CN"/>
        </w:rPr>
      </w:pPr>
      <w:r>
        <w:rPr>
          <w:lang w:eastAsia="zh-CN"/>
        </w:rPr>
        <w:t>T</w:t>
      </w:r>
      <w:r>
        <w:rPr>
          <w:rFonts w:hint="eastAsia"/>
          <w:lang w:eastAsia="zh-CN"/>
        </w:rPr>
        <w:t>he energy step is detected if it is the first CN frame after an active frame and the energy quantization index</w:t>
      </w:r>
      <w:r w:rsidRPr="00E32B84">
        <w:rPr>
          <w:position w:val="-14"/>
        </w:rPr>
        <w:object w:dxaOrig="260" w:dyaOrig="340">
          <v:shape id="_x0000_i2111" type="#_x0000_t75" style="width:13.15pt;height:16.9pt" o:ole="">
            <v:imagedata r:id="rId2057" o:title=""/>
          </v:shape>
          <o:OLEObject Type="Embed" ProgID="Equation.3" ShapeID="_x0000_i2111" DrawAspect="Content" ObjectID="_1783090411" r:id="rId2058"/>
        </w:object>
      </w:r>
      <w:r>
        <w:rPr>
          <w:rFonts w:hint="eastAsia"/>
          <w:lang w:eastAsia="zh-CN"/>
        </w:rPr>
        <w:t xml:space="preserve"> decoded from the current SID frame is greater than the previous energy quantization index</w:t>
      </w:r>
      <w:r w:rsidRPr="000F1C0D">
        <w:rPr>
          <w:position w:val="-14"/>
        </w:rPr>
        <w:object w:dxaOrig="440" w:dyaOrig="400">
          <v:shape id="_x0000_i2112" type="#_x0000_t75" style="width:22.15pt;height:19.9pt" o:ole="">
            <v:imagedata r:id="rId2059" o:title=""/>
          </v:shape>
          <o:OLEObject Type="Embed" ProgID="Equation.3" ShapeID="_x0000_i2112" DrawAspect="Content" ObjectID="_1783090412" r:id="rId2060"/>
        </w:object>
      </w:r>
      <w:r>
        <w:rPr>
          <w:rFonts w:hint="eastAsia"/>
          <w:lang w:eastAsia="zh-CN"/>
        </w:rPr>
        <w:t xml:space="preserve"> by more than 1, where </w:t>
      </w:r>
      <w:r w:rsidRPr="000F1C0D">
        <w:rPr>
          <w:position w:val="-14"/>
        </w:rPr>
        <w:object w:dxaOrig="840" w:dyaOrig="400">
          <v:shape id="_x0000_i2113" type="#_x0000_t75" style="width:42pt;height:19.9pt" o:ole="">
            <v:imagedata r:id="rId2061" o:title=""/>
          </v:shape>
          <o:OLEObject Type="Embed" ProgID="Equation.3" ShapeID="_x0000_i2113" DrawAspect="Content" ObjectID="_1783090413" r:id="rId2062"/>
        </w:object>
      </w:r>
      <w:r>
        <w:rPr>
          <w:rFonts w:hint="eastAsia"/>
          <w:lang w:eastAsia="zh-CN"/>
        </w:rPr>
        <w:t>.</w:t>
      </w:r>
      <w:r>
        <w:t xml:space="preserve"> </w:t>
      </w:r>
      <w:r>
        <w:rPr>
          <w:lang w:eastAsia="zh-CN"/>
        </w:rPr>
        <w:t xml:space="preserve">Additionally, if there were past CN-parameters, an energy step is detected if the most recent energy value in </w:t>
      </w:r>
      <w:r w:rsidRPr="001A3D2C">
        <w:rPr>
          <w:position w:val="-10"/>
        </w:rPr>
        <w:object w:dxaOrig="560" w:dyaOrig="300">
          <v:shape id="_x0000_i2114" type="#_x0000_t75" style="width:28.15pt;height:15pt" o:ole="">
            <v:imagedata r:id="rId2005" o:title=""/>
          </v:shape>
          <o:OLEObject Type="Embed" ProgID="Equation.3" ShapeID="_x0000_i2114" DrawAspect="Content" ObjectID="_1783090414" r:id="rId2063"/>
        </w:object>
      </w:r>
      <w:r>
        <w:t xml:space="preserve"> is more than four times larger than the </w:t>
      </w:r>
      <w:r>
        <w:rPr>
          <w:rFonts w:hint="eastAsia"/>
          <w:lang w:eastAsia="zh-CN"/>
        </w:rPr>
        <w:t>smoothed quantized excitation energy</w:t>
      </w:r>
      <w:r>
        <w:rPr>
          <w:lang w:eastAsia="zh-CN"/>
        </w:rPr>
        <w:t xml:space="preserve"> </w:t>
      </w:r>
      <w:r w:rsidRPr="00F85A2D">
        <w:rPr>
          <w:position w:val="-10"/>
        </w:rPr>
        <w:object w:dxaOrig="440" w:dyaOrig="300">
          <v:shape id="_x0000_i2115" type="#_x0000_t75" style="width:22.15pt;height:15pt" o:ole="">
            <v:imagedata r:id="rId2064" o:title=""/>
          </v:shape>
          <o:OLEObject Type="Embed" ProgID="Equation.3" ShapeID="_x0000_i2115" DrawAspect="Content" ObjectID="_1783090415" r:id="rId2065"/>
        </w:object>
      </w:r>
      <w:r>
        <w:rPr>
          <w:lang w:eastAsia="zh-CN"/>
        </w:rPr>
        <w:t>.</w:t>
      </w:r>
      <w:r>
        <w:t xml:space="preserve"> </w:t>
      </w:r>
      <w:r w:rsidR="002561CD">
        <w:t xml:space="preserve">Further the </w:t>
      </w:r>
      <w:r w:rsidR="002561CD" w:rsidRPr="00BA5F1C">
        <w:rPr>
          <w:position w:val="-8"/>
        </w:rPr>
        <w:object w:dxaOrig="260" w:dyaOrig="260">
          <v:shape id="_x0000_i2116" type="#_x0000_t75" style="width:13.15pt;height:13.15pt" o:ole="">
            <v:imagedata r:id="rId2066" o:title=""/>
          </v:shape>
          <o:OLEObject Type="Embed" ProgID="Equation.3" ShapeID="_x0000_i2116" DrawAspect="Content" ObjectID="_1783090416" r:id="rId2067"/>
        </w:object>
      </w:r>
      <w:r w:rsidR="002561CD">
        <w:t xml:space="preserve"> </w:t>
      </w:r>
      <w:r w:rsidR="002561CD" w:rsidRPr="000D1CEC">
        <w:rPr>
          <w:position w:val="-10"/>
        </w:rPr>
        <w:object w:dxaOrig="840" w:dyaOrig="300">
          <v:shape id="_x0000_i2117" type="#_x0000_t75" style="width:42pt;height:15pt" o:ole="">
            <v:imagedata r:id="rId2068" o:title=""/>
          </v:shape>
          <o:OLEObject Type="Embed" ProgID="Equation.3" ShapeID="_x0000_i2117" DrawAspect="Content" ObjectID="_1783090417" r:id="rId2069"/>
        </w:object>
      </w:r>
      <w:r w:rsidR="002561CD">
        <w:t>vectors that originate from active or WB SID frames among the</w:t>
      </w:r>
      <w:r w:rsidR="002561CD" w:rsidRPr="00247BAB">
        <w:t xml:space="preserve"> </w:t>
      </w:r>
      <w:r w:rsidR="002561CD" w:rsidRPr="007A03CD">
        <w:rPr>
          <w:position w:val="-6"/>
        </w:rPr>
        <w:object w:dxaOrig="220" w:dyaOrig="200">
          <v:shape id="_x0000_i2118" type="#_x0000_t75" style="width:10.9pt;height:10.15pt" o:ole="">
            <v:imagedata r:id="rId2016" o:title=""/>
          </v:shape>
          <o:OLEObject Type="Embed" ProgID="Equation.3" ShapeID="_x0000_i2118" DrawAspect="Content" ObjectID="_1783090418" r:id="rId2070"/>
        </w:object>
      </w:r>
      <w:r w:rsidR="002561CD" w:rsidRPr="000D1CEC">
        <w:rPr>
          <w:position w:val="-10"/>
        </w:rPr>
        <w:object w:dxaOrig="840" w:dyaOrig="300">
          <v:shape id="_x0000_i2119" type="#_x0000_t75" style="width:42pt;height:15pt" o:ole="">
            <v:imagedata r:id="rId2068" o:title=""/>
          </v:shape>
          <o:OLEObject Type="Embed" ProgID="Equation.3" ShapeID="_x0000_i2119" DrawAspect="Content" ObjectID="_1783090419" r:id="rId2071"/>
        </w:object>
      </w:r>
      <w:r w:rsidR="002561CD">
        <w:t>vectors</w:t>
      </w:r>
      <w:r>
        <w:t xml:space="preserve"> corresponding in time to the past residual energies in </w:t>
      </w:r>
      <w:r w:rsidRPr="001A3D2C">
        <w:rPr>
          <w:position w:val="-10"/>
        </w:rPr>
        <w:object w:dxaOrig="560" w:dyaOrig="300">
          <v:shape id="_x0000_i2120" type="#_x0000_t75" style="width:28.15pt;height:15pt" o:ole="">
            <v:imagedata r:id="rId2005" o:title=""/>
          </v:shape>
          <o:OLEObject Type="Embed" ProgID="Equation.3" ShapeID="_x0000_i2120" DrawAspect="Content" ObjectID="_1783090420" r:id="rId2072"/>
        </w:object>
      </w:r>
      <w:r>
        <w:t xml:space="preserve">used for </w:t>
      </w:r>
      <w:r w:rsidRPr="007A03CD">
        <w:rPr>
          <w:position w:val="-14"/>
        </w:rPr>
        <w:object w:dxaOrig="1600" w:dyaOrig="340">
          <v:shape id="_x0000_i2121" type="#_x0000_t75" style="width:80.25pt;height:16.9pt" o:ole="">
            <v:imagedata r:id="rId2013" o:title=""/>
          </v:shape>
          <o:OLEObject Type="Embed" ProgID="Equation.3" ShapeID="_x0000_i2121" DrawAspect="Content" ObjectID="_1783090421" r:id="rId2073"/>
        </w:object>
      </w:r>
      <w:r>
        <w:t>are saved in a buffer</w:t>
      </w:r>
      <w:r w:rsidRPr="000D1CEC">
        <w:rPr>
          <w:position w:val="-10"/>
        </w:rPr>
        <w:object w:dxaOrig="1140" w:dyaOrig="300">
          <v:shape id="_x0000_i2122" type="#_x0000_t75" style="width:57pt;height:15pt" o:ole="">
            <v:imagedata r:id="rId2074" o:title=""/>
          </v:shape>
          <o:OLEObject Type="Embed" ProgID="Equation.3" ShapeID="_x0000_i2122" DrawAspect="Content" ObjectID="_1783090422" r:id="rId2075"/>
        </w:object>
      </w:r>
      <w:r>
        <w:t>.</w:t>
      </w:r>
      <w:r>
        <w:rPr>
          <w:rFonts w:hint="eastAsia"/>
          <w:lang w:eastAsia="zh-CN"/>
        </w:rPr>
        <w:t xml:space="preserve"> The average envelope of </w:t>
      </w:r>
      <w:r w:rsidRPr="000D1CEC">
        <w:rPr>
          <w:position w:val="-10"/>
        </w:rPr>
        <w:object w:dxaOrig="1140" w:dyaOrig="300">
          <v:shape id="_x0000_i2123" type="#_x0000_t75" style="width:57pt;height:15pt" o:ole="">
            <v:imagedata r:id="rId2074" o:title=""/>
          </v:shape>
          <o:OLEObject Type="Embed" ProgID="Equation.3" ShapeID="_x0000_i2123" DrawAspect="Content" ObjectID="_1783090423" r:id="rId2076"/>
        </w:object>
      </w:r>
      <w:r>
        <w:rPr>
          <w:rFonts w:hint="eastAsia"/>
          <w:lang w:eastAsia="zh-CN"/>
        </w:rPr>
        <w:t xml:space="preserve"> is computed and from which two times of the smoothed residual spectral envelope of the previous frame, </w:t>
      </w:r>
      <w:r w:rsidRPr="007B0B7B">
        <w:rPr>
          <w:position w:val="-12"/>
        </w:rPr>
        <w:object w:dxaOrig="940" w:dyaOrig="380">
          <v:shape id="_x0000_i2124" type="#_x0000_t75" style="width:46.9pt;height:19.15pt" o:ole="">
            <v:imagedata r:id="rId2077" o:title=""/>
          </v:shape>
          <o:OLEObject Type="Embed" ProgID="Equation.3" ShapeID="_x0000_i2124" DrawAspect="Content" ObjectID="_1783090424" r:id="rId2078"/>
        </w:object>
      </w:r>
      <w:r>
        <w:rPr>
          <w:rFonts w:hint="eastAsia"/>
          <w:lang w:eastAsia="zh-CN"/>
        </w:rPr>
        <w:t>, calculated in equation (</w:t>
      </w:r>
      <w:r>
        <w:rPr>
          <w:lang w:eastAsia="zh-CN"/>
        </w:rPr>
        <w:fldChar w:fldCharType="begin"/>
      </w:r>
      <w:r>
        <w:rPr>
          <w:lang w:eastAsia="zh-CN"/>
        </w:rPr>
        <w:instrText xml:space="preserve"> </w:instrText>
      </w:r>
      <w:r>
        <w:rPr>
          <w:rFonts w:hint="eastAsia"/>
          <w:lang w:eastAsia="zh-CN"/>
        </w:rPr>
        <w:instrText>SEQ Eqn Eqn_envcn \* MERGEFORMAT</w:instrText>
      </w:r>
      <w:r>
        <w:rPr>
          <w:lang w:eastAsia="zh-CN"/>
        </w:rPr>
        <w:instrText xml:space="preserve"> </w:instrText>
      </w:r>
      <w:r>
        <w:rPr>
          <w:lang w:eastAsia="zh-CN"/>
        </w:rPr>
        <w:fldChar w:fldCharType="separate"/>
      </w:r>
      <w:r>
        <w:rPr>
          <w:noProof/>
          <w:lang w:eastAsia="zh-CN"/>
        </w:rPr>
        <w:t>1958</w:t>
      </w:r>
      <w:r>
        <w:rPr>
          <w:lang w:eastAsia="zh-CN"/>
        </w:rPr>
        <w:fldChar w:fldCharType="end"/>
      </w:r>
      <w:r>
        <w:rPr>
          <w:rFonts w:hint="eastAsia"/>
          <w:lang w:eastAsia="zh-CN"/>
        </w:rPr>
        <w:t xml:space="preserve">) is subtracted. </w:t>
      </w:r>
      <w:r w:rsidR="00E76ED5">
        <w:rPr>
          <w:lang w:eastAsia="zh-CN"/>
        </w:rPr>
        <w:t>T</w:t>
      </w:r>
      <w:r w:rsidR="00E76ED5">
        <w:rPr>
          <w:rFonts w:hint="eastAsia"/>
          <w:lang w:eastAsia="zh-CN"/>
        </w:rPr>
        <w:t>he resulting average envelope is used to initialize the smoothed residual spectral envelope if there is no energy step detected.</w:t>
      </w:r>
      <w:r w:rsidR="002561CD">
        <w:rPr>
          <w:lang w:eastAsia="zh-CN"/>
        </w:rPr>
        <w:t xml:space="preserve"> </w:t>
      </w:r>
    </w:p>
    <w:p w:rsidR="00E76ED5" w:rsidRDefault="00E76ED5" w:rsidP="00E76ED5">
      <w:r>
        <w:rPr>
          <w:noProof/>
          <w:lang w:val="en-US"/>
        </w:rPr>
        <w:t xml:space="preserve">When a SID frame is received and there was no energy step detected,  first the received and decoded LSP vector  </w:t>
      </w:r>
      <w:r w:rsidRPr="00082BDA">
        <w:rPr>
          <w:position w:val="-12"/>
        </w:rPr>
        <w:object w:dxaOrig="840" w:dyaOrig="320">
          <v:shape id="_x0000_i2125" type="#_x0000_t75" style="width:42pt;height:16.15pt" o:ole="">
            <v:imagedata r:id="rId2037" o:title=""/>
          </v:shape>
          <o:OLEObject Type="Embed" ProgID="Equation.3" ShapeID="_x0000_i2125" DrawAspect="Content" ObjectID="_1783090425" r:id="rId2079"/>
        </w:object>
      </w:r>
      <w:r>
        <w:t xml:space="preserve">is added to the CNG-analysis buffer </w:t>
      </w:r>
      <w:r w:rsidRPr="009A0E41">
        <w:rPr>
          <w:position w:val="-14"/>
        </w:rPr>
        <w:object w:dxaOrig="800" w:dyaOrig="340">
          <v:shape id="_x0000_i2126" type="#_x0000_t75" style="width:40.15pt;height:16.9pt" o:ole="">
            <v:imagedata r:id="rId1998" o:title=""/>
          </v:shape>
          <o:OLEObject Type="Embed" ProgID="Equation.3" ShapeID="_x0000_i2126" DrawAspect="Content" ObjectID="_1783090426" r:id="rId2080"/>
        </w:object>
      </w:r>
      <w:r>
        <w:t>in a FIFO manner for a buffer size of up to</w:t>
      </w:r>
      <w:r w:rsidR="00B8554B" w:rsidRPr="00525A55">
        <w:rPr>
          <w:position w:val="-10"/>
        </w:rPr>
        <w:object w:dxaOrig="1400" w:dyaOrig="279">
          <v:shape id="_x0000_i2127" type="#_x0000_t75" style="width:76.15pt;height:14.25pt" o:ole="">
            <v:imagedata r:id="rId1985" o:title=""/>
          </v:shape>
          <o:OLEObject Type="Embed" ProgID="Equation.3" ShapeID="_x0000_i2127" DrawAspect="Content" ObjectID="_1783090427" r:id="rId2081"/>
        </w:object>
      </w:r>
      <w:r>
        <w:t xml:space="preserve">, and secondly the decoded residual energy value in the SID frame </w:t>
      </w:r>
      <w:r w:rsidRPr="00C80AAF">
        <w:rPr>
          <w:position w:val="-10"/>
        </w:rPr>
        <w:object w:dxaOrig="480" w:dyaOrig="300">
          <v:shape id="_x0000_i2128" type="#_x0000_t75" style="width:24pt;height:15pt" o:ole="">
            <v:imagedata r:id="rId2082" o:title=""/>
          </v:shape>
          <o:OLEObject Type="Embed" ProgID="Equation.3" ShapeID="_x0000_i2128" DrawAspect="Content" ObjectID="_1783090428" r:id="rId2083"/>
        </w:object>
      </w:r>
      <w:r>
        <w:t xml:space="preserve"> is added to the CNG analysis buffer </w:t>
      </w:r>
      <w:r w:rsidRPr="001A3D2C">
        <w:rPr>
          <w:position w:val="-10"/>
        </w:rPr>
        <w:object w:dxaOrig="560" w:dyaOrig="300">
          <v:shape id="_x0000_i2129" type="#_x0000_t75" style="width:28.15pt;height:15pt" o:ole="">
            <v:imagedata r:id="rId2005" o:title=""/>
          </v:shape>
          <o:OLEObject Type="Embed" ProgID="Equation.3" ShapeID="_x0000_i2129" DrawAspect="Content" ObjectID="_1783090429" r:id="rId2084"/>
        </w:object>
      </w:r>
      <w:r>
        <w:t>in a FIFO manner</w:t>
      </w:r>
      <w:r w:rsidRPr="00974806">
        <w:t xml:space="preserve"> </w:t>
      </w:r>
      <w:r>
        <w:t>for a buffer size of up to</w:t>
      </w:r>
      <w:r w:rsidR="00B8554B" w:rsidRPr="00525A55">
        <w:rPr>
          <w:position w:val="-10"/>
        </w:rPr>
        <w:object w:dxaOrig="1400" w:dyaOrig="279">
          <v:shape id="_x0000_i2130" type="#_x0000_t75" style="width:74.25pt;height:14.25pt" o:ole="">
            <v:imagedata r:id="rId1985" o:title=""/>
          </v:shape>
          <o:OLEObject Type="Embed" ProgID="Equation.3" ShapeID="_x0000_i2130" DrawAspect="Content" ObjectID="_1783090430" r:id="rId2085"/>
        </w:object>
      </w:r>
      <w:r>
        <w:rPr>
          <w:rFonts w:hint="eastAsia"/>
          <w:lang w:eastAsia="zh-CN"/>
        </w:rPr>
        <w:t xml:space="preserve">, then thirdly, if applicable (depending on if the SID frame is of WB type or not), the decoded low frequency </w:t>
      </w:r>
      <w:r>
        <w:rPr>
          <w:lang w:eastAsia="zh-CN"/>
        </w:rPr>
        <w:t>envelope</w:t>
      </w:r>
      <w:r>
        <w:rPr>
          <w:rFonts w:hint="eastAsia"/>
          <w:lang w:eastAsia="zh-CN"/>
        </w:rPr>
        <w:t xml:space="preserve"> of the excitation from the SID frame is added to the CNG analysis buffer </w:t>
      </w:r>
      <w:r w:rsidRPr="00E54774">
        <w:rPr>
          <w:position w:val="-10"/>
        </w:rPr>
        <w:object w:dxaOrig="840" w:dyaOrig="300">
          <v:shape id="_x0000_i2131" type="#_x0000_t75" style="width:42pt;height:15pt" o:ole="">
            <v:imagedata r:id="rId2010" o:title=""/>
          </v:shape>
          <o:OLEObject Type="Embed" ProgID="Equation.3" ShapeID="_x0000_i2131" DrawAspect="Content" ObjectID="_1783090431" r:id="rId2086"/>
        </w:object>
      </w:r>
      <w:r>
        <w:rPr>
          <w:rFonts w:hint="eastAsia"/>
          <w:lang w:eastAsia="zh-CN"/>
        </w:rPr>
        <w:t xml:space="preserve"> </w:t>
      </w:r>
      <w:r>
        <w:t>for a buffer size of up to</w:t>
      </w:r>
      <w:r w:rsidR="00B8554B" w:rsidRPr="00525A55">
        <w:rPr>
          <w:position w:val="-10"/>
        </w:rPr>
        <w:object w:dxaOrig="1400" w:dyaOrig="279">
          <v:shape id="_x0000_i2132" type="#_x0000_t75" style="width:78pt;height:14.25pt" o:ole="">
            <v:imagedata r:id="rId1985" o:title=""/>
          </v:shape>
          <o:OLEObject Type="Embed" ProgID="Equation.3" ShapeID="_x0000_i2132" DrawAspect="Content" ObjectID="_1783090432" r:id="rId2087"/>
        </w:object>
      </w:r>
      <w:r>
        <w:t>.</w:t>
      </w:r>
    </w:p>
    <w:p w:rsidR="00B8554B" w:rsidRPr="00574C4D" w:rsidRDefault="00B8554B" w:rsidP="00B8554B">
      <w:pPr>
        <w:rPr>
          <w:rFonts w:eastAsia="Times New Roman"/>
        </w:rPr>
      </w:pPr>
      <w:r w:rsidRPr="00574C4D">
        <w:rPr>
          <w:rFonts w:eastAsia="Times New Roman"/>
        </w:rPr>
        <w:t xml:space="preserve">During actively encoded periods, i.e. not including SID frames, the currently least recent buffer element (firstly added) in the buffer </w:t>
      </w:r>
      <w:r w:rsidRPr="00574C4D">
        <w:rPr>
          <w:rFonts w:eastAsia="Times New Roman"/>
          <w:position w:val="-14"/>
        </w:rPr>
        <w:object w:dxaOrig="840" w:dyaOrig="340">
          <v:shape id="_x0000_i2133" type="#_x0000_t75" style="width:42pt;height:16.9pt" o:ole="">
            <v:imagedata r:id="rId2088" o:title=""/>
          </v:shape>
          <o:OLEObject Type="Embed" ProgID="Equation.3" ShapeID="_x0000_i2133" DrawAspect="Content" ObjectID="_1783090433" r:id="rId2089"/>
        </w:object>
      </w:r>
      <w:r w:rsidRPr="00574C4D">
        <w:rPr>
          <w:rFonts w:eastAsia="Times New Roman"/>
        </w:rPr>
        <w:t xml:space="preserve"> and the corresponding element in the buffer </w:t>
      </w:r>
      <w:r w:rsidRPr="00574C4D">
        <w:rPr>
          <w:rFonts w:eastAsia="Times New Roman"/>
          <w:position w:val="-10"/>
        </w:rPr>
        <w:object w:dxaOrig="580" w:dyaOrig="300">
          <v:shape id="_x0000_i2134" type="#_x0000_t75" style="width:28.9pt;height:15pt" o:ole="">
            <v:imagedata r:id="rId2090" o:title=""/>
          </v:shape>
          <o:OLEObject Type="Embed" ProgID="Equation.3" ShapeID="_x0000_i2134" DrawAspect="Content" ObjectID="_1783090434" r:id="rId2091"/>
        </w:object>
      </w:r>
      <w:r w:rsidRPr="00574C4D">
        <w:rPr>
          <w:rFonts w:eastAsia="Times New Roman"/>
        </w:rPr>
        <w:t xml:space="preserve"> are excluded from the buffers with a period of number of consecutive actively encoded frames given by the decrement factor </w:t>
      </w:r>
      <w:r w:rsidRPr="00574C4D">
        <w:rPr>
          <w:rFonts w:eastAsia="Times New Roman"/>
          <w:position w:val="-10"/>
        </w:rPr>
        <w:object w:dxaOrig="1780" w:dyaOrig="279">
          <v:shape id="_x0000_i2135" type="#_x0000_t75" style="width:81.75pt;height:12.4pt" o:ole="">
            <v:imagedata r:id="rId2092" o:title=""/>
          </v:shape>
          <o:OLEObject Type="Embed" ProgID="Equation.3" ShapeID="_x0000_i2135" DrawAspect="Content" ObjectID="_1783090435" r:id="rId2093"/>
        </w:object>
      </w:r>
      <w:r w:rsidRPr="00574C4D">
        <w:rPr>
          <w:rFonts w:eastAsia="Times New Roman"/>
        </w:rPr>
        <w:t xml:space="preserve">. As circular FIFO buffers are implemented the elements do not actually have to be deleted but the variable </w:t>
      </w:r>
      <w:r w:rsidRPr="00574C4D">
        <w:rPr>
          <w:rFonts w:eastAsia="Times New Roman"/>
          <w:position w:val="-10"/>
        </w:rPr>
        <w:object w:dxaOrig="900" w:dyaOrig="300">
          <v:shape id="_x0000_i2136" type="#_x0000_t75" style="width:45pt;height:15pt" o:ole="">
            <v:imagedata r:id="rId2094" o:title=""/>
          </v:shape>
          <o:OLEObject Type="Embed" ProgID="Equation.3" ShapeID="_x0000_i2136" DrawAspect="Content" ObjectID="_1783090436" r:id="rId2095"/>
        </w:object>
      </w:r>
      <w:r w:rsidRPr="00574C4D">
        <w:rPr>
          <w:rFonts w:eastAsia="Times New Roman"/>
        </w:rPr>
        <w:t xml:space="preserve"> representing the number of valid buffer elements, i.e. elements used for determination of  </w:t>
      </w:r>
      <w:r w:rsidRPr="00574C4D">
        <w:rPr>
          <w:rFonts w:eastAsia="Times New Roman"/>
          <w:position w:val="-14"/>
        </w:rPr>
        <w:object w:dxaOrig="1140" w:dyaOrig="340">
          <v:shape id="_x0000_i2137" type="#_x0000_t75" style="width:57pt;height:16.9pt" o:ole="">
            <v:imagedata r:id="rId2096" o:title=""/>
          </v:shape>
          <o:OLEObject Type="Embed" ProgID="Equation.3" ShapeID="_x0000_i2137" DrawAspect="Content" ObjectID="_1783090437" r:id="rId2097"/>
        </w:object>
      </w:r>
      <w:r w:rsidRPr="00574C4D">
        <w:rPr>
          <w:rFonts w:eastAsia="Times New Roman"/>
        </w:rPr>
        <w:t xml:space="preserve"> and </w:t>
      </w:r>
      <w:r w:rsidRPr="00574C4D">
        <w:rPr>
          <w:rFonts w:eastAsia="Times New Roman"/>
          <w:position w:val="-14"/>
        </w:rPr>
        <w:object w:dxaOrig="1640" w:dyaOrig="340">
          <v:shape id="_x0000_i2138" type="#_x0000_t75" style="width:82.15pt;height:16.9pt" o:ole="">
            <v:imagedata r:id="rId2098" o:title=""/>
          </v:shape>
          <o:OLEObject Type="Embed" ProgID="Equation.3" ShapeID="_x0000_i2138" DrawAspect="Content" ObjectID="_1783090438" r:id="rId2099"/>
        </w:object>
      </w:r>
      <w:r w:rsidRPr="00574C4D">
        <w:rPr>
          <w:rFonts w:eastAsia="Times New Roman"/>
        </w:rPr>
        <w:t>, is given by:</w:t>
      </w:r>
    </w:p>
    <w:p w:rsidR="00B8554B" w:rsidRPr="00574C4D" w:rsidRDefault="00B8554B" w:rsidP="00B8554B">
      <w:pPr>
        <w:keepLines/>
        <w:tabs>
          <w:tab w:val="center" w:pos="4536"/>
          <w:tab w:val="right" w:pos="9072"/>
        </w:tabs>
        <w:rPr>
          <w:rFonts w:eastAsia="Times New Roman"/>
          <w:noProof/>
        </w:rPr>
      </w:pPr>
      <w:r w:rsidRPr="00574C4D">
        <w:rPr>
          <w:rFonts w:eastAsia="Times New Roman"/>
          <w:noProof/>
        </w:rPr>
        <w:tab/>
      </w:r>
      <w:r w:rsidRPr="00574C4D">
        <w:rPr>
          <w:rFonts w:eastAsia="Times New Roman"/>
          <w:noProof/>
          <w:position w:val="-12"/>
        </w:rPr>
        <w:object w:dxaOrig="8419" w:dyaOrig="380">
          <v:shape id="_x0000_i2139" type="#_x0000_t75" style="width:400.9pt;height:18.4pt" o:ole="">
            <v:imagedata r:id="rId2100" o:title=""/>
          </v:shape>
          <o:OLEObject Type="Embed" ProgID="Equation.3" ShapeID="_x0000_i2139" DrawAspect="Content" ObjectID="_1783090439" r:id="rId2101"/>
        </w:object>
      </w:r>
      <w:r w:rsidRPr="00574C4D">
        <w:rPr>
          <w:rFonts w:eastAsia="Times New Roman"/>
          <w:noProof/>
        </w:rPr>
        <w:tab/>
        <w:t>(1953a)</w:t>
      </w:r>
    </w:p>
    <w:p w:rsidR="00B8554B" w:rsidRPr="00B8554B" w:rsidRDefault="00B8554B" w:rsidP="00E76ED5">
      <w:pPr>
        <w:rPr>
          <w:rFonts w:eastAsia="Times New Roman" w:hint="eastAsia"/>
        </w:rPr>
      </w:pPr>
      <w:r w:rsidRPr="00574C4D">
        <w:rPr>
          <w:rFonts w:eastAsia="Times New Roman"/>
          <w:lang w:val="en-US" w:eastAsia="zh-CN"/>
        </w:rPr>
        <w:t xml:space="preserve">where </w:t>
      </w:r>
      <w:r w:rsidRPr="00574C4D">
        <w:rPr>
          <w:rFonts w:eastAsia="Times New Roman"/>
          <w:position w:val="-12"/>
        </w:rPr>
        <w:object w:dxaOrig="900" w:dyaOrig="380">
          <v:shape id="_x0000_i2140" type="#_x0000_t75" style="width:45pt;height:19.15pt" o:ole="">
            <v:imagedata r:id="rId2102" o:title=""/>
          </v:shape>
          <o:OLEObject Type="Embed" ProgID="Equation.3" ShapeID="_x0000_i2140" DrawAspect="Content" ObjectID="_1783090440" r:id="rId2103"/>
        </w:object>
      </w:r>
      <w:r w:rsidRPr="00574C4D">
        <w:rPr>
          <w:rFonts w:eastAsia="Times New Roman"/>
        </w:rPr>
        <w:t xml:space="preserve"> is the number of valid buffer elements in the very beginning of the actively encoded period, </w:t>
      </w:r>
      <w:r w:rsidRPr="00574C4D">
        <w:rPr>
          <w:rFonts w:eastAsia="Times New Roman"/>
          <w:position w:val="-10"/>
        </w:rPr>
        <w:object w:dxaOrig="180" w:dyaOrig="240">
          <v:shape id="_x0000_i2141" type="#_x0000_t75" style="width:9pt;height:12pt" o:ole="">
            <v:imagedata r:id="rId2104" o:title=""/>
          </v:shape>
          <o:OLEObject Type="Embed" ProgID="Equation.3" ShapeID="_x0000_i2141" DrawAspect="Content" ObjectID="_1783090441" r:id="rId2105"/>
        </w:object>
      </w:r>
      <w:r w:rsidRPr="00574C4D">
        <w:rPr>
          <w:rFonts w:eastAsia="Times New Roman"/>
        </w:rPr>
        <w:t xml:space="preserve"> </w:t>
      </w:r>
      <w:r w:rsidRPr="00574C4D">
        <w:rPr>
          <w:rFonts w:eastAsia="Times New Roman"/>
          <w:lang w:val="en-US" w:eastAsia="zh-CN"/>
        </w:rPr>
        <w:t xml:space="preserve">is a non-negative integer and </w:t>
      </w:r>
      <w:r w:rsidRPr="00574C4D">
        <w:rPr>
          <w:rFonts w:eastAsia="Times New Roman"/>
          <w:position w:val="-10"/>
        </w:rPr>
        <w:object w:dxaOrig="540" w:dyaOrig="300">
          <v:shape id="_x0000_i2142" type="#_x0000_t75" style="width:27pt;height:15pt" o:ole="">
            <v:imagedata r:id="rId2106" o:title=""/>
          </v:shape>
          <o:OLEObject Type="Embed" ProgID="Equation.3" ShapeID="_x0000_i2142" DrawAspect="Content" ObjectID="_1783090442" r:id="rId2107"/>
        </w:object>
      </w:r>
      <w:r w:rsidRPr="00574C4D">
        <w:rPr>
          <w:rFonts w:eastAsia="Times New Roman"/>
        </w:rPr>
        <w:t xml:space="preserve"> is a counter of consecutive actively encoded frames. The variable </w:t>
      </w:r>
      <w:r w:rsidRPr="00574C4D">
        <w:rPr>
          <w:rFonts w:eastAsia="Times New Roman"/>
          <w:position w:val="-10"/>
        </w:rPr>
        <w:object w:dxaOrig="900" w:dyaOrig="300">
          <v:shape id="_x0000_i2143" type="#_x0000_t75" style="width:45pt;height:15pt" o:ole="">
            <v:imagedata r:id="rId2108" o:title=""/>
          </v:shape>
          <o:OLEObject Type="Embed" ProgID="Equation.3" ShapeID="_x0000_i2143" DrawAspect="Content" ObjectID="_1783090443" r:id="rId2109"/>
        </w:object>
      </w:r>
      <w:r w:rsidRPr="00574C4D">
        <w:rPr>
          <w:rFonts w:eastAsia="Times New Roman"/>
        </w:rPr>
        <w:t xml:space="preserve"> does together with a pointer to the most recently added buffer element deter</w:t>
      </w:r>
      <w:r>
        <w:rPr>
          <w:rFonts w:eastAsia="Times New Roman"/>
        </w:rPr>
        <w:t>mine the valid buffer elements.</w:t>
      </w:r>
    </w:p>
    <w:p w:rsidR="00E76ED5" w:rsidRDefault="00E76ED5" w:rsidP="00E76ED5">
      <w:pPr>
        <w:pStyle w:val="Heading5"/>
        <w:rPr>
          <w:rFonts w:hint="eastAsia"/>
          <w:lang w:eastAsia="zh-CN"/>
        </w:rPr>
      </w:pPr>
      <w:r w:rsidRPr="00231D87">
        <w:t>6.7.2.</w:t>
      </w:r>
      <w:r>
        <w:t>1.3</w:t>
      </w:r>
      <w:r w:rsidRPr="00231D87">
        <w:tab/>
      </w:r>
      <w:r>
        <w:t xml:space="preserve">LP-CNG </w:t>
      </w:r>
      <w:r>
        <w:rPr>
          <w:rFonts w:hint="eastAsia"/>
          <w:lang w:eastAsia="zh-CN"/>
        </w:rPr>
        <w:t>low-band energy decoding</w:t>
      </w:r>
    </w:p>
    <w:p w:rsidR="00CB251B" w:rsidRDefault="00CB251B" w:rsidP="00CB251B">
      <w:pPr>
        <w:rPr>
          <w:lang w:eastAsia="zh-CN"/>
        </w:rPr>
      </w:pPr>
      <w:r>
        <w:rPr>
          <w:rFonts w:hint="eastAsia"/>
          <w:lang w:eastAsia="zh-CN"/>
        </w:rPr>
        <w:t>The quantized low-band excitation energy in logarithmic domain is decoded from each LP-CNG SID frame and converted to linear domain</w:t>
      </w:r>
      <w:r w:rsidRPr="00A467FC">
        <w:rPr>
          <w:rFonts w:hint="eastAsia"/>
          <w:lang w:eastAsia="zh-CN"/>
        </w:rPr>
        <w:t xml:space="preserve"> </w:t>
      </w:r>
      <w:r>
        <w:rPr>
          <w:rFonts w:hint="eastAsia"/>
          <w:lang w:eastAsia="zh-CN"/>
        </w:rPr>
        <w:t xml:space="preserve">using </w:t>
      </w:r>
      <w:r>
        <w:rPr>
          <w:lang w:eastAsia="zh-CN"/>
        </w:rPr>
        <w:t>the procedure</w:t>
      </w:r>
      <w:r>
        <w:rPr>
          <w:rFonts w:hint="eastAsia"/>
          <w:lang w:eastAsia="zh-CN"/>
        </w:rPr>
        <w:t xml:space="preserve"> described</w:t>
      </w:r>
      <w:r>
        <w:rPr>
          <w:lang w:eastAsia="zh-CN"/>
        </w:rPr>
        <w:t xml:space="preserve"> in subclause 5.6.2.1.5</w:t>
      </w:r>
      <w:r>
        <w:rPr>
          <w:rFonts w:hint="eastAsia"/>
          <w:lang w:eastAsia="zh-CN"/>
        </w:rPr>
        <w:t xml:space="preserve">. The resulting linear domain low-band excitation energy </w:t>
      </w:r>
      <w:r w:rsidRPr="001460F0">
        <w:rPr>
          <w:position w:val="-4"/>
        </w:rPr>
        <w:object w:dxaOrig="240" w:dyaOrig="340">
          <v:shape id="_x0000_i2144" type="#_x0000_t75" style="width:12pt;height:16.9pt" o:ole="">
            <v:imagedata r:id="rId2110" o:title=""/>
          </v:shape>
          <o:OLEObject Type="Embed" ProgID="Equation.3" ShapeID="_x0000_i2144" DrawAspect="Content" ObjectID="_1783090444" r:id="rId2111"/>
        </w:object>
      </w:r>
      <w:r>
        <w:rPr>
          <w:rFonts w:hint="eastAsia"/>
          <w:lang w:eastAsia="zh-CN"/>
        </w:rPr>
        <w:t xml:space="preserve"> is used to obtain the smoothed low-band excitation energy </w:t>
      </w:r>
      <w:r w:rsidRPr="001460F0">
        <w:rPr>
          <w:position w:val="-10"/>
        </w:rPr>
        <w:object w:dxaOrig="440" w:dyaOrig="300">
          <v:shape id="_x0000_i2145" type="#_x0000_t75" style="width:22.15pt;height:15pt" o:ole="">
            <v:imagedata r:id="rId2112" o:title=""/>
          </v:shape>
          <o:OLEObject Type="Embed" ProgID="Equation.3" ShapeID="_x0000_i2145" DrawAspect="Content" ObjectID="_1783090445" r:id="rId2113"/>
        </w:object>
      </w:r>
      <w:r>
        <w:rPr>
          <w:rFonts w:hint="eastAsia"/>
          <w:lang w:eastAsia="zh-CN"/>
        </w:rPr>
        <w:t xml:space="preserve"> used for low-band CNG synthesis in the same way as described in subclause </w:t>
      </w:r>
      <w:r w:rsidRPr="00A35B60">
        <w:t>5.6.2.1.</w:t>
      </w:r>
      <w:r w:rsidRPr="00A35B60">
        <w:rPr>
          <w:rFonts w:hint="eastAsia"/>
          <w:lang w:eastAsia="zh-CN"/>
        </w:rPr>
        <w:t>6.</w:t>
      </w:r>
    </w:p>
    <w:p w:rsidR="00E76ED5" w:rsidRDefault="00E76ED5" w:rsidP="00E76ED5">
      <w:pPr>
        <w:pStyle w:val="Heading5"/>
        <w:rPr>
          <w:rFonts w:hint="eastAsia"/>
          <w:lang w:eastAsia="zh-CN"/>
        </w:rPr>
      </w:pPr>
      <w:r w:rsidRPr="00231D87">
        <w:t>6.7.2.</w:t>
      </w:r>
      <w:r>
        <w:t>1.</w:t>
      </w:r>
      <w:r>
        <w:rPr>
          <w:rFonts w:hint="eastAsia"/>
          <w:lang w:eastAsia="zh-CN"/>
        </w:rPr>
        <w:t>4</w:t>
      </w:r>
      <w:r w:rsidRPr="00231D87">
        <w:tab/>
      </w:r>
      <w:r>
        <w:t xml:space="preserve">LP-CNG </w:t>
      </w:r>
      <w:r>
        <w:rPr>
          <w:rFonts w:hint="eastAsia"/>
          <w:lang w:eastAsia="zh-CN"/>
        </w:rPr>
        <w:t>low-band filter parameters decoding</w:t>
      </w:r>
    </w:p>
    <w:p w:rsidR="00E76ED5" w:rsidRPr="009C0F00" w:rsidRDefault="00E76ED5" w:rsidP="00E76ED5">
      <w:pPr>
        <w:rPr>
          <w:rFonts w:hint="eastAsia"/>
          <w:lang w:eastAsia="zh-CN"/>
        </w:rPr>
      </w:pPr>
      <w:r>
        <w:rPr>
          <w:rFonts w:hint="eastAsia"/>
          <w:lang w:eastAsia="zh-CN"/>
        </w:rPr>
        <w:t xml:space="preserve">The quantized LSF vector is found in the same way as described in </w:t>
      </w:r>
      <w:r w:rsidRPr="00A35B60">
        <w:rPr>
          <w:rFonts w:hint="eastAsia"/>
          <w:lang w:eastAsia="zh-CN"/>
        </w:rPr>
        <w:t xml:space="preserve">subclause </w:t>
      </w:r>
      <w:r w:rsidRPr="00A35B60">
        <w:t>6.1.1.1.1</w:t>
      </w:r>
      <w:r w:rsidRPr="00A35B60">
        <w:rPr>
          <w:rFonts w:hint="eastAsia"/>
          <w:lang w:eastAsia="zh-CN"/>
        </w:rPr>
        <w:t xml:space="preserve">. </w:t>
      </w:r>
      <w:r w:rsidRPr="00A35B60">
        <w:rPr>
          <w:lang w:eastAsia="zh-CN"/>
        </w:rPr>
        <w:t>For</w:t>
      </w:r>
      <w:r>
        <w:rPr>
          <w:lang w:eastAsia="zh-CN"/>
        </w:rPr>
        <w:t xml:space="preserve"> the two stage quantizer there are two indexes that define the LSF vector. The index of the first stage codevector is retrieved and the codevector components are obtained from the 16-dimensional codebook of 16 codevectors. The second stage index is interpreted like in subclause 6.1.1.1.1. and the corresponding multiple scale lattice codevector is obtained. If the codevector index from the first stage has one of the values 0, 1, 2, 3, 7, 9, 12, 13, 14, 15 the permutations specified in subclause 5.6.2.1.3 are applied to the decoded codevector. The resulting codevector is added to the codevector obtained in the first stage and the result corresponds to the decoded LSF vector. </w:t>
      </w:r>
      <w:r w:rsidR="00864824">
        <w:rPr>
          <w:lang w:eastAsia="zh-CN"/>
        </w:rPr>
        <w:t xml:space="preserve">The sampling frequency of the LP-CNG frame can be determined by checking the value of the highest order LSF coefficient (last coefficient). If the last decoded LSF coefficient is larger than 6350 the decoded frame has sampling rate of 16 kHz, otherwise it is sampled at 12.8kHz and contains either NB or WB LSF data. </w:t>
      </w:r>
      <w:r>
        <w:rPr>
          <w:rFonts w:hint="eastAsia"/>
          <w:lang w:eastAsia="zh-CN"/>
        </w:rPr>
        <w:t xml:space="preserve">The smoothed LP synthesis filter, </w:t>
      </w:r>
      <w:r w:rsidRPr="00A17DE9">
        <w:rPr>
          <w:position w:val="-10"/>
        </w:rPr>
        <w:object w:dxaOrig="480" w:dyaOrig="360">
          <v:shape id="_x0000_i2146" type="#_x0000_t75" style="width:24pt;height:18pt" o:ole="">
            <v:imagedata r:id="rId2114" o:title=""/>
          </v:shape>
          <o:OLEObject Type="Embed" ProgID="Equation.3" ShapeID="_x0000_i2146" DrawAspect="Content" ObjectID="_1783090446" r:id="rId2115"/>
        </w:object>
      </w:r>
      <w:r>
        <w:rPr>
          <w:rFonts w:hint="eastAsia"/>
          <w:lang w:eastAsia="zh-CN"/>
        </w:rPr>
        <w:t xml:space="preserve">, is then obtained in the same way as described in </w:t>
      </w:r>
      <w:r w:rsidRPr="00A35B60">
        <w:rPr>
          <w:rFonts w:hint="eastAsia"/>
          <w:lang w:eastAsia="zh-CN"/>
        </w:rPr>
        <w:t xml:space="preserve">subclause </w:t>
      </w:r>
      <w:r w:rsidRPr="00A35B60">
        <w:t>5.6.2.1.4</w:t>
      </w:r>
      <w:r w:rsidRPr="00A35B60">
        <w:rPr>
          <w:rFonts w:hint="eastAsia"/>
          <w:lang w:eastAsia="zh-CN"/>
        </w:rPr>
        <w:t>.</w:t>
      </w:r>
    </w:p>
    <w:p w:rsidR="00E76ED5" w:rsidRDefault="00E76ED5" w:rsidP="00E76ED5">
      <w:pPr>
        <w:pStyle w:val="Heading5"/>
      </w:pPr>
      <w:r w:rsidRPr="00231D87">
        <w:t>6.7.2.</w:t>
      </w:r>
      <w:r>
        <w:t>1.</w:t>
      </w:r>
      <w:r>
        <w:rPr>
          <w:rFonts w:hint="eastAsia"/>
          <w:lang w:eastAsia="zh-CN"/>
        </w:rPr>
        <w:t>5</w:t>
      </w:r>
      <w:r w:rsidRPr="00231D87">
        <w:tab/>
      </w:r>
      <w:r>
        <w:t xml:space="preserve">LP-CNG </w:t>
      </w:r>
      <w:r>
        <w:rPr>
          <w:rFonts w:hint="eastAsia"/>
          <w:lang w:eastAsia="zh-CN"/>
        </w:rPr>
        <w:t>low-band excitation generation</w:t>
      </w:r>
    </w:p>
    <w:p w:rsidR="00E76ED5" w:rsidRDefault="00E76ED5" w:rsidP="00E76ED5">
      <w:pPr>
        <w:keepNext/>
        <w:rPr>
          <w:rFonts w:hint="eastAsia"/>
          <w:lang w:eastAsia="zh-CN"/>
        </w:rPr>
      </w:pPr>
      <w:r>
        <w:rPr>
          <w:rFonts w:hint="eastAsia"/>
          <w:lang w:eastAsia="zh-CN"/>
        </w:rPr>
        <w:t>The low-band excitation signal used for CNG synthesis is generated by combining a random excitation and an excitation representing the low frequency</w:t>
      </w:r>
      <w:r>
        <w:rPr>
          <w:lang w:eastAsia="zh-CN"/>
        </w:rPr>
        <w:t xml:space="preserve"> spectral</w:t>
      </w:r>
      <w:r>
        <w:rPr>
          <w:rFonts w:hint="eastAsia"/>
          <w:lang w:eastAsia="zh-CN"/>
        </w:rPr>
        <w:t xml:space="preserve"> details of the excitation signal.</w:t>
      </w:r>
    </w:p>
    <w:p w:rsidR="00E76ED5" w:rsidRPr="00AF65D7" w:rsidRDefault="00E76ED5" w:rsidP="00E76ED5">
      <w:pPr>
        <w:keepNext/>
      </w:pPr>
      <w:r w:rsidRPr="00AF65D7">
        <w:t>The random excitation is generated for each subframe using a random integer generator, the seed of which is updated by</w:t>
      </w:r>
    </w:p>
    <w:p w:rsidR="00E76ED5" w:rsidRPr="00A91A7C" w:rsidRDefault="00E76ED5" w:rsidP="00E76ED5">
      <w:pPr>
        <w:pStyle w:val="Formulas"/>
        <w:rPr>
          <w:rFonts w:hint="eastAsia"/>
          <w:lang w:eastAsia="zh-CN"/>
        </w:rPr>
      </w:pPr>
      <w:r>
        <w:tab/>
      </w:r>
      <w:r w:rsidRPr="00A91A7C">
        <w:rPr>
          <w:position w:val="-10"/>
        </w:rPr>
        <w:object w:dxaOrig="2480" w:dyaOrig="300">
          <v:shape id="_x0000_i2147" type="#_x0000_t75" style="width:124.15pt;height:15pt" o:ole="">
            <v:imagedata r:id="rId2116" o:title=""/>
          </v:shape>
          <o:OLEObject Type="Embed" ProgID="Equation.3" ShapeID="_x0000_i2147" DrawAspect="Content" ObjectID="_1783090447" r:id="rId2117"/>
        </w:object>
      </w:r>
      <w:r w:rsidRPr="00A91A7C">
        <w:tab/>
        <w:t>(</w:t>
      </w:r>
      <w:bookmarkStart w:id="1057" w:name="Eqn_sr_seed"/>
      <w:r w:rsidRPr="00A91A7C">
        <w:fldChar w:fldCharType="begin"/>
      </w:r>
      <w:r w:rsidRPr="00A91A7C">
        <w:instrText xml:space="preserve"> SEQ eqn \* MERGEFORMAT </w:instrText>
      </w:r>
      <w:r w:rsidRPr="00A91A7C">
        <w:fldChar w:fldCharType="separate"/>
      </w:r>
      <w:r>
        <w:t>1954</w:t>
      </w:r>
      <w:r w:rsidRPr="00A91A7C">
        <w:fldChar w:fldCharType="end"/>
      </w:r>
      <w:bookmarkEnd w:id="1057"/>
      <w:r w:rsidRPr="00A91A7C">
        <w:t>)</w:t>
      </w:r>
    </w:p>
    <w:p w:rsidR="00E76ED5" w:rsidRPr="00AF65D7" w:rsidRDefault="00E76ED5" w:rsidP="00E76ED5">
      <w:pPr>
        <w:keepNext/>
      </w:pPr>
      <w:r w:rsidRPr="00A91A7C">
        <w:t xml:space="preserve">where </w:t>
      </w:r>
      <w:r w:rsidRPr="00A91A7C">
        <w:rPr>
          <w:position w:val="-10"/>
        </w:rPr>
        <w:object w:dxaOrig="240" w:dyaOrig="300">
          <v:shape id="_x0000_i2148" type="#_x0000_t75" style="width:12pt;height:15pt" o:ole="">
            <v:imagedata r:id="rId2118" o:title=""/>
          </v:shape>
          <o:OLEObject Type="Embed" ProgID="Equation.3" ShapeID="_x0000_i2148" DrawAspect="Content" ObjectID="_1783090448" r:id="rId2119"/>
        </w:object>
      </w:r>
      <w:r w:rsidRPr="00A91A7C">
        <w:t xml:space="preserve"> is the seed value, initially set to 21845, and short[.] limits the value to the interval [–32767; 32768]. The</w:t>
      </w:r>
      <w:r w:rsidRPr="00AF65D7">
        <w:t xml:space="preserve"> generated rand</w:t>
      </w:r>
      <w:r>
        <w:t xml:space="preserve">om sequence, denoted as </w:t>
      </w:r>
      <w:r w:rsidRPr="007B3BEA">
        <w:rPr>
          <w:position w:val="-14"/>
        </w:rPr>
        <w:object w:dxaOrig="1740" w:dyaOrig="340">
          <v:shape id="_x0000_i2149" type="#_x0000_t75" style="width:87pt;height:16.9pt" o:ole="">
            <v:imagedata r:id="rId2120" o:title=""/>
          </v:shape>
          <o:OLEObject Type="Embed" ProgID="Equation.3" ShapeID="_x0000_i2149" DrawAspect="Content" ObjectID="_1783090449" r:id="rId2121"/>
        </w:object>
      </w:r>
      <w:r w:rsidRPr="00AF65D7">
        <w:t>, is scaled for each subframe by</w:t>
      </w:r>
    </w:p>
    <w:p w:rsidR="00E76ED5" w:rsidRPr="00AF65D7" w:rsidRDefault="00E76ED5" w:rsidP="00E76ED5">
      <w:pPr>
        <w:pStyle w:val="Formulas"/>
        <w:rPr>
          <w:rFonts w:hint="eastAsia"/>
          <w:lang w:eastAsia="zh-CN"/>
        </w:rPr>
      </w:pPr>
      <w:r>
        <w:tab/>
      </w:r>
      <w:r w:rsidRPr="007B3BEA">
        <w:rPr>
          <w:position w:val="-76"/>
        </w:rPr>
        <w:object w:dxaOrig="3700" w:dyaOrig="1219">
          <v:shape id="_x0000_i2150" type="#_x0000_t75" style="width:184.9pt;height:61.15pt" o:ole="">
            <v:imagedata r:id="rId2122" o:title=""/>
          </v:shape>
          <o:OLEObject Type="Embed" ProgID="Equation.3" ShapeID="_x0000_i2150" DrawAspect="Content" ObjectID="_1783090450" r:id="rId2123"/>
        </w:object>
      </w:r>
      <w:r>
        <w:tab/>
        <w:t>(</w:t>
      </w:r>
      <w:bookmarkStart w:id="1058" w:name="Eqn_ern_random_excitation"/>
      <w:r>
        <w:fldChar w:fldCharType="begin"/>
      </w:r>
      <w:r>
        <w:instrText xml:space="preserve"> SEQ eqn \* MERGEFORMAT </w:instrText>
      </w:r>
      <w:r>
        <w:fldChar w:fldCharType="separate"/>
      </w:r>
      <w:r>
        <w:t>1955</w:t>
      </w:r>
      <w:r>
        <w:fldChar w:fldCharType="end"/>
      </w:r>
      <w:bookmarkEnd w:id="1058"/>
      <w:r>
        <w:t>)</w:t>
      </w:r>
    </w:p>
    <w:p w:rsidR="00E76ED5" w:rsidRPr="00AF65D7" w:rsidRDefault="00E76ED5" w:rsidP="00E76ED5">
      <w:pPr>
        <w:keepNext/>
      </w:pPr>
      <w:r w:rsidRPr="00AF65D7">
        <w:t>where</w:t>
      </w:r>
      <w:r w:rsidRPr="007B3BEA">
        <w:t xml:space="preserve"> </w:t>
      </w:r>
      <w:r w:rsidRPr="001460F0">
        <w:rPr>
          <w:position w:val="-14"/>
        </w:rPr>
        <w:object w:dxaOrig="340" w:dyaOrig="340">
          <v:shape id="_x0000_i2151" type="#_x0000_t75" style="width:16.9pt;height:16.9pt" o:ole="">
            <v:imagedata r:id="rId2124" o:title=""/>
          </v:shape>
          <o:OLEObject Type="Embed" ProgID="Equation.3" ShapeID="_x0000_i2151" DrawAspect="Content" ObjectID="_1783090451" r:id="rId2125"/>
        </w:object>
      </w:r>
      <w:r>
        <w:rPr>
          <w:rFonts w:hint="eastAsia"/>
          <w:lang w:eastAsia="zh-CN"/>
        </w:rPr>
        <w:t xml:space="preserve"> denotes the length of subframe,</w:t>
      </w:r>
      <w:r w:rsidRPr="00AF65D7">
        <w:t xml:space="preserve"> </w:t>
      </w:r>
      <w:r w:rsidRPr="001460F0">
        <w:rPr>
          <w:position w:val="-10"/>
        </w:rPr>
        <w:object w:dxaOrig="440" w:dyaOrig="340">
          <v:shape id="_x0000_i2152" type="#_x0000_t75" style="width:22.15pt;height:16.9pt" o:ole="">
            <v:imagedata r:id="rId2126" o:title=""/>
          </v:shape>
          <o:OLEObject Type="Embed" ProgID="Equation.3" ShapeID="_x0000_i2152" DrawAspect="Content" ObjectID="_1783090452" r:id="rId2127"/>
        </w:object>
      </w:r>
      <w:r w:rsidRPr="00AF65D7">
        <w:t xml:space="preserve"> is the smoothed </w:t>
      </w:r>
      <w:r>
        <w:rPr>
          <w:rFonts w:hint="eastAsia"/>
          <w:lang w:eastAsia="zh-CN"/>
        </w:rPr>
        <w:t>quantized excitation energy</w:t>
      </w:r>
      <w:r w:rsidRPr="00AF65D7">
        <w:t xml:space="preserve">, </w:t>
      </w:r>
      <w:r>
        <w:rPr>
          <w:rFonts w:hint="eastAsia"/>
          <w:lang w:eastAsia="zh-CN"/>
        </w:rPr>
        <w:t xml:space="preserve">as </w:t>
      </w:r>
      <w:r w:rsidRPr="00AF65D7">
        <w:t xml:space="preserve">described </w:t>
      </w:r>
      <w:r>
        <w:rPr>
          <w:rFonts w:hint="eastAsia"/>
          <w:lang w:eastAsia="zh-CN"/>
        </w:rPr>
        <w:t xml:space="preserve">in subclause </w:t>
      </w:r>
      <w:r w:rsidRPr="00A35B60">
        <w:t>6.7.2.1.3,</w:t>
      </w:r>
      <w:r w:rsidRPr="00AF65D7">
        <w:t xml:space="preserve">  </w:t>
      </w:r>
      <w:r>
        <w:rPr>
          <w:rFonts w:hint="eastAsia"/>
          <w:lang w:eastAsia="zh-CN"/>
        </w:rPr>
        <w:t xml:space="preserve">with </w:t>
      </w:r>
      <w:r w:rsidRPr="00AF65D7">
        <w:t xml:space="preserve">some random variation between subframes added. The random variation is added to the smoothed </w:t>
      </w:r>
      <w:r>
        <w:rPr>
          <w:rFonts w:hint="eastAsia"/>
          <w:lang w:eastAsia="zh-CN"/>
        </w:rPr>
        <w:t>quantized excitation energy</w:t>
      </w:r>
      <w:r w:rsidRPr="00AF65D7">
        <w:t xml:space="preserve"> by</w:t>
      </w:r>
    </w:p>
    <w:p w:rsidR="00E76ED5" w:rsidRPr="00AF65D7" w:rsidRDefault="00E76ED5" w:rsidP="00E76ED5">
      <w:pPr>
        <w:pStyle w:val="Formulas"/>
        <w:rPr>
          <w:rFonts w:hint="eastAsia"/>
          <w:lang w:eastAsia="zh-CN"/>
        </w:rPr>
      </w:pPr>
      <w:r>
        <w:tab/>
      </w:r>
      <w:r w:rsidRPr="0065712F">
        <w:rPr>
          <w:position w:val="-10"/>
        </w:rPr>
        <w:object w:dxaOrig="2540" w:dyaOrig="340">
          <v:shape id="_x0000_i2153" type="#_x0000_t75" style="width:127.15pt;height:16.9pt" o:ole="">
            <v:imagedata r:id="rId2128" o:title=""/>
          </v:shape>
          <o:OLEObject Type="Embed" ProgID="Equation.3" ShapeID="_x0000_i2153" DrawAspect="Content" ObjectID="_1783090453" r:id="rId2129"/>
        </w:object>
      </w:r>
      <w:r>
        <w:tab/>
        <w:t>(</w:t>
      </w:r>
      <w:fldSimple w:instr=" SEQ eqn \* MERGEFORMAT ">
        <w:r>
          <w:t>1956</w:t>
        </w:r>
      </w:fldSimple>
      <w:r>
        <w:t>)</w:t>
      </w:r>
    </w:p>
    <w:p w:rsidR="00E76ED5" w:rsidRDefault="00E76ED5" w:rsidP="00E76ED5">
      <w:pPr>
        <w:keepNext/>
        <w:rPr>
          <w:rFonts w:hint="eastAsia"/>
        </w:rPr>
      </w:pPr>
      <w:r>
        <w:rPr>
          <w:rFonts w:hint="eastAsia"/>
          <w:lang w:val="x-none" w:eastAsia="zh-CN"/>
        </w:rPr>
        <w:t>w</w:t>
      </w:r>
      <w:r>
        <w:rPr>
          <w:rFonts w:hint="eastAsia"/>
          <w:lang w:eastAsia="zh-CN"/>
        </w:rPr>
        <w:t xml:space="preserve">here </w:t>
      </w:r>
      <w:r w:rsidRPr="001460F0">
        <w:rPr>
          <w:position w:val="-10"/>
        </w:rPr>
        <w:object w:dxaOrig="279" w:dyaOrig="300">
          <v:shape id="_x0000_i2154" type="#_x0000_t75" style="width:13.9pt;height:15pt" o:ole="">
            <v:imagedata r:id="rId2130" o:title=""/>
          </v:shape>
          <o:OLEObject Type="Embed" ProgID="Equation.3" ShapeID="_x0000_i2154" DrawAspect="Content" ObjectID="_1783090454" r:id="rId2131"/>
        </w:object>
      </w:r>
      <w:r w:rsidRPr="00AF65D7">
        <w:t xml:space="preserve"> </w:t>
      </w:r>
      <w:r>
        <w:rPr>
          <w:rFonts w:hint="eastAsia"/>
          <w:lang w:eastAsia="zh-CN"/>
        </w:rPr>
        <w:t>is a random integer number generated for each subframe using the same equation (</w:t>
      </w:r>
      <w:r>
        <w:rPr>
          <w:lang w:eastAsia="zh-CN"/>
        </w:rPr>
        <w:fldChar w:fldCharType="begin"/>
      </w:r>
      <w:r>
        <w:rPr>
          <w:lang w:eastAsia="zh-CN"/>
        </w:rPr>
        <w:instrText xml:space="preserve"> </w:instrText>
      </w:r>
      <w:r>
        <w:rPr>
          <w:rFonts w:hint="eastAsia"/>
          <w:lang w:eastAsia="zh-CN"/>
        </w:rPr>
        <w:instrText>SEQ Eqn Eqn_sr_seed \* MERGEFORMAT</w:instrText>
      </w:r>
      <w:r>
        <w:rPr>
          <w:lang w:eastAsia="zh-CN"/>
        </w:rPr>
        <w:instrText xml:space="preserve"> </w:instrText>
      </w:r>
      <w:r>
        <w:rPr>
          <w:lang w:eastAsia="zh-CN"/>
        </w:rPr>
        <w:fldChar w:fldCharType="separate"/>
      </w:r>
      <w:r>
        <w:rPr>
          <w:noProof/>
          <w:lang w:eastAsia="zh-CN"/>
        </w:rPr>
        <w:t>1954</w:t>
      </w:r>
      <w:r>
        <w:rPr>
          <w:lang w:eastAsia="zh-CN"/>
        </w:rPr>
        <w:fldChar w:fldCharType="end"/>
      </w:r>
      <w:r>
        <w:rPr>
          <w:rFonts w:hint="eastAsia"/>
          <w:lang w:eastAsia="zh-CN"/>
        </w:rPr>
        <w:t xml:space="preserve">) </w:t>
      </w:r>
      <w:r w:rsidRPr="00AF65D7">
        <w:t xml:space="preserve">with the initial value </w:t>
      </w:r>
      <w:r>
        <w:rPr>
          <w:rFonts w:hint="eastAsia"/>
          <w:lang w:eastAsia="zh-CN"/>
        </w:rPr>
        <w:t xml:space="preserve">of </w:t>
      </w:r>
      <w:r w:rsidRPr="00B7414E">
        <w:t>21845</w:t>
      </w:r>
      <w:r>
        <w:rPr>
          <w:rFonts w:hint="eastAsia"/>
          <w:lang w:eastAsia="zh-CN"/>
        </w:rPr>
        <w:t>. T</w:t>
      </w:r>
      <w:r w:rsidRPr="00AF65D7">
        <w:t>he purpose of which is to better model the variance of background noise during inactive signal periods.</w:t>
      </w:r>
      <w:r>
        <w:rPr>
          <w:rFonts w:hint="eastAsia"/>
          <w:lang w:eastAsia="zh-CN"/>
        </w:rPr>
        <w:t xml:space="preserve"> </w:t>
      </w:r>
      <w:r w:rsidRPr="00AF65D7">
        <w:t>The scaled random</w:t>
      </w:r>
      <w:r>
        <w:t xml:space="preserve"> sequence in each subframe, </w:t>
      </w:r>
      <w:r w:rsidRPr="0073070E">
        <w:rPr>
          <w:position w:val="-14"/>
        </w:rPr>
        <w:object w:dxaOrig="1579" w:dyaOrig="340">
          <v:shape id="_x0000_i2155" type="#_x0000_t75" style="width:79.15pt;height:16.9pt" o:ole="">
            <v:imagedata r:id="rId2132" o:title=""/>
          </v:shape>
          <o:OLEObject Type="Embed" ProgID="Equation.3" ShapeID="_x0000_i2155" DrawAspect="Content" ObjectID="_1783090455" r:id="rId2133"/>
        </w:object>
      </w:r>
      <w:r w:rsidRPr="00AF65D7">
        <w:t xml:space="preserve">, is concatenated </w:t>
      </w:r>
      <w:r>
        <w:rPr>
          <w:rFonts w:hint="eastAsia"/>
          <w:lang w:eastAsia="zh-CN"/>
        </w:rPr>
        <w:t>to form</w:t>
      </w:r>
      <w:r w:rsidRPr="00AF65D7">
        <w:t xml:space="preserve"> the </w:t>
      </w:r>
      <w:r>
        <w:rPr>
          <w:rFonts w:hint="eastAsia"/>
          <w:lang w:eastAsia="zh-CN"/>
        </w:rPr>
        <w:t xml:space="preserve">random </w:t>
      </w:r>
      <w:r w:rsidRPr="00AF65D7">
        <w:t>excitation signal for the whole frame</w:t>
      </w:r>
      <w:r>
        <w:rPr>
          <w:rFonts w:hint="eastAsia"/>
          <w:lang w:eastAsia="zh-CN"/>
        </w:rPr>
        <w:t xml:space="preserve">, </w:t>
      </w:r>
      <w:r w:rsidRPr="0073070E">
        <w:rPr>
          <w:position w:val="-10"/>
        </w:rPr>
        <w:object w:dxaOrig="1420" w:dyaOrig="300">
          <v:shape id="_x0000_i2156" type="#_x0000_t75" style="width:70.9pt;height:15pt" o:ole="">
            <v:imagedata r:id="rId2134" o:title=""/>
          </v:shape>
          <o:OLEObject Type="Embed" ProgID="Equation.3" ShapeID="_x0000_i2156" DrawAspect="Content" ObjectID="_1783090456" r:id="rId2135"/>
        </w:object>
      </w:r>
      <w:r>
        <w:rPr>
          <w:rFonts w:hint="eastAsia"/>
          <w:lang w:eastAsia="zh-CN"/>
        </w:rPr>
        <w:t xml:space="preserve">, where </w:t>
      </w:r>
      <w:r w:rsidRPr="0073070E">
        <w:rPr>
          <w:position w:val="-4"/>
        </w:rPr>
        <w:object w:dxaOrig="200" w:dyaOrig="220">
          <v:shape id="_x0000_i2157" type="#_x0000_t75" style="width:10.15pt;height:10.9pt" o:ole="">
            <v:imagedata r:id="rId2136" o:title=""/>
          </v:shape>
          <o:OLEObject Type="Embed" ProgID="Equation.3" ShapeID="_x0000_i2157" DrawAspect="Content" ObjectID="_1783090457" r:id="rId2137"/>
        </w:object>
      </w:r>
      <w:r>
        <w:rPr>
          <w:rFonts w:hint="eastAsia"/>
          <w:lang w:eastAsia="zh-CN"/>
        </w:rPr>
        <w:t xml:space="preserve"> is the frame length</w:t>
      </w:r>
      <w:r w:rsidRPr="00AF65D7">
        <w:t>.</w:t>
      </w:r>
    </w:p>
    <w:p w:rsidR="00E76ED5" w:rsidRDefault="00E76ED5" w:rsidP="00E76ED5">
      <w:pPr>
        <w:rPr>
          <w:rFonts w:hint="eastAsia"/>
          <w:lang w:eastAsia="zh-CN"/>
        </w:rPr>
      </w:pPr>
      <w:r>
        <w:rPr>
          <w:rFonts w:hint="eastAsia"/>
          <w:lang w:eastAsia="zh-CN"/>
        </w:rPr>
        <w:t>The excitation representing the low frequency</w:t>
      </w:r>
      <w:r>
        <w:rPr>
          <w:lang w:eastAsia="zh-CN"/>
        </w:rPr>
        <w:t xml:space="preserve"> spectral</w:t>
      </w:r>
      <w:r>
        <w:rPr>
          <w:rFonts w:hint="eastAsia"/>
          <w:lang w:eastAsia="zh-CN"/>
        </w:rPr>
        <w:t xml:space="preserve"> details of the excitation signal is generated from the quantized residual spectral envelope. The quantized residual spectral envelope is recovered from each WB SID frame in the inverse way as described in </w:t>
      </w:r>
      <w:r w:rsidRPr="00A35B60">
        <w:rPr>
          <w:rFonts w:hint="eastAsia"/>
          <w:lang w:eastAsia="zh-CN"/>
        </w:rPr>
        <w:t xml:space="preserve">subclause </w:t>
      </w:r>
      <w:r w:rsidRPr="00A35B60">
        <w:t>5.6.2.1.6</w:t>
      </w:r>
      <w:r w:rsidRPr="00A35B60">
        <w:rPr>
          <w:rFonts w:hint="eastAsia"/>
          <w:lang w:eastAsia="zh-CN"/>
        </w:rPr>
        <w:t xml:space="preserve"> that</w:t>
      </w:r>
    </w:p>
    <w:p w:rsidR="00E76ED5" w:rsidRDefault="00E76ED5" w:rsidP="00E76ED5">
      <w:pPr>
        <w:pStyle w:val="Formulas"/>
      </w:pPr>
      <w:r>
        <w:tab/>
      </w:r>
      <w:r w:rsidRPr="00CE038D">
        <w:rPr>
          <w:position w:val="-10"/>
        </w:rPr>
        <w:object w:dxaOrig="3000" w:dyaOrig="400">
          <v:shape id="_x0000_i2158" type="#_x0000_t75" style="width:150pt;height:19.9pt" o:ole="">
            <v:imagedata r:id="rId2138" o:title=""/>
          </v:shape>
          <o:OLEObject Type="Embed" ProgID="Equation.3" ShapeID="_x0000_i2158" DrawAspect="Content" ObjectID="_1783090458" r:id="rId2139"/>
        </w:object>
      </w:r>
      <w:r>
        <w:tab/>
        <w:t>(</w:t>
      </w:r>
      <w:fldSimple w:instr=" SEQ eqn \* MERGEFORMAT ">
        <w:r>
          <w:t>1957</w:t>
        </w:r>
      </w:fldSimple>
      <w:r>
        <w:t>)</w:t>
      </w:r>
    </w:p>
    <w:p w:rsidR="00E76ED5" w:rsidRDefault="00E76ED5" w:rsidP="00E76ED5">
      <w:pPr>
        <w:rPr>
          <w:rFonts w:hint="eastAsia"/>
          <w:lang w:eastAsia="zh-CN"/>
        </w:rPr>
      </w:pPr>
      <w:r>
        <w:rPr>
          <w:rFonts w:hint="eastAsia"/>
          <w:lang w:eastAsia="zh-CN"/>
        </w:rPr>
        <w:t xml:space="preserve">where </w:t>
      </w:r>
      <w:r w:rsidRPr="007E52F8">
        <w:rPr>
          <w:position w:val="-10"/>
        </w:rPr>
        <w:object w:dxaOrig="639" w:dyaOrig="300">
          <v:shape id="_x0000_i2159" type="#_x0000_t75" style="width:31.9pt;height:15pt" o:ole="">
            <v:imagedata r:id="rId2140" o:title=""/>
          </v:shape>
          <o:OLEObject Type="Embed" ProgID="Equation.3" ShapeID="_x0000_i2159" DrawAspect="Content" ObjectID="_1783090459" r:id="rId2141"/>
        </w:object>
      </w:r>
      <w:r>
        <w:rPr>
          <w:rFonts w:hint="eastAsia"/>
          <w:lang w:eastAsia="zh-CN"/>
        </w:rPr>
        <w:t xml:space="preserve"> is the quantized residual spectral envelope, </w:t>
      </w:r>
      <w:r w:rsidRPr="007E52F8">
        <w:rPr>
          <w:position w:val="-8"/>
        </w:rPr>
        <w:object w:dxaOrig="420" w:dyaOrig="240">
          <v:shape id="_x0000_i2160" type="#_x0000_t75" style="width:21pt;height:12pt" o:ole="">
            <v:imagedata r:id="rId2142" o:title=""/>
          </v:shape>
          <o:OLEObject Type="Embed" ProgID="Equation.3" ShapeID="_x0000_i2160" DrawAspect="Content" ObjectID="_1783090460" r:id="rId2143"/>
        </w:object>
      </w:r>
      <w:r>
        <w:rPr>
          <w:rFonts w:hint="eastAsia"/>
          <w:lang w:eastAsia="zh-CN"/>
        </w:rPr>
        <w:t xml:space="preserve"> is the entry of </w:t>
      </w:r>
      <w:r w:rsidRPr="00A35B60">
        <w:rPr>
          <w:rFonts w:hint="eastAsia"/>
          <w:lang w:eastAsia="zh-CN"/>
        </w:rPr>
        <w:t>the residual spectral envelope codebook</w:t>
      </w:r>
      <w:r>
        <w:rPr>
          <w:rFonts w:hint="eastAsia"/>
          <w:lang w:eastAsia="zh-CN"/>
        </w:rPr>
        <w:t xml:space="preserve"> found with the index decoded </w:t>
      </w:r>
      <w:r>
        <w:rPr>
          <w:lang w:eastAsia="zh-CN"/>
        </w:rPr>
        <w:t>from</w:t>
      </w:r>
      <w:r>
        <w:rPr>
          <w:rFonts w:hint="eastAsia"/>
          <w:lang w:eastAsia="zh-CN"/>
        </w:rPr>
        <w:t xml:space="preserve"> the SID frame, </w:t>
      </w:r>
      <w:r w:rsidRPr="00C63210">
        <w:rPr>
          <w:position w:val="-10"/>
        </w:rPr>
        <w:object w:dxaOrig="360" w:dyaOrig="300">
          <v:shape id="_x0000_i2161" type="#_x0000_t75" style="width:18pt;height:15pt" o:ole="">
            <v:imagedata r:id="rId2144" o:title=""/>
          </v:shape>
          <o:OLEObject Type="Embed" ProgID="Equation.3" ShapeID="_x0000_i2161" DrawAspect="Content" ObjectID="_1783090461" r:id="rId2145"/>
        </w:object>
      </w:r>
      <w:r>
        <w:rPr>
          <w:rFonts w:hint="eastAsia"/>
          <w:lang w:eastAsia="zh-CN"/>
        </w:rPr>
        <w:t xml:space="preserve"> is the quantized total excitation energy calculated using the </w:t>
      </w:r>
      <w:r>
        <w:rPr>
          <w:lang w:eastAsia="zh-CN"/>
        </w:rPr>
        <w:t>similar</w:t>
      </w:r>
      <w:r>
        <w:rPr>
          <w:rFonts w:hint="eastAsia"/>
          <w:lang w:eastAsia="zh-CN"/>
        </w:rPr>
        <w:t xml:space="preserve"> equation in subclause </w:t>
      </w:r>
      <w:r w:rsidRPr="00A35B60">
        <w:t>5.6.2.1.6</w:t>
      </w:r>
      <w:r w:rsidRPr="00A35B60">
        <w:rPr>
          <w:rFonts w:hint="eastAsia"/>
          <w:lang w:eastAsia="zh-CN"/>
        </w:rPr>
        <w:t>,.</w:t>
      </w:r>
      <w:r>
        <w:rPr>
          <w:rFonts w:hint="eastAsia"/>
          <w:lang w:eastAsia="zh-CN"/>
        </w:rPr>
        <w:t xml:space="preserve"> A smoothed residual spectral envelope is updated at each CN frame by </w:t>
      </w:r>
      <w:r w:rsidRPr="007E52F8">
        <w:rPr>
          <w:position w:val="-10"/>
        </w:rPr>
        <w:object w:dxaOrig="639" w:dyaOrig="300">
          <v:shape id="_x0000_i2162" type="#_x0000_t75" style="width:31.9pt;height:15pt" o:ole="">
            <v:imagedata r:id="rId2140" o:title=""/>
          </v:shape>
          <o:OLEObject Type="Embed" ProgID="Equation.3" ShapeID="_x0000_i2162" DrawAspect="Content" ObjectID="_1783090462" r:id="rId2146"/>
        </w:object>
      </w:r>
      <w:r>
        <w:rPr>
          <w:rFonts w:hint="eastAsia"/>
          <w:lang w:eastAsia="zh-CN"/>
        </w:rPr>
        <w:t xml:space="preserve"> through an AR filtering</w:t>
      </w:r>
    </w:p>
    <w:p w:rsidR="00E76ED5" w:rsidRDefault="00E76ED5" w:rsidP="00E76ED5">
      <w:pPr>
        <w:pStyle w:val="Formulas"/>
      </w:pPr>
      <w:r>
        <w:tab/>
      </w:r>
      <w:r w:rsidRPr="00BD2BDD">
        <w:rPr>
          <w:position w:val="-12"/>
        </w:rPr>
        <w:object w:dxaOrig="4520" w:dyaOrig="380">
          <v:shape id="_x0000_i2163" type="#_x0000_t75" style="width:226.15pt;height:19.15pt" o:ole="">
            <v:imagedata r:id="rId2147" o:title=""/>
          </v:shape>
          <o:OLEObject Type="Embed" ProgID="Equation.3" ShapeID="_x0000_i2163" DrawAspect="Content" ObjectID="_1783090463" r:id="rId2148"/>
        </w:object>
      </w:r>
      <w:r>
        <w:tab/>
        <w:t>(</w:t>
      </w:r>
      <w:bookmarkStart w:id="1059" w:name="Eqn_envcn"/>
      <w:r>
        <w:fldChar w:fldCharType="begin"/>
      </w:r>
      <w:r>
        <w:instrText xml:space="preserve"> SEQ eqn \* MERGEFORMAT </w:instrText>
      </w:r>
      <w:r>
        <w:fldChar w:fldCharType="separate"/>
      </w:r>
      <w:r>
        <w:t>1958</w:t>
      </w:r>
      <w:r>
        <w:fldChar w:fldCharType="end"/>
      </w:r>
      <w:bookmarkEnd w:id="1059"/>
      <w:r>
        <w:t>)</w:t>
      </w:r>
    </w:p>
    <w:p w:rsidR="00E76ED5" w:rsidRDefault="00E76ED5" w:rsidP="00E76ED5">
      <w:pPr>
        <w:rPr>
          <w:rFonts w:hint="eastAsia"/>
          <w:lang w:eastAsia="zh-CN"/>
        </w:rPr>
      </w:pPr>
      <w:r>
        <w:rPr>
          <w:rFonts w:hint="eastAsia"/>
          <w:lang w:eastAsia="zh-CN"/>
        </w:rPr>
        <w:t xml:space="preserve">where </w:t>
      </w:r>
      <w:r w:rsidRPr="007E52F8">
        <w:rPr>
          <w:position w:val="-12"/>
        </w:rPr>
        <w:object w:dxaOrig="940" w:dyaOrig="380">
          <v:shape id="_x0000_i2164" type="#_x0000_t75" style="width:46.9pt;height:19.15pt" o:ole="">
            <v:imagedata r:id="rId2149" o:title=""/>
          </v:shape>
          <o:OLEObject Type="Embed" ProgID="Equation.3" ShapeID="_x0000_i2164" DrawAspect="Content" ObjectID="_1783090464" r:id="rId2150"/>
        </w:object>
      </w:r>
      <w:r>
        <w:rPr>
          <w:rFonts w:hint="eastAsia"/>
          <w:lang w:eastAsia="zh-CN"/>
        </w:rPr>
        <w:t xml:space="preserve"> denotes the smoothed residual spectral envelope from the previous frame. </w:t>
      </w:r>
      <w:r>
        <w:rPr>
          <w:lang w:eastAsia="zh-CN"/>
        </w:rPr>
        <w:t>I</w:t>
      </w:r>
      <w:r>
        <w:rPr>
          <w:rFonts w:hint="eastAsia"/>
          <w:lang w:eastAsia="zh-CN"/>
        </w:rPr>
        <w:t xml:space="preserve">f the current frame is of NO_DATA type, the </w:t>
      </w:r>
      <w:r w:rsidRPr="007E52F8">
        <w:rPr>
          <w:position w:val="-10"/>
        </w:rPr>
        <w:object w:dxaOrig="639" w:dyaOrig="300">
          <v:shape id="_x0000_i2165" type="#_x0000_t75" style="width:31.9pt;height:15pt" o:ole="">
            <v:imagedata r:id="rId2151" o:title=""/>
          </v:shape>
          <o:OLEObject Type="Embed" ProgID="Equation.3" ShapeID="_x0000_i2165" DrawAspect="Content" ObjectID="_1783090465" r:id="rId2152"/>
        </w:object>
      </w:r>
      <w:r>
        <w:rPr>
          <w:rFonts w:hint="eastAsia"/>
          <w:lang w:eastAsia="zh-CN"/>
        </w:rPr>
        <w:t xml:space="preserve"> from the last received SID frame is used. The FFT spectrum of the random excitation,</w:t>
      </w:r>
      <w:r w:rsidRPr="008F096F">
        <w:t xml:space="preserve"> </w:t>
      </w:r>
      <w:r w:rsidRPr="0073070E">
        <w:rPr>
          <w:position w:val="-10"/>
        </w:rPr>
        <w:object w:dxaOrig="1420" w:dyaOrig="300">
          <v:shape id="_x0000_i2166" type="#_x0000_t75" style="width:70.9pt;height:15pt" o:ole="">
            <v:imagedata r:id="rId2134" o:title=""/>
          </v:shape>
          <o:OLEObject Type="Embed" ProgID="Equation.3" ShapeID="_x0000_i2166" DrawAspect="Content" ObjectID="_1783090466" r:id="rId2153"/>
        </w:object>
      </w:r>
      <w:r>
        <w:rPr>
          <w:rFonts w:hint="eastAsia"/>
          <w:lang w:eastAsia="zh-CN"/>
        </w:rPr>
        <w:t>, generated in equation (</w:t>
      </w:r>
      <w:r>
        <w:rPr>
          <w:lang w:eastAsia="zh-CN"/>
        </w:rPr>
        <w:fldChar w:fldCharType="begin"/>
      </w:r>
      <w:r>
        <w:rPr>
          <w:lang w:eastAsia="zh-CN"/>
        </w:rPr>
        <w:instrText xml:space="preserve"> SEQ Eqn Eqn_ern_random_excitation \* MERGEFORMAT </w:instrText>
      </w:r>
      <w:r>
        <w:rPr>
          <w:lang w:eastAsia="zh-CN"/>
        </w:rPr>
        <w:fldChar w:fldCharType="separate"/>
      </w:r>
      <w:r>
        <w:rPr>
          <w:noProof/>
          <w:lang w:eastAsia="zh-CN"/>
        </w:rPr>
        <w:t>1955</w:t>
      </w:r>
      <w:r>
        <w:rPr>
          <w:lang w:eastAsia="zh-CN"/>
        </w:rPr>
        <w:fldChar w:fldCharType="end"/>
      </w:r>
      <w:r>
        <w:rPr>
          <w:rFonts w:hint="eastAsia"/>
          <w:lang w:eastAsia="zh-CN"/>
        </w:rPr>
        <w:t>) is computed</w:t>
      </w:r>
      <w:r>
        <w:rPr>
          <w:lang w:eastAsia="zh-CN"/>
        </w:rPr>
        <w:t xml:space="preserve"> and </w:t>
      </w:r>
      <w:r>
        <w:rPr>
          <w:rFonts w:hint="eastAsia"/>
          <w:lang w:eastAsia="zh-CN"/>
        </w:rPr>
        <w:t xml:space="preserve">based on </w:t>
      </w:r>
      <w:r>
        <w:rPr>
          <w:lang w:eastAsia="zh-CN"/>
        </w:rPr>
        <w:t>this</w:t>
      </w:r>
      <w:r>
        <w:rPr>
          <w:rFonts w:hint="eastAsia"/>
          <w:lang w:eastAsia="zh-CN"/>
        </w:rPr>
        <w:t xml:space="preserve"> the low frequency spectral envelope, </w:t>
      </w:r>
      <w:r w:rsidRPr="007E52F8">
        <w:rPr>
          <w:position w:val="-10"/>
        </w:rPr>
        <w:object w:dxaOrig="1820" w:dyaOrig="300">
          <v:shape id="_x0000_i2167" type="#_x0000_t75" style="width:91.15pt;height:15pt" o:ole="">
            <v:imagedata r:id="rId2154" o:title=""/>
          </v:shape>
          <o:OLEObject Type="Embed" ProgID="Equation.3" ShapeID="_x0000_i2167" DrawAspect="Content" ObjectID="_1783090467" r:id="rId2155"/>
        </w:object>
      </w:r>
      <w:r>
        <w:rPr>
          <w:rFonts w:hint="eastAsia"/>
          <w:lang w:eastAsia="zh-CN"/>
        </w:rPr>
        <w:t xml:space="preserve">,  corresponding to the one transmitted in the SID frame is calculated </w:t>
      </w:r>
      <w:r>
        <w:rPr>
          <w:lang w:eastAsia="zh-CN"/>
        </w:rPr>
        <w:t>in a similar manner</w:t>
      </w:r>
      <w:r>
        <w:rPr>
          <w:rFonts w:hint="eastAsia"/>
          <w:lang w:eastAsia="zh-CN"/>
        </w:rPr>
        <w:t xml:space="preserve">. The difference envelope between the smoothed spectral envelope </w:t>
      </w:r>
      <w:r w:rsidRPr="007E52F8">
        <w:rPr>
          <w:position w:val="-10"/>
        </w:rPr>
        <w:object w:dxaOrig="900" w:dyaOrig="300">
          <v:shape id="_x0000_i2168" type="#_x0000_t75" style="width:45pt;height:15pt" o:ole="">
            <v:imagedata r:id="rId2156" o:title=""/>
          </v:shape>
          <o:OLEObject Type="Embed" ProgID="Equation.3" ShapeID="_x0000_i2168" DrawAspect="Content" ObjectID="_1783090468" r:id="rId2157"/>
        </w:object>
      </w:r>
      <w:r>
        <w:rPr>
          <w:rFonts w:hint="eastAsia"/>
          <w:lang w:eastAsia="zh-CN"/>
        </w:rPr>
        <w:t xml:space="preserve"> and the random excitation envelope </w:t>
      </w:r>
      <w:r w:rsidRPr="007E52F8">
        <w:rPr>
          <w:position w:val="-10"/>
        </w:rPr>
        <w:object w:dxaOrig="880" w:dyaOrig="300">
          <v:shape id="_x0000_i2169" type="#_x0000_t75" style="width:43.9pt;height:15pt" o:ole="">
            <v:imagedata r:id="rId2158" o:title=""/>
          </v:shape>
          <o:OLEObject Type="Embed" ProgID="Equation.3" ShapeID="_x0000_i2169" DrawAspect="Content" ObjectID="_1783090469" r:id="rId2159"/>
        </w:object>
      </w:r>
      <w:r>
        <w:rPr>
          <w:rFonts w:hint="eastAsia"/>
          <w:lang w:eastAsia="zh-CN"/>
        </w:rPr>
        <w:t xml:space="preserve"> is calculated</w:t>
      </w:r>
    </w:p>
    <w:p w:rsidR="00E76ED5" w:rsidRDefault="00E76ED5" w:rsidP="00E76ED5">
      <w:pPr>
        <w:pStyle w:val="Formulas"/>
      </w:pPr>
      <w:r>
        <w:tab/>
      </w:r>
      <w:r w:rsidRPr="00B8195A">
        <w:rPr>
          <w:position w:val="-10"/>
        </w:rPr>
        <w:object w:dxaOrig="5520" w:dyaOrig="300">
          <v:shape id="_x0000_i2170" type="#_x0000_t75" style="width:276pt;height:15pt" o:ole="">
            <v:imagedata r:id="rId2160" o:title=""/>
          </v:shape>
          <o:OLEObject Type="Embed" ProgID="Equation.3" ShapeID="_x0000_i2170" DrawAspect="Content" ObjectID="_1783090470" r:id="rId2161"/>
        </w:object>
      </w:r>
      <w:r>
        <w:tab/>
        <w:t>(</w:t>
      </w:r>
      <w:fldSimple w:instr=" SEQ eqn \* MERGEFORMAT ">
        <w:r>
          <w:t>1959</w:t>
        </w:r>
      </w:fldSimple>
      <w:r>
        <w:t>)</w:t>
      </w:r>
    </w:p>
    <w:p w:rsidR="00E76ED5" w:rsidRDefault="00E76ED5" w:rsidP="00E76ED5">
      <w:pPr>
        <w:rPr>
          <w:rFonts w:hint="eastAsia"/>
          <w:lang w:eastAsia="zh-CN"/>
        </w:rPr>
      </w:pPr>
      <w:r>
        <w:rPr>
          <w:rFonts w:hint="eastAsia"/>
          <w:lang w:eastAsia="zh-CN"/>
        </w:rPr>
        <w:t xml:space="preserve">where </w:t>
      </w:r>
      <w:r w:rsidRPr="00B8195A">
        <w:rPr>
          <w:position w:val="-10"/>
        </w:rPr>
        <w:object w:dxaOrig="440" w:dyaOrig="300">
          <v:shape id="_x0000_i2171" type="#_x0000_t75" style="width:22.15pt;height:15pt" o:ole="">
            <v:imagedata r:id="rId2162" o:title=""/>
          </v:shape>
          <o:OLEObject Type="Embed" ProgID="Equation.3" ShapeID="_x0000_i2171" DrawAspect="Content" ObjectID="_1783090471" r:id="rId2163"/>
        </w:object>
      </w:r>
      <w:r>
        <w:rPr>
          <w:rFonts w:hint="eastAsia"/>
          <w:lang w:eastAsia="zh-CN"/>
        </w:rPr>
        <w:t xml:space="preserve"> is the</w:t>
      </w:r>
      <w:r w:rsidRPr="00AF65D7">
        <w:t xml:space="preserve"> smoothed </w:t>
      </w:r>
      <w:r>
        <w:rPr>
          <w:rFonts w:hint="eastAsia"/>
          <w:lang w:eastAsia="zh-CN"/>
        </w:rPr>
        <w:t xml:space="preserve">quantized excitation energy obtained in </w:t>
      </w:r>
      <w:r w:rsidRPr="00A35B60">
        <w:rPr>
          <w:rFonts w:hint="eastAsia"/>
          <w:lang w:eastAsia="zh-CN"/>
        </w:rPr>
        <w:t xml:space="preserve">subclause </w:t>
      </w:r>
      <w:r w:rsidRPr="00A35B60">
        <w:t>6.7.2.1.3</w:t>
      </w:r>
      <w:r w:rsidRPr="00A35B60">
        <w:rPr>
          <w:rFonts w:hint="eastAsia"/>
          <w:lang w:eastAsia="zh-CN"/>
        </w:rPr>
        <w:t>, 2</w:t>
      </w:r>
      <w:r>
        <w:rPr>
          <w:rFonts w:hint="eastAsia"/>
          <w:lang w:eastAsia="zh-CN"/>
        </w:rPr>
        <w:t xml:space="preserve"> times of </w:t>
      </w:r>
      <w:r w:rsidRPr="00B8195A">
        <w:rPr>
          <w:position w:val="-10"/>
        </w:rPr>
        <w:object w:dxaOrig="440" w:dyaOrig="300">
          <v:shape id="_x0000_i2172" type="#_x0000_t75" style="width:22.15pt;height:15pt" o:ole="">
            <v:imagedata r:id="rId2162" o:title=""/>
          </v:shape>
          <o:OLEObject Type="Embed" ProgID="Equation.3" ShapeID="_x0000_i2172" DrawAspect="Content" ObjectID="_1783090472" r:id="rId2164"/>
        </w:object>
      </w:r>
      <w:r>
        <w:rPr>
          <w:rFonts w:hint="eastAsia"/>
          <w:lang w:eastAsia="zh-CN"/>
        </w:rPr>
        <w:t xml:space="preserve"> is compensated to the </w:t>
      </w:r>
      <w:r w:rsidRPr="007E52F8">
        <w:rPr>
          <w:position w:val="-10"/>
        </w:rPr>
        <w:object w:dxaOrig="900" w:dyaOrig="300">
          <v:shape id="_x0000_i2173" type="#_x0000_t75" style="width:45pt;height:15pt" o:ole="">
            <v:imagedata r:id="rId2156" o:title=""/>
          </v:shape>
          <o:OLEObject Type="Embed" ProgID="Equation.3" ShapeID="_x0000_i2173" DrawAspect="Content" ObjectID="_1783090473" r:id="rId2165"/>
        </w:object>
      </w:r>
      <w:r>
        <w:rPr>
          <w:rFonts w:hint="eastAsia"/>
          <w:lang w:eastAsia="zh-CN"/>
        </w:rPr>
        <w:t xml:space="preserve"> before the difference envelope is calculated. Slight random variation is added to the difference envelope.</w:t>
      </w:r>
    </w:p>
    <w:p w:rsidR="00E76ED5" w:rsidRDefault="00E76ED5" w:rsidP="00E76ED5">
      <w:pPr>
        <w:pStyle w:val="Formulas"/>
      </w:pPr>
      <w:r>
        <w:tab/>
      </w:r>
      <w:r w:rsidRPr="00FB2F3A">
        <w:rPr>
          <w:position w:val="-10"/>
        </w:rPr>
        <w:object w:dxaOrig="5360" w:dyaOrig="340">
          <v:shape id="_x0000_i2174" type="#_x0000_t75" style="width:268.15pt;height:16.9pt" o:ole="">
            <v:imagedata r:id="rId2166" o:title=""/>
          </v:shape>
          <o:OLEObject Type="Embed" ProgID="Equation.3" ShapeID="_x0000_i2174" DrawAspect="Content" ObjectID="_1783090474" r:id="rId2167"/>
        </w:object>
      </w:r>
      <w:r>
        <w:tab/>
        <w:t>(</w:t>
      </w:r>
      <w:bookmarkStart w:id="1060" w:name="Eqn_denv_bar"/>
      <w:r>
        <w:fldChar w:fldCharType="begin"/>
      </w:r>
      <w:r>
        <w:instrText xml:space="preserve"> SEQ eqn \* MERGEFORMAT </w:instrText>
      </w:r>
      <w:r>
        <w:fldChar w:fldCharType="separate"/>
      </w:r>
      <w:r>
        <w:t>1960</w:t>
      </w:r>
      <w:r>
        <w:fldChar w:fldCharType="end"/>
      </w:r>
      <w:bookmarkEnd w:id="1060"/>
      <w:r>
        <w:t>)</w:t>
      </w:r>
    </w:p>
    <w:p w:rsidR="00E76ED5" w:rsidRDefault="00E76ED5" w:rsidP="00E76ED5">
      <w:pPr>
        <w:rPr>
          <w:rFonts w:hint="eastAsia"/>
          <w:lang w:eastAsia="zh-CN"/>
        </w:rPr>
      </w:pPr>
      <w:r>
        <w:rPr>
          <w:rFonts w:hint="eastAsia"/>
          <w:lang w:eastAsia="zh-CN"/>
        </w:rPr>
        <w:t xml:space="preserve">where </w:t>
      </w:r>
      <w:r w:rsidRPr="001460F0">
        <w:rPr>
          <w:position w:val="-10"/>
        </w:rPr>
        <w:object w:dxaOrig="1600" w:dyaOrig="300">
          <v:shape id="_x0000_i2175" type="#_x0000_t75" style="width:79.9pt;height:15pt" o:ole="">
            <v:imagedata r:id="rId2168" o:title=""/>
          </v:shape>
          <o:OLEObject Type="Embed" ProgID="Equation.3" ShapeID="_x0000_i2175" DrawAspect="Content" ObjectID="_1783090475" r:id="rId2169"/>
        </w:object>
      </w:r>
      <w:r>
        <w:rPr>
          <w:rFonts w:hint="eastAsia"/>
          <w:lang w:eastAsia="zh-CN"/>
        </w:rPr>
        <w:t xml:space="preserve"> is a series of random integer numbers generated for each envelope band using the same equation (</w:t>
      </w:r>
      <w:r>
        <w:rPr>
          <w:lang w:eastAsia="zh-CN"/>
        </w:rPr>
        <w:fldChar w:fldCharType="begin"/>
      </w:r>
      <w:r>
        <w:rPr>
          <w:lang w:eastAsia="zh-CN"/>
        </w:rPr>
        <w:instrText xml:space="preserve"> </w:instrText>
      </w:r>
      <w:r>
        <w:rPr>
          <w:rFonts w:hint="eastAsia"/>
          <w:lang w:eastAsia="zh-CN"/>
        </w:rPr>
        <w:instrText>SEQ Eqn Eqn_sr_seed \* MERGEFORMAT</w:instrText>
      </w:r>
      <w:r>
        <w:rPr>
          <w:lang w:eastAsia="zh-CN"/>
        </w:rPr>
        <w:instrText xml:space="preserve"> </w:instrText>
      </w:r>
      <w:r>
        <w:rPr>
          <w:lang w:eastAsia="zh-CN"/>
        </w:rPr>
        <w:fldChar w:fldCharType="separate"/>
      </w:r>
      <w:r>
        <w:rPr>
          <w:noProof/>
          <w:lang w:eastAsia="zh-CN"/>
        </w:rPr>
        <w:t>1954</w:t>
      </w:r>
      <w:r>
        <w:rPr>
          <w:lang w:eastAsia="zh-CN"/>
        </w:rPr>
        <w:fldChar w:fldCharType="end"/>
      </w:r>
      <w:r>
        <w:rPr>
          <w:rFonts w:hint="eastAsia"/>
          <w:lang w:eastAsia="zh-CN"/>
        </w:rPr>
        <w:t xml:space="preserve">) </w:t>
      </w:r>
      <w:r w:rsidRPr="00AF65D7">
        <w:t xml:space="preserve">with the initial value </w:t>
      </w:r>
      <w:r>
        <w:rPr>
          <w:rFonts w:hint="eastAsia"/>
          <w:lang w:eastAsia="zh-CN"/>
        </w:rPr>
        <w:t xml:space="preserve">of </w:t>
      </w:r>
      <w:r w:rsidRPr="00B7414E">
        <w:t>21845</w:t>
      </w:r>
      <w:r>
        <w:rPr>
          <w:rFonts w:hint="eastAsia"/>
          <w:lang w:eastAsia="zh-CN"/>
        </w:rPr>
        <w:t xml:space="preserve">. A series of 256-point random-phase FFT coefficients are generated where its low frequency spectral envelope is made equal to the difference envelope </w:t>
      </w:r>
      <w:r w:rsidRPr="007E52F8">
        <w:rPr>
          <w:position w:val="-10"/>
        </w:rPr>
        <w:object w:dxaOrig="760" w:dyaOrig="340">
          <v:shape id="_x0000_i2176" type="#_x0000_t75" style="width:37.9pt;height:16.9pt" o:ole="">
            <v:imagedata r:id="rId2170" o:title=""/>
          </v:shape>
          <o:OLEObject Type="Embed" ProgID="Equation.3" ShapeID="_x0000_i2176" DrawAspect="Content" ObjectID="_1783090476" r:id="rId2171"/>
        </w:object>
      </w:r>
      <w:r>
        <w:rPr>
          <w:rFonts w:hint="eastAsia"/>
          <w:lang w:eastAsia="zh-CN"/>
        </w:rPr>
        <w:t xml:space="preserve"> and the coefficients corresponding to other frequencies are set to 0. An IFFT is performed </w:t>
      </w:r>
      <w:r>
        <w:rPr>
          <w:lang w:eastAsia="zh-CN"/>
        </w:rPr>
        <w:t>to the</w:t>
      </w:r>
      <w:r>
        <w:rPr>
          <w:rFonts w:hint="eastAsia"/>
          <w:lang w:eastAsia="zh-CN"/>
        </w:rPr>
        <w:t xml:space="preserve"> above FFT coefficients and a 256-point time domain sequence </w:t>
      </w:r>
      <w:r w:rsidRPr="007E52F8">
        <w:rPr>
          <w:position w:val="-10"/>
        </w:rPr>
        <w:object w:dxaOrig="440" w:dyaOrig="300">
          <v:shape id="_x0000_i2177" type="#_x0000_t75" style="width:22.15pt;height:15pt" o:ole="">
            <v:imagedata r:id="rId2172" o:title=""/>
          </v:shape>
          <o:OLEObject Type="Embed" ProgID="Equation.3" ShapeID="_x0000_i2177" DrawAspect="Content" ObjectID="_1783090477" r:id="rId2173"/>
        </w:object>
      </w:r>
      <w:r>
        <w:rPr>
          <w:rFonts w:hint="eastAsia"/>
          <w:lang w:eastAsia="zh-CN"/>
        </w:rPr>
        <w:t xml:space="preserve"> is outputted. </w:t>
      </w:r>
      <w:r w:rsidRPr="007E52F8">
        <w:rPr>
          <w:position w:val="-10"/>
        </w:rPr>
        <w:object w:dxaOrig="440" w:dyaOrig="300">
          <v:shape id="_x0000_i2178" type="#_x0000_t75" style="width:22.15pt;height:15pt" o:ole="">
            <v:imagedata r:id="rId2174" o:title=""/>
          </v:shape>
          <o:OLEObject Type="Embed" ProgID="Equation.3" ShapeID="_x0000_i2178" DrawAspect="Content" ObjectID="_1783090478" r:id="rId2175"/>
        </w:object>
      </w:r>
      <w:r>
        <w:rPr>
          <w:rFonts w:hint="eastAsia"/>
          <w:lang w:eastAsia="zh-CN"/>
        </w:rPr>
        <w:t xml:space="preserve"> is re-sampled to 320 points if operating in 16kHz core. </w:t>
      </w:r>
      <w:r w:rsidRPr="007E52F8">
        <w:rPr>
          <w:position w:val="-10"/>
        </w:rPr>
        <w:object w:dxaOrig="440" w:dyaOrig="300">
          <v:shape id="_x0000_i2179" type="#_x0000_t75" style="width:22.15pt;height:15pt" o:ole="">
            <v:imagedata r:id="rId2174" o:title=""/>
          </v:shape>
          <o:OLEObject Type="Embed" ProgID="Equation.3" ShapeID="_x0000_i2179" DrawAspect="Content" ObjectID="_1783090479" r:id="rId2176"/>
        </w:object>
      </w:r>
      <w:r>
        <w:rPr>
          <w:rFonts w:hint="eastAsia"/>
          <w:lang w:eastAsia="zh-CN"/>
        </w:rPr>
        <w:t xml:space="preserve"> </w:t>
      </w:r>
      <w:r w:rsidRPr="00AF65D7">
        <w:t xml:space="preserve">is scaled for each subframe </w:t>
      </w:r>
      <w:r>
        <w:rPr>
          <w:rFonts w:hint="eastAsia"/>
          <w:lang w:eastAsia="zh-CN"/>
        </w:rPr>
        <w:t>in a similar way to equation (</w:t>
      </w:r>
      <w:r>
        <w:rPr>
          <w:lang w:eastAsia="zh-CN"/>
        </w:rPr>
        <w:fldChar w:fldCharType="begin"/>
      </w:r>
      <w:r>
        <w:rPr>
          <w:lang w:eastAsia="zh-CN"/>
        </w:rPr>
        <w:instrText xml:space="preserve"> SEQ Eqn Eqn_ern_random_excitation \* MERGEFORMAT </w:instrText>
      </w:r>
      <w:r>
        <w:rPr>
          <w:lang w:eastAsia="zh-CN"/>
        </w:rPr>
        <w:fldChar w:fldCharType="separate"/>
      </w:r>
      <w:r>
        <w:rPr>
          <w:noProof/>
          <w:lang w:eastAsia="zh-CN"/>
        </w:rPr>
        <w:t>1955</w:t>
      </w:r>
      <w:r>
        <w:rPr>
          <w:lang w:eastAsia="zh-CN"/>
        </w:rPr>
        <w:fldChar w:fldCharType="end"/>
      </w:r>
      <w:r>
        <w:rPr>
          <w:rFonts w:hint="eastAsia"/>
          <w:lang w:eastAsia="zh-CN"/>
        </w:rPr>
        <w:t>) that</w:t>
      </w:r>
    </w:p>
    <w:p w:rsidR="00E76ED5" w:rsidRDefault="00E76ED5" w:rsidP="00E76ED5">
      <w:pPr>
        <w:pStyle w:val="Formulas"/>
        <w:rPr>
          <w:rFonts w:hint="eastAsia"/>
          <w:lang w:eastAsia="zh-CN"/>
        </w:rPr>
      </w:pPr>
      <w:r>
        <w:tab/>
      </w:r>
      <w:r w:rsidRPr="007B3BEA">
        <w:rPr>
          <w:position w:val="-76"/>
        </w:rPr>
        <w:object w:dxaOrig="5000" w:dyaOrig="1180">
          <v:shape id="_x0000_i2180" type="#_x0000_t75" style="width:250.15pt;height:58.9pt" o:ole="">
            <v:imagedata r:id="rId2177" o:title=""/>
          </v:shape>
          <o:OLEObject Type="Embed" ProgID="Equation.3" ShapeID="_x0000_i2180" DrawAspect="Content" ObjectID="_1783090480" r:id="rId2178"/>
        </w:object>
      </w:r>
      <w:r>
        <w:tab/>
        <w:t>(</w:t>
      </w:r>
      <w:fldSimple w:instr=" SEQ eqn \* MERGEFORMAT ">
        <w:r>
          <w:t>1961</w:t>
        </w:r>
      </w:fldSimple>
      <w:r>
        <w:t>)</w:t>
      </w:r>
    </w:p>
    <w:p w:rsidR="00E76ED5" w:rsidRDefault="00E76ED5" w:rsidP="00E76ED5">
      <w:pPr>
        <w:rPr>
          <w:rFonts w:hint="eastAsia"/>
          <w:lang w:eastAsia="zh-CN"/>
        </w:rPr>
      </w:pPr>
      <w:r>
        <w:rPr>
          <w:rFonts w:hint="eastAsia"/>
          <w:lang w:val="x-none" w:eastAsia="zh-CN"/>
        </w:rPr>
        <w:t>w</w:t>
      </w:r>
      <w:r w:rsidRPr="00AF65D7">
        <w:t>here</w:t>
      </w:r>
      <w:r>
        <w:rPr>
          <w:rFonts w:hint="eastAsia"/>
          <w:lang w:eastAsia="zh-CN"/>
        </w:rPr>
        <w:t xml:space="preserve"> </w:t>
      </w:r>
      <w:r w:rsidRPr="001460F0">
        <w:rPr>
          <w:position w:val="-10"/>
        </w:rPr>
        <w:object w:dxaOrig="520" w:dyaOrig="300">
          <v:shape id="_x0000_i2181" type="#_x0000_t75" style="width:25.9pt;height:15pt" o:ole="">
            <v:imagedata r:id="rId2179" o:title=""/>
          </v:shape>
          <o:OLEObject Type="Embed" ProgID="Equation.3" ShapeID="_x0000_i2181" DrawAspect="Content" ObjectID="_1783090481" r:id="rId2180"/>
        </w:object>
      </w:r>
      <w:r>
        <w:rPr>
          <w:rFonts w:hint="eastAsia"/>
          <w:lang w:eastAsia="zh-CN"/>
        </w:rPr>
        <w:t xml:space="preserve"> is the scaled</w:t>
      </w:r>
      <w:r w:rsidRPr="007B3BEA">
        <w:t xml:space="preserve"> </w:t>
      </w:r>
      <w:r w:rsidRPr="007E52F8">
        <w:rPr>
          <w:position w:val="-10"/>
        </w:rPr>
        <w:object w:dxaOrig="440" w:dyaOrig="300">
          <v:shape id="_x0000_i2182" type="#_x0000_t75" style="width:22.15pt;height:15pt" o:ole="">
            <v:imagedata r:id="rId2174" o:title=""/>
          </v:shape>
          <o:OLEObject Type="Embed" ProgID="Equation.3" ShapeID="_x0000_i2182" DrawAspect="Content" ObjectID="_1783090482" r:id="rId2181"/>
        </w:object>
      </w:r>
      <w:r>
        <w:rPr>
          <w:rFonts w:hint="eastAsia"/>
          <w:lang w:eastAsia="zh-CN"/>
        </w:rPr>
        <w:t xml:space="preserve"> with random variation added, </w:t>
      </w:r>
      <w:r w:rsidRPr="001460F0">
        <w:rPr>
          <w:position w:val="-14"/>
        </w:rPr>
        <w:object w:dxaOrig="340" w:dyaOrig="340">
          <v:shape id="_x0000_i2183" type="#_x0000_t75" style="width:16.9pt;height:16.9pt" o:ole="">
            <v:imagedata r:id="rId2124" o:title=""/>
          </v:shape>
          <o:OLEObject Type="Embed" ProgID="Equation.3" ShapeID="_x0000_i2183" DrawAspect="Content" ObjectID="_1783090483" r:id="rId2182"/>
        </w:object>
      </w:r>
      <w:r>
        <w:rPr>
          <w:rFonts w:hint="eastAsia"/>
          <w:lang w:eastAsia="zh-CN"/>
        </w:rPr>
        <w:t xml:space="preserve"> denotes the length of subframe,</w:t>
      </w:r>
      <w:r w:rsidRPr="00AF65D7">
        <w:t xml:space="preserve"> </w:t>
      </w:r>
      <w:r w:rsidRPr="001460F0">
        <w:rPr>
          <w:position w:val="-10"/>
        </w:rPr>
        <w:object w:dxaOrig="380" w:dyaOrig="300">
          <v:shape id="_x0000_i2184" type="#_x0000_t75" style="width:19.15pt;height:15pt" o:ole="">
            <v:imagedata r:id="rId2183" o:title=""/>
          </v:shape>
          <o:OLEObject Type="Embed" ProgID="Equation.3" ShapeID="_x0000_i2184" DrawAspect="Content" ObjectID="_1783090484" r:id="rId2184"/>
        </w:object>
      </w:r>
      <w:r>
        <w:rPr>
          <w:rFonts w:hint="eastAsia"/>
          <w:lang w:eastAsia="zh-CN"/>
        </w:rPr>
        <w:t xml:space="preserve"> is a random integer number </w:t>
      </w:r>
      <w:r>
        <w:rPr>
          <w:lang w:eastAsia="zh-CN"/>
        </w:rPr>
        <w:t>generated</w:t>
      </w:r>
      <w:r>
        <w:rPr>
          <w:rFonts w:hint="eastAsia"/>
          <w:lang w:eastAsia="zh-CN"/>
        </w:rPr>
        <w:t xml:space="preserve"> for each subframe </w:t>
      </w:r>
      <w:r>
        <w:rPr>
          <w:lang w:eastAsia="zh-CN"/>
        </w:rPr>
        <w:t>using</w:t>
      </w:r>
      <w:r>
        <w:rPr>
          <w:rFonts w:hint="eastAsia"/>
          <w:lang w:eastAsia="zh-CN"/>
        </w:rPr>
        <w:t xml:space="preserve"> the same random generator as used in equation (</w:t>
      </w:r>
      <w:r>
        <w:rPr>
          <w:lang w:eastAsia="zh-CN"/>
        </w:rPr>
        <w:fldChar w:fldCharType="begin"/>
      </w:r>
      <w:r>
        <w:rPr>
          <w:lang w:eastAsia="zh-CN"/>
        </w:rPr>
        <w:instrText xml:space="preserve"> SEQ Eqn Eqn_denv_bar \* MERGEFORMAT </w:instrText>
      </w:r>
      <w:r>
        <w:rPr>
          <w:lang w:eastAsia="zh-CN"/>
        </w:rPr>
        <w:fldChar w:fldCharType="separate"/>
      </w:r>
      <w:r>
        <w:rPr>
          <w:noProof/>
          <w:lang w:eastAsia="zh-CN"/>
        </w:rPr>
        <w:t>1960</w:t>
      </w:r>
      <w:r>
        <w:rPr>
          <w:lang w:eastAsia="zh-CN"/>
        </w:rPr>
        <w:fldChar w:fldCharType="end"/>
      </w:r>
      <w:r>
        <w:rPr>
          <w:rFonts w:hint="eastAsia"/>
          <w:lang w:eastAsia="zh-CN"/>
        </w:rPr>
        <w:t xml:space="preserve">), </w:t>
      </w:r>
      <w:r w:rsidRPr="001460F0">
        <w:rPr>
          <w:position w:val="-10"/>
        </w:rPr>
        <w:object w:dxaOrig="320" w:dyaOrig="300">
          <v:shape id="_x0000_i2185" type="#_x0000_t75" style="width:16.15pt;height:15pt" o:ole="">
            <v:imagedata r:id="rId2185" o:title=""/>
          </v:shape>
          <o:OLEObject Type="Embed" ProgID="Equation.3" ShapeID="_x0000_i2185" DrawAspect="Content" ObjectID="_1783090485" r:id="rId2186"/>
        </w:object>
      </w:r>
      <w:r w:rsidRPr="00AF65D7">
        <w:t xml:space="preserve"> is the</w:t>
      </w:r>
      <w:r>
        <w:rPr>
          <w:rFonts w:hint="eastAsia"/>
          <w:lang w:eastAsia="zh-CN"/>
        </w:rPr>
        <w:t xml:space="preserve"> average energy of </w:t>
      </w:r>
      <w:r w:rsidRPr="007E52F8">
        <w:rPr>
          <w:position w:val="-10"/>
        </w:rPr>
        <w:object w:dxaOrig="440" w:dyaOrig="300">
          <v:shape id="_x0000_i2186" type="#_x0000_t75" style="width:22.15pt;height:15pt" o:ole="">
            <v:imagedata r:id="rId2174" o:title=""/>
          </v:shape>
          <o:OLEObject Type="Embed" ProgID="Equation.3" ShapeID="_x0000_i2186" DrawAspect="Content" ObjectID="_1783090486" r:id="rId2187"/>
        </w:object>
      </w:r>
      <w:r>
        <w:rPr>
          <w:rFonts w:hint="eastAsia"/>
          <w:lang w:eastAsia="zh-CN"/>
        </w:rPr>
        <w:t xml:space="preserve"> calculated as</w:t>
      </w:r>
    </w:p>
    <w:p w:rsidR="00E76ED5" w:rsidRDefault="00E76ED5" w:rsidP="00E76ED5">
      <w:pPr>
        <w:pStyle w:val="Formulas"/>
        <w:rPr>
          <w:rFonts w:hint="eastAsia"/>
          <w:lang w:eastAsia="zh-CN"/>
        </w:rPr>
      </w:pPr>
      <w:r>
        <w:tab/>
      </w:r>
      <w:r w:rsidRPr="00D13A89">
        <w:rPr>
          <w:position w:val="-32"/>
        </w:rPr>
        <w:object w:dxaOrig="1680" w:dyaOrig="740">
          <v:shape id="_x0000_i2187" type="#_x0000_t75" style="width:84pt;height:37.15pt" o:ole="">
            <v:imagedata r:id="rId2188" o:title=""/>
          </v:shape>
          <o:OLEObject Type="Embed" ProgID="Equation.3" ShapeID="_x0000_i2187" DrawAspect="Content" ObjectID="_1783090487" r:id="rId2189"/>
        </w:object>
      </w:r>
      <w:r>
        <w:tab/>
        <w:t>(</w:t>
      </w:r>
      <w:fldSimple w:instr=" SEQ eqn \* MERGEFORMAT ">
        <w:r>
          <w:t>1962</w:t>
        </w:r>
      </w:fldSimple>
      <w:r>
        <w:t>)</w:t>
      </w:r>
    </w:p>
    <w:p w:rsidR="00E76ED5" w:rsidRDefault="00E76ED5" w:rsidP="00E76ED5">
      <w:pPr>
        <w:rPr>
          <w:rFonts w:hint="eastAsia"/>
          <w:lang w:eastAsia="zh-CN"/>
        </w:rPr>
      </w:pPr>
      <w:r>
        <w:rPr>
          <w:rFonts w:hint="eastAsia"/>
          <w:lang w:val="x-none" w:eastAsia="zh-CN"/>
        </w:rPr>
        <w:t>where</w:t>
      </w:r>
      <w:r>
        <w:rPr>
          <w:rFonts w:hint="eastAsia"/>
          <w:lang w:eastAsia="zh-CN"/>
        </w:rPr>
        <w:t xml:space="preserve"> </w:t>
      </w:r>
      <w:r w:rsidRPr="0073070E">
        <w:rPr>
          <w:position w:val="-4"/>
        </w:rPr>
        <w:object w:dxaOrig="200" w:dyaOrig="220">
          <v:shape id="_x0000_i2188" type="#_x0000_t75" style="width:10.15pt;height:10.9pt" o:ole="">
            <v:imagedata r:id="rId2136" o:title=""/>
          </v:shape>
          <o:OLEObject Type="Embed" ProgID="Equation.3" ShapeID="_x0000_i2188" DrawAspect="Content" ObjectID="_1783090488" r:id="rId2190"/>
        </w:object>
      </w:r>
      <w:r>
        <w:rPr>
          <w:rFonts w:hint="eastAsia"/>
          <w:lang w:eastAsia="zh-CN"/>
        </w:rPr>
        <w:t xml:space="preserve"> is the frame length.</w:t>
      </w:r>
      <w:r w:rsidRPr="00AF65D7">
        <w:t xml:space="preserve"> </w:t>
      </w:r>
      <w:r>
        <w:rPr>
          <w:rFonts w:hint="eastAsia"/>
          <w:lang w:eastAsia="zh-CN"/>
        </w:rPr>
        <w:t xml:space="preserve">Energy increasing is not allowed if the current frame is the first SID frame after an active burst in which case, for subframe with </w:t>
      </w:r>
      <w:r w:rsidRPr="001460F0">
        <w:rPr>
          <w:position w:val="-10"/>
        </w:rPr>
        <w:object w:dxaOrig="1120" w:dyaOrig="300">
          <v:shape id="_x0000_i2189" type="#_x0000_t75" style="width:55.9pt;height:15pt" o:ole="">
            <v:imagedata r:id="rId2191" o:title=""/>
          </v:shape>
          <o:OLEObject Type="Embed" ProgID="Equation.3" ShapeID="_x0000_i2189" DrawAspect="Content" ObjectID="_1783090489" r:id="rId2192"/>
        </w:object>
      </w:r>
      <w:r>
        <w:rPr>
          <w:rFonts w:hint="eastAsia"/>
          <w:lang w:eastAsia="zh-CN"/>
        </w:rPr>
        <w:t xml:space="preserve">, </w:t>
      </w:r>
      <w:r w:rsidRPr="001460F0">
        <w:rPr>
          <w:position w:val="-10"/>
        </w:rPr>
        <w:object w:dxaOrig="520" w:dyaOrig="300">
          <v:shape id="_x0000_i2190" type="#_x0000_t75" style="width:25.9pt;height:15pt" o:ole="">
            <v:imagedata r:id="rId2179" o:title=""/>
          </v:shape>
          <o:OLEObject Type="Embed" ProgID="Equation.3" ShapeID="_x0000_i2190" DrawAspect="Content" ObjectID="_1783090490" r:id="rId2193"/>
        </w:object>
      </w:r>
      <w:r>
        <w:rPr>
          <w:rFonts w:hint="eastAsia"/>
          <w:lang w:eastAsia="zh-CN"/>
        </w:rPr>
        <w:t xml:space="preserve"> is limited to </w:t>
      </w:r>
      <w:r w:rsidRPr="007E52F8">
        <w:rPr>
          <w:position w:val="-10"/>
        </w:rPr>
        <w:object w:dxaOrig="440" w:dyaOrig="300">
          <v:shape id="_x0000_i2191" type="#_x0000_t75" style="width:22.15pt;height:15pt" o:ole="">
            <v:imagedata r:id="rId2174" o:title=""/>
          </v:shape>
          <o:OLEObject Type="Embed" ProgID="Equation.3" ShapeID="_x0000_i2191" DrawAspect="Content" ObjectID="_1783090491" r:id="rId2194"/>
        </w:object>
      </w:r>
      <w:r>
        <w:rPr>
          <w:rFonts w:hint="eastAsia"/>
          <w:lang w:eastAsia="zh-CN"/>
        </w:rPr>
        <w:t xml:space="preserve">. The </w:t>
      </w:r>
      <w:r w:rsidRPr="001460F0">
        <w:rPr>
          <w:position w:val="-10"/>
        </w:rPr>
        <w:object w:dxaOrig="520" w:dyaOrig="300">
          <v:shape id="_x0000_i2192" type="#_x0000_t75" style="width:25.9pt;height:15pt" o:ole="">
            <v:imagedata r:id="rId2179" o:title=""/>
          </v:shape>
          <o:OLEObject Type="Embed" ProgID="Equation.3" ShapeID="_x0000_i2192" DrawAspect="Content" ObjectID="_1783090492" r:id="rId2195"/>
        </w:object>
      </w:r>
      <w:r>
        <w:rPr>
          <w:rFonts w:hint="eastAsia"/>
          <w:lang w:eastAsia="zh-CN"/>
        </w:rPr>
        <w:t xml:space="preserve"> is the excitation representing the low frequency</w:t>
      </w:r>
      <w:r>
        <w:rPr>
          <w:lang w:eastAsia="zh-CN"/>
        </w:rPr>
        <w:t xml:space="preserve"> spectral</w:t>
      </w:r>
      <w:r>
        <w:rPr>
          <w:rFonts w:hint="eastAsia"/>
          <w:lang w:eastAsia="zh-CN"/>
        </w:rPr>
        <w:t xml:space="preserve"> details of the excitation signal whichis attenuated and combined with the earlier calculated random excitation </w:t>
      </w:r>
      <w:r w:rsidRPr="000038B9">
        <w:rPr>
          <w:position w:val="-10"/>
        </w:rPr>
        <w:object w:dxaOrig="520" w:dyaOrig="300">
          <v:shape id="_x0000_i2193" type="#_x0000_t75" style="width:25.9pt;height:15pt" o:ole="">
            <v:imagedata r:id="rId2196" o:title=""/>
          </v:shape>
          <o:OLEObject Type="Embed" ProgID="Equation.3" ShapeID="_x0000_i2193" DrawAspect="Content" ObjectID="_1783090493" r:id="rId2197"/>
        </w:object>
      </w:r>
    </w:p>
    <w:p w:rsidR="00E76ED5" w:rsidRDefault="00E76ED5" w:rsidP="00E76ED5">
      <w:pPr>
        <w:pStyle w:val="Formulas"/>
      </w:pPr>
      <w:r>
        <w:tab/>
      </w:r>
      <w:r w:rsidRPr="000038B9">
        <w:rPr>
          <w:position w:val="-10"/>
        </w:rPr>
        <w:object w:dxaOrig="3660" w:dyaOrig="300">
          <v:shape id="_x0000_i2194" type="#_x0000_t75" style="width:183pt;height:15pt" o:ole="">
            <v:imagedata r:id="rId2198" o:title=""/>
          </v:shape>
          <o:OLEObject Type="Embed" ProgID="Equation.3" ShapeID="_x0000_i2194" DrawAspect="Content" ObjectID="_1783090494" r:id="rId2199"/>
        </w:object>
      </w:r>
      <w:r>
        <w:tab/>
        <w:t>(</w:t>
      </w:r>
      <w:fldSimple w:instr=" SEQ eqn \* MERGEFORMAT ">
        <w:r>
          <w:t>1963</w:t>
        </w:r>
      </w:fldSimple>
      <w:r>
        <w:t>)</w:t>
      </w:r>
    </w:p>
    <w:p w:rsidR="00E76ED5" w:rsidRDefault="00E76ED5" w:rsidP="00E76ED5">
      <w:pPr>
        <w:rPr>
          <w:rFonts w:hint="eastAsia"/>
          <w:lang w:eastAsia="zh-CN"/>
        </w:rPr>
      </w:pPr>
      <w:r>
        <w:rPr>
          <w:rFonts w:hint="eastAsia"/>
          <w:lang w:eastAsia="zh-CN"/>
        </w:rPr>
        <w:t xml:space="preserve">where </w:t>
      </w:r>
      <w:r w:rsidRPr="0073070E">
        <w:rPr>
          <w:position w:val="-4"/>
        </w:rPr>
        <w:object w:dxaOrig="200" w:dyaOrig="220">
          <v:shape id="_x0000_i2195" type="#_x0000_t75" style="width:10.15pt;height:10.9pt" o:ole="">
            <v:imagedata r:id="rId2136" o:title=""/>
          </v:shape>
          <o:OLEObject Type="Embed" ProgID="Equation.3" ShapeID="_x0000_i2195" DrawAspect="Content" ObjectID="_1783090495" r:id="rId2200"/>
        </w:object>
      </w:r>
      <w:r>
        <w:rPr>
          <w:rFonts w:hint="eastAsia"/>
          <w:lang w:eastAsia="zh-CN"/>
        </w:rPr>
        <w:t xml:space="preserve"> is the frame length,</w:t>
      </w:r>
      <w:r>
        <w:t xml:space="preserve"> </w:t>
      </w:r>
      <w:r w:rsidRPr="00020324">
        <w:rPr>
          <w:position w:val="-10"/>
        </w:rPr>
        <w:object w:dxaOrig="400" w:dyaOrig="300">
          <v:shape id="_x0000_i2196" type="#_x0000_t75" style="width:19.9pt;height:15pt" o:ole="">
            <v:imagedata r:id="rId2201" o:title=""/>
          </v:shape>
          <o:OLEObject Type="Embed" ProgID="Equation.3" ShapeID="_x0000_i2196" DrawAspect="Content" ObjectID="_1783090496" r:id="rId2202"/>
        </w:object>
      </w:r>
      <w:r>
        <w:rPr>
          <w:rFonts w:hint="eastAsia"/>
          <w:lang w:eastAsia="zh-CN"/>
        </w:rPr>
        <w:t xml:space="preserve"> is the combined excitation signal. The </w:t>
      </w:r>
      <w:r>
        <w:rPr>
          <w:lang w:eastAsia="zh-CN"/>
        </w:rPr>
        <w:t>combined</w:t>
      </w:r>
      <w:r>
        <w:rPr>
          <w:rFonts w:hint="eastAsia"/>
          <w:lang w:eastAsia="zh-CN"/>
        </w:rPr>
        <w:t xml:space="preserve"> excitation </w:t>
      </w:r>
      <w:r w:rsidRPr="00020324">
        <w:rPr>
          <w:position w:val="-10"/>
        </w:rPr>
        <w:object w:dxaOrig="400" w:dyaOrig="300">
          <v:shape id="_x0000_i2197" type="#_x0000_t75" style="width:19.9pt;height:15pt" o:ole="">
            <v:imagedata r:id="rId2201" o:title=""/>
          </v:shape>
          <o:OLEObject Type="Embed" ProgID="Equation.3" ShapeID="_x0000_i2197" DrawAspect="Content" ObjectID="_1783090497" r:id="rId2203"/>
        </w:object>
      </w:r>
      <w:r>
        <w:rPr>
          <w:rFonts w:hint="eastAsia"/>
          <w:lang w:eastAsia="zh-CN"/>
        </w:rPr>
        <w:t xml:space="preserve"> is scaled if its </w:t>
      </w:r>
      <w:r w:rsidRPr="00A35B60">
        <w:rPr>
          <w:rFonts w:hint="eastAsia"/>
          <w:lang w:eastAsia="zh-CN"/>
        </w:rPr>
        <w:t xml:space="preserve">average energy is higher than the smoothed quantized excitation energy </w:t>
      </w:r>
      <w:r w:rsidRPr="00A35B60">
        <w:rPr>
          <w:position w:val="-10"/>
        </w:rPr>
        <w:object w:dxaOrig="440" w:dyaOrig="300">
          <v:shape id="_x0000_i2198" type="#_x0000_t75" style="width:22.15pt;height:15pt" o:ole="">
            <v:imagedata r:id="rId2112" o:title=""/>
          </v:shape>
          <o:OLEObject Type="Embed" ProgID="Equation.3" ShapeID="_x0000_i2198" DrawAspect="Content" ObjectID="_1783090498" r:id="rId2204"/>
        </w:object>
      </w:r>
      <w:r w:rsidRPr="00A35B60">
        <w:rPr>
          <w:rFonts w:hint="eastAsia"/>
          <w:lang w:eastAsia="zh-CN"/>
        </w:rPr>
        <w:t xml:space="preserve"> obtained in subclause </w:t>
      </w:r>
      <w:r w:rsidRPr="00A35B60">
        <w:t>6.7.2.1.3</w:t>
      </w:r>
      <w:r w:rsidRPr="00A35B60">
        <w:rPr>
          <w:rFonts w:hint="eastAsia"/>
          <w:lang w:eastAsia="zh-CN"/>
        </w:rPr>
        <w:t>.</w:t>
      </w:r>
    </w:p>
    <w:p w:rsidR="00E76ED5" w:rsidRDefault="00E76ED5" w:rsidP="00E76ED5">
      <w:pPr>
        <w:pStyle w:val="Formulas"/>
        <w:rPr>
          <w:rFonts w:hint="eastAsia"/>
          <w:lang w:eastAsia="zh-CN"/>
        </w:rPr>
      </w:pPr>
      <w:r>
        <w:tab/>
      </w:r>
      <w:r w:rsidRPr="00266FED">
        <w:rPr>
          <w:position w:val="-74"/>
        </w:rPr>
        <w:object w:dxaOrig="4440" w:dyaOrig="1600">
          <v:shape id="_x0000_i2199" type="#_x0000_t75" style="width:222pt;height:79.9pt" o:ole="">
            <v:imagedata r:id="rId2205" o:title=""/>
          </v:shape>
          <o:OLEObject Type="Embed" ProgID="Equation.3" ShapeID="_x0000_i2199" DrawAspect="Content" ObjectID="_1783090499" r:id="rId2206"/>
        </w:object>
      </w:r>
      <w:r>
        <w:tab/>
        <w:t>(</w:t>
      </w:r>
      <w:fldSimple w:instr=" SEQ eqn \* MERGEFORMAT ">
        <w:r>
          <w:t>1964</w:t>
        </w:r>
      </w:fldSimple>
      <w:r>
        <w:t>)</w:t>
      </w:r>
    </w:p>
    <w:p w:rsidR="00E76ED5" w:rsidRDefault="00E76ED5" w:rsidP="00E76ED5">
      <w:pPr>
        <w:rPr>
          <w:rFonts w:hint="eastAsia"/>
          <w:lang w:eastAsia="zh-CN"/>
        </w:rPr>
      </w:pPr>
      <w:r>
        <w:rPr>
          <w:rFonts w:hint="eastAsia"/>
          <w:lang w:val="x-none" w:eastAsia="zh-CN"/>
        </w:rPr>
        <w:t>w</w:t>
      </w:r>
      <w:r>
        <w:rPr>
          <w:rFonts w:hint="eastAsia"/>
          <w:lang w:eastAsia="zh-CN"/>
        </w:rPr>
        <w:t xml:space="preserve">here </w:t>
      </w:r>
      <w:r w:rsidRPr="0073070E">
        <w:rPr>
          <w:position w:val="-4"/>
        </w:rPr>
        <w:object w:dxaOrig="200" w:dyaOrig="220">
          <v:shape id="_x0000_i2200" type="#_x0000_t75" style="width:10.15pt;height:10.9pt" o:ole="">
            <v:imagedata r:id="rId2136" o:title=""/>
          </v:shape>
          <o:OLEObject Type="Embed" ProgID="Equation.3" ShapeID="_x0000_i2200" DrawAspect="Content" ObjectID="_1783090500" r:id="rId2207"/>
        </w:object>
      </w:r>
      <w:r>
        <w:rPr>
          <w:rFonts w:hint="eastAsia"/>
          <w:lang w:eastAsia="zh-CN"/>
        </w:rPr>
        <w:t xml:space="preserve"> is the frame length,</w:t>
      </w:r>
      <w:r>
        <w:t xml:space="preserve"> </w:t>
      </w:r>
      <w:r w:rsidRPr="001460F0">
        <w:rPr>
          <w:position w:val="-10"/>
        </w:rPr>
        <w:object w:dxaOrig="460" w:dyaOrig="300">
          <v:shape id="_x0000_i2201" type="#_x0000_t75" style="width:22.9pt;height:15pt" o:ole="">
            <v:imagedata r:id="rId2208" o:title=""/>
          </v:shape>
          <o:OLEObject Type="Embed" ProgID="Equation.3" ShapeID="_x0000_i2201" DrawAspect="Content" ObjectID="_1783090501" r:id="rId2209"/>
        </w:object>
      </w:r>
      <w:r>
        <w:rPr>
          <w:rFonts w:hint="eastAsia"/>
          <w:lang w:eastAsia="zh-CN"/>
        </w:rPr>
        <w:t xml:space="preserve"> is the scaled combined excitation which is the final excitation signal for low-band CNG synthesis.</w:t>
      </w:r>
    </w:p>
    <w:p w:rsidR="00E76ED5" w:rsidRDefault="00E76ED5" w:rsidP="00E76ED5">
      <w:pPr>
        <w:pStyle w:val="Heading5"/>
        <w:rPr>
          <w:rFonts w:hint="eastAsia"/>
          <w:lang w:eastAsia="zh-CN"/>
        </w:rPr>
      </w:pPr>
      <w:r w:rsidRPr="00231D87">
        <w:t>6.7.2.</w:t>
      </w:r>
      <w:r>
        <w:t>1.</w:t>
      </w:r>
      <w:r>
        <w:rPr>
          <w:rFonts w:hint="eastAsia"/>
          <w:lang w:eastAsia="zh-CN"/>
        </w:rPr>
        <w:t>6</w:t>
      </w:r>
      <w:r w:rsidRPr="00231D87">
        <w:tab/>
      </w:r>
      <w:r>
        <w:t xml:space="preserve">LP-CNG </w:t>
      </w:r>
      <w:r>
        <w:rPr>
          <w:rFonts w:hint="eastAsia"/>
          <w:lang w:eastAsia="zh-CN"/>
        </w:rPr>
        <w:t>low-band synthesis</w:t>
      </w:r>
    </w:p>
    <w:p w:rsidR="00E76ED5" w:rsidRPr="00444489" w:rsidRDefault="00E76ED5" w:rsidP="00E76ED5">
      <w:pPr>
        <w:rPr>
          <w:rFonts w:hint="eastAsia"/>
          <w:lang w:eastAsia="zh-CN"/>
        </w:rPr>
      </w:pPr>
      <w:r w:rsidRPr="00A35B60">
        <w:rPr>
          <w:rFonts w:hint="eastAsia"/>
          <w:lang w:eastAsia="zh-CN"/>
        </w:rPr>
        <w:t>The low-band comfort noise</w:t>
      </w:r>
      <w:r w:rsidRPr="00A35B60">
        <w:t xml:space="preserve"> is </w:t>
      </w:r>
      <w:r w:rsidRPr="00A35B60">
        <w:rPr>
          <w:rFonts w:hint="eastAsia"/>
          <w:lang w:eastAsia="zh-CN"/>
        </w:rPr>
        <w:t>synthesiz</w:t>
      </w:r>
      <w:r w:rsidRPr="00A35B60">
        <w:t xml:space="preserve">ed by filtering </w:t>
      </w:r>
      <w:r w:rsidRPr="00A35B60">
        <w:rPr>
          <w:rFonts w:hint="eastAsia"/>
          <w:lang w:eastAsia="zh-CN"/>
        </w:rPr>
        <w:t xml:space="preserve">the scaled combined excitation </w:t>
      </w:r>
      <w:r w:rsidRPr="00A35B60">
        <w:t>signal</w:t>
      </w:r>
      <w:r w:rsidRPr="00A35B60">
        <w:rPr>
          <w:rFonts w:hint="eastAsia"/>
          <w:lang w:eastAsia="zh-CN"/>
        </w:rPr>
        <w:t>,</w:t>
      </w:r>
      <w:r w:rsidRPr="00A35B60">
        <w:t xml:space="preserve"> </w:t>
      </w:r>
      <w:r w:rsidRPr="00A35B60">
        <w:rPr>
          <w:position w:val="-10"/>
        </w:rPr>
        <w:object w:dxaOrig="460" w:dyaOrig="300">
          <v:shape id="_x0000_i2202" type="#_x0000_t75" style="width:22.9pt;height:15pt" o:ole="">
            <v:imagedata r:id="rId2208" o:title=""/>
          </v:shape>
          <o:OLEObject Type="Embed" ProgID="Equation.3" ShapeID="_x0000_i2202" DrawAspect="Content" ObjectID="_1783090502" r:id="rId2210"/>
        </w:object>
      </w:r>
      <w:r w:rsidRPr="00A35B60">
        <w:rPr>
          <w:rFonts w:hint="eastAsia"/>
          <w:lang w:eastAsia="zh-CN"/>
        </w:rPr>
        <w:t>,</w:t>
      </w:r>
      <w:r w:rsidRPr="00A35B60">
        <w:t xml:space="preserve"> </w:t>
      </w:r>
      <w:r w:rsidRPr="00A35B60">
        <w:rPr>
          <w:rFonts w:hint="eastAsia"/>
          <w:lang w:eastAsia="zh-CN"/>
        </w:rPr>
        <w:t xml:space="preserve">obtained in previous subclause </w:t>
      </w:r>
      <w:r w:rsidRPr="00A35B60">
        <w:t>6.7.2.1.</w:t>
      </w:r>
      <w:r w:rsidRPr="00A35B60">
        <w:rPr>
          <w:rFonts w:hint="eastAsia"/>
          <w:lang w:eastAsia="zh-CN"/>
        </w:rPr>
        <w:t xml:space="preserve">5 </w:t>
      </w:r>
      <w:r w:rsidRPr="00A35B60">
        <w:t xml:space="preserve">through </w:t>
      </w:r>
      <w:r w:rsidRPr="00A35B60">
        <w:rPr>
          <w:rFonts w:hint="eastAsia"/>
          <w:lang w:eastAsia="zh-CN"/>
        </w:rPr>
        <w:t>the</w:t>
      </w:r>
      <w:r w:rsidRPr="00A35B60">
        <w:t xml:space="preserve"> smoothed LP synthesis filter</w:t>
      </w:r>
      <w:r w:rsidRPr="00A35B60">
        <w:rPr>
          <w:rFonts w:hint="eastAsia"/>
          <w:lang w:eastAsia="zh-CN"/>
        </w:rPr>
        <w:t xml:space="preserve">, </w:t>
      </w:r>
      <w:r w:rsidRPr="00A35B60">
        <w:rPr>
          <w:position w:val="-10"/>
        </w:rPr>
        <w:object w:dxaOrig="480" w:dyaOrig="360">
          <v:shape id="_x0000_i2203" type="#_x0000_t75" style="width:24pt;height:18pt" o:ole="">
            <v:imagedata r:id="rId2211" o:title=""/>
          </v:shape>
          <o:OLEObject Type="Embed" ProgID="Equation.3" ShapeID="_x0000_i2203" DrawAspect="Content" ObjectID="_1783090503" r:id="rId2212"/>
        </w:object>
      </w:r>
      <w:r w:rsidRPr="00A35B60">
        <w:rPr>
          <w:rFonts w:hint="eastAsia"/>
          <w:lang w:eastAsia="zh-CN"/>
        </w:rPr>
        <w:t xml:space="preserve">, obtained in subclause </w:t>
      </w:r>
      <w:r w:rsidRPr="00A35B60">
        <w:t>6.7.2.1.</w:t>
      </w:r>
      <w:r w:rsidRPr="00A35B60">
        <w:rPr>
          <w:rFonts w:hint="eastAsia"/>
          <w:lang w:eastAsia="zh-CN"/>
        </w:rPr>
        <w:t>4</w:t>
      </w:r>
      <w:r w:rsidRPr="00A35B60">
        <w:t>.</w:t>
      </w:r>
    </w:p>
    <w:p w:rsidR="00E76ED5" w:rsidRDefault="00E76ED5" w:rsidP="00E76ED5">
      <w:pPr>
        <w:pStyle w:val="Heading5"/>
      </w:pPr>
      <w:r w:rsidRPr="00231D87">
        <w:t>6.7.2.</w:t>
      </w:r>
      <w:r>
        <w:t>1.</w:t>
      </w:r>
      <w:r>
        <w:rPr>
          <w:rFonts w:hint="eastAsia"/>
          <w:lang w:eastAsia="zh-CN"/>
        </w:rPr>
        <w:t>7</w:t>
      </w:r>
      <w:r w:rsidRPr="00231D87">
        <w:tab/>
      </w:r>
      <w:r>
        <w:t xml:space="preserve">LP-CNG </w:t>
      </w:r>
      <w:r>
        <w:rPr>
          <w:rFonts w:hint="eastAsia"/>
          <w:lang w:eastAsia="zh-CN"/>
        </w:rPr>
        <w:t>h</w:t>
      </w:r>
      <w:r>
        <w:t>igh</w:t>
      </w:r>
      <w:r>
        <w:rPr>
          <w:rFonts w:hint="eastAsia"/>
          <w:lang w:eastAsia="zh-CN"/>
        </w:rPr>
        <w:t>-</w:t>
      </w:r>
      <w:r>
        <w:t>band decoding and synthesis</w:t>
      </w:r>
    </w:p>
    <w:p w:rsidR="00E76ED5" w:rsidRDefault="00E76ED5" w:rsidP="00E76ED5">
      <w:r>
        <w:t>To enable high perceptual quality in the inactive portions of speech on the decoder side, during SWB mode operation of the codec, a high band comfort noise synthesis (SHB-CNG) (</w:t>
      </w:r>
      <w:r w:rsidRPr="00E7089D">
        <w:t>12.8 - 14.4</w:t>
      </w:r>
      <w:r>
        <w:t xml:space="preserve"> </w:t>
      </w:r>
      <w:r w:rsidRPr="00E7089D">
        <w:t>kHz</w:t>
      </w:r>
      <w:r>
        <w:t>) is added to the low bandwidth (0-12.8 kHz) LP-CNG synthesis output. This also helps to ensure smooth transitions between active and inactive speech.</w:t>
      </w:r>
    </w:p>
    <w:p w:rsidR="00E76ED5" w:rsidRDefault="00E76ED5" w:rsidP="00E76ED5">
      <w:r>
        <w:t>However, this is being done without transmitting any extra parameters from the encoder to decoder to model the high-band spectral characteristics of the inactive frames. Instead, to model the high band spectrum (</w:t>
      </w:r>
      <w:r w:rsidRPr="00E7089D">
        <w:t>12.8 - 14.4</w:t>
      </w:r>
      <w:r>
        <w:t xml:space="preserve"> </w:t>
      </w:r>
      <w:r w:rsidRPr="00E7089D">
        <w:t>kHz</w:t>
      </w:r>
      <w:r>
        <w:t>) of the comfort noise, the high band LSF parameters of the active speech frames preceding the current inactive frames are used after interpolation as described below. The hangover setting in the SAD algorithm ensures the active speech segments used for the spectral characteristics estimation of the inactive frames, sufficiently capture the background noise characteristics without significant impact from the talk spurt.</w:t>
      </w:r>
    </w:p>
    <w:p w:rsidR="00E76ED5" w:rsidRPr="00C05557" w:rsidRDefault="00E76ED5" w:rsidP="00E76ED5">
      <w:r>
        <w:t>The quantized LSF vectors of order 10 corresponding to active speech high band (</w:t>
      </w:r>
      <w:r>
        <w:rPr>
          <w:rFonts w:hint="eastAsia"/>
          <w:lang w:eastAsia="zh-CN"/>
        </w:rPr>
        <w:t>subclauses</w:t>
      </w:r>
      <w:r w:rsidRPr="00C05557">
        <w:t xml:space="preserve"> 5.2.4.1.3.1 and 6.1.5.1.3.1) received at the decoder are buffered up to two past active frames (N-1) and (N), denoted by </w:t>
      </w:r>
      <w:r w:rsidRPr="00D179DD">
        <w:rPr>
          <w:position w:val="-12"/>
        </w:rPr>
        <w:object w:dxaOrig="1700" w:dyaOrig="380">
          <v:shape id="_x0000_i2204" type="#_x0000_t75" style="width:85.15pt;height:19.15pt" o:ole="">
            <v:imagedata r:id="rId2213" o:title=""/>
          </v:shape>
          <o:OLEObject Type="Embed" ProgID="Equation.3" ShapeID="_x0000_i2204" DrawAspect="Content" ObjectID="_1783090504" r:id="rId2214"/>
        </w:object>
      </w:r>
      <w:r w:rsidRPr="00C05557">
        <w:t xml:space="preserve"> and </w:t>
      </w:r>
      <w:r w:rsidRPr="00D179DD">
        <w:rPr>
          <w:position w:val="-12"/>
        </w:rPr>
        <w:object w:dxaOrig="1600" w:dyaOrig="380">
          <v:shape id="_x0000_i2205" type="#_x0000_t75" style="width:79.9pt;height:19.15pt" o:ole="">
            <v:imagedata r:id="rId2215" o:title=""/>
          </v:shape>
          <o:OLEObject Type="Embed" ProgID="Equation.3" ShapeID="_x0000_i2205" DrawAspect="Content" ObjectID="_1783090505" r:id="rId2216"/>
        </w:object>
      </w:r>
      <w:r w:rsidRPr="00C05557">
        <w:t xml:space="preserve">where N+M is the current inactive frame. Using these, the LSF vector corresponding to SHB-CNG of (N+M) </w:t>
      </w:r>
      <w:r w:rsidRPr="00C05557">
        <w:rPr>
          <w:vertAlign w:val="superscript"/>
        </w:rPr>
        <w:t>th</w:t>
      </w:r>
      <w:r w:rsidRPr="00C05557">
        <w:t xml:space="preserve"> inactive frame   </w:t>
      </w:r>
      <w:r w:rsidRPr="00D179DD">
        <w:rPr>
          <w:position w:val="-12"/>
        </w:rPr>
        <w:object w:dxaOrig="2040" w:dyaOrig="380">
          <v:shape id="_x0000_i2206" type="#_x0000_t75" style="width:102pt;height:19.15pt" o:ole="">
            <v:imagedata r:id="rId2217" o:title=""/>
          </v:shape>
          <o:OLEObject Type="Embed" ProgID="Equation.3" ShapeID="_x0000_i2206" DrawAspect="Content" ObjectID="_1783090506" r:id="rId2218"/>
        </w:object>
      </w:r>
      <w:r w:rsidRPr="00C05557">
        <w:t>is interpolated as</w:t>
      </w:r>
    </w:p>
    <w:p w:rsidR="00E76ED5" w:rsidRDefault="00E76ED5" w:rsidP="00E76ED5">
      <w:pPr>
        <w:pStyle w:val="Formulas"/>
      </w:pPr>
      <w:r>
        <w:tab/>
      </w:r>
      <w:r w:rsidRPr="00C05557">
        <w:rPr>
          <w:position w:val="-14"/>
        </w:rPr>
        <w:object w:dxaOrig="4720" w:dyaOrig="400">
          <v:shape id="_x0000_i2207" type="#_x0000_t75" style="width:235.9pt;height:19.9pt" o:ole="">
            <v:imagedata r:id="rId2219" o:title=""/>
          </v:shape>
          <o:OLEObject Type="Embed" ProgID="Equation.3" ShapeID="_x0000_i2207" DrawAspect="Content" ObjectID="_1783090507" r:id="rId2220"/>
        </w:object>
      </w:r>
      <w:r>
        <w:tab/>
        <w:t>(</w:t>
      </w:r>
      <w:fldSimple w:instr=" SEQ eqn \* MERGEFORMAT ">
        <w:r>
          <w:t>1965</w:t>
        </w:r>
      </w:fldSimple>
      <w:r>
        <w:t>)</w:t>
      </w:r>
    </w:p>
    <w:p w:rsidR="00E76ED5" w:rsidRPr="00C05557" w:rsidRDefault="00E76ED5" w:rsidP="00E76ED5">
      <w:r w:rsidRPr="00C05557">
        <w:t xml:space="preserve">where interpolation factor </w:t>
      </w:r>
      <w:r w:rsidRPr="00C05557">
        <w:rPr>
          <w:i/>
        </w:rPr>
        <w:t>T</w:t>
      </w:r>
      <w:r w:rsidRPr="00C05557">
        <w:t xml:space="preserve"> is computed as</w:t>
      </w:r>
    </w:p>
    <w:p w:rsidR="00E76ED5" w:rsidRDefault="00E76ED5" w:rsidP="00E76ED5">
      <w:pPr>
        <w:pStyle w:val="Formulas"/>
      </w:pPr>
      <w:r>
        <w:tab/>
      </w:r>
      <w:r w:rsidRPr="00C05557">
        <w:rPr>
          <w:position w:val="-20"/>
        </w:rPr>
        <w:object w:dxaOrig="1260" w:dyaOrig="520">
          <v:shape id="_x0000_i2208" type="#_x0000_t75" style="width:63pt;height:25.9pt" o:ole="">
            <v:imagedata r:id="rId2221" o:title=""/>
          </v:shape>
          <o:OLEObject Type="Embed" ProgID="Equation.3" ShapeID="_x0000_i2208" DrawAspect="Content" ObjectID="_1783090508" r:id="rId2222"/>
        </w:object>
      </w:r>
      <w:r>
        <w:tab/>
        <w:t>(</w:t>
      </w:r>
      <w:fldSimple w:instr=" SEQ eqn \* MERGEFORMAT ">
        <w:r>
          <w:t>1966</w:t>
        </w:r>
      </w:fldSimple>
      <w:r>
        <w:t>)</w:t>
      </w:r>
    </w:p>
    <w:p w:rsidR="00E76ED5" w:rsidRPr="00C05557" w:rsidRDefault="00E76ED5" w:rsidP="00E76ED5">
      <w:r w:rsidRPr="00C05557">
        <w:t>using the number of inactive frames M leading up to the current inactive frame (N+M) since the last active frame N.</w:t>
      </w:r>
    </w:p>
    <w:p w:rsidR="00CB251B" w:rsidRDefault="00CB251B" w:rsidP="00CB251B">
      <w:pPr>
        <w:rPr>
          <w:rFonts w:hint="eastAsia"/>
          <w:lang w:eastAsia="zh-CN"/>
        </w:rPr>
      </w:pPr>
      <w:r w:rsidRPr="00C05557">
        <w:t xml:space="preserve">This interpolated LSF vector </w:t>
      </w:r>
      <w:r w:rsidRPr="00D179DD">
        <w:rPr>
          <w:position w:val="-10"/>
        </w:rPr>
        <w:object w:dxaOrig="960" w:dyaOrig="360">
          <v:shape id="_x0000_i2209" type="#_x0000_t75" style="width:48pt;height:18pt" o:ole="">
            <v:imagedata r:id="rId2223" o:title=""/>
          </v:shape>
          <o:OLEObject Type="Embed" ProgID="Equation.3" ShapeID="_x0000_i2209" DrawAspect="Content" ObjectID="_1783090509" r:id="rId2224"/>
        </w:object>
      </w:r>
      <w:r w:rsidRPr="00C05557">
        <w:t xml:space="preserve">is then converted to LPC coefficients and used as the coefficients of LP synthesis filter to generate a synthesized signal. </w:t>
      </w:r>
      <w:r>
        <w:rPr>
          <w:rFonts w:hint="eastAsia"/>
          <w:lang w:eastAsia="zh-CN"/>
        </w:rPr>
        <w:t xml:space="preserve">The energy of the high-band signal is obtained for each CN frame by either directly decoding from the SID frame if the SID frame is a SWB SID frame or by extrapolating for other received frame types. If SWB SID frame is received, the high-band energy of </w:t>
      </w:r>
      <w:r>
        <w:rPr>
          <w:lang w:eastAsia="zh-CN"/>
        </w:rPr>
        <w:t>the</w:t>
      </w:r>
      <w:r>
        <w:rPr>
          <w:rFonts w:hint="eastAsia"/>
          <w:lang w:eastAsia="zh-CN"/>
        </w:rPr>
        <w:t xml:space="preserve"> frame which is the quantized high-band log average energy, </w:t>
      </w:r>
      <w:r w:rsidRPr="007B4675">
        <w:rPr>
          <w:position w:val="-10"/>
        </w:rPr>
        <w:object w:dxaOrig="300" w:dyaOrig="380">
          <v:shape id="_x0000_i2210" type="#_x0000_t75" style="width:15pt;height:19.15pt" o:ole="">
            <v:imagedata r:id="rId2225" o:title=""/>
          </v:shape>
          <o:OLEObject Type="Embed" ProgID="Equation.3" ShapeID="_x0000_i2210" DrawAspect="Content" ObjectID="_1783090510" r:id="rId2226"/>
        </w:object>
      </w:r>
      <w:r>
        <w:rPr>
          <w:rFonts w:hint="eastAsia"/>
          <w:lang w:eastAsia="zh-CN"/>
        </w:rPr>
        <w:t>, is recovered by</w:t>
      </w:r>
    </w:p>
    <w:p w:rsidR="00E76ED5" w:rsidRDefault="00E76ED5" w:rsidP="00E76ED5">
      <w:pPr>
        <w:pStyle w:val="Formulas"/>
      </w:pPr>
      <w:r>
        <w:tab/>
      </w:r>
      <w:r w:rsidRPr="007B4675">
        <w:rPr>
          <w:position w:val="-24"/>
        </w:rPr>
        <w:object w:dxaOrig="2140" w:dyaOrig="580">
          <v:shape id="_x0000_i2211" type="#_x0000_t75" style="width:106.9pt;height:28.9pt" o:ole="">
            <v:imagedata r:id="rId2227" o:title=""/>
          </v:shape>
          <o:OLEObject Type="Embed" ProgID="Equation.3" ShapeID="_x0000_i2211" DrawAspect="Content" ObjectID="_1783090511" r:id="rId2228"/>
        </w:object>
      </w:r>
      <w:r>
        <w:tab/>
        <w:t>(</w:t>
      </w:r>
      <w:fldSimple w:instr=" SEQ eqn \* MERGEFORMAT ">
        <w:r>
          <w:t>1967</w:t>
        </w:r>
      </w:fldSimple>
      <w:r>
        <w:t>)</w:t>
      </w:r>
    </w:p>
    <w:p w:rsidR="00E76ED5" w:rsidRDefault="00CB251B" w:rsidP="00E76ED5">
      <w:pPr>
        <w:rPr>
          <w:rFonts w:hint="eastAsia"/>
          <w:lang w:eastAsia="zh-CN"/>
        </w:rPr>
      </w:pPr>
      <w:r>
        <w:rPr>
          <w:rFonts w:hint="eastAsia"/>
          <w:lang w:eastAsia="zh-CN"/>
        </w:rPr>
        <w:t xml:space="preserve">where </w:t>
      </w:r>
      <w:r w:rsidRPr="00020324">
        <w:rPr>
          <w:position w:val="-4"/>
        </w:rPr>
        <w:object w:dxaOrig="180" w:dyaOrig="220">
          <v:shape id="_x0000_i2212" type="#_x0000_t75" style="width:9pt;height:10.9pt" o:ole="">
            <v:imagedata r:id="rId2229" o:title=""/>
          </v:shape>
          <o:OLEObject Type="Embed" ProgID="Equation.3" ShapeID="_x0000_i2212" DrawAspect="Content" ObjectID="_1783090512" r:id="rId2230"/>
        </w:object>
      </w:r>
      <w:r>
        <w:rPr>
          <w:rFonts w:hint="eastAsia"/>
          <w:lang w:eastAsia="zh-CN"/>
        </w:rPr>
        <w:t xml:space="preserve"> is the high-band energy index decoded from the SWB SID frame. If </w:t>
      </w:r>
      <w:r w:rsidRPr="00020324">
        <w:rPr>
          <w:position w:val="-4"/>
        </w:rPr>
        <w:object w:dxaOrig="180" w:dyaOrig="220">
          <v:shape id="_x0000_i2213" type="#_x0000_t75" style="width:9pt;height:10.9pt" o:ole="">
            <v:imagedata r:id="rId2229" o:title=""/>
          </v:shape>
          <o:OLEObject Type="Embed" ProgID="Equation.3" ShapeID="_x0000_i2213" DrawAspect="Content" ObjectID="_1783090513" r:id="rId2231"/>
        </w:object>
      </w:r>
      <w:r>
        <w:rPr>
          <w:rFonts w:hint="eastAsia"/>
          <w:lang w:eastAsia="zh-CN"/>
        </w:rPr>
        <w:t xml:space="preserve"> is 0, </w:t>
      </w:r>
      <w:r w:rsidRPr="00020324">
        <w:rPr>
          <w:position w:val="-4"/>
        </w:rPr>
        <w:object w:dxaOrig="180" w:dyaOrig="220">
          <v:shape id="_x0000_i2214" type="#_x0000_t75" style="width:9pt;height:10.9pt" o:ole="">
            <v:imagedata r:id="rId2229" o:title=""/>
          </v:shape>
          <o:OLEObject Type="Embed" ProgID="Equation.3" ShapeID="_x0000_i2214" DrawAspect="Content" ObjectID="_1783090514" r:id="rId2232"/>
        </w:object>
      </w:r>
      <w:r>
        <w:rPr>
          <w:rFonts w:hint="eastAsia"/>
          <w:lang w:eastAsia="zh-CN"/>
        </w:rPr>
        <w:t xml:space="preserve"> is set to -15 for a lower noise floor. If WB SID frame or NO_DATA frame is received, the high-band energy of the frame is generated locally at the decoder by extrapolating from the smoothed low-band energy of the frame together with the high-band to low-band energy ratio at the las</w:t>
      </w:r>
      <w:r w:rsidRPr="00A35B60">
        <w:rPr>
          <w:rFonts w:hint="eastAsia"/>
          <w:lang w:eastAsia="zh-CN"/>
        </w:rPr>
        <w:t>t received SWB LP-CNG SID frame</w:t>
      </w:r>
      <w:r>
        <w:rPr>
          <w:rFonts w:hint="eastAsia"/>
          <w:lang w:eastAsia="zh-CN"/>
        </w:rPr>
        <w:t>. The smoothed</w:t>
      </w:r>
      <w:r w:rsidRPr="00BA0AB2">
        <w:rPr>
          <w:rFonts w:hint="eastAsia"/>
          <w:lang w:eastAsia="zh-CN"/>
        </w:rPr>
        <w:t xml:space="preserve"> </w:t>
      </w:r>
      <w:r>
        <w:rPr>
          <w:rFonts w:hint="eastAsia"/>
          <w:lang w:eastAsia="zh-CN"/>
        </w:rPr>
        <w:t>low-band energy of the frame is a weighted average of the low-band energy of the current frame and the</w:t>
      </w:r>
      <w:r w:rsidRPr="00BA0AB2">
        <w:rPr>
          <w:rFonts w:hint="eastAsia"/>
          <w:lang w:eastAsia="zh-CN"/>
        </w:rPr>
        <w:t xml:space="preserve"> </w:t>
      </w:r>
      <w:r>
        <w:rPr>
          <w:rFonts w:hint="eastAsia"/>
          <w:lang w:eastAsia="zh-CN"/>
        </w:rPr>
        <w:t>smoothed</w:t>
      </w:r>
      <w:r w:rsidRPr="00BA0AB2">
        <w:rPr>
          <w:rFonts w:hint="eastAsia"/>
          <w:lang w:eastAsia="zh-CN"/>
        </w:rPr>
        <w:t xml:space="preserve"> </w:t>
      </w:r>
      <w:r>
        <w:rPr>
          <w:rFonts w:hint="eastAsia"/>
          <w:lang w:eastAsia="zh-CN"/>
        </w:rPr>
        <w:t>low-band energy of the previous frame. The low-band energy of the current frame which is the log average energy of the low-band signal is calculated from the low-band synthesis signal</w:t>
      </w:r>
    </w:p>
    <w:p w:rsidR="00E76ED5" w:rsidRDefault="00E76ED5" w:rsidP="00E76ED5">
      <w:pPr>
        <w:pStyle w:val="Formulas"/>
      </w:pPr>
      <w:r>
        <w:tab/>
      </w:r>
      <w:r w:rsidRPr="007B4675">
        <w:rPr>
          <w:position w:val="-34"/>
        </w:rPr>
        <w:object w:dxaOrig="2360" w:dyaOrig="780">
          <v:shape id="_x0000_i2215" type="#_x0000_t75" style="width:118.15pt;height:39pt" o:ole="">
            <v:imagedata r:id="rId2233" o:title=""/>
          </v:shape>
          <o:OLEObject Type="Embed" ProgID="Equation.3" ShapeID="_x0000_i2215" DrawAspect="Content" ObjectID="_1783090515" r:id="rId2234"/>
        </w:object>
      </w:r>
      <w:r>
        <w:tab/>
        <w:t>(</w:t>
      </w:r>
      <w:fldSimple w:instr=" SEQ eqn \* MERGEFORMAT ">
        <w:r>
          <w:t>1968</w:t>
        </w:r>
      </w:fldSimple>
      <w:r>
        <w:t>)</w:t>
      </w:r>
    </w:p>
    <w:p w:rsidR="00E76ED5" w:rsidRDefault="00CB251B" w:rsidP="00E76ED5">
      <w:pPr>
        <w:rPr>
          <w:rFonts w:hint="eastAsia"/>
          <w:lang w:eastAsia="zh-CN"/>
        </w:rPr>
      </w:pPr>
      <w:r>
        <w:rPr>
          <w:rFonts w:hint="eastAsia"/>
          <w:lang w:eastAsia="zh-CN"/>
        </w:rPr>
        <w:t xml:space="preserve">where </w:t>
      </w:r>
      <w:r w:rsidRPr="007B4675">
        <w:rPr>
          <w:position w:val="-10"/>
        </w:rPr>
        <w:object w:dxaOrig="440" w:dyaOrig="300">
          <v:shape id="_x0000_i2216" type="#_x0000_t75" style="width:22.15pt;height:15pt" o:ole="">
            <v:imagedata r:id="rId2235" o:title=""/>
          </v:shape>
          <o:OLEObject Type="Embed" ProgID="Equation.3" ShapeID="_x0000_i2216" DrawAspect="Content" ObjectID="_1783090516" r:id="rId2236"/>
        </w:object>
      </w:r>
      <w:r>
        <w:rPr>
          <w:rFonts w:hint="eastAsia"/>
          <w:lang w:eastAsia="zh-CN"/>
        </w:rPr>
        <w:t xml:space="preserve"> is the low-band synthesis signal as obtained in </w:t>
      </w:r>
      <w:r w:rsidRPr="00A35B60">
        <w:rPr>
          <w:rFonts w:hint="eastAsia"/>
          <w:lang w:eastAsia="zh-CN"/>
        </w:rPr>
        <w:t xml:space="preserve">subclause </w:t>
      </w:r>
      <w:r w:rsidRPr="00A35B60">
        <w:t>6.7.2.1.</w:t>
      </w:r>
      <w:r w:rsidRPr="00A35B60">
        <w:rPr>
          <w:rFonts w:hint="eastAsia"/>
          <w:lang w:eastAsia="zh-CN"/>
        </w:rPr>
        <w:t>6,</w:t>
      </w:r>
      <w:r>
        <w:rPr>
          <w:rFonts w:hint="eastAsia"/>
          <w:lang w:eastAsia="zh-CN"/>
        </w:rPr>
        <w:t xml:space="preserve"> </w:t>
      </w:r>
      <w:r w:rsidRPr="007E52F8">
        <w:rPr>
          <w:position w:val="-4"/>
        </w:rPr>
        <w:object w:dxaOrig="200" w:dyaOrig="220">
          <v:shape id="_x0000_i2217" type="#_x0000_t75" style="width:10.15pt;height:10.9pt" o:ole="">
            <v:imagedata r:id="rId2237" o:title=""/>
          </v:shape>
          <o:OLEObject Type="Embed" ProgID="Equation.3" ShapeID="_x0000_i2217" DrawAspect="Content" ObjectID="_1783090517" r:id="rId2238"/>
        </w:object>
      </w:r>
      <w:r>
        <w:rPr>
          <w:rFonts w:hint="eastAsia"/>
          <w:lang w:eastAsia="zh-CN"/>
        </w:rPr>
        <w:t xml:space="preserve">= </w:t>
      </w:r>
      <w:r w:rsidRPr="00E4347A">
        <w:rPr>
          <w:rFonts w:hint="eastAsia"/>
          <w:lang w:eastAsia="zh-CN"/>
        </w:rPr>
        <w:t>640</w:t>
      </w:r>
      <w:r>
        <w:rPr>
          <w:rFonts w:hint="eastAsia"/>
          <w:lang w:eastAsia="zh-CN"/>
        </w:rPr>
        <w:t xml:space="preserve"> is the length of the low-band synthesis signal. If the low-band energy </w:t>
      </w:r>
      <w:r w:rsidRPr="00020324">
        <w:rPr>
          <w:position w:val="-10"/>
        </w:rPr>
        <w:object w:dxaOrig="279" w:dyaOrig="320">
          <v:shape id="_x0000_i2218" type="#_x0000_t75" style="width:13.9pt;height:16.15pt" o:ole="">
            <v:imagedata r:id="rId2239" o:title=""/>
          </v:shape>
          <o:OLEObject Type="Embed" ProgID="Equation.3" ShapeID="_x0000_i2218" DrawAspect="Content" ObjectID="_1783090518" r:id="rId2240"/>
        </w:object>
      </w:r>
      <w:r>
        <w:rPr>
          <w:rFonts w:hint="eastAsia"/>
          <w:lang w:eastAsia="zh-CN"/>
        </w:rPr>
        <w:t xml:space="preserve"> of the current frame is deviating from the smoothed low-band energy of the previous frame </w:t>
      </w:r>
      <w:r w:rsidRPr="007B4675">
        <w:rPr>
          <w:position w:val="-10"/>
        </w:rPr>
        <w:object w:dxaOrig="540" w:dyaOrig="380">
          <v:shape id="_x0000_i2219" type="#_x0000_t75" style="width:27pt;height:19.15pt" o:ole="">
            <v:imagedata r:id="rId2241" o:title=""/>
          </v:shape>
          <o:OLEObject Type="Embed" ProgID="Equation.3" ShapeID="_x0000_i2219" DrawAspect="Content" ObjectID="_1783090519" r:id="rId2242"/>
        </w:object>
      </w:r>
      <w:r>
        <w:rPr>
          <w:rFonts w:hint="eastAsia"/>
          <w:lang w:eastAsia="zh-CN"/>
        </w:rPr>
        <w:t xml:space="preserve"> by more than 12 dB, a step update flag </w:t>
      </w:r>
      <w:r w:rsidRPr="00EC651D">
        <w:rPr>
          <w:position w:val="-14"/>
        </w:rPr>
        <w:object w:dxaOrig="460" w:dyaOrig="340">
          <v:shape id="_x0000_i2220" type="#_x0000_t75" style="width:22.9pt;height:16.9pt" o:ole="">
            <v:imagedata r:id="rId2243" o:title=""/>
          </v:shape>
          <o:OLEObject Type="Embed" ProgID="Equation.3" ShapeID="_x0000_i2220" DrawAspect="Content" ObjectID="_1783090520" r:id="rId2244"/>
        </w:object>
      </w:r>
      <w:r>
        <w:rPr>
          <w:rFonts w:hint="eastAsia"/>
          <w:lang w:eastAsia="zh-CN"/>
        </w:rPr>
        <w:t xml:space="preserve"> is set to 1 indicating the permission of step update, otherwise is set to 0. If the flag </w:t>
      </w:r>
      <w:r w:rsidRPr="00EC651D">
        <w:rPr>
          <w:position w:val="-14"/>
        </w:rPr>
        <w:object w:dxaOrig="460" w:dyaOrig="340">
          <v:shape id="_x0000_i2221" type="#_x0000_t75" style="width:22.9pt;height:16.9pt" o:ole="">
            <v:imagedata r:id="rId2243" o:title=""/>
          </v:shape>
          <o:OLEObject Type="Embed" ProgID="Equation.3" ShapeID="_x0000_i2221" DrawAspect="Content" ObjectID="_1783090521" r:id="rId2245"/>
        </w:object>
      </w:r>
      <w:r>
        <w:rPr>
          <w:rFonts w:hint="eastAsia"/>
          <w:lang w:eastAsia="zh-CN"/>
        </w:rPr>
        <w:t xml:space="preserve"> is set to 1, the smoothed low-band energy at the current frame, </w:t>
      </w:r>
      <w:r w:rsidRPr="007B4675">
        <w:rPr>
          <w:position w:val="-10"/>
        </w:rPr>
        <w:object w:dxaOrig="260" w:dyaOrig="360">
          <v:shape id="_x0000_i2222" type="#_x0000_t75" style="width:13.15pt;height:18pt" o:ole="">
            <v:imagedata r:id="rId2246" o:title=""/>
          </v:shape>
          <o:OLEObject Type="Embed" ProgID="Equation.3" ShapeID="_x0000_i2222" DrawAspect="Content" ObjectID="_1783090522" r:id="rId2247"/>
        </w:object>
      </w:r>
      <w:r>
        <w:rPr>
          <w:rFonts w:hint="eastAsia"/>
          <w:lang w:eastAsia="zh-CN"/>
        </w:rPr>
        <w:t>, is set to the current frame</w:t>
      </w:r>
      <w:r>
        <w:rPr>
          <w:lang w:eastAsia="zh-CN"/>
        </w:rPr>
        <w:t>’</w:t>
      </w:r>
      <w:r>
        <w:rPr>
          <w:rFonts w:hint="eastAsia"/>
          <w:lang w:eastAsia="zh-CN"/>
        </w:rPr>
        <w:t xml:space="preserve">s low-band energy </w:t>
      </w:r>
      <w:r w:rsidRPr="00020324">
        <w:rPr>
          <w:position w:val="-10"/>
        </w:rPr>
        <w:object w:dxaOrig="279" w:dyaOrig="320">
          <v:shape id="_x0000_i2223" type="#_x0000_t75" style="width:13.9pt;height:16.15pt" o:ole="">
            <v:imagedata r:id="rId2239" o:title=""/>
          </v:shape>
          <o:OLEObject Type="Embed" ProgID="Equation.3" ShapeID="_x0000_i2223" DrawAspect="Content" ObjectID="_1783090523" r:id="rId2248"/>
        </w:object>
      </w:r>
      <w:r>
        <w:rPr>
          <w:rFonts w:hint="eastAsia"/>
          <w:lang w:eastAsia="zh-CN"/>
        </w:rPr>
        <w:t xml:space="preserve">. Otherwise, if the flag </w:t>
      </w:r>
      <w:r w:rsidRPr="00EC651D">
        <w:rPr>
          <w:position w:val="-14"/>
        </w:rPr>
        <w:object w:dxaOrig="460" w:dyaOrig="340">
          <v:shape id="_x0000_i2224" type="#_x0000_t75" style="width:22.9pt;height:16.9pt" o:ole="">
            <v:imagedata r:id="rId2243" o:title=""/>
          </v:shape>
          <o:OLEObject Type="Embed" ProgID="Equation.3" ShapeID="_x0000_i2224" DrawAspect="Content" ObjectID="_1783090524" r:id="rId2249"/>
        </w:object>
      </w:r>
      <w:r>
        <w:rPr>
          <w:rFonts w:hint="eastAsia"/>
          <w:lang w:eastAsia="zh-CN"/>
        </w:rPr>
        <w:t xml:space="preserve"> is set to 0, the smoothed low-band energy is updated at the current frame as</w:t>
      </w:r>
    </w:p>
    <w:p w:rsidR="00886358" w:rsidRDefault="00886358" w:rsidP="00886358">
      <w:pPr>
        <w:pStyle w:val="Formulas"/>
      </w:pPr>
      <w:r>
        <w:tab/>
      </w:r>
      <w:r w:rsidRPr="007B4675">
        <w:rPr>
          <w:position w:val="-12"/>
        </w:rPr>
        <w:object w:dxaOrig="1820" w:dyaOrig="380">
          <v:shape id="_x0000_i2225" type="#_x0000_t75" style="width:91.15pt;height:19.15pt" o:ole="">
            <v:imagedata r:id="rId2250" o:title=""/>
          </v:shape>
          <o:OLEObject Type="Embed" ProgID="Equation.3" ShapeID="_x0000_i2225" DrawAspect="Content" ObjectID="_1783090525" r:id="rId2251"/>
        </w:object>
      </w:r>
      <w:r>
        <w:tab/>
        <w:t>(1969)</w:t>
      </w:r>
    </w:p>
    <w:p w:rsidR="00CB251B" w:rsidRDefault="00CB251B" w:rsidP="00CB251B">
      <w:pPr>
        <w:rPr>
          <w:rFonts w:hint="eastAsia"/>
          <w:lang w:eastAsia="zh-CN"/>
        </w:rPr>
      </w:pPr>
      <w:r>
        <w:rPr>
          <w:rFonts w:hint="eastAsia"/>
          <w:lang w:eastAsia="zh-CN"/>
        </w:rPr>
        <w:t xml:space="preserve">where </w:t>
      </w:r>
      <w:r w:rsidRPr="007B4675">
        <w:rPr>
          <w:position w:val="-10"/>
        </w:rPr>
        <w:object w:dxaOrig="540" w:dyaOrig="360">
          <v:shape id="_x0000_i2226" type="#_x0000_t75" style="width:27pt;height:18pt" o:ole="">
            <v:imagedata r:id="rId2252" o:title=""/>
          </v:shape>
          <o:OLEObject Type="Embed" ProgID="Equation.3" ShapeID="_x0000_i2226" DrawAspect="Content" ObjectID="_1783090526" r:id="rId2253"/>
        </w:object>
      </w:r>
      <w:r>
        <w:rPr>
          <w:rFonts w:hint="eastAsia"/>
          <w:lang w:eastAsia="zh-CN"/>
        </w:rPr>
        <w:t xml:space="preserve"> denotes the smoothed low-band energy of the previous frame. The high-band energy of the frame,</w:t>
      </w:r>
      <w:r w:rsidRPr="007B4675">
        <w:rPr>
          <w:position w:val="-10"/>
        </w:rPr>
        <w:object w:dxaOrig="300" w:dyaOrig="380">
          <v:shape id="_x0000_i2227" type="#_x0000_t75" style="width:15pt;height:19.15pt" o:ole="">
            <v:imagedata r:id="rId2225" o:title=""/>
          </v:shape>
          <o:OLEObject Type="Embed" ProgID="Equation.3" ShapeID="_x0000_i2227" DrawAspect="Content" ObjectID="_1783090527" r:id="rId2254"/>
        </w:object>
      </w:r>
      <w:r>
        <w:rPr>
          <w:rFonts w:hint="eastAsia"/>
          <w:lang w:eastAsia="zh-CN"/>
        </w:rPr>
        <w:t>,</w:t>
      </w:r>
      <w:r w:rsidRPr="001F51DF">
        <w:rPr>
          <w:rFonts w:hint="eastAsia"/>
          <w:lang w:eastAsia="zh-CN"/>
        </w:rPr>
        <w:t xml:space="preserve"> </w:t>
      </w:r>
      <w:r>
        <w:rPr>
          <w:rFonts w:hint="eastAsia"/>
          <w:lang w:eastAsia="zh-CN"/>
        </w:rPr>
        <w:t xml:space="preserve">for received WB SID or NO_DATA frame is thus extrapolated as the sum of </w:t>
      </w:r>
      <w:r w:rsidRPr="007B4675">
        <w:rPr>
          <w:position w:val="-10"/>
        </w:rPr>
        <w:object w:dxaOrig="260" w:dyaOrig="360">
          <v:shape id="_x0000_i2228" type="#_x0000_t75" style="width:13.15pt;height:18pt" o:ole="">
            <v:imagedata r:id="rId2246" o:title=""/>
          </v:shape>
          <o:OLEObject Type="Embed" ProgID="Equation.3" ShapeID="_x0000_i2228" DrawAspect="Content" ObjectID="_1783090528" r:id="rId2255"/>
        </w:object>
      </w:r>
      <w:r>
        <w:rPr>
          <w:rFonts w:hint="eastAsia"/>
          <w:lang w:eastAsia="zh-CN"/>
        </w:rPr>
        <w:t xml:space="preserve"> and</w:t>
      </w:r>
      <w:r w:rsidRPr="001F51DF">
        <w:rPr>
          <w:position w:val="-4"/>
        </w:rPr>
        <w:object w:dxaOrig="180" w:dyaOrig="200">
          <v:shape id="_x0000_i2229" type="#_x0000_t75" style="width:9pt;height:10.15pt" o:ole="">
            <v:imagedata r:id="rId2256" o:title=""/>
          </v:shape>
          <o:OLEObject Type="Embed" ProgID="Equation.3" ShapeID="_x0000_i2229" DrawAspect="Content" ObjectID="_1783090529" r:id="rId2257"/>
        </w:object>
      </w:r>
      <w:r>
        <w:rPr>
          <w:rFonts w:hint="eastAsia"/>
          <w:lang w:eastAsia="zh-CN"/>
        </w:rPr>
        <w:t xml:space="preserve">, where </w:t>
      </w:r>
      <w:r w:rsidRPr="001F51DF">
        <w:rPr>
          <w:position w:val="-10"/>
        </w:rPr>
        <w:object w:dxaOrig="1240" w:dyaOrig="340">
          <v:shape id="_x0000_i2230" type="#_x0000_t75" style="width:61.9pt;height:16.9pt" o:ole="">
            <v:imagedata r:id="rId2258" o:title=""/>
          </v:shape>
          <o:OLEObject Type="Embed" ProgID="Equation.3" ShapeID="_x0000_i2230" DrawAspect="Content" ObjectID="_1783090530" r:id="rId2259"/>
        </w:object>
      </w:r>
      <w:r>
        <w:rPr>
          <w:rFonts w:hint="eastAsia"/>
          <w:lang w:eastAsia="zh-CN"/>
        </w:rPr>
        <w:t xml:space="preserve"> denotes the</w:t>
      </w:r>
      <w:r w:rsidRPr="001F51DF">
        <w:rPr>
          <w:rFonts w:hint="eastAsia"/>
          <w:lang w:eastAsia="zh-CN"/>
        </w:rPr>
        <w:t xml:space="preserve"> </w:t>
      </w:r>
      <w:r>
        <w:rPr>
          <w:rFonts w:hint="eastAsia"/>
          <w:lang w:eastAsia="zh-CN"/>
        </w:rPr>
        <w:t>high-band to low-band energy ratio at the las</w:t>
      </w:r>
      <w:r w:rsidRPr="00A35B60">
        <w:rPr>
          <w:rFonts w:hint="eastAsia"/>
          <w:lang w:eastAsia="zh-CN"/>
        </w:rPr>
        <w:t>t received SWB SID frame</w:t>
      </w:r>
      <w:r>
        <w:rPr>
          <w:rFonts w:hint="eastAsia"/>
          <w:lang w:eastAsia="zh-CN"/>
        </w:rPr>
        <w:t xml:space="preserve"> </w:t>
      </w:r>
      <w:r w:rsidRPr="001F51DF">
        <w:rPr>
          <w:i/>
          <w:lang w:eastAsia="zh-CN"/>
        </w:rPr>
        <w:t>i</w:t>
      </w:r>
      <w:r>
        <w:rPr>
          <w:rFonts w:hint="eastAsia"/>
          <w:lang w:eastAsia="zh-CN"/>
        </w:rPr>
        <w:t xml:space="preserve"> frames ago. The high-band energy of the frame is then smoothed for final use according to</w:t>
      </w:r>
      <w:r w:rsidDel="00360C12">
        <w:rPr>
          <w:rFonts w:hint="eastAsia"/>
          <w:lang w:eastAsia="zh-CN"/>
        </w:rPr>
        <w:t xml:space="preserve"> </w:t>
      </w:r>
    </w:p>
    <w:p w:rsidR="00CB251B" w:rsidRDefault="00CB251B" w:rsidP="00CB251B">
      <w:pPr>
        <w:pStyle w:val="Formulas"/>
      </w:pPr>
      <w:r>
        <w:tab/>
      </w:r>
      <w:r w:rsidRPr="00753D30">
        <w:rPr>
          <w:position w:val="-10"/>
        </w:rPr>
        <w:object w:dxaOrig="1600" w:dyaOrig="360">
          <v:shape id="_x0000_i2231" type="#_x0000_t75" style="width:86.65pt;height:19.9pt" o:ole="">
            <v:imagedata r:id="rId2260" o:title=""/>
          </v:shape>
          <o:OLEObject Type="Embed" ProgID="Equation.3" ShapeID="_x0000_i2231" DrawAspect="Content" ObjectID="_1783090531" r:id="rId2261"/>
        </w:object>
      </w:r>
      <w:r>
        <w:tab/>
        <w:t>(1970)</w:t>
      </w:r>
    </w:p>
    <w:p w:rsidR="00886358" w:rsidRDefault="00CB251B" w:rsidP="00CB251B">
      <w:pPr>
        <w:rPr>
          <w:rFonts w:hint="eastAsia"/>
          <w:lang w:eastAsia="zh-CN"/>
        </w:rPr>
      </w:pPr>
      <w:r>
        <w:rPr>
          <w:rFonts w:hint="eastAsia"/>
          <w:lang w:eastAsia="zh-CN"/>
        </w:rPr>
        <w:t xml:space="preserve">where </w:t>
      </w:r>
      <w:r w:rsidRPr="007B4675">
        <w:rPr>
          <w:position w:val="-10"/>
        </w:rPr>
        <w:object w:dxaOrig="300" w:dyaOrig="380">
          <v:shape id="_x0000_i2232" type="#_x0000_t75" style="width:15pt;height:19.15pt" o:ole="">
            <v:imagedata r:id="rId2262" o:title=""/>
          </v:shape>
          <o:OLEObject Type="Embed" ProgID="Equation.3" ShapeID="_x0000_i2232" DrawAspect="Content" ObjectID="_1783090532" r:id="rId2263"/>
        </w:object>
      </w:r>
      <w:r>
        <w:rPr>
          <w:rFonts w:hint="eastAsia"/>
          <w:lang w:eastAsia="zh-CN"/>
        </w:rPr>
        <w:t>is the</w:t>
      </w:r>
      <w:r w:rsidRPr="0059540C">
        <w:rPr>
          <w:rFonts w:hint="eastAsia"/>
          <w:lang w:eastAsia="zh-CN"/>
        </w:rPr>
        <w:t xml:space="preserve"> </w:t>
      </w:r>
      <w:r>
        <w:rPr>
          <w:rFonts w:hint="eastAsia"/>
          <w:lang w:eastAsia="zh-CN"/>
        </w:rPr>
        <w:t>smoothed high-band energy of the current frame,</w:t>
      </w:r>
      <w:r w:rsidRPr="007B4675">
        <w:t xml:space="preserve"> </w:t>
      </w:r>
      <w:r w:rsidRPr="007B4675">
        <w:rPr>
          <w:position w:val="-10"/>
        </w:rPr>
        <w:object w:dxaOrig="560" w:dyaOrig="360">
          <v:shape id="_x0000_i2233" type="#_x0000_t75" style="width:28.15pt;height:18pt" o:ole="">
            <v:imagedata r:id="rId2264" o:title=""/>
          </v:shape>
          <o:OLEObject Type="Embed" ProgID="Equation.3" ShapeID="_x0000_i2233" DrawAspect="Content" ObjectID="_1783090533" r:id="rId2265"/>
        </w:object>
      </w:r>
      <w:r>
        <w:rPr>
          <w:rFonts w:hint="eastAsia"/>
          <w:lang w:eastAsia="zh-CN"/>
        </w:rPr>
        <w:t xml:space="preserve"> denotes the smoothed high-band energy of the previous frame, </w:t>
      </w:r>
      <w:r w:rsidRPr="00020324">
        <w:rPr>
          <w:position w:val="-6"/>
        </w:rPr>
        <w:object w:dxaOrig="220" w:dyaOrig="200">
          <v:shape id="_x0000_i2234" type="#_x0000_t75" style="width:10.9pt;height:10.15pt" o:ole="">
            <v:imagedata r:id="rId2266" o:title=""/>
          </v:shape>
          <o:OLEObject Type="Embed" ProgID="Equation.3" ShapeID="_x0000_i2234" DrawAspect="Content" ObjectID="_1783090534" r:id="rId2267"/>
        </w:object>
      </w:r>
      <w:r>
        <w:rPr>
          <w:rFonts w:hint="eastAsia"/>
          <w:lang w:eastAsia="zh-CN"/>
        </w:rPr>
        <w:t xml:space="preserve"> is the </w:t>
      </w:r>
      <w:r>
        <w:rPr>
          <w:lang w:eastAsia="zh-CN"/>
        </w:rPr>
        <w:t>forgetting</w:t>
      </w:r>
      <w:r>
        <w:rPr>
          <w:rFonts w:hint="eastAsia"/>
          <w:lang w:eastAsia="zh-CN"/>
        </w:rPr>
        <w:t xml:space="preserve"> factor which is set to 0 if </w:t>
      </w:r>
      <w:r w:rsidRPr="00EC651D">
        <w:rPr>
          <w:position w:val="-14"/>
        </w:rPr>
        <w:object w:dxaOrig="460" w:dyaOrig="340">
          <v:shape id="_x0000_i2235" type="#_x0000_t75" style="width:22.9pt;height:16.9pt" o:ole="">
            <v:imagedata r:id="rId2243" o:title=""/>
          </v:shape>
          <o:OLEObject Type="Embed" ProgID="Equation.3" ShapeID="_x0000_i2235" DrawAspect="Content" ObjectID="_1783090535" r:id="rId2268"/>
        </w:object>
      </w:r>
      <w:r>
        <w:rPr>
          <w:rFonts w:hint="eastAsia"/>
          <w:lang w:eastAsia="zh-CN"/>
        </w:rPr>
        <w:t xml:space="preserve"> is set to 1 or the current frame is the first frame after an active burst, otherwise </w:t>
      </w:r>
      <w:r w:rsidRPr="00020324">
        <w:rPr>
          <w:position w:val="-6"/>
        </w:rPr>
        <w:object w:dxaOrig="220" w:dyaOrig="200">
          <v:shape id="_x0000_i2236" type="#_x0000_t75" style="width:10.9pt;height:10.15pt" o:ole="">
            <v:imagedata r:id="rId2266" o:title=""/>
          </v:shape>
          <o:OLEObject Type="Embed" ProgID="Equation.3" ShapeID="_x0000_i2236" DrawAspect="Content" ObjectID="_1783090536" r:id="rId2269"/>
        </w:object>
      </w:r>
      <w:r>
        <w:rPr>
          <w:rFonts w:hint="eastAsia"/>
          <w:lang w:eastAsia="zh-CN"/>
        </w:rPr>
        <w:t xml:space="preserve"> is set to 0.75. The high-band comfort noise is synthesized by filtering a 320-point white noise excitation signal through the LP synthesis filter derived earlier in this subclause.</w:t>
      </w:r>
      <w:r w:rsidRPr="00FE574D">
        <w:rPr>
          <w:rFonts w:hint="eastAsia"/>
          <w:lang w:eastAsia="zh-CN"/>
        </w:rPr>
        <w:t xml:space="preserve"> </w:t>
      </w:r>
      <w:r>
        <w:rPr>
          <w:rFonts w:hint="eastAsia"/>
          <w:lang w:eastAsia="zh-CN"/>
        </w:rPr>
        <w:t xml:space="preserve">The synthesized comfort noise signal is then level </w:t>
      </w:r>
      <w:r>
        <w:rPr>
          <w:lang w:eastAsia="zh-CN"/>
        </w:rPr>
        <w:t>adjusted</w:t>
      </w:r>
      <w:r>
        <w:rPr>
          <w:rFonts w:hint="eastAsia"/>
          <w:lang w:eastAsia="zh-CN"/>
        </w:rPr>
        <w:t xml:space="preserve"> to match the calculated smoothed high-band energy </w:t>
      </w:r>
      <w:r w:rsidRPr="007B4675">
        <w:rPr>
          <w:position w:val="-10"/>
        </w:rPr>
        <w:object w:dxaOrig="300" w:dyaOrig="380">
          <v:shape id="_x0000_i2237" type="#_x0000_t75" style="width:15pt;height:19.15pt" o:ole="">
            <v:imagedata r:id="rId2262" o:title=""/>
          </v:shape>
          <o:OLEObject Type="Embed" ProgID="Equation.3" ShapeID="_x0000_i2237" DrawAspect="Content" ObjectID="_1783090537" r:id="rId2270"/>
        </w:object>
      </w:r>
      <w:r>
        <w:rPr>
          <w:rFonts w:hint="eastAsia"/>
          <w:lang w:eastAsia="zh-CN"/>
        </w:rPr>
        <w:t xml:space="preserve">. </w:t>
      </w:r>
      <w:r>
        <w:rPr>
          <w:lang w:eastAsia="zh-CN"/>
        </w:rPr>
        <w:t>A</w:t>
      </w:r>
      <w:r>
        <w:rPr>
          <w:rFonts w:hint="eastAsia"/>
          <w:lang w:eastAsia="zh-CN"/>
        </w:rPr>
        <w:t xml:space="preserve"> smoothing period is setup for the first 5 frames after an active burst of more than 3 frames and if the core technology used in the last active frame is not </w:t>
      </w:r>
      <w:r w:rsidRPr="00A91A7C">
        <w:rPr>
          <w:rFonts w:hint="eastAsia"/>
          <w:lang w:eastAsia="zh-CN"/>
        </w:rPr>
        <w:t>HQ-core</w:t>
      </w:r>
      <w:r>
        <w:rPr>
          <w:rFonts w:hint="eastAsia"/>
          <w:lang w:eastAsia="zh-CN"/>
        </w:rPr>
        <w:t xml:space="preserve">. </w:t>
      </w:r>
      <w:r>
        <w:rPr>
          <w:lang w:eastAsia="zh-CN"/>
        </w:rPr>
        <w:t>W</w:t>
      </w:r>
      <w:r>
        <w:rPr>
          <w:rFonts w:hint="eastAsia"/>
          <w:lang w:eastAsia="zh-CN"/>
        </w:rPr>
        <w:t xml:space="preserve">ithin the smoothing period, the synthesized comfort noise is not level adjusted to the calculated smoothed high-band energy </w:t>
      </w:r>
      <w:r w:rsidRPr="007B4675">
        <w:rPr>
          <w:position w:val="-10"/>
        </w:rPr>
        <w:object w:dxaOrig="300" w:dyaOrig="380">
          <v:shape id="_x0000_i2238" type="#_x0000_t75" style="width:15pt;height:19.15pt" o:ole="">
            <v:imagedata r:id="rId2262" o:title=""/>
          </v:shape>
          <o:OLEObject Type="Embed" ProgID="Equation.3" ShapeID="_x0000_i2238" DrawAspect="Content" ObjectID="_1783090538" r:id="rId2271"/>
        </w:object>
      </w:r>
      <w:r>
        <w:rPr>
          <w:rFonts w:hint="eastAsia"/>
          <w:lang w:eastAsia="zh-CN"/>
        </w:rPr>
        <w:t xml:space="preserve">, but to an interpolated energy between </w:t>
      </w:r>
      <w:r w:rsidRPr="007B4675">
        <w:rPr>
          <w:position w:val="-10"/>
        </w:rPr>
        <w:object w:dxaOrig="300" w:dyaOrig="380">
          <v:shape id="_x0000_i2239" type="#_x0000_t75" style="width:15pt;height:19.15pt" o:ole="">
            <v:imagedata r:id="rId2262" o:title=""/>
          </v:shape>
          <o:OLEObject Type="Embed" ProgID="Equation.3" ShapeID="_x0000_i2239" DrawAspect="Content" ObjectID="_1783090539" r:id="rId2272"/>
        </w:object>
      </w:r>
      <w:r>
        <w:rPr>
          <w:rFonts w:hint="eastAsia"/>
          <w:lang w:eastAsia="zh-CN"/>
        </w:rPr>
        <w:t xml:space="preserve"> and the high-band</w:t>
      </w:r>
      <w:r w:rsidRPr="00DF1685">
        <w:rPr>
          <w:rFonts w:hint="eastAsia"/>
          <w:lang w:eastAsia="zh-CN"/>
        </w:rPr>
        <w:t xml:space="preserve"> </w:t>
      </w:r>
      <w:r>
        <w:rPr>
          <w:rFonts w:hint="eastAsia"/>
          <w:lang w:eastAsia="zh-CN"/>
        </w:rPr>
        <w:t xml:space="preserve">log average energy </w:t>
      </w:r>
      <w:r>
        <w:rPr>
          <w:lang w:eastAsia="zh-CN"/>
        </w:rPr>
        <w:t>calculated</w:t>
      </w:r>
      <w:r>
        <w:rPr>
          <w:rFonts w:hint="eastAsia"/>
          <w:lang w:eastAsia="zh-CN"/>
        </w:rPr>
        <w:t xml:space="preserve"> at the last active frame. The interpolated energy is calculated as</w:t>
      </w:r>
    </w:p>
    <w:p w:rsidR="00886358" w:rsidRPr="00A91A7C" w:rsidRDefault="00886358" w:rsidP="00886358">
      <w:pPr>
        <w:pStyle w:val="Formulas"/>
      </w:pPr>
      <w:r>
        <w:tab/>
      </w:r>
      <w:r w:rsidRPr="00A91A7C">
        <w:rPr>
          <w:position w:val="-24"/>
        </w:rPr>
        <w:object w:dxaOrig="4680" w:dyaOrig="580">
          <v:shape id="_x0000_i2240" type="#_x0000_t75" style="width:234pt;height:28.9pt" o:ole="">
            <v:imagedata r:id="rId2273" o:title=""/>
          </v:shape>
          <o:OLEObject Type="Embed" ProgID="Equation.3" ShapeID="_x0000_i2240" DrawAspect="Content" ObjectID="_1783090540" r:id="rId2274"/>
        </w:object>
      </w:r>
      <w:r w:rsidRPr="00A91A7C">
        <w:tab/>
        <w:t>(</w:t>
      </w:r>
      <w:r>
        <w:t>1971</w:t>
      </w:r>
      <w:r w:rsidRPr="00A91A7C">
        <w:t>)</w:t>
      </w:r>
    </w:p>
    <w:p w:rsidR="00E76ED5" w:rsidRPr="00AF744B" w:rsidRDefault="00CB251B" w:rsidP="00E76ED5">
      <w:pPr>
        <w:rPr>
          <w:rFonts w:hint="eastAsia"/>
          <w:lang w:eastAsia="zh-CN"/>
        </w:rPr>
      </w:pPr>
      <w:r w:rsidRPr="00A91A7C">
        <w:rPr>
          <w:rFonts w:hint="eastAsia"/>
          <w:lang w:eastAsia="zh-CN"/>
        </w:rPr>
        <w:t xml:space="preserve">where </w:t>
      </w:r>
      <w:r w:rsidRPr="00A91A7C">
        <w:rPr>
          <w:position w:val="-12"/>
        </w:rPr>
        <w:object w:dxaOrig="460" w:dyaOrig="380">
          <v:shape id="_x0000_i2241" type="#_x0000_t75" style="width:22.9pt;height:19.15pt" o:ole="">
            <v:imagedata r:id="rId2275" o:title=""/>
          </v:shape>
          <o:OLEObject Type="Embed" ProgID="Equation.3" ShapeID="_x0000_i2241" DrawAspect="Content" ObjectID="_1783090541" r:id="rId2276"/>
        </w:object>
      </w:r>
      <w:r w:rsidRPr="00A91A7C">
        <w:rPr>
          <w:rFonts w:hint="eastAsia"/>
          <w:lang w:eastAsia="zh-CN"/>
        </w:rPr>
        <w:t xml:space="preserve"> denotes the interpolated high-band energy of the </w:t>
      </w:r>
      <w:r w:rsidRPr="00A91A7C">
        <w:rPr>
          <w:position w:val="-6"/>
        </w:rPr>
        <w:object w:dxaOrig="139" w:dyaOrig="240">
          <v:shape id="_x0000_i2242" type="#_x0000_t75" style="width:7.15pt;height:12pt" o:ole="">
            <v:imagedata r:id="rId2277" o:title=""/>
          </v:shape>
          <o:OLEObject Type="Embed" ProgID="Equation.3" ShapeID="_x0000_i2242" DrawAspect="Content" ObjectID="_1783090542" r:id="rId2278"/>
        </w:object>
      </w:r>
      <w:r w:rsidRPr="00A91A7C">
        <w:rPr>
          <w:rFonts w:hint="eastAsia"/>
          <w:lang w:eastAsia="zh-CN"/>
        </w:rPr>
        <w:t>-th CN frame in the smoothing period</w:t>
      </w:r>
      <w:r w:rsidR="00E76ED5" w:rsidRPr="00A91A7C">
        <w:rPr>
          <w:rFonts w:hint="eastAsia"/>
          <w:lang w:eastAsia="zh-CN"/>
        </w:rPr>
        <w:t xml:space="preserve">, </w:t>
      </w:r>
      <w:r w:rsidR="00E76ED5" w:rsidRPr="00A91A7C">
        <w:rPr>
          <w:position w:val="-12"/>
        </w:rPr>
        <w:object w:dxaOrig="540" w:dyaOrig="320">
          <v:shape id="_x0000_i2243" type="#_x0000_t75" style="width:27pt;height:16.15pt" o:ole="">
            <v:imagedata r:id="rId2279" o:title=""/>
          </v:shape>
          <o:OLEObject Type="Embed" ProgID="Equation.3" ShapeID="_x0000_i2243" DrawAspect="Content" ObjectID="_1783090543" r:id="rId2280"/>
        </w:object>
      </w:r>
      <w:r w:rsidR="00E76ED5" w:rsidRPr="00A91A7C">
        <w:rPr>
          <w:rFonts w:hint="eastAsia"/>
          <w:lang w:eastAsia="zh-CN"/>
        </w:rPr>
        <w:t xml:space="preserve"> denotes the high-band log average energy of the last active frame, </w:t>
      </w:r>
      <w:r w:rsidR="00E76ED5" w:rsidRPr="00A91A7C">
        <w:rPr>
          <w:position w:val="-8"/>
        </w:rPr>
        <w:object w:dxaOrig="540" w:dyaOrig="279">
          <v:shape id="_x0000_i2244" type="#_x0000_t75" style="width:27pt;height:13.9pt" o:ole="">
            <v:imagedata r:id="rId2281" o:title=""/>
          </v:shape>
          <o:OLEObject Type="Embed" ProgID="Equation.3" ShapeID="_x0000_i2244" DrawAspect="Content" ObjectID="_1783090544" r:id="rId2282"/>
        </w:object>
      </w:r>
      <w:r w:rsidR="00E76ED5" w:rsidRPr="00A91A7C">
        <w:rPr>
          <w:rFonts w:hint="eastAsia"/>
          <w:lang w:eastAsia="zh-CN"/>
        </w:rPr>
        <w:t xml:space="preserve"> denotes the sine function. </w:t>
      </w:r>
      <w:r w:rsidR="00E76ED5" w:rsidRPr="00A91A7C">
        <w:rPr>
          <w:lang w:eastAsia="zh-CN"/>
        </w:rPr>
        <w:t>F</w:t>
      </w:r>
      <w:r w:rsidR="00E76ED5" w:rsidRPr="00A91A7C">
        <w:rPr>
          <w:rFonts w:hint="eastAsia"/>
          <w:lang w:eastAsia="zh-CN"/>
        </w:rPr>
        <w:t xml:space="preserve">inally, the level adjusted synthesized high-band comfort noise is spectral flipped to </w:t>
      </w:r>
      <w:r w:rsidR="00E76ED5" w:rsidRPr="00A91A7C">
        <w:rPr>
          <w:lang w:eastAsia="zh-CN"/>
        </w:rPr>
        <w:t>the bandwidth</w:t>
      </w:r>
      <w:r w:rsidR="00E76ED5" w:rsidRPr="00A91A7C">
        <w:rPr>
          <w:rFonts w:hint="eastAsia"/>
          <w:lang w:eastAsia="zh-CN"/>
        </w:rPr>
        <w:t xml:space="preserve"> from 12.8kHz to 14.4kHz as</w:t>
      </w:r>
      <w:r w:rsidR="00E76ED5">
        <w:rPr>
          <w:rFonts w:hint="eastAsia"/>
          <w:lang w:eastAsia="zh-CN"/>
        </w:rPr>
        <w:t xml:space="preserve"> described in subclause </w:t>
      </w:r>
      <w:r w:rsidR="00E76ED5" w:rsidRPr="00A35B60">
        <w:t>6.1.5.1.12</w:t>
      </w:r>
      <w:r w:rsidR="00E76ED5" w:rsidRPr="00A35B60">
        <w:rPr>
          <w:rFonts w:hint="eastAsia"/>
          <w:lang w:eastAsia="zh-CN"/>
        </w:rPr>
        <w:t>.</w:t>
      </w:r>
      <w:r w:rsidR="00E76ED5">
        <w:rPr>
          <w:rFonts w:hint="eastAsia"/>
          <w:lang w:eastAsia="zh-CN"/>
        </w:rPr>
        <w:t xml:space="preserve"> </w:t>
      </w:r>
      <w:r>
        <w:rPr>
          <w:rFonts w:hint="eastAsia"/>
          <w:lang w:eastAsia="zh-CN"/>
        </w:rPr>
        <w:t>The resulting high-band synthesis signal is later added to the low-band synthesis signal to form the final SWB comfort noise synthesis signal</w:t>
      </w:r>
      <w:r w:rsidR="00E76ED5">
        <w:rPr>
          <w:rFonts w:hint="eastAsia"/>
          <w:lang w:eastAsia="zh-CN"/>
        </w:rPr>
        <w:t>.</w:t>
      </w:r>
    </w:p>
    <w:p w:rsidR="00E76ED5" w:rsidRPr="00231D87" w:rsidRDefault="00E76ED5" w:rsidP="00E76ED5">
      <w:pPr>
        <w:pStyle w:val="Heading4"/>
      </w:pPr>
      <w:bookmarkStart w:id="1061" w:name="_Toc194315313"/>
      <w:bookmarkStart w:id="1062" w:name="_Toc194401175"/>
      <w:bookmarkStart w:id="1063" w:name="_Toc195526970"/>
      <w:bookmarkStart w:id="1064" w:name="_Toc196572878"/>
      <w:bookmarkStart w:id="1065" w:name="_Toc198369066"/>
      <w:bookmarkStart w:id="1066" w:name="_Toc394347370"/>
      <w:r w:rsidRPr="00231D87">
        <w:t>6.7.2.</w:t>
      </w:r>
      <w:r>
        <w:rPr>
          <w:lang w:val="en-GB"/>
        </w:rPr>
        <w:t>2</w:t>
      </w:r>
      <w:r w:rsidRPr="00231D87">
        <w:tab/>
        <w:t>Memory update</w:t>
      </w:r>
      <w:bookmarkEnd w:id="1066"/>
    </w:p>
    <w:bookmarkEnd w:id="1061"/>
    <w:bookmarkEnd w:id="1062"/>
    <w:bookmarkEnd w:id="1063"/>
    <w:bookmarkEnd w:id="1064"/>
    <w:bookmarkEnd w:id="1065"/>
    <w:p w:rsidR="00E76ED5" w:rsidRPr="00E356FC" w:rsidRDefault="00E76ED5" w:rsidP="00E76ED5">
      <w:pPr>
        <w:keepNext/>
        <w:keepLines/>
        <w:rPr>
          <w:szCs w:val="24"/>
        </w:rPr>
      </w:pPr>
      <w:r w:rsidRPr="00E356FC">
        <w:rPr>
          <w:szCs w:val="24"/>
        </w:rPr>
        <w:t>When an inactive signal frame is processed, the following updates are performed:</w:t>
      </w:r>
    </w:p>
    <w:p w:rsidR="00E76ED5" w:rsidRPr="00E356FC" w:rsidRDefault="00E76ED5" w:rsidP="00E76ED5">
      <w:pPr>
        <w:rPr>
          <w:lang w:eastAsia="fr-CA"/>
        </w:rPr>
      </w:pPr>
      <w:r w:rsidRPr="00E356FC">
        <w:rPr>
          <w:lang w:eastAsia="fr-CA"/>
        </w:rPr>
        <w:t>–</w:t>
      </w:r>
      <w:r w:rsidRPr="00E356FC">
        <w:rPr>
          <w:lang w:eastAsia="fr-CA"/>
        </w:rPr>
        <w:tab/>
        <w:t>MA memory of the ISF quantizer is set to zero;</w:t>
      </w:r>
    </w:p>
    <w:p w:rsidR="00E76ED5" w:rsidRPr="00E356FC" w:rsidRDefault="00E76ED5" w:rsidP="00E76ED5">
      <w:pPr>
        <w:rPr>
          <w:lang w:eastAsia="fr-CA"/>
        </w:rPr>
      </w:pPr>
      <w:r w:rsidRPr="00E356FC">
        <w:rPr>
          <w:lang w:eastAsia="fr-CA"/>
        </w:rPr>
        <w:t>–</w:t>
      </w:r>
      <w:r w:rsidRPr="00E356FC">
        <w:rPr>
          <w:lang w:eastAsia="fr-CA"/>
        </w:rPr>
        <w:tab/>
        <w:t>AR memory of the ISF quantizer is set to mean values (UC mode, WB case);</w:t>
      </w:r>
    </w:p>
    <w:p w:rsidR="00E76ED5" w:rsidRPr="00E356FC" w:rsidRDefault="00E76ED5" w:rsidP="00E76ED5">
      <w:pPr>
        <w:rPr>
          <w:lang w:eastAsia="fr-CA"/>
        </w:rPr>
      </w:pPr>
      <w:r w:rsidRPr="00E356FC">
        <w:rPr>
          <w:lang w:eastAsia="fr-CA"/>
        </w:rPr>
        <w:t>–</w:t>
      </w:r>
      <w:r w:rsidRPr="00E356FC">
        <w:rPr>
          <w:lang w:eastAsia="fr-CA"/>
        </w:rPr>
        <w:tab/>
        <w:t>phase dispersion memory is set to zero;</w:t>
      </w:r>
    </w:p>
    <w:p w:rsidR="00E76ED5" w:rsidRPr="00E356FC" w:rsidRDefault="00E76ED5" w:rsidP="00E76ED5">
      <w:pPr>
        <w:rPr>
          <w:lang w:eastAsia="fr-CA"/>
        </w:rPr>
      </w:pPr>
      <w:r w:rsidRPr="00E356FC">
        <w:rPr>
          <w:lang w:eastAsia="fr-CA"/>
        </w:rPr>
        <w:t>–</w:t>
      </w:r>
      <w:r w:rsidRPr="00E356FC">
        <w:rPr>
          <w:lang w:eastAsia="fr-CA"/>
        </w:rPr>
        <w:tab/>
        <w:t>synthesis excitation spectrum tilt is set to zero;</w:t>
      </w:r>
    </w:p>
    <w:p w:rsidR="00E76ED5" w:rsidRDefault="00E76ED5" w:rsidP="00E76ED5">
      <w:pPr>
        <w:rPr>
          <w:rFonts w:hint="eastAsia"/>
          <w:lang w:eastAsia="zh-CN"/>
        </w:rPr>
      </w:pPr>
      <w:r w:rsidRPr="00E356FC">
        <w:rPr>
          <w:lang w:eastAsia="fr-CA"/>
        </w:rPr>
        <w:t>–</w:t>
      </w:r>
      <w:r w:rsidRPr="00E356FC">
        <w:rPr>
          <w:lang w:eastAsia="fr-CA"/>
        </w:rPr>
        <w:tab/>
        <w:t>noise enhancer memory is set to zero;</w:t>
      </w:r>
    </w:p>
    <w:p w:rsidR="00E76ED5" w:rsidRPr="00E356FC" w:rsidRDefault="00E76ED5" w:rsidP="00E76ED5">
      <w:pPr>
        <w:rPr>
          <w:lang w:eastAsia="fr-CA"/>
        </w:rPr>
      </w:pPr>
      <w:r w:rsidRPr="00E356FC">
        <w:rPr>
          <w:lang w:eastAsia="fr-CA"/>
        </w:rPr>
        <w:t>–</w:t>
      </w:r>
      <w:r w:rsidRPr="00E356FC">
        <w:rPr>
          <w:lang w:eastAsia="fr-CA"/>
        </w:rPr>
        <w:tab/>
      </w:r>
      <w:r>
        <w:rPr>
          <w:rFonts w:hint="eastAsia"/>
          <w:lang w:eastAsia="zh-CN"/>
        </w:rPr>
        <w:t xml:space="preserve">class of last received good frame for FEC is set to </w:t>
      </w:r>
      <w:r w:rsidRPr="00A35B60">
        <w:rPr>
          <w:lang w:eastAsia="zh-CN"/>
        </w:rPr>
        <w:t>UNVOICED_CLAS</w:t>
      </w:r>
      <w:r w:rsidRPr="00E356FC">
        <w:rPr>
          <w:lang w:eastAsia="fr-CA"/>
        </w:rPr>
        <w:t>;</w:t>
      </w:r>
    </w:p>
    <w:p w:rsidR="00E76ED5" w:rsidRPr="00AF744B" w:rsidRDefault="00E76ED5" w:rsidP="00E76ED5">
      <w:pPr>
        <w:rPr>
          <w:rFonts w:hint="eastAsia"/>
          <w:lang w:eastAsia="zh-CN"/>
        </w:rPr>
      </w:pPr>
      <w:r w:rsidRPr="00E356FC">
        <w:rPr>
          <w:lang w:eastAsia="fr-CA"/>
        </w:rPr>
        <w:t>–</w:t>
      </w:r>
      <w:r w:rsidRPr="00E356FC">
        <w:rPr>
          <w:lang w:eastAsia="fr-CA"/>
        </w:rPr>
        <w:tab/>
      </w:r>
      <w:r>
        <w:rPr>
          <w:rFonts w:hint="eastAsia"/>
          <w:lang w:eastAsia="zh-CN"/>
        </w:rPr>
        <w:t>floating point pitch for each subframe is set to the subframe length</w:t>
      </w:r>
      <w:r w:rsidRPr="00E356FC">
        <w:rPr>
          <w:lang w:eastAsia="fr-CA"/>
        </w:rPr>
        <w:t>;</w:t>
      </w:r>
    </w:p>
    <w:p w:rsidR="00E76ED5" w:rsidRPr="00E356FC" w:rsidRDefault="00E76ED5" w:rsidP="00E76ED5">
      <w:pPr>
        <w:rPr>
          <w:lang w:eastAsia="fr-CA"/>
        </w:rPr>
      </w:pPr>
      <w:r w:rsidRPr="00E356FC">
        <w:rPr>
          <w:lang w:eastAsia="fr-CA"/>
        </w:rPr>
        <w:t>–</w:t>
      </w:r>
      <w:r w:rsidRPr="00E356FC">
        <w:rPr>
          <w:lang w:eastAsia="fr-CA"/>
        </w:rPr>
        <w:tab/>
        <w:t>the low-pass filtered pitch gain for FEC is set to zero;</w:t>
      </w:r>
    </w:p>
    <w:p w:rsidR="00E76ED5" w:rsidRPr="00E356FC" w:rsidRDefault="00E76ED5" w:rsidP="00E76ED5">
      <w:r w:rsidRPr="00E356FC">
        <w:rPr>
          <w:lang w:eastAsia="fr-CA"/>
        </w:rPr>
        <w:t>–</w:t>
      </w:r>
      <w:r w:rsidRPr="00E356FC">
        <w:rPr>
          <w:lang w:eastAsia="fr-CA"/>
        </w:rPr>
        <w:tab/>
        <w:t xml:space="preserve">the filtered algebraic codebook gain for FEC is set to the square root of the </w:t>
      </w:r>
      <w:r w:rsidRPr="00E356FC">
        <w:t>smoothed</w:t>
      </w:r>
      <w:r>
        <w:rPr>
          <w:rFonts w:hint="eastAsia"/>
          <w:lang w:eastAsia="zh-CN"/>
        </w:rPr>
        <w:t xml:space="preserve"> quantized CNG excitation</w:t>
      </w:r>
      <w:r w:rsidRPr="00E356FC">
        <w:t xml:space="preserve"> energy,</w:t>
      </w:r>
      <w:r w:rsidRPr="00534794">
        <w:t xml:space="preserve"> </w:t>
      </w:r>
      <w:r w:rsidRPr="001460F0">
        <w:rPr>
          <w:position w:val="-10"/>
        </w:rPr>
        <w:object w:dxaOrig="440" w:dyaOrig="300">
          <v:shape id="_x0000_i2245" type="#_x0000_t75" style="width:22.15pt;height:15pt" o:ole="">
            <v:imagedata r:id="rId2112" o:title=""/>
          </v:shape>
          <o:OLEObject Type="Embed" ProgID="Equation.3" ShapeID="_x0000_i2245" DrawAspect="Content" ObjectID="_1783090545" r:id="rId2283"/>
        </w:object>
      </w:r>
      <w:r w:rsidRPr="00E356FC">
        <w:rPr>
          <w:szCs w:val="21"/>
          <w:lang w:eastAsia="ja-JP"/>
        </w:rPr>
        <w:t>,</w:t>
      </w:r>
      <w:r w:rsidRPr="00E356FC">
        <w:t xml:space="preserve"> from </w:t>
      </w:r>
      <w:r>
        <w:rPr>
          <w:rFonts w:hint="eastAsia"/>
          <w:lang w:eastAsia="zh-CN"/>
        </w:rPr>
        <w:t xml:space="preserve">subclause </w:t>
      </w:r>
      <w:r w:rsidRPr="00A35B60">
        <w:t>6.7.2.1.3</w:t>
      </w:r>
      <w:r w:rsidRPr="00A35B60">
        <w:rPr>
          <w:lang w:eastAsia="fr-CA"/>
        </w:rPr>
        <w:t>;</w:t>
      </w:r>
    </w:p>
    <w:p w:rsidR="00E76ED5" w:rsidRDefault="00E76ED5" w:rsidP="00E76ED5">
      <w:pPr>
        <w:rPr>
          <w:rFonts w:hint="eastAsia"/>
          <w:lang w:eastAsia="zh-CN"/>
        </w:rPr>
      </w:pPr>
      <w:r w:rsidRPr="00E356FC">
        <w:t>–</w:t>
      </w:r>
      <w:r w:rsidRPr="00E356FC">
        <w:tab/>
      </w:r>
      <w:r w:rsidRPr="00E356FC">
        <w:rPr>
          <w:lang w:eastAsia="fr-CA"/>
        </w:rPr>
        <w:t>the excitation buffer memory is updated</w:t>
      </w:r>
      <w:r>
        <w:rPr>
          <w:rFonts w:hint="eastAsia"/>
          <w:lang w:eastAsia="zh-CN"/>
        </w:rPr>
        <w:t>;</w:t>
      </w:r>
    </w:p>
    <w:p w:rsidR="00E76ED5" w:rsidRPr="00C71086" w:rsidRDefault="00E76ED5" w:rsidP="00E76ED5">
      <w:pPr>
        <w:rPr>
          <w:rFonts w:hint="eastAsia"/>
          <w:lang w:eastAsia="zh-CN"/>
        </w:rPr>
      </w:pPr>
      <w:r w:rsidRPr="00E356FC">
        <w:t>–</w:t>
      </w:r>
      <w:r w:rsidRPr="00E356FC">
        <w:tab/>
      </w:r>
      <w:r>
        <w:rPr>
          <w:rFonts w:hint="eastAsia"/>
          <w:lang w:eastAsia="zh-CN"/>
        </w:rPr>
        <w:t>previous pitch gains are all set to zero;</w:t>
      </w:r>
    </w:p>
    <w:p w:rsidR="00E76ED5" w:rsidRDefault="00E76ED5" w:rsidP="00E76ED5">
      <w:pPr>
        <w:rPr>
          <w:rFonts w:hint="eastAsia"/>
          <w:lang w:eastAsia="zh-CN"/>
        </w:rPr>
      </w:pPr>
      <w:r w:rsidRPr="00E356FC">
        <w:t>–</w:t>
      </w:r>
      <w:r w:rsidRPr="00E356FC">
        <w:tab/>
      </w:r>
      <w:r>
        <w:rPr>
          <w:rFonts w:hint="eastAsia"/>
          <w:lang w:eastAsia="zh-CN"/>
        </w:rPr>
        <w:t>previous codebook gain is set to zero;</w:t>
      </w:r>
    </w:p>
    <w:p w:rsidR="00E76ED5" w:rsidRDefault="00E76ED5" w:rsidP="00E76ED5">
      <w:pPr>
        <w:rPr>
          <w:rFonts w:hint="eastAsia"/>
          <w:lang w:eastAsia="zh-CN"/>
        </w:rPr>
      </w:pPr>
      <w:r w:rsidRPr="00AF65D7">
        <w:t>–</w:t>
      </w:r>
      <w:r w:rsidRPr="00AF65D7">
        <w:tab/>
      </w:r>
      <w:r>
        <w:rPr>
          <w:rFonts w:hint="eastAsia"/>
          <w:lang w:eastAsia="zh-CN"/>
        </w:rPr>
        <w:t>active frame counter is set to zero</w:t>
      </w:r>
      <w:r w:rsidRPr="00AF65D7">
        <w:t>;</w:t>
      </w:r>
    </w:p>
    <w:p w:rsidR="00E76ED5" w:rsidRPr="00866F34" w:rsidRDefault="00E76ED5" w:rsidP="00E76ED5">
      <w:pPr>
        <w:rPr>
          <w:rFonts w:hint="eastAsia"/>
          <w:lang w:eastAsia="zh-CN"/>
        </w:rPr>
      </w:pPr>
      <w:r w:rsidRPr="00AF65D7">
        <w:t>–</w:t>
      </w:r>
      <w:r w:rsidRPr="00AF65D7">
        <w:tab/>
      </w:r>
      <w:r>
        <w:rPr>
          <w:rFonts w:hint="eastAsia"/>
          <w:lang w:eastAsia="zh-CN"/>
        </w:rPr>
        <w:t xml:space="preserve">voicing factors used by </w:t>
      </w:r>
      <w:r w:rsidRPr="00A35B60">
        <w:rPr>
          <w:lang w:eastAsia="zh-CN"/>
        </w:rPr>
        <w:t xml:space="preserve">the </w:t>
      </w:r>
      <w:r w:rsidRPr="00A35B60">
        <w:rPr>
          <w:rFonts w:hint="eastAsia"/>
          <w:lang w:eastAsia="zh-CN"/>
        </w:rPr>
        <w:t>bandwidth extension</w:t>
      </w:r>
      <w:r>
        <w:t xml:space="preserve"> </w:t>
      </w:r>
      <w:r>
        <w:rPr>
          <w:rFonts w:hint="eastAsia"/>
          <w:lang w:eastAsia="zh-CN"/>
        </w:rPr>
        <w:t>are</w:t>
      </w:r>
      <w:r>
        <w:t xml:space="preserve"> </w:t>
      </w:r>
      <w:r>
        <w:rPr>
          <w:rFonts w:hint="eastAsia"/>
          <w:lang w:eastAsia="zh-CN"/>
        </w:rPr>
        <w:t xml:space="preserve">all </w:t>
      </w:r>
      <w:r>
        <w:t xml:space="preserve">set to </w:t>
      </w:r>
      <w:r>
        <w:rPr>
          <w:rFonts w:hint="eastAsia"/>
          <w:lang w:eastAsia="zh-CN"/>
        </w:rPr>
        <w:t>1</w:t>
      </w:r>
      <w:r>
        <w:t>;</w:t>
      </w:r>
    </w:p>
    <w:p w:rsidR="00E76ED5" w:rsidRPr="00AF65D7" w:rsidRDefault="00E76ED5" w:rsidP="00E76ED5">
      <w:r w:rsidRPr="00AF65D7">
        <w:t>–</w:t>
      </w:r>
      <w:r w:rsidRPr="00AF65D7">
        <w:tab/>
      </w:r>
      <w:r>
        <w:rPr>
          <w:rFonts w:hint="eastAsia"/>
          <w:lang w:eastAsia="zh-CN"/>
        </w:rPr>
        <w:t>bass post-filter is tuned off</w:t>
      </w:r>
      <w:r w:rsidRPr="00AF65D7">
        <w:t>;</w:t>
      </w:r>
    </w:p>
    <w:p w:rsidR="00E76ED5" w:rsidRPr="00E354C8" w:rsidRDefault="00E76ED5" w:rsidP="00E76ED5">
      <w:pPr>
        <w:rPr>
          <w:rFonts w:hint="eastAsia"/>
          <w:lang w:eastAsia="zh-CN"/>
        </w:rPr>
      </w:pPr>
      <w:r w:rsidRPr="00AF65D7">
        <w:t>–</w:t>
      </w:r>
      <w:r w:rsidRPr="00AF65D7">
        <w:tab/>
      </w:r>
      <w:r>
        <w:rPr>
          <w:rFonts w:hint="eastAsia"/>
          <w:lang w:eastAsia="zh-CN"/>
        </w:rPr>
        <w:t>synthesis filter memories are updated.</w:t>
      </w:r>
    </w:p>
    <w:p w:rsidR="00E76ED5" w:rsidRDefault="00E76ED5" w:rsidP="00E76ED5">
      <w:pPr>
        <w:pStyle w:val="Heading3"/>
      </w:pPr>
      <w:bookmarkStart w:id="1067" w:name="_Toc394321761"/>
      <w:bookmarkStart w:id="1068" w:name="_Toc394347371"/>
      <w:r>
        <w:t>6</w:t>
      </w:r>
      <w:r w:rsidRPr="00003BFB">
        <w:t>.</w:t>
      </w:r>
      <w:r>
        <w:t>7.3</w:t>
      </w:r>
      <w:r w:rsidRPr="00003BFB">
        <w:tab/>
      </w:r>
      <w:bookmarkEnd w:id="1052"/>
      <w:bookmarkEnd w:id="1067"/>
      <w:bookmarkEnd w:id="1068"/>
      <w:r>
        <w:t>Decoding for FD-CNG</w:t>
      </w:r>
    </w:p>
    <w:p w:rsidR="00E76ED5" w:rsidRDefault="00E76ED5" w:rsidP="00E76ED5">
      <w:r>
        <w:t>In FD-CNG, the comfort noise is generated in the frequency domain</w:t>
      </w:r>
      <w:r w:rsidRPr="00D345FF">
        <w:t xml:space="preserve">. </w:t>
      </w:r>
      <w:r>
        <w:t>Based on the information provided by the SID frames, t</w:t>
      </w:r>
      <w:r w:rsidRPr="00D345FF">
        <w:t xml:space="preserve">he amplitude of the random sequences </w:t>
      </w:r>
      <w:r>
        <w:t xml:space="preserve">can be </w:t>
      </w:r>
      <w:r w:rsidRPr="00D345FF">
        <w:t>individually computed in each band such that the spectrum of the generated comfort noise resembles the spectrum of the actual background noise in the input signal.</w:t>
      </w:r>
    </w:p>
    <w:p w:rsidR="00E76ED5" w:rsidRDefault="00E76ED5" w:rsidP="00E76ED5">
      <w:r w:rsidRPr="00D345FF">
        <w:t xml:space="preserve">Unfortunately, the limited number of parameters transmitted in the SID frames allows only to reproduce the smooth spectral envelop of the background noise. Hence, it cannot capture the fine spectral structure of the noise. At the output of a DTX system, the discrepancy between the smooth spectrum of the reconstructed comfort noise and the spectrum of the actual background noise can become very audible at the transitions between active frames (involving regular coding and decoding of a noisy speech portion of the signal) and the comfort noise frames. Since the fine spectral structure of the background noise cannot be transmitted efficiently from the encoder to the decoder, it </w:t>
      </w:r>
      <w:r>
        <w:t xml:space="preserve">is highly desirable to recover this information </w:t>
      </w:r>
      <w:r w:rsidRPr="00D345FF">
        <w:t>directly at the decoder</w:t>
      </w:r>
      <w:r>
        <w:t xml:space="preserve"> side. This can be carried out using a </w:t>
      </w:r>
      <w:r w:rsidRPr="00D345FF">
        <w:t>noise estimator</w:t>
      </w:r>
      <w:r>
        <w:t>.</w:t>
      </w:r>
    </w:p>
    <w:p w:rsidR="00E76ED5" w:rsidRPr="00D345FF" w:rsidRDefault="00E76ED5" w:rsidP="00E76ED5">
      <w:r w:rsidRPr="00D345FF">
        <w:t xml:space="preserve">Note that noise-only frames are </w:t>
      </w:r>
      <w:r>
        <w:t>considered as inactive frames</w:t>
      </w:r>
      <w:r w:rsidRPr="00D345FF">
        <w:t xml:space="preserve"> in a DTX system. Therefore, the noise estimation in the decoder must operate during active phases only, i.e., on noisy speech contents.</w:t>
      </w:r>
      <w:r>
        <w:t xml:space="preserve"> In FD-CNG, the decoder uses in fact the same noise estimation algorithm as in the encoder</w:t>
      </w:r>
      <w:r w:rsidRPr="00D345FF">
        <w:t>, but applying a significantly higher spectral resolution at the decoder than at the encoder.</w:t>
      </w:r>
    </w:p>
    <w:p w:rsidR="00E76ED5" w:rsidRPr="00373A53" w:rsidRDefault="00E76ED5" w:rsidP="00E76ED5">
      <w:pPr>
        <w:pStyle w:val="Heading4"/>
      </w:pPr>
      <w:bookmarkStart w:id="1069" w:name="_Toc394321762"/>
      <w:bookmarkStart w:id="1070" w:name="_Toc394347372"/>
      <w:r w:rsidRPr="00373A53">
        <w:t>6.7.3.</w:t>
      </w:r>
      <w:r>
        <w:t>1</w:t>
      </w:r>
      <w:r w:rsidRPr="00373A53">
        <w:tab/>
        <w:t>Decoding SID frames in FD-CNG</w:t>
      </w:r>
      <w:bookmarkEnd w:id="1069"/>
      <w:bookmarkEnd w:id="1070"/>
    </w:p>
    <w:p w:rsidR="00E76ED5" w:rsidRPr="00B066BF" w:rsidRDefault="00E76ED5" w:rsidP="00E76ED5">
      <w:r>
        <w:t xml:space="preserve">The decoded SID parameters </w:t>
      </w:r>
      <w:r w:rsidRPr="006474D3">
        <w:rPr>
          <w:position w:val="-12"/>
        </w:rPr>
        <w:object w:dxaOrig="2400" w:dyaOrig="380">
          <v:shape id="_x0000_i2246" type="#_x0000_t75" style="width:120pt;height:19.15pt" o:ole="">
            <v:imagedata r:id="rId2284" o:title=""/>
          </v:shape>
          <o:OLEObject Type="Embed" ProgID="Equation.3" ShapeID="_x0000_i2246" DrawAspect="Content" ObjectID="_1783090546" r:id="rId2285"/>
        </w:object>
      </w:r>
      <w:r>
        <w:t xml:space="preserve">describe the energy of the background noise in the spectral partitions defined in </w:t>
      </w:r>
      <w:r>
        <w:rPr>
          <w:rFonts w:hint="eastAsia"/>
          <w:lang w:eastAsia="zh-CN"/>
        </w:rPr>
        <w:t>subclause</w:t>
      </w:r>
      <w:r>
        <w:t xml:space="preserve"> </w:t>
      </w:r>
      <w:r w:rsidRPr="00931ADC">
        <w:t>5.6.3.6.</w:t>
      </w:r>
      <w:r>
        <w:t xml:space="preserve"> </w:t>
      </w:r>
      <w:r w:rsidRPr="00FA0C76">
        <w:t xml:space="preserve">The first </w:t>
      </w:r>
      <w:r w:rsidRPr="00FA0C76">
        <w:rPr>
          <w:position w:val="-12"/>
        </w:rPr>
        <w:object w:dxaOrig="520" w:dyaOrig="380">
          <v:shape id="_x0000_i2247" type="#_x0000_t75" style="width:25.9pt;height:19.15pt" o:ole="">
            <v:imagedata r:id="rId2286" o:title=""/>
          </v:shape>
          <o:OLEObject Type="Embed" ProgID="Equation.3" ShapeID="_x0000_i2247" DrawAspect="Content" ObjectID="_1783090547" r:id="rId2287"/>
        </w:object>
      </w:r>
      <w:r>
        <w:t>parameters capture the spectral energy of the noise in FFT bins covering the core bandwidth. The remaining</w:t>
      </w:r>
      <w:r w:rsidRPr="00FA0C76">
        <w:rPr>
          <w:position w:val="-12"/>
        </w:rPr>
        <w:object w:dxaOrig="740" w:dyaOrig="380">
          <v:shape id="_x0000_i2248" type="#_x0000_t75" style="width:37.15pt;height:19.15pt" o:ole="">
            <v:imagedata r:id="rId2288" o:title=""/>
          </v:shape>
          <o:OLEObject Type="Embed" ProgID="Equation.3" ShapeID="_x0000_i2248" DrawAspect="Content" ObjectID="_1783090548" r:id="rId2289"/>
        </w:object>
      </w:r>
      <w:r>
        <w:t xml:space="preserve">parameters capture the spectral energy of the noise in CLDFB </w:t>
      </w:r>
      <w:r w:rsidRPr="00CB0C92">
        <w:t>bands above the core bandwidth.</w:t>
      </w:r>
    </w:p>
    <w:p w:rsidR="00E76ED5" w:rsidRPr="00B066BF" w:rsidRDefault="00E76ED5" w:rsidP="00E76ED5">
      <w:pPr>
        <w:pStyle w:val="Heading5"/>
      </w:pPr>
      <w:bookmarkStart w:id="1071" w:name="_Toc394347373"/>
      <w:r w:rsidRPr="00B066BF">
        <w:t>6.7</w:t>
      </w:r>
      <w:r>
        <w:t>.3.1.1</w:t>
      </w:r>
      <w:r>
        <w:tab/>
        <w:t>SID parameters decoding</w:t>
      </w:r>
      <w:bookmarkEnd w:id="1071"/>
    </w:p>
    <w:p w:rsidR="00E76ED5" w:rsidRDefault="00E76ED5" w:rsidP="00E76ED5">
      <w:r w:rsidRPr="00B066BF">
        <w:t xml:space="preserve">The </w:t>
      </w:r>
      <w:r>
        <w:t xml:space="preserve">SID parameters </w:t>
      </w:r>
      <w:r w:rsidRPr="006474D3">
        <w:rPr>
          <w:position w:val="-12"/>
        </w:rPr>
        <w:object w:dxaOrig="2400" w:dyaOrig="400">
          <v:shape id="_x0000_i2249" type="#_x0000_t75" style="width:120pt;height:19.9pt" o:ole="">
            <v:imagedata r:id="rId2290" o:title=""/>
          </v:shape>
          <o:OLEObject Type="Embed" ProgID="Equation.3" ShapeID="_x0000_i2249" DrawAspect="Content" ObjectID="_1783090549" r:id="rId2291"/>
        </w:object>
      </w:r>
      <w:r>
        <w:t xml:space="preserve"> are decoded using MSVQ decoding and global gain adjustment.</w:t>
      </w:r>
    </w:p>
    <w:p w:rsidR="00E76ED5" w:rsidRDefault="00E76ED5" w:rsidP="00E76ED5">
      <w:r>
        <w:t xml:space="preserve">Seven indices are decoded from the bitstream. The first six indices </w:t>
      </w:r>
      <w:r w:rsidRPr="0095747D">
        <w:rPr>
          <w:position w:val="-12"/>
        </w:rPr>
        <w:object w:dxaOrig="2400" w:dyaOrig="320">
          <v:shape id="_x0000_i2250" type="#_x0000_t75" style="width:120pt;height:16.15pt" o:ole="">
            <v:imagedata r:id="rId2292" o:title=""/>
          </v:shape>
          <o:OLEObject Type="Embed" ProgID="Equation.3" ShapeID="_x0000_i2250" DrawAspect="Content" ObjectID="_1783090550" r:id="rId2293"/>
        </w:object>
      </w:r>
      <w:r>
        <w:t>are used for MSVQ decoding. They correspond to the six stages of the MSVQ. The first index is encoded on 7 bits and the five next indices are encoded on 6 bits. The last index</w:t>
      </w:r>
      <w:r w:rsidRPr="00645A70">
        <w:rPr>
          <w:position w:val="-14"/>
        </w:rPr>
        <w:object w:dxaOrig="960" w:dyaOrig="340">
          <v:shape id="_x0000_i2251" type="#_x0000_t75" style="width:48pt;height:16.9pt" o:ole="">
            <v:imagedata r:id="rId2294" o:title=""/>
          </v:shape>
          <o:OLEObject Type="Embed" ProgID="Equation.3" ShapeID="_x0000_i2251" DrawAspect="Content" ObjectID="_1783090551" r:id="rId2295"/>
        </w:object>
      </w:r>
      <w:r>
        <w:t>, encoded on 7 bits, is used for decoding the global gain.</w:t>
      </w:r>
    </w:p>
    <w:p w:rsidR="00E76ED5" w:rsidRDefault="00E76ED5" w:rsidP="00E76ED5">
      <w:r>
        <w:t>The MSVQ decoder output is given by</w:t>
      </w:r>
    </w:p>
    <w:p w:rsidR="00E76ED5" w:rsidRDefault="00E76ED5" w:rsidP="00E76ED5">
      <w:pPr>
        <w:pStyle w:val="EQ"/>
      </w:pPr>
      <w:r>
        <w:tab/>
      </w:r>
      <w:r w:rsidRPr="00CB0C92">
        <w:rPr>
          <w:position w:val="-32"/>
        </w:rPr>
        <w:object w:dxaOrig="3540" w:dyaOrig="740">
          <v:shape id="_x0000_i2252" type="#_x0000_t75" style="width:177pt;height:37.15pt" o:ole="">
            <v:imagedata r:id="rId2296" o:title=""/>
          </v:shape>
          <o:OLEObject Type="Embed" ProgID="Equation.3" ShapeID="_x0000_i2252" DrawAspect="Content" ObjectID="_1783090552" r:id="rId2297"/>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1972</w:t>
      </w:r>
      <w:r w:rsidRPr="00E82499">
        <w:fldChar w:fldCharType="end"/>
      </w:r>
      <w:r w:rsidRPr="00E82499">
        <w:t>)</w:t>
      </w:r>
    </w:p>
    <w:p w:rsidR="00E76ED5" w:rsidRDefault="00E76ED5" w:rsidP="00E76ED5">
      <w:r>
        <w:t xml:space="preserve">where </w:t>
      </w:r>
      <w:r w:rsidRPr="00CB0C92">
        <w:rPr>
          <w:position w:val="-10"/>
        </w:rPr>
        <w:object w:dxaOrig="639" w:dyaOrig="300">
          <v:shape id="_x0000_i2253" type="#_x0000_t75" style="width:31.9pt;height:15pt" o:ole="">
            <v:imagedata r:id="rId2298" o:title=""/>
          </v:shape>
          <o:OLEObject Type="Embed" ProgID="Equation.3" ShapeID="_x0000_i2253" DrawAspect="Content" ObjectID="_1783090553" r:id="rId2299"/>
        </w:object>
      </w:r>
      <w:r>
        <w:t xml:space="preserve"> is the </w:t>
      </w:r>
      <w:r w:rsidRPr="00CB0C92">
        <w:rPr>
          <w:position w:val="-6"/>
        </w:rPr>
        <w:object w:dxaOrig="139" w:dyaOrig="240">
          <v:shape id="_x0000_i2254" type="#_x0000_t75" style="width:7.15pt;height:12pt" o:ole="">
            <v:imagedata r:id="rId2300" o:title=""/>
          </v:shape>
          <o:OLEObject Type="Embed" ProgID="Equation.3" ShapeID="_x0000_i2254" DrawAspect="Content" ObjectID="_1783090554" r:id="rId2301"/>
        </w:object>
      </w:r>
      <w:r>
        <w:t xml:space="preserve">-th coefficient of the </w:t>
      </w:r>
      <w:r w:rsidRPr="00CB0C92">
        <w:rPr>
          <w:position w:val="-10"/>
        </w:rPr>
        <w:object w:dxaOrig="180" w:dyaOrig="279">
          <v:shape id="_x0000_i2255" type="#_x0000_t75" style="width:9pt;height:13.9pt" o:ole="">
            <v:imagedata r:id="rId2302" o:title=""/>
          </v:shape>
          <o:OLEObject Type="Embed" ProgID="Equation.3" ShapeID="_x0000_i2255" DrawAspect="Content" ObjectID="_1783090555" r:id="rId2303"/>
        </w:object>
      </w:r>
      <w:r>
        <w:t xml:space="preserve">-th vector in the codebook of stage </w:t>
      </w:r>
      <w:r w:rsidRPr="00B066BF">
        <w:rPr>
          <w:position w:val="-6"/>
        </w:rPr>
        <w:object w:dxaOrig="180" w:dyaOrig="240">
          <v:shape id="_x0000_i2256" type="#_x0000_t75" style="width:9pt;height:12pt" o:ole="">
            <v:imagedata r:id="rId2304" o:title=""/>
          </v:shape>
          <o:OLEObject Type="Embed" ProgID="Equation.3" ShapeID="_x0000_i2256" DrawAspect="Content" ObjectID="_1783090556" r:id="rId2305"/>
        </w:object>
      </w:r>
      <w:r>
        <w:t>.</w:t>
      </w:r>
    </w:p>
    <w:p w:rsidR="00E76ED5" w:rsidRDefault="00E76ED5" w:rsidP="00E76ED5">
      <w:r>
        <w:t>The decoded global gain is given by</w:t>
      </w:r>
    </w:p>
    <w:p w:rsidR="00E76ED5" w:rsidRDefault="00E76ED5" w:rsidP="00E76ED5">
      <w:pPr>
        <w:pStyle w:val="EQ"/>
      </w:pPr>
      <w:r>
        <w:tab/>
      </w:r>
      <w:r w:rsidRPr="008222F5">
        <w:rPr>
          <w:position w:val="-20"/>
        </w:rPr>
        <w:object w:dxaOrig="2400" w:dyaOrig="560">
          <v:shape id="_x0000_i2257" type="#_x0000_t75" style="width:120pt;height:28.15pt" o:ole="">
            <v:imagedata r:id="rId2306" o:title=""/>
          </v:shape>
          <o:OLEObject Type="Embed" ProgID="Equation.3" ShapeID="_x0000_i2257" DrawAspect="Content" ObjectID="_1783090557" r:id="rId2307"/>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1973</w:t>
      </w:r>
      <w:r w:rsidRPr="00E82499">
        <w:fldChar w:fldCharType="end"/>
      </w:r>
      <w:r w:rsidRPr="00E82499">
        <w:t>)</w:t>
      </w:r>
    </w:p>
    <w:p w:rsidR="00E76ED5" w:rsidRDefault="00E76ED5" w:rsidP="00E76ED5">
      <w:r>
        <w:t>The SID parameters are then obtained</w:t>
      </w:r>
    </w:p>
    <w:p w:rsidR="00E76ED5" w:rsidRDefault="00E76ED5" w:rsidP="00E76ED5">
      <w:pPr>
        <w:pStyle w:val="EQ"/>
      </w:pPr>
      <w:r>
        <w:tab/>
      </w:r>
      <w:r w:rsidRPr="00CB0C92">
        <w:rPr>
          <w:position w:val="-12"/>
        </w:rPr>
        <w:object w:dxaOrig="3200" w:dyaOrig="740">
          <v:shape id="_x0000_i2258" type="#_x0000_t75" style="width:160.15pt;height:37.15pt" o:ole="">
            <v:imagedata r:id="rId2308" o:title=""/>
          </v:shape>
          <o:OLEObject Type="Embed" ProgID="Equation.3" ShapeID="_x0000_i2258" DrawAspect="Content" ObjectID="_1783090558" r:id="rId2309"/>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1974</w:t>
      </w:r>
      <w:r w:rsidRPr="00E82499">
        <w:fldChar w:fldCharType="end"/>
      </w:r>
      <w:r w:rsidRPr="00E82499">
        <w:t>)</w:t>
      </w:r>
    </w:p>
    <w:p w:rsidR="00E76ED5" w:rsidRDefault="00E76ED5" w:rsidP="00E76ED5">
      <w:r>
        <w:t>Finally the last band parameter is adjusted in case the encoded last band size is different from the decoded last band size</w:t>
      </w:r>
    </w:p>
    <w:p w:rsidR="00E76ED5" w:rsidRDefault="00E76ED5" w:rsidP="00E76ED5">
      <w:r w:rsidRPr="00CB0C92">
        <w:rPr>
          <w:position w:val="-50"/>
        </w:rPr>
        <w:object w:dxaOrig="5220" w:dyaOrig="999">
          <v:shape id="_x0000_i2259" type="#_x0000_t75" style="width:261pt;height:49.9pt" o:ole="">
            <v:imagedata r:id="rId2310" o:title=""/>
          </v:shape>
          <o:OLEObject Type="Embed" ProgID="Equation.3" ShapeID="_x0000_i2259" DrawAspect="Content" ObjectID="_1783090559" r:id="rId2311"/>
        </w:object>
      </w:r>
    </w:p>
    <w:p w:rsidR="00E76ED5" w:rsidRDefault="00E76ED5" w:rsidP="00E76ED5">
      <w:pPr>
        <w:pStyle w:val="Heading5"/>
      </w:pPr>
      <w:bookmarkStart w:id="1072" w:name="_Toc394347374"/>
      <w:r>
        <w:t>6.7.3.1.2</w:t>
      </w:r>
      <w:r>
        <w:tab/>
        <w:t>SID parameters interpolation</w:t>
      </w:r>
      <w:bookmarkEnd w:id="1072"/>
    </w:p>
    <w:p w:rsidR="00E76ED5" w:rsidRPr="00CB0C92" w:rsidRDefault="00E76ED5" w:rsidP="00E76ED5">
      <w:r>
        <w:t>The SID parameters are interpolated using linear interpolation in the log domain. The interpolation is carried out separately for the FFT partitions (</w:t>
      </w:r>
      <w:r w:rsidRPr="006A6933">
        <w:rPr>
          <w:position w:val="-12"/>
        </w:rPr>
        <w:object w:dxaOrig="800" w:dyaOrig="380">
          <v:shape id="_x0000_i2260" type="#_x0000_t75" style="width:40.15pt;height:19.15pt" o:ole="">
            <v:imagedata r:id="rId2312" o:title=""/>
          </v:shape>
          <o:OLEObject Type="Embed" ProgID="Equation.3" ShapeID="_x0000_i2260" DrawAspect="Content" ObjectID="_1783090560" r:id="rId2313"/>
        </w:object>
      </w:r>
      <w:r>
        <w:t>) and CLDFB partitions (</w:t>
      </w:r>
      <w:r w:rsidRPr="006A6933">
        <w:rPr>
          <w:position w:val="-12"/>
        </w:rPr>
        <w:object w:dxaOrig="800" w:dyaOrig="380">
          <v:shape id="_x0000_i2261" type="#_x0000_t75" style="width:40.15pt;height:19.15pt" o:ole="">
            <v:imagedata r:id="rId2314" o:title=""/>
          </v:shape>
          <o:OLEObject Type="Embed" ProgID="Equation.3" ShapeID="_x0000_i2261" DrawAspect="Content" ObjectID="_1783090561" r:id="rId2315"/>
        </w:object>
      </w:r>
      <w:r>
        <w:t>).</w:t>
      </w:r>
    </w:p>
    <w:p w:rsidR="00E76ED5" w:rsidRDefault="00E76ED5" w:rsidP="00E76ED5">
      <w:pPr>
        <w:pStyle w:val="EQ"/>
      </w:pPr>
      <w:r>
        <w:tab/>
      </w:r>
      <w:r w:rsidRPr="0095747D">
        <w:rPr>
          <w:position w:val="-164"/>
        </w:rPr>
        <w:object w:dxaOrig="8080" w:dyaOrig="3379">
          <v:shape id="_x0000_i2262" type="#_x0000_t75" style="width:353.25pt;height:147pt" o:ole="">
            <v:imagedata r:id="rId2316" o:title=""/>
          </v:shape>
          <o:OLEObject Type="Embed" ProgID="Equation.3" ShapeID="_x0000_i2262" DrawAspect="Content" ObjectID="_1783090562" r:id="rId2317"/>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1975</w:t>
      </w:r>
      <w:r w:rsidRPr="00E82499">
        <w:fldChar w:fldCharType="end"/>
      </w:r>
      <w:r w:rsidRPr="00E82499">
        <w:t>)</w:t>
      </w:r>
    </w:p>
    <w:p w:rsidR="00E76ED5" w:rsidRDefault="00E76ED5" w:rsidP="00E76ED5">
      <w:pPr>
        <w:pStyle w:val="EQ"/>
      </w:pPr>
      <w:r>
        <w:t>where</w:t>
      </w:r>
    </w:p>
    <w:p w:rsidR="00E76ED5" w:rsidRDefault="00E76ED5" w:rsidP="00E76ED5">
      <w:pPr>
        <w:pStyle w:val="EQ"/>
      </w:pPr>
      <w:r>
        <w:tab/>
      </w:r>
      <w:r w:rsidRPr="00CD259E">
        <w:rPr>
          <w:position w:val="-52"/>
        </w:rPr>
        <w:object w:dxaOrig="4860" w:dyaOrig="1140">
          <v:shape id="_x0000_i2263" type="#_x0000_t75" style="width:243pt;height:57pt" o:ole="">
            <v:imagedata r:id="rId2318" o:title=""/>
          </v:shape>
          <o:OLEObject Type="Embed" ProgID="Equation.3" ShapeID="_x0000_i2263" DrawAspect="Content" ObjectID="_1783090563" r:id="rId2319"/>
        </w:objec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1976</w:t>
      </w:r>
      <w:r w:rsidRPr="00E82499">
        <w:fldChar w:fldCharType="end"/>
      </w:r>
      <w:r w:rsidRPr="00E82499">
        <w:t>)</w:t>
      </w:r>
    </w:p>
    <w:p w:rsidR="00E76ED5" w:rsidRDefault="00E76ED5" w:rsidP="00E76ED5">
      <w:r>
        <w:t>denotes the centre bin in each spectral partition, and</w:t>
      </w:r>
    </w:p>
    <w:p w:rsidR="00E76ED5" w:rsidRDefault="00E76ED5" w:rsidP="00E76ED5">
      <w:pPr>
        <w:pStyle w:val="EQ"/>
      </w:pPr>
      <w:r>
        <w:tab/>
      </w:r>
      <w:r w:rsidRPr="00CD259E">
        <w:rPr>
          <w:position w:val="-34"/>
        </w:rPr>
        <w:object w:dxaOrig="4400" w:dyaOrig="780">
          <v:shape id="_x0000_i2264" type="#_x0000_t75" style="width:220.15pt;height:39pt" o:ole="">
            <v:imagedata r:id="rId2320" o:title=""/>
          </v:shape>
          <o:OLEObject Type="Embed" ProgID="Equation.3" ShapeID="_x0000_i2264" DrawAspect="Content" ObjectID="_1783090564" r:id="rId2321"/>
        </w:objec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1977</w:t>
      </w:r>
      <w:r w:rsidRPr="00E82499">
        <w:fldChar w:fldCharType="end"/>
      </w:r>
      <w:r w:rsidRPr="00E82499">
        <w:t>)</w:t>
      </w:r>
    </w:p>
    <w:p w:rsidR="00E76ED5" w:rsidRDefault="00E76ED5" w:rsidP="00E76ED5">
      <w:r>
        <w:t>is the multiplicative increment.</w:t>
      </w:r>
    </w:p>
    <w:p w:rsidR="00E76ED5" w:rsidRDefault="00E76ED5" w:rsidP="00E76ED5">
      <w:pPr>
        <w:pStyle w:val="Heading5"/>
      </w:pPr>
      <w:bookmarkStart w:id="1073" w:name="_Toc394347375"/>
      <w:r>
        <w:t>6.7.3.1.3</w:t>
      </w:r>
      <w:r>
        <w:tab/>
        <w:t>LPC estimation from the interpolated SID parameters</w:t>
      </w:r>
      <w:bookmarkEnd w:id="1073"/>
    </w:p>
    <w:p w:rsidR="00E76ED5" w:rsidRDefault="00E76ED5" w:rsidP="00E76ED5">
      <w:r>
        <w:t>A set of LPC coefficients is estimated from the SID spectrum in order to update excitation and LPC related memories.</w:t>
      </w:r>
    </w:p>
    <w:p w:rsidR="00E76ED5" w:rsidRDefault="00E76ED5" w:rsidP="00E76ED5">
      <w:r>
        <w:t>A noise floor is first added to the interpolated SID parameters and a pre-emphasis function is then applied in the frequency domain</w:t>
      </w:r>
    </w:p>
    <w:p w:rsidR="00E76ED5" w:rsidRDefault="00E76ED5" w:rsidP="00E76ED5">
      <w:pPr>
        <w:pStyle w:val="EQ"/>
      </w:pPr>
      <w:r>
        <w:tab/>
      </w:r>
      <w:r w:rsidRPr="008222F5">
        <w:rPr>
          <w:position w:val="-34"/>
        </w:rPr>
        <w:object w:dxaOrig="6060" w:dyaOrig="780">
          <v:shape id="_x0000_i2265" type="#_x0000_t75" style="width:303pt;height:39pt" o:ole="">
            <v:imagedata r:id="rId2322" o:title=""/>
          </v:shape>
          <o:OLEObject Type="Embed" ProgID="Equation.3" ShapeID="_x0000_i2265" DrawAspect="Content" ObjectID="_1783090565" r:id="rId2323"/>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1978</w:t>
      </w:r>
      <w:r w:rsidRPr="00E82499">
        <w:fldChar w:fldCharType="end"/>
      </w:r>
      <w:r w:rsidRPr="00E82499">
        <w:t>)</w:t>
      </w:r>
    </w:p>
    <w:p w:rsidR="00E76ED5" w:rsidRDefault="00E76ED5" w:rsidP="00E76ED5">
      <w:r>
        <w:t xml:space="preserve">with </w:t>
      </w:r>
      <w:r w:rsidRPr="00CB0C92">
        <w:rPr>
          <w:position w:val="-10"/>
        </w:rPr>
        <w:object w:dxaOrig="300" w:dyaOrig="300">
          <v:shape id="_x0000_i2266" type="#_x0000_t75" style="width:15pt;height:15pt" o:ole="">
            <v:imagedata r:id="rId2324" o:title=""/>
          </v:shape>
          <o:OLEObject Type="Embed" ProgID="Equation.3" ShapeID="_x0000_i2266" DrawAspect="Content" ObjectID="_1783090566" r:id="rId2325"/>
        </w:object>
      </w:r>
      <w:r>
        <w:t xml:space="preserve"> is the pre-emphasis factor (0.68 at 12.8</w:t>
      </w:r>
      <w:r>
        <w:rPr>
          <w:rFonts w:hint="eastAsia"/>
          <w:lang w:eastAsia="zh-CN"/>
        </w:rPr>
        <w:t xml:space="preserve"> </w:t>
      </w:r>
      <w:r>
        <w:t>kHz and 0.72 at 16</w:t>
      </w:r>
      <w:r>
        <w:rPr>
          <w:rFonts w:hint="eastAsia"/>
          <w:lang w:eastAsia="zh-CN"/>
        </w:rPr>
        <w:t xml:space="preserve"> </w:t>
      </w:r>
      <w:r>
        <w:t>kHz).</w:t>
      </w:r>
    </w:p>
    <w:p w:rsidR="00E76ED5" w:rsidRDefault="00E76ED5" w:rsidP="00E76ED5">
      <w:r>
        <w:t>The noise estimates are then transformed using an inverse FFT, producing autocorrelation coefficients</w:t>
      </w:r>
    </w:p>
    <w:p w:rsidR="00E76ED5" w:rsidRDefault="00E76ED5" w:rsidP="00E76ED5">
      <w:pPr>
        <w:pStyle w:val="EQ"/>
      </w:pPr>
      <w:r>
        <w:tab/>
      </w:r>
      <w:r w:rsidRPr="00CB0C92">
        <w:rPr>
          <w:position w:val="-36"/>
        </w:rPr>
        <w:object w:dxaOrig="6619" w:dyaOrig="859">
          <v:shape id="_x0000_i2267" type="#_x0000_t75" style="width:331.15pt;height:43.15pt" o:ole="">
            <v:imagedata r:id="rId2326" o:title=""/>
          </v:shape>
          <o:OLEObject Type="Embed" ProgID="Equation.3" ShapeID="_x0000_i2267" DrawAspect="Content" ObjectID="_1783090567" r:id="rId2327"/>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1979</w:t>
      </w:r>
      <w:r w:rsidRPr="00E82499">
        <w:fldChar w:fldCharType="end"/>
      </w:r>
      <w:r w:rsidRPr="00E82499">
        <w:t>)</w:t>
      </w:r>
    </w:p>
    <w:p w:rsidR="00E76ED5" w:rsidRDefault="00E76ED5" w:rsidP="00E76ED5">
      <w:r>
        <w:t>Then the first autocorrelation coefficient is adjusted</w:t>
      </w:r>
    </w:p>
    <w:p w:rsidR="00E76ED5" w:rsidRDefault="00E76ED5" w:rsidP="00E76ED5">
      <w:pPr>
        <w:pStyle w:val="EQ"/>
      </w:pPr>
      <w:r>
        <w:tab/>
      </w:r>
      <w:r w:rsidRPr="00CB0C92">
        <w:rPr>
          <w:position w:val="-10"/>
        </w:rPr>
        <w:object w:dxaOrig="3560" w:dyaOrig="300">
          <v:shape id="_x0000_i2268" type="#_x0000_t75" style="width:178.15pt;height:15pt" o:ole="">
            <v:imagedata r:id="rId2328" o:title=""/>
          </v:shape>
          <o:OLEObject Type="Embed" ProgID="Equation.3" ShapeID="_x0000_i2268" DrawAspect="Content" ObjectID="_1783090568" r:id="rId2329"/>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1980</w:t>
      </w:r>
      <w:r w:rsidRPr="00E82499">
        <w:fldChar w:fldCharType="end"/>
      </w:r>
      <w:r w:rsidRPr="00E82499">
        <w:t>)</w:t>
      </w:r>
    </w:p>
    <w:p w:rsidR="00E76ED5" w:rsidRPr="008B0324" w:rsidRDefault="00E76ED5" w:rsidP="00E76ED5">
      <w:r>
        <w:t xml:space="preserve">And finally LPC coefficients </w:t>
      </w:r>
      <w:r w:rsidRPr="00CB0C92">
        <w:rPr>
          <w:position w:val="-10"/>
        </w:rPr>
        <w:object w:dxaOrig="2000" w:dyaOrig="300">
          <v:shape id="_x0000_i2269" type="#_x0000_t75" style="width:100.15pt;height:15pt" o:ole="">
            <v:imagedata r:id="rId2330" o:title=""/>
          </v:shape>
          <o:OLEObject Type="Embed" ProgID="Equation.3" ShapeID="_x0000_i2269" DrawAspect="Content" ObjectID="_1783090569" r:id="rId2331"/>
        </w:object>
      </w:r>
      <w:r>
        <w:t xml:space="preserve"> are estimated from the autocorrelation coefficients </w:t>
      </w:r>
      <w:r w:rsidRPr="00577C72">
        <w:rPr>
          <w:position w:val="-10"/>
        </w:rPr>
        <w:object w:dxaOrig="800" w:dyaOrig="300">
          <v:shape id="_x0000_i2270" type="#_x0000_t75" style="width:40.15pt;height:15pt" o:ole="">
            <v:imagedata r:id="rId2332" o:title=""/>
          </v:shape>
          <o:OLEObject Type="Embed" ProgID="Equation.3" ShapeID="_x0000_i2270" DrawAspect="Content" ObjectID="_1783090570" r:id="rId2333"/>
        </w:object>
      </w:r>
      <w:r>
        <w:t xml:space="preserve"> using Levinson-Durbin (see </w:t>
      </w:r>
      <w:r>
        <w:rPr>
          <w:rFonts w:hint="eastAsia"/>
          <w:lang w:eastAsia="zh-CN"/>
        </w:rPr>
        <w:t>subclause</w:t>
      </w:r>
      <w:r>
        <w:t xml:space="preserve"> 5.1.9.4).</w:t>
      </w:r>
    </w:p>
    <w:p w:rsidR="00E76ED5" w:rsidRPr="00A72D56" w:rsidRDefault="00E76ED5" w:rsidP="00E76ED5">
      <w:pPr>
        <w:pStyle w:val="Heading4"/>
      </w:pPr>
      <w:bookmarkStart w:id="1074" w:name="_Toc394321763"/>
      <w:bookmarkStart w:id="1075" w:name="_Toc394347376"/>
      <w:r w:rsidRPr="00A72D56">
        <w:t>6.7.3.</w:t>
      </w:r>
      <w:r>
        <w:t>2</w:t>
      </w:r>
      <w:r w:rsidRPr="00A72D56">
        <w:tab/>
        <w:t>Noise tracking during active frames in FD-CNG</w:t>
      </w:r>
      <w:bookmarkEnd w:id="1074"/>
      <w:bookmarkEnd w:id="1075"/>
    </w:p>
    <w:p w:rsidR="00E76ED5" w:rsidRDefault="00E76ED5" w:rsidP="00E76ED5">
      <w:r>
        <w:t>At the decoder side, the noise estimator is applied at the output of the core decoder during active frames.</w:t>
      </w:r>
      <w:r w:rsidRPr="009B6CEF">
        <w:t xml:space="preserve"> </w:t>
      </w:r>
      <w:r>
        <w:t xml:space="preserve">To achieve a trade-off between </w:t>
      </w:r>
      <w:r w:rsidRPr="00A72D56">
        <w:t>spectral resolution and computational complexity</w:t>
      </w:r>
      <w:r>
        <w:t xml:space="preserve">, spectral energies are averaged among groups of spectral bands called partitions, just like in the encoder (see </w:t>
      </w:r>
      <w:r>
        <w:rPr>
          <w:rFonts w:hint="eastAsia"/>
          <w:lang w:eastAsia="zh-CN"/>
        </w:rPr>
        <w:t>subclause</w:t>
      </w:r>
      <w:r w:rsidRPr="00931ADC">
        <w:t> 5.6.3.1</w:t>
      </w:r>
      <w:r>
        <w:t>). However, the size of each partition is significantly smaller in the decoder compared to the encoder,</w:t>
      </w:r>
      <w:r w:rsidRPr="00A72D56">
        <w:t xml:space="preserve"> yielding thereby a finer quantization of the frequency axis in the decoder.</w:t>
      </w:r>
      <w:r>
        <w:t xml:space="preserve"> Moreover, the decoder-side noise estimation operates solely in the FFT domain and covers only the core bandwidth. Hence FFT partitions are formed, but no CLDFB partitions.</w:t>
      </w:r>
    </w:p>
    <w:p w:rsidR="00E76ED5" w:rsidRPr="00AD0C3D" w:rsidRDefault="00E76ED5" w:rsidP="00E76ED5">
      <w:pPr>
        <w:pStyle w:val="Heading5"/>
      </w:pPr>
      <w:bookmarkStart w:id="1076" w:name="_Toc394321764"/>
      <w:bookmarkStart w:id="1077" w:name="_Toc394347377"/>
      <w:r>
        <w:t>6</w:t>
      </w:r>
      <w:r w:rsidRPr="00AD0C3D">
        <w:t>.</w:t>
      </w:r>
      <w:r>
        <w:t>7</w:t>
      </w:r>
      <w:r w:rsidRPr="00AD0C3D">
        <w:t>.3.</w:t>
      </w:r>
      <w:r>
        <w:t>2.1</w:t>
      </w:r>
      <w:r w:rsidRPr="00AD0C3D">
        <w:tab/>
        <w:t>Spectral partition energies</w:t>
      </w:r>
      <w:bookmarkEnd w:id="1076"/>
      <w:bookmarkEnd w:id="1077"/>
    </w:p>
    <w:p w:rsidR="00E76ED5" w:rsidRDefault="00E76ED5" w:rsidP="00E76ED5">
      <w:r>
        <w:t>The output of the core decoder is first transformed by an FFT of size</w:t>
      </w:r>
      <w:r w:rsidRPr="00931ADC">
        <w:rPr>
          <w:position w:val="-12"/>
        </w:rPr>
        <w:object w:dxaOrig="2020" w:dyaOrig="380">
          <v:shape id="_x0000_i2271" type="#_x0000_t75" style="width:100.9pt;height:19.15pt" o:ole="">
            <v:imagedata r:id="rId2334" o:title=""/>
          </v:shape>
          <o:OLEObject Type="Embed" ProgID="Equation.3" ShapeID="_x0000_i2271" DrawAspect="Content" ObjectID="_1783090571" r:id="rId2335"/>
        </w:object>
      </w:r>
      <w:r>
        <w:t>, where</w:t>
      </w:r>
      <w:r w:rsidRPr="00E82499">
        <w:rPr>
          <w:position w:val="-10"/>
        </w:rPr>
        <w:object w:dxaOrig="620" w:dyaOrig="300">
          <v:shape id="_x0000_i2272" type="#_x0000_t75" style="width:31.15pt;height:15pt" o:ole="">
            <v:imagedata r:id="rId2336" o:title=""/>
          </v:shape>
          <o:OLEObject Type="Embed" ProgID="Equation.3" ShapeID="_x0000_i2272" DrawAspect="Content" ObjectID="_1783090572" r:id="rId2337"/>
        </w:object>
      </w:r>
      <w:r>
        <w:t xml:space="preserve">refers to the sampling rate of the core decoder output. Then </w:t>
      </w:r>
      <w:r w:rsidRPr="00894B31">
        <w:rPr>
          <w:position w:val="-16"/>
        </w:rPr>
        <w:object w:dxaOrig="700" w:dyaOrig="440">
          <v:shape id="_x0000_i2273" type="#_x0000_t75" style="width:34.9pt;height:22.15pt" o:ole="">
            <v:imagedata r:id="rId2338" o:title=""/>
          </v:shape>
          <o:OLEObject Type="Embed" ProgID="Equation.3" ShapeID="_x0000_i2273" DrawAspect="Content" ObjectID="_1783090573" r:id="rId2339"/>
        </w:object>
      </w:r>
      <w:r>
        <w:t xml:space="preserve"> </w:t>
      </w:r>
      <w:r w:rsidRPr="00E64B2A">
        <w:t>partition</w:t>
      </w:r>
      <w:r>
        <w:t xml:space="preserve">s </w:t>
      </w:r>
      <w:r w:rsidRPr="00E64B2A">
        <w:t xml:space="preserve">are </w:t>
      </w:r>
      <w:r>
        <w:t>formed as follows:</w:t>
      </w:r>
    </w:p>
    <w:p w:rsidR="00E76ED5" w:rsidRDefault="00E76ED5" w:rsidP="00E76ED5">
      <w:pPr>
        <w:pStyle w:val="EQ"/>
      </w:pPr>
      <w:r>
        <w:tab/>
      </w:r>
      <w:r w:rsidRPr="00894B31">
        <w:rPr>
          <w:position w:val="-32"/>
        </w:rPr>
        <w:object w:dxaOrig="7160" w:dyaOrig="960">
          <v:shape id="_x0000_i2274" type="#_x0000_t75" style="width:358.15pt;height:48pt" o:ole="">
            <v:imagedata r:id="rId2340" o:title=""/>
          </v:shape>
          <o:OLEObject Type="Embed" ProgID="Equation.3" ShapeID="_x0000_i2274" DrawAspect="Content" ObjectID="_1783090574" r:id="rId2341"/>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1981</w:t>
      </w:r>
      <w:r w:rsidRPr="00E82499">
        <w:fldChar w:fldCharType="end"/>
      </w:r>
      <w:r w:rsidRPr="00E82499">
        <w:t>)</w:t>
      </w:r>
    </w:p>
    <w:p w:rsidR="00E76ED5" w:rsidRDefault="00E76ED5" w:rsidP="00E76ED5">
      <w:r>
        <w:t>where</w:t>
      </w:r>
      <w:r w:rsidRPr="0034672D">
        <w:rPr>
          <w:position w:val="-10"/>
        </w:rPr>
        <w:object w:dxaOrig="460" w:dyaOrig="300">
          <v:shape id="_x0000_i2275" type="#_x0000_t75" style="width:22.9pt;height:15pt" o:ole="">
            <v:imagedata r:id="rId2342" o:title=""/>
          </v:shape>
          <o:OLEObject Type="Embed" ProgID="Equation.3" ShapeID="_x0000_i2275" DrawAspect="Content" ObjectID="_1783090575" r:id="rId2343"/>
        </w:object>
      </w:r>
      <w:r w:rsidRPr="007067D2">
        <w:t xml:space="preserve"> is the FFT transform</w:t>
      </w:r>
      <w:r>
        <w:t xml:space="preserve"> of the core output signal. The following table lists the number of partitions and their upper boundaries for the different FD-CNG configurations at the decoder, as a function of bandwidths and bit-rates.</w:t>
      </w:r>
    </w:p>
    <w:p w:rsidR="00E76ED5" w:rsidRDefault="00E76ED5" w:rsidP="00E76ED5">
      <w:pPr>
        <w:pStyle w:val="TH"/>
      </w:pPr>
      <w:r>
        <w:t xml:space="preserve">Table </w:t>
      </w:r>
      <w:r>
        <w:fldChar w:fldCharType="begin"/>
      </w:r>
      <w:r>
        <w:instrText xml:space="preserve"> SEQ Table \r173 \* ARABIC </w:instrText>
      </w:r>
      <w:r>
        <w:fldChar w:fldCharType="separate"/>
      </w:r>
      <w:r>
        <w:rPr>
          <w:noProof/>
        </w:rPr>
        <w:t>173</w:t>
      </w:r>
      <w:r>
        <w:fldChar w:fldCharType="end"/>
      </w:r>
      <w:r>
        <w:t>: FD-CNG decoder parameters</w:t>
      </w:r>
    </w:p>
    <w:tbl>
      <w:tblPr>
        <w:tblW w:w="940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5"/>
        <w:gridCol w:w="1104"/>
        <w:gridCol w:w="993"/>
        <w:gridCol w:w="6606"/>
      </w:tblGrid>
      <w:tr w:rsidR="00E76ED5" w:rsidRPr="00BC571C" w:rsidTr="00965981">
        <w:trPr>
          <w:trHeight w:val="961"/>
          <w:jc w:val="center"/>
        </w:trPr>
        <w:tc>
          <w:tcPr>
            <w:tcW w:w="705" w:type="dxa"/>
            <w:tcBorders>
              <w:top w:val="nil"/>
              <w:left w:val="nil"/>
              <w:bottom w:val="single" w:sz="2" w:space="0" w:color="auto"/>
            </w:tcBorders>
          </w:tcPr>
          <w:p w:rsidR="00E76ED5" w:rsidRPr="00BC571C" w:rsidRDefault="00E76ED5" w:rsidP="00965981">
            <w:pPr>
              <w:pStyle w:val="TAH"/>
            </w:pPr>
            <w:r w:rsidRPr="00BC571C">
              <w:br/>
            </w:r>
          </w:p>
        </w:tc>
        <w:tc>
          <w:tcPr>
            <w:tcW w:w="1104" w:type="dxa"/>
            <w:shd w:val="clear" w:color="auto" w:fill="D9D9D9"/>
          </w:tcPr>
          <w:p w:rsidR="00E76ED5" w:rsidRPr="00BC571C" w:rsidRDefault="00E76ED5" w:rsidP="00965981">
            <w:pPr>
              <w:pStyle w:val="TAH"/>
            </w:pPr>
            <w:r w:rsidRPr="00BC571C">
              <w:br/>
              <w:t>Bit-rates</w:t>
            </w:r>
            <w:r w:rsidRPr="00BC571C">
              <w:br/>
              <w:t>(kbps)</w:t>
            </w:r>
          </w:p>
        </w:tc>
        <w:tc>
          <w:tcPr>
            <w:tcW w:w="993" w:type="dxa"/>
            <w:shd w:val="clear" w:color="auto" w:fill="D9D9D9"/>
          </w:tcPr>
          <w:p w:rsidR="00E76ED5" w:rsidRPr="00BC571C" w:rsidRDefault="00E76ED5" w:rsidP="00965981">
            <w:pPr>
              <w:pStyle w:val="TAH"/>
            </w:pPr>
            <w:r w:rsidRPr="00BC571C">
              <w:br/>
            </w:r>
            <w:r w:rsidRPr="00BC571C">
              <w:rPr>
                <w:position w:val="-16"/>
              </w:rPr>
              <w:object w:dxaOrig="680" w:dyaOrig="420">
                <v:shape id="_x0000_i2276" type="#_x0000_t75" style="width:40.5pt;height:24.75pt" o:ole="">
                  <v:imagedata r:id="rId2344" o:title=""/>
                </v:shape>
                <o:OLEObject Type="Embed" ProgID="Equation.3" ShapeID="_x0000_i2276" DrawAspect="Content" ObjectID="_1783090576" r:id="rId2345"/>
              </w:object>
            </w:r>
          </w:p>
        </w:tc>
        <w:tc>
          <w:tcPr>
            <w:tcW w:w="6606" w:type="dxa"/>
            <w:shd w:val="clear" w:color="auto" w:fill="D9D9D9"/>
          </w:tcPr>
          <w:p w:rsidR="00E76ED5" w:rsidRPr="00BC571C" w:rsidRDefault="00E76ED5" w:rsidP="00965981">
            <w:pPr>
              <w:pStyle w:val="TAH"/>
            </w:pPr>
            <w:r w:rsidRPr="00BC571C">
              <w:rPr>
                <w:position w:val="-16"/>
              </w:rPr>
              <w:object w:dxaOrig="2600" w:dyaOrig="420">
                <v:shape id="_x0000_i2277" type="#_x0000_t75" style="width:2in;height:23.25pt" o:ole="">
                  <v:imagedata r:id="rId2346" o:title=""/>
                </v:shape>
                <o:OLEObject Type="Embed" ProgID="Equation.3" ShapeID="_x0000_i2277" DrawAspect="Content" ObjectID="_1783090577" r:id="rId2347"/>
              </w:object>
            </w:r>
            <w:r w:rsidRPr="00BC571C">
              <w:br/>
              <w:t>(Hz)</w:t>
            </w:r>
          </w:p>
        </w:tc>
      </w:tr>
      <w:tr w:rsidR="00E76ED5" w:rsidRPr="00BC571C" w:rsidTr="00965981">
        <w:trPr>
          <w:trHeight w:val="907"/>
          <w:jc w:val="center"/>
        </w:trPr>
        <w:tc>
          <w:tcPr>
            <w:tcW w:w="705" w:type="dxa"/>
            <w:shd w:val="clear" w:color="auto" w:fill="D9D9D9"/>
            <w:vAlign w:val="center"/>
          </w:tcPr>
          <w:p w:rsidR="00E76ED5" w:rsidRPr="00BC571C" w:rsidRDefault="00E76ED5" w:rsidP="00965981">
            <w:pPr>
              <w:pStyle w:val="TAC"/>
            </w:pPr>
            <w:r w:rsidRPr="00BC571C">
              <w:t>NB</w:t>
            </w:r>
          </w:p>
        </w:tc>
        <w:tc>
          <w:tcPr>
            <w:tcW w:w="1104" w:type="dxa"/>
            <w:shd w:val="clear" w:color="auto" w:fill="auto"/>
            <w:vAlign w:val="center"/>
          </w:tcPr>
          <w:p w:rsidR="00E76ED5" w:rsidRPr="00BC571C" w:rsidRDefault="00E76ED5" w:rsidP="00965981">
            <w:pPr>
              <w:pStyle w:val="TAC"/>
            </w:pPr>
            <w:r w:rsidRPr="00BC571C">
              <w:rPr>
                <w:position w:val="-2"/>
              </w:rPr>
              <w:object w:dxaOrig="160" w:dyaOrig="160">
                <v:shape id="_x0000_i2278" type="#_x0000_t75" style="width:6.4pt;height:6.4pt" o:ole="">
                  <v:imagedata r:id="rId2348" o:title=""/>
                </v:shape>
                <o:OLEObject Type="Embed" ProgID="Equation.3" ShapeID="_x0000_i2278" DrawAspect="Content" ObjectID="_1783090578" r:id="rId2349"/>
              </w:object>
            </w:r>
          </w:p>
        </w:tc>
        <w:tc>
          <w:tcPr>
            <w:tcW w:w="993" w:type="dxa"/>
            <w:shd w:val="clear" w:color="auto" w:fill="auto"/>
            <w:vAlign w:val="center"/>
          </w:tcPr>
          <w:p w:rsidR="00E76ED5" w:rsidRPr="00BC571C" w:rsidRDefault="00E76ED5" w:rsidP="00965981">
            <w:pPr>
              <w:pStyle w:val="TAC"/>
            </w:pPr>
            <w:r w:rsidRPr="00BC571C">
              <w:t>56</w:t>
            </w:r>
          </w:p>
        </w:tc>
        <w:tc>
          <w:tcPr>
            <w:tcW w:w="6606" w:type="dxa"/>
            <w:shd w:val="clear" w:color="auto" w:fill="auto"/>
            <w:vAlign w:val="center"/>
          </w:tcPr>
          <w:p w:rsidR="00E76ED5" w:rsidRPr="00BC571C" w:rsidRDefault="00E76ED5" w:rsidP="00965981">
            <w:pPr>
              <w:pStyle w:val="TAC"/>
            </w:pPr>
            <w:r w:rsidRPr="00BC571C">
              <w:t>50, 75, 100, 125, 150, 175, 200, 225, 250, 275, 300, 325, 350, 375, 400, 425, 450, 475, 500, 525, 550, 575, 600, 625, 650, 675, 700, 725, 750, 775, 800, 825, 850, 875, 900, 925, 950, 975, 1000, 1075, 1175, 1275, 1375, 1475, 1600, 1725, 1850, 2000, 2150, 2325, 2500, 2700, 2925, 3150, 3400, 3975</w:t>
            </w:r>
          </w:p>
        </w:tc>
      </w:tr>
      <w:tr w:rsidR="00E76ED5" w:rsidRPr="00BC571C" w:rsidTr="00965981">
        <w:trPr>
          <w:trHeight w:val="759"/>
          <w:jc w:val="center"/>
        </w:trPr>
        <w:tc>
          <w:tcPr>
            <w:tcW w:w="705" w:type="dxa"/>
            <w:vMerge w:val="restart"/>
            <w:shd w:val="clear" w:color="auto" w:fill="D9D9D9"/>
            <w:vAlign w:val="center"/>
          </w:tcPr>
          <w:p w:rsidR="00E76ED5" w:rsidRPr="00BC571C" w:rsidRDefault="00E76ED5" w:rsidP="00965981">
            <w:pPr>
              <w:pStyle w:val="TAC"/>
            </w:pPr>
            <w:r w:rsidRPr="00BC571C">
              <w:t>WB/</w:t>
            </w:r>
            <w:r w:rsidRPr="00BC571C">
              <w:br/>
              <w:t>SWB/</w:t>
            </w:r>
            <w:r w:rsidRPr="00BC571C">
              <w:br/>
              <w:t>FB</w:t>
            </w:r>
          </w:p>
        </w:tc>
        <w:tc>
          <w:tcPr>
            <w:tcW w:w="1104" w:type="dxa"/>
            <w:shd w:val="clear" w:color="auto" w:fill="auto"/>
            <w:vAlign w:val="center"/>
          </w:tcPr>
          <w:p w:rsidR="00E76ED5" w:rsidRPr="00BC571C" w:rsidRDefault="00E76ED5" w:rsidP="00965981">
            <w:pPr>
              <w:pStyle w:val="TAC"/>
            </w:pPr>
            <w:r w:rsidRPr="00BC571C">
              <w:rPr>
                <w:position w:val="-6"/>
              </w:rPr>
              <w:object w:dxaOrig="560" w:dyaOrig="240">
                <v:shape id="_x0000_i2279" type="#_x0000_t75" style="width:22.15pt;height:9.4pt" o:ole="">
                  <v:imagedata r:id="rId2350" o:title=""/>
                </v:shape>
                <o:OLEObject Type="Embed" ProgID="Equation.3" ShapeID="_x0000_i2279" DrawAspect="Content" ObjectID="_1783090579" r:id="rId2351"/>
              </w:object>
            </w:r>
          </w:p>
        </w:tc>
        <w:tc>
          <w:tcPr>
            <w:tcW w:w="993" w:type="dxa"/>
            <w:shd w:val="clear" w:color="auto" w:fill="auto"/>
            <w:vAlign w:val="center"/>
          </w:tcPr>
          <w:p w:rsidR="00E76ED5" w:rsidRPr="00BC571C" w:rsidRDefault="00E76ED5" w:rsidP="00965981">
            <w:pPr>
              <w:pStyle w:val="TAC"/>
            </w:pPr>
            <w:r w:rsidRPr="00BC571C">
              <w:t>62</w:t>
            </w:r>
          </w:p>
        </w:tc>
        <w:tc>
          <w:tcPr>
            <w:tcW w:w="6606" w:type="dxa"/>
            <w:shd w:val="clear" w:color="auto" w:fill="auto"/>
            <w:vAlign w:val="center"/>
          </w:tcPr>
          <w:p w:rsidR="00E76ED5" w:rsidRPr="00BC571C" w:rsidRDefault="00E76ED5" w:rsidP="00965981">
            <w:pPr>
              <w:pStyle w:val="TAC"/>
            </w:pPr>
            <w:r w:rsidRPr="00BC571C">
              <w:t>50, 75, 100, 125, 150, 175, 200, 225, 250, 275, 300, 325, 350, 375, 400, 425, 450, 475, 500, 525, 550, 575, 600, 625, 650, 675, 700, 725, 750, 775, 800, 825, 850, 875, 900, 925, 950, 975, 1000, 1075, 1175, 1275, 1375, 1475, 1600, 1725, 1850, 2000, 2150, 2325, 2500, 2700, 2925, 3150, 3375, 3700, 4050, 4400, 4800, 5300, 5800, 6375</w:t>
            </w:r>
          </w:p>
        </w:tc>
      </w:tr>
      <w:tr w:rsidR="00E76ED5" w:rsidRPr="00BC571C" w:rsidTr="00965981">
        <w:trPr>
          <w:trHeight w:val="819"/>
          <w:jc w:val="center"/>
        </w:trPr>
        <w:tc>
          <w:tcPr>
            <w:tcW w:w="705" w:type="dxa"/>
            <w:vMerge/>
            <w:shd w:val="clear" w:color="auto" w:fill="D9D9D9"/>
            <w:vAlign w:val="center"/>
          </w:tcPr>
          <w:p w:rsidR="00E76ED5" w:rsidRPr="00BC571C" w:rsidRDefault="00E76ED5" w:rsidP="00965981">
            <w:pPr>
              <w:pStyle w:val="TAC"/>
            </w:pPr>
          </w:p>
        </w:tc>
        <w:tc>
          <w:tcPr>
            <w:tcW w:w="1104" w:type="dxa"/>
            <w:shd w:val="clear" w:color="auto" w:fill="auto"/>
            <w:vAlign w:val="center"/>
          </w:tcPr>
          <w:p w:rsidR="00E76ED5" w:rsidRPr="00BC571C" w:rsidRDefault="00E76ED5" w:rsidP="00965981">
            <w:pPr>
              <w:pStyle w:val="TAC"/>
            </w:pPr>
            <w:r w:rsidRPr="00BC571C">
              <w:rPr>
                <w:position w:val="-6"/>
              </w:rPr>
              <w:object w:dxaOrig="560" w:dyaOrig="240">
                <v:shape id="_x0000_i2280" type="#_x0000_t75" style="width:22.15pt;height:9.4pt" o:ole="">
                  <v:imagedata r:id="rId2352" o:title=""/>
                </v:shape>
                <o:OLEObject Type="Embed" ProgID="Equation.3" ShapeID="_x0000_i2280" DrawAspect="Content" ObjectID="_1783090580" r:id="rId2353"/>
              </w:object>
            </w:r>
          </w:p>
        </w:tc>
        <w:tc>
          <w:tcPr>
            <w:tcW w:w="993" w:type="dxa"/>
            <w:shd w:val="clear" w:color="auto" w:fill="auto"/>
            <w:vAlign w:val="center"/>
          </w:tcPr>
          <w:p w:rsidR="00E76ED5" w:rsidRPr="00BC571C" w:rsidRDefault="00E76ED5" w:rsidP="00965981">
            <w:pPr>
              <w:pStyle w:val="TAC"/>
            </w:pPr>
            <w:r w:rsidRPr="00BC571C">
              <w:t>61</w:t>
            </w:r>
          </w:p>
        </w:tc>
        <w:tc>
          <w:tcPr>
            <w:tcW w:w="6606" w:type="dxa"/>
            <w:shd w:val="clear" w:color="auto" w:fill="auto"/>
            <w:vAlign w:val="center"/>
          </w:tcPr>
          <w:p w:rsidR="00E76ED5" w:rsidRPr="00BC571C" w:rsidRDefault="00E76ED5" w:rsidP="00965981">
            <w:pPr>
              <w:pStyle w:val="TAC"/>
            </w:pPr>
            <w:r w:rsidRPr="00BC571C">
              <w:t>50, 75, 100, 125, 150, 175, 200, 225, 250, 275, 300, 325, 350, 375, 400, 425, 450, 475, 500, 525, 550, 575, 600, 625, 650, 675, 700, 725, 750, 775, 800, 825, 850, 875, 900, 925, 950, 975, 1000, 1075, 1175, 1275, 1375, 1475, 1600, 1725, 1850, 2000, 2150, 2325, 2500, 2700, 2925, 3150, 3400, 3700, 4400, 5300, 6400, 7700, 7975</w:t>
            </w:r>
          </w:p>
        </w:tc>
      </w:tr>
    </w:tbl>
    <w:p w:rsidR="00E76ED5" w:rsidRDefault="00E76ED5" w:rsidP="00E76ED5">
      <w:pPr>
        <w:rPr>
          <w:highlight w:val="yellow"/>
        </w:rPr>
      </w:pPr>
    </w:p>
    <w:p w:rsidR="00E76ED5" w:rsidRDefault="00E76ED5" w:rsidP="00E76ED5">
      <w:r>
        <w:t>For each partition</w:t>
      </w:r>
      <w:r w:rsidRPr="00894B31">
        <w:rPr>
          <w:position w:val="-16"/>
        </w:rPr>
        <w:object w:dxaOrig="1540" w:dyaOrig="420">
          <v:shape id="_x0000_i2281" type="#_x0000_t75" style="width:76.9pt;height:21pt" o:ole="">
            <v:imagedata r:id="rId2354" o:title=""/>
          </v:shape>
          <o:OLEObject Type="Embed" ProgID="Equation.3" ShapeID="_x0000_i2281" DrawAspect="Content" ObjectID="_1783090581" r:id="rId2355"/>
        </w:object>
      </w:r>
      <w:r>
        <w:t>,</w:t>
      </w:r>
      <w:r w:rsidRPr="00E82499">
        <w:rPr>
          <w:position w:val="-10"/>
        </w:rPr>
        <w:object w:dxaOrig="1040" w:dyaOrig="360">
          <v:shape id="_x0000_i2282" type="#_x0000_t75" style="width:52.15pt;height:18pt" o:ole="">
            <v:imagedata r:id="rId2356" o:title=""/>
          </v:shape>
          <o:OLEObject Type="Embed" ProgID="Equation.3" ShapeID="_x0000_i2282" DrawAspect="Content" ObjectID="_1783090582" r:id="rId2357"/>
        </w:object>
      </w:r>
      <w:r>
        <w:t xml:space="preserve">corresponds to the frequency of the last band in the </w:t>
      </w:r>
      <w:r w:rsidRPr="00492B96">
        <w:rPr>
          <w:i/>
        </w:rPr>
        <w:t>i</w:t>
      </w:r>
      <w:r>
        <w:t>-th partition. The indices</w:t>
      </w:r>
      <w:r w:rsidRPr="00894B31">
        <w:rPr>
          <w:position w:val="-12"/>
        </w:rPr>
        <w:object w:dxaOrig="999" w:dyaOrig="380">
          <v:shape id="_x0000_i2283" type="#_x0000_t75" style="width:49.9pt;height:19.15pt" o:ole="">
            <v:imagedata r:id="rId2358" o:title=""/>
          </v:shape>
          <o:OLEObject Type="Embed" ProgID="Equation.3" ShapeID="_x0000_i2283" DrawAspect="Content" ObjectID="_1783090583" r:id="rId2359"/>
        </w:object>
      </w:r>
      <w:r>
        <w:t xml:space="preserve">and </w:t>
      </w:r>
      <w:r w:rsidRPr="00894B31">
        <w:rPr>
          <w:position w:val="-10"/>
        </w:rPr>
        <w:object w:dxaOrig="999" w:dyaOrig="360">
          <v:shape id="_x0000_i2284" type="#_x0000_t75" style="width:49.9pt;height:18pt" o:ole="">
            <v:imagedata r:id="rId2360" o:title=""/>
          </v:shape>
          <o:OLEObject Type="Embed" ProgID="Equation.3" ShapeID="_x0000_i2284" DrawAspect="Content" ObjectID="_1783090584" r:id="rId2361"/>
        </w:object>
      </w:r>
      <w:r>
        <w:t xml:space="preserve"> of the first and last bands in each spectral partition can be derived as a function of the FFT size </w:t>
      </w:r>
      <w:r w:rsidRPr="00E82499">
        <w:rPr>
          <w:position w:val="-12"/>
        </w:rPr>
        <w:object w:dxaOrig="920" w:dyaOrig="380">
          <v:shape id="_x0000_i2285" type="#_x0000_t75" style="width:46.15pt;height:19.15pt" o:ole="">
            <v:imagedata r:id="rId2362" o:title=""/>
          </v:shape>
          <o:OLEObject Type="Embed" ProgID="Equation.3" ShapeID="_x0000_i2285" DrawAspect="Content" ObjectID="_1783090585" r:id="rId2363"/>
        </w:object>
      </w:r>
      <w:r>
        <w:t xml:space="preserve">and the sampling rate of the core decoder </w:t>
      </w:r>
      <w:r w:rsidRPr="00E82499">
        <w:rPr>
          <w:position w:val="-10"/>
        </w:rPr>
        <w:object w:dxaOrig="620" w:dyaOrig="300">
          <v:shape id="_x0000_i2286" type="#_x0000_t75" style="width:31.15pt;height:15pt" o:ole="">
            <v:imagedata r:id="rId2364" o:title=""/>
          </v:shape>
          <o:OLEObject Type="Embed" ProgID="Equation.3" ShapeID="_x0000_i2286" DrawAspect="Content" ObjectID="_1783090586" r:id="rId2365"/>
        </w:object>
      </w:r>
      <w:r w:rsidRPr="00385135">
        <w:t>as follows</w:t>
      </w:r>
      <w:r>
        <w:t>:</w:t>
      </w:r>
    </w:p>
    <w:p w:rsidR="00E76ED5" w:rsidRDefault="00E76ED5" w:rsidP="00E76ED5">
      <w:pPr>
        <w:pStyle w:val="EQ"/>
      </w:pPr>
      <w:r>
        <w:tab/>
      </w:r>
      <w:r w:rsidRPr="00894B31">
        <w:rPr>
          <w:position w:val="-32"/>
        </w:rPr>
        <w:object w:dxaOrig="5340" w:dyaOrig="720">
          <v:shape id="_x0000_i2287" type="#_x0000_t75" style="width:267pt;height:36pt" o:ole="">
            <v:imagedata r:id="rId2366" o:title=""/>
          </v:shape>
          <o:OLEObject Type="Embed" ProgID="Equation.3" ShapeID="_x0000_i2287" DrawAspect="Content" ObjectID="_1783090587" r:id="rId2367"/>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1982</w:t>
      </w:r>
      <w:r w:rsidRPr="00E82499">
        <w:fldChar w:fldCharType="end"/>
      </w:r>
      <w:r w:rsidRPr="00E82499">
        <w:t>)</w:t>
      </w:r>
    </w:p>
    <w:p w:rsidR="00E76ED5" w:rsidRDefault="00E76ED5" w:rsidP="00E76ED5">
      <w:pPr>
        <w:pStyle w:val="EQ"/>
      </w:pPr>
      <w:r>
        <w:tab/>
      </w:r>
      <w:r w:rsidRPr="002A2F2F">
        <w:rPr>
          <w:position w:val="-52"/>
        </w:rPr>
        <w:object w:dxaOrig="4239" w:dyaOrig="1140">
          <v:shape id="_x0000_i2288" type="#_x0000_t75" style="width:211.9pt;height:57pt" o:ole="">
            <v:imagedata r:id="rId2368" o:title=""/>
          </v:shape>
          <o:OLEObject Type="Embed" ProgID="Equation.3" ShapeID="_x0000_i2288" DrawAspect="Content" ObjectID="_1783090588" r:id="rId2369"/>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1983</w:t>
      </w:r>
      <w:r w:rsidRPr="00E82499">
        <w:fldChar w:fldCharType="end"/>
      </w:r>
      <w:r w:rsidRPr="00E82499">
        <w:t>)</w:t>
      </w:r>
    </w:p>
    <w:p w:rsidR="00E76ED5" w:rsidRDefault="00E76ED5" w:rsidP="00E76ED5">
      <w:r>
        <w:t xml:space="preserve">where </w:t>
      </w:r>
      <w:r w:rsidRPr="00894B31">
        <w:rPr>
          <w:position w:val="-12"/>
        </w:rPr>
        <w:object w:dxaOrig="1719" w:dyaOrig="380">
          <v:shape id="_x0000_i2289" type="#_x0000_t75" style="width:85.15pt;height:18.4pt" o:ole="">
            <v:imagedata r:id="rId2370" o:title=""/>
          </v:shape>
          <o:OLEObject Type="Embed" ProgID="Equation.3" ShapeID="_x0000_i2289" DrawAspect="Content" ObjectID="_1783090589" r:id="rId2371"/>
        </w:object>
      </w:r>
      <w:r>
        <w:t xml:space="preserve"> is the frequency of the first band in the first spectral partition. Hence the FD-CNG generates some comfort noise above 50Hz only.</w:t>
      </w:r>
    </w:p>
    <w:p w:rsidR="00E76ED5" w:rsidRDefault="00E76ED5" w:rsidP="00E76ED5">
      <w:pPr>
        <w:pStyle w:val="Heading5"/>
      </w:pPr>
      <w:bookmarkStart w:id="1078" w:name="_Toc394321765"/>
      <w:bookmarkStart w:id="1079" w:name="_Toc394347378"/>
      <w:r>
        <w:t>6</w:t>
      </w:r>
      <w:r w:rsidRPr="00AD0C3D">
        <w:t>.</w:t>
      </w:r>
      <w:r>
        <w:t>7</w:t>
      </w:r>
      <w:r w:rsidRPr="00AD0C3D">
        <w:t>.3.</w:t>
      </w:r>
      <w:r>
        <w:t>2.2</w:t>
      </w:r>
      <w:r w:rsidRPr="00EA2EC7">
        <w:tab/>
      </w:r>
      <w:r>
        <w:t>FD-CNG noise estimation</w:t>
      </w:r>
      <w:bookmarkEnd w:id="1078"/>
      <w:bookmarkEnd w:id="1079"/>
    </w:p>
    <w:p w:rsidR="00E76ED5" w:rsidRDefault="00E76ED5" w:rsidP="00E76ED5">
      <w:r>
        <w:t xml:space="preserve">In FD-CNG, encoder and decoder rely on the same noise estimator, except that the number of partitions differs. As in </w:t>
      </w:r>
      <w:r>
        <w:rPr>
          <w:rFonts w:hint="eastAsia"/>
          <w:lang w:eastAsia="zh-CN"/>
        </w:rPr>
        <w:t>subclause</w:t>
      </w:r>
      <w:r w:rsidRPr="00931ADC">
        <w:t> 5.6.3.2</w:t>
      </w:r>
      <w:r>
        <w:t>, the input partition energies are first processed by a non-linear transform before applying the noise tracking algorithm on the inputs</w:t>
      </w:r>
      <w:r w:rsidRPr="00894B31">
        <w:rPr>
          <w:position w:val="-16"/>
        </w:rPr>
        <w:object w:dxaOrig="2620" w:dyaOrig="440">
          <v:shape id="_x0000_i2290" type="#_x0000_t75" style="width:130.9pt;height:22.15pt" o:ole="">
            <v:imagedata r:id="rId2372" o:title=""/>
          </v:shape>
          <o:OLEObject Type="Embed" ProgID="Equation.3" ShapeID="_x0000_i2290" DrawAspect="Content" ObjectID="_1783090590" r:id="rId2373"/>
        </w:object>
      </w:r>
      <w:r>
        <w:t xml:space="preserve">. The inverse transform is then used to recover the original dynamic range. In the sequel, the resulting decoder-side noise estimates are referred to as </w:t>
      </w:r>
      <w:r w:rsidRPr="00894B31">
        <w:rPr>
          <w:position w:val="-16"/>
        </w:rPr>
        <w:object w:dxaOrig="2659" w:dyaOrig="440">
          <v:shape id="_x0000_i2291" type="#_x0000_t75" style="width:133.15pt;height:22.15pt" o:ole="">
            <v:imagedata r:id="rId2374" o:title=""/>
          </v:shape>
          <o:OLEObject Type="Embed" ProgID="Equation.3" ShapeID="_x0000_i2291" DrawAspect="Content" ObjectID="_1783090591" r:id="rId2375"/>
        </w:object>
      </w:r>
      <w:r>
        <w:t xml:space="preserve">. They are used as shaping parameters in the next </w:t>
      </w:r>
      <w:r>
        <w:rPr>
          <w:rFonts w:hint="eastAsia"/>
          <w:lang w:eastAsia="zh-CN"/>
        </w:rPr>
        <w:t>subclause</w:t>
      </w:r>
      <w:r>
        <w:t>.</w:t>
      </w:r>
    </w:p>
    <w:p w:rsidR="00E76ED5" w:rsidRPr="008B7017" w:rsidRDefault="00E76ED5" w:rsidP="00E76ED5">
      <w:pPr>
        <w:pStyle w:val="Heading5"/>
      </w:pPr>
      <w:bookmarkStart w:id="1080" w:name="_Toc394321766"/>
      <w:bookmarkStart w:id="1081" w:name="_Toc394347379"/>
      <w:r w:rsidRPr="008B7017">
        <w:t>6.7.3.2.3</w:t>
      </w:r>
      <w:r w:rsidRPr="008B7017">
        <w:tab/>
        <w:t>Noise shaping in FD-CNG</w:t>
      </w:r>
      <w:bookmarkEnd w:id="1080"/>
      <w:bookmarkEnd w:id="1081"/>
    </w:p>
    <w:p w:rsidR="00E76ED5" w:rsidRDefault="00E76ED5" w:rsidP="00E76ED5">
      <w:r>
        <w:t>Note that the shaping parameters</w:t>
      </w:r>
      <w:r w:rsidRPr="00894B31">
        <w:rPr>
          <w:position w:val="-16"/>
        </w:rPr>
        <w:object w:dxaOrig="2659" w:dyaOrig="440">
          <v:shape id="_x0000_i2292" type="#_x0000_t75" style="width:133.15pt;height:22.15pt" o:ole="">
            <v:imagedata r:id="rId2376" o:title=""/>
          </v:shape>
          <o:OLEObject Type="Embed" ProgID="Equation.3" ShapeID="_x0000_i2292" DrawAspect="Content" ObjectID="_1783090592" r:id="rId2377"/>
        </w:object>
      </w:r>
      <w:r>
        <w:t>computed directly at the decoder differ from the SID parameters</w:t>
      </w:r>
      <w:r w:rsidRPr="008B7017">
        <w:rPr>
          <w:position w:val="-12"/>
        </w:rPr>
        <w:object w:dxaOrig="2520" w:dyaOrig="380">
          <v:shape id="_x0000_i2293" type="#_x0000_t75" style="width:126pt;height:19.15pt" o:ole="">
            <v:imagedata r:id="rId2378" o:title=""/>
          </v:shape>
          <o:OLEObject Type="Embed" ProgID="Equation.3" ShapeID="_x0000_i2293" DrawAspect="Content" ObjectID="_1783090593" r:id="rId2379"/>
        </w:object>
      </w:r>
      <w:r>
        <w:t xml:space="preserve"> which are transmitted via SID frames. Both sets are computed from FFT partitions covering the core bandwidth, but the decoder benefits from a significantly higher number of spectral partitions, i.e., </w:t>
      </w:r>
      <w:r w:rsidRPr="00894B31">
        <w:rPr>
          <w:position w:val="-16"/>
        </w:rPr>
        <w:object w:dxaOrig="1380" w:dyaOrig="440">
          <v:shape id="_x0000_i2294" type="#_x0000_t75" style="width:69pt;height:22.15pt" o:ole="">
            <v:imagedata r:id="rId2380" o:title=""/>
          </v:shape>
          <o:OLEObject Type="Embed" ProgID="Equation.3" ShapeID="_x0000_i2294" DrawAspect="Content" ObjectID="_1783090594" r:id="rId2381"/>
        </w:object>
      </w:r>
      <w:r>
        <w:t>. In fact, the high-resolution noise estimates obtained at the decoder capture information about the fine spectral structure of the background noise. However, the decoder-side noise estimates cannot adapt to changes in the actual background noise during inactive phases. In contrast, the SID frames deliver new information about the spectral envelop at regular intervals during inactive phases. The FD-CNG therefore combines these two sources of information in an effort to reproduce the fine spectral structure captured from the background noise present during active phases, while updating only the spectral envelop of the comfort noise during inactive parts with the help of the SID information.</w:t>
      </w:r>
    </w:p>
    <w:p w:rsidR="00E76ED5" w:rsidRPr="008B1459" w:rsidRDefault="00E76ED5" w:rsidP="008B1459">
      <w:pPr>
        <w:pStyle w:val="H6"/>
      </w:pPr>
      <w:bookmarkStart w:id="1082" w:name="_Toc394321767"/>
      <w:bookmarkStart w:id="1083" w:name="_Toc394347380"/>
      <w:r w:rsidRPr="008B1459">
        <w:t>6.7.3.2.3.1</w:t>
      </w:r>
      <w:r w:rsidRPr="008B1459">
        <w:tab/>
        <w:t>Conversion to a lower spectral resolution</w:t>
      </w:r>
      <w:bookmarkEnd w:id="1082"/>
      <w:bookmarkEnd w:id="1083"/>
    </w:p>
    <w:p w:rsidR="00E76ED5" w:rsidRDefault="00E76ED5" w:rsidP="00E76ED5">
      <w:r>
        <w:t>Interpolation is first applied to the shaping parameters</w:t>
      </w:r>
      <w:r w:rsidRPr="009A5A00">
        <w:rPr>
          <w:position w:val="-12"/>
        </w:rPr>
        <w:object w:dxaOrig="1100" w:dyaOrig="380">
          <v:shape id="_x0000_i2295" type="#_x0000_t75" style="width:55.15pt;height:19.15pt" o:ole="">
            <v:imagedata r:id="rId2382" o:title=""/>
          </v:shape>
          <o:OLEObject Type="Embed" ProgID="Equation.3" ShapeID="_x0000_i2295" DrawAspect="Content" ObjectID="_1783090595" r:id="rId2383"/>
        </w:object>
      </w:r>
      <w:r>
        <w:t>to obtain a full-resolution FFT power spectrum as follows:</w:t>
      </w:r>
    </w:p>
    <w:p w:rsidR="00E76ED5" w:rsidRDefault="00E76ED5" w:rsidP="00E76ED5">
      <w:pPr>
        <w:pStyle w:val="EQ"/>
        <w:ind w:left="284"/>
      </w:pPr>
      <w:r w:rsidRPr="00E82499">
        <w:rPr>
          <w:position w:val="-84"/>
        </w:rPr>
        <w:object w:dxaOrig="9740" w:dyaOrig="1780">
          <v:shape id="_x0000_i2296" type="#_x0000_t75" style="width:461.25pt;height:83.65pt" o:ole="">
            <v:imagedata r:id="rId2384" o:title=""/>
          </v:shape>
          <o:OLEObject Type="Embed" ProgID="Equation.3" ShapeID="_x0000_i2296" DrawAspect="Content" ObjectID="_1783090596" r:id="rId2385"/>
        </w:object>
      </w:r>
      <w:r>
        <w:t>,</w:t>
      </w:r>
      <w:r w:rsidR="008B1459">
        <w:tab/>
      </w:r>
      <w:r w:rsidRPr="00E82499">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1984</w:t>
      </w:r>
      <w:r w:rsidRPr="00E82499">
        <w:fldChar w:fldCharType="end"/>
      </w:r>
      <w:r w:rsidRPr="00E82499">
        <w:t>)</w:t>
      </w:r>
    </w:p>
    <w:p w:rsidR="00E76ED5" w:rsidRDefault="00E76ED5" w:rsidP="00E76ED5">
      <w:r>
        <w:t>where</w:t>
      </w:r>
    </w:p>
    <w:p w:rsidR="00E76ED5" w:rsidRDefault="00E76ED5" w:rsidP="00E76ED5">
      <w:pPr>
        <w:pStyle w:val="EQ"/>
      </w:pPr>
      <w:r>
        <w:tab/>
      </w:r>
      <w:r w:rsidRPr="00E82499">
        <w:rPr>
          <w:position w:val="-52"/>
        </w:rPr>
        <w:object w:dxaOrig="6060" w:dyaOrig="1140">
          <v:shape id="_x0000_i2297" type="#_x0000_t75" style="width:303pt;height:57pt" o:ole="">
            <v:imagedata r:id="rId2386" o:title=""/>
          </v:shape>
          <o:OLEObject Type="Embed" ProgID="Equation.3" ShapeID="_x0000_i2297" DrawAspect="Content" ObjectID="_1783090597" r:id="rId2387"/>
        </w:objec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1985</w:t>
      </w:r>
      <w:r w:rsidRPr="00E82499">
        <w:fldChar w:fldCharType="end"/>
      </w:r>
      <w:r w:rsidRPr="00E82499">
        <w:t>)</w:t>
      </w:r>
    </w:p>
    <w:p w:rsidR="00E76ED5" w:rsidRDefault="00E76ED5" w:rsidP="00E76ED5">
      <w:r>
        <w:t xml:space="preserve">denote the center FFT bins in each spectral partition, and </w:t>
      </w:r>
      <w:r w:rsidRPr="00E82499">
        <w:rPr>
          <w:position w:val="-34"/>
        </w:rPr>
        <w:object w:dxaOrig="4380" w:dyaOrig="780">
          <v:shape id="_x0000_i2298" type="#_x0000_t75" style="width:219pt;height:39pt" o:ole="">
            <v:imagedata r:id="rId2388" o:title=""/>
          </v:shape>
          <o:OLEObject Type="Embed" ProgID="Equation.3" ShapeID="_x0000_i2298" DrawAspect="Content" ObjectID="_1783090598" r:id="rId2389"/>
        </w:object>
      </w:r>
      <w:r>
        <w:t xml:space="preserve"> is the multiplicative increment for the interpolation. The above corresponds in fact to a linear interpolation in the log domain of the FFT shaping partitions.</w:t>
      </w:r>
    </w:p>
    <w:p w:rsidR="00E76ED5" w:rsidRDefault="00E76ED5" w:rsidP="00E76ED5">
      <w:r>
        <w:t xml:space="preserve">The full-resolution spectrum </w:t>
      </w:r>
      <w:r w:rsidRPr="008B7017">
        <w:rPr>
          <w:position w:val="-12"/>
        </w:rPr>
        <w:object w:dxaOrig="1359" w:dyaOrig="380">
          <v:shape id="_x0000_i2299" type="#_x0000_t75" style="width:67.9pt;height:19.15pt" o:ole="">
            <v:imagedata r:id="rId2390" o:title=""/>
          </v:shape>
          <o:OLEObject Type="Embed" ProgID="Equation.3" ShapeID="_x0000_i2299" DrawAspect="Content" ObjectID="_1783090599" r:id="rId2391"/>
        </w:object>
      </w:r>
      <w:r>
        <w:t xml:space="preserve">is subsequently converted again to a lower resolution based on the SID spectral partitions (see </w:t>
      </w:r>
      <w:r>
        <w:rPr>
          <w:rFonts w:hint="eastAsia"/>
          <w:lang w:eastAsia="zh-CN"/>
        </w:rPr>
        <w:t>subclause</w:t>
      </w:r>
      <w:r w:rsidRPr="00931ADC">
        <w:t> 5.6.3.6).</w:t>
      </w:r>
      <w:r>
        <w:t xml:space="preserve">  The resulting noise energy spectrum </w:t>
      </w:r>
      <w:r w:rsidRPr="008B7017">
        <w:rPr>
          <w:position w:val="-12"/>
        </w:rPr>
        <w:object w:dxaOrig="2659" w:dyaOrig="380">
          <v:shape id="_x0000_i2300" type="#_x0000_t75" style="width:133.15pt;height:19.15pt" o:ole="">
            <v:imagedata r:id="rId2392" o:title=""/>
          </v:shape>
          <o:OLEObject Type="Embed" ProgID="Equation.3" ShapeID="_x0000_i2300" DrawAspect="Content" ObjectID="_1783090600" r:id="rId2393"/>
        </w:object>
      </w:r>
      <w:r>
        <w:t>exhibits therefore the same spectral resolution as the SID parameters</w:t>
      </w:r>
      <w:r w:rsidRPr="004F6D1C">
        <w:rPr>
          <w:position w:val="-12"/>
        </w:rPr>
        <w:object w:dxaOrig="2520" w:dyaOrig="380">
          <v:shape id="_x0000_i2301" type="#_x0000_t75" style="width:126pt;height:19.15pt" o:ole="">
            <v:imagedata r:id="rId2394" o:title=""/>
          </v:shape>
          <o:OLEObject Type="Embed" ProgID="Equation.3" ShapeID="_x0000_i2301" DrawAspect="Content" ObjectID="_1783090601" r:id="rId2395"/>
        </w:object>
      </w:r>
      <w:r>
        <w:t xml:space="preserve">. Hence, both sets are comparable and can be combined in the next </w:t>
      </w:r>
      <w:r>
        <w:rPr>
          <w:rFonts w:hint="eastAsia"/>
          <w:lang w:eastAsia="zh-CN"/>
        </w:rPr>
        <w:t>subclause</w:t>
      </w:r>
      <w:r>
        <w:t>.</w:t>
      </w:r>
    </w:p>
    <w:p w:rsidR="00E76ED5" w:rsidRPr="008B1459" w:rsidRDefault="00E76ED5" w:rsidP="008B1459">
      <w:pPr>
        <w:pStyle w:val="H6"/>
      </w:pPr>
      <w:bookmarkStart w:id="1084" w:name="_Toc394321768"/>
      <w:bookmarkStart w:id="1085" w:name="_Toc394347381"/>
      <w:r w:rsidRPr="008B1459">
        <w:t>6.7.3.2.3.2</w:t>
      </w:r>
      <w:r w:rsidRPr="008B1459">
        <w:tab/>
        <w:t>Combining SID and shaping parameters</w:t>
      </w:r>
      <w:bookmarkEnd w:id="1084"/>
      <w:bookmarkEnd w:id="1085"/>
    </w:p>
    <w:p w:rsidR="00E76ED5" w:rsidRDefault="00E76ED5" w:rsidP="00E76ED5">
      <w:r>
        <w:t>Comparing the low-resolution noise estimates</w:t>
      </w:r>
      <w:r w:rsidRPr="009A5A00">
        <w:rPr>
          <w:position w:val="-12"/>
        </w:rPr>
        <w:object w:dxaOrig="1120" w:dyaOrig="380">
          <v:shape id="_x0000_i2302" type="#_x0000_t75" style="width:55.9pt;height:19.15pt" o:ole="">
            <v:imagedata r:id="rId2396" o:title=""/>
          </v:shape>
          <o:OLEObject Type="Embed" ProgID="Equation.3" ShapeID="_x0000_i2302" DrawAspect="Content" ObjectID="_1783090602" r:id="rId2397"/>
        </w:object>
      </w:r>
      <w:r>
        <w:t>and</w:t>
      </w:r>
      <w:r w:rsidRPr="009A5A00">
        <w:rPr>
          <w:position w:val="-12"/>
        </w:rPr>
        <w:object w:dxaOrig="1320" w:dyaOrig="380">
          <v:shape id="_x0000_i2303" type="#_x0000_t75" style="width:66pt;height:19.15pt" o:ole="">
            <v:imagedata r:id="rId2398" o:title=""/>
          </v:shape>
          <o:OLEObject Type="Embed" ProgID="Equation.3" ShapeID="_x0000_i2303" DrawAspect="Content" ObjectID="_1783090603" r:id="rId2399"/>
        </w:object>
      </w:r>
      <w:r>
        <w:t xml:space="preserve">obtained from the encoder (via SID frames) and decoder, respectively, the full-resolution noise spectrum </w:t>
      </w:r>
      <w:r w:rsidRPr="009A5A00">
        <w:rPr>
          <w:position w:val="-12"/>
        </w:rPr>
        <w:object w:dxaOrig="1300" w:dyaOrig="380">
          <v:shape id="_x0000_i2304" type="#_x0000_t75" style="width:64.9pt;height:19.15pt" o:ole="">
            <v:imagedata r:id="rId2400" o:title=""/>
          </v:shape>
          <o:OLEObject Type="Embed" ProgID="Equation.3" ShapeID="_x0000_i2304" DrawAspect="Content" ObjectID="_1783090604" r:id="rId2401"/>
        </w:object>
      </w:r>
      <w:r>
        <w:t>can now be scaled to yield a full-resolution noise power spectrum as follows:</w:t>
      </w:r>
    </w:p>
    <w:p w:rsidR="00E76ED5" w:rsidRDefault="00E76ED5" w:rsidP="00E76ED5">
      <w:pPr>
        <w:pStyle w:val="EQ"/>
      </w:pPr>
      <w:r>
        <w:tab/>
      </w:r>
      <w:r w:rsidRPr="00B1455D">
        <w:rPr>
          <w:position w:val="-54"/>
        </w:rPr>
        <w:object w:dxaOrig="8020" w:dyaOrig="1180">
          <v:shape id="_x0000_i2305" type="#_x0000_t75" style="width:400.9pt;height:58.9pt" o:ole="">
            <v:imagedata r:id="rId2402" o:title=""/>
          </v:shape>
          <o:OLEObject Type="Embed" ProgID="Equation.3" ShapeID="_x0000_i2305" DrawAspect="Content" ObjectID="_1783090605" r:id="rId2403"/>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1986</w:t>
      </w:r>
      <w:r w:rsidRPr="00E82499">
        <w:fldChar w:fldCharType="end"/>
      </w:r>
      <w:r w:rsidRPr="00E82499">
        <w:t>)</w:t>
      </w:r>
    </w:p>
    <w:p w:rsidR="00E76ED5" w:rsidRPr="00E4297E" w:rsidRDefault="00E76ED5" w:rsidP="00E76ED5">
      <w:r w:rsidRPr="00E82499">
        <w:t>where</w:t>
      </w:r>
      <w:r w:rsidRPr="00894B31">
        <w:rPr>
          <w:position w:val="-12"/>
        </w:rPr>
        <w:object w:dxaOrig="740" w:dyaOrig="380">
          <v:shape id="_x0000_i2306" type="#_x0000_t75" style="width:37.15pt;height:19.15pt" o:ole="">
            <v:imagedata r:id="rId2404" o:title=""/>
          </v:shape>
          <o:OLEObject Type="Embed" ProgID="Equation.3" ShapeID="_x0000_i2306" DrawAspect="Content" ObjectID="_1783090606" r:id="rId2405"/>
        </w:object>
      </w:r>
      <w:r w:rsidRPr="00E82499">
        <w:t xml:space="preserve">and </w:t>
      </w:r>
      <w:r w:rsidRPr="006C6F1A">
        <w:rPr>
          <w:position w:val="-10"/>
        </w:rPr>
        <w:object w:dxaOrig="740" w:dyaOrig="360">
          <v:shape id="_x0000_i2307" type="#_x0000_t75" style="width:37.15pt;height:18pt" o:ole="">
            <v:imagedata r:id="rId2406" o:title=""/>
          </v:shape>
          <o:OLEObject Type="Embed" ProgID="Equation.3" ShapeID="_x0000_i2307" DrawAspect="Content" ObjectID="_1783090607" r:id="rId2407"/>
        </w:object>
      </w:r>
      <w:r w:rsidRPr="00E82499">
        <w:t xml:space="preserve">refer to the first and last FFT bin of the </w:t>
      </w:r>
      <w:r w:rsidRPr="00E82499">
        <w:rPr>
          <w:i/>
        </w:rPr>
        <w:t>i</w:t>
      </w:r>
      <w:r w:rsidRPr="00E82499">
        <w:t xml:space="preserve">-th SID partition </w:t>
      </w:r>
      <w:r>
        <w:t xml:space="preserve">(see </w:t>
      </w:r>
      <w:r>
        <w:rPr>
          <w:rFonts w:hint="eastAsia"/>
          <w:lang w:eastAsia="zh-CN"/>
        </w:rPr>
        <w:t>subclause</w:t>
      </w:r>
      <w:r>
        <w:t> 5.6.3.6</w:t>
      </w:r>
      <w:r w:rsidRPr="00931ADC">
        <w:t>).</w:t>
      </w:r>
      <w:r>
        <w:t xml:space="preserve"> The full-resolution noise power spectrum</w:t>
      </w:r>
      <w:r w:rsidRPr="009A5A00">
        <w:rPr>
          <w:position w:val="-12"/>
        </w:rPr>
        <w:object w:dxaOrig="1160" w:dyaOrig="380">
          <v:shape id="_x0000_i2308" type="#_x0000_t75" style="width:58.15pt;height:19.15pt" o:ole="">
            <v:imagedata r:id="rId2408" o:title=""/>
          </v:shape>
          <o:OLEObject Type="Embed" ProgID="Equation.3" ShapeID="_x0000_i2308" DrawAspect="Content" ObjectID="_1783090608" r:id="rId2409"/>
        </w:object>
      </w:r>
      <w:r>
        <w:t xml:space="preserve">is recomputed for each active frame. It can be used to accurately adjust the level of comfort noise in each FFT bin during SID frames or zero frames, as shown in the next </w:t>
      </w:r>
      <w:r>
        <w:rPr>
          <w:rFonts w:hint="eastAsia"/>
          <w:lang w:eastAsia="zh-CN"/>
        </w:rPr>
        <w:t>subclause</w:t>
      </w:r>
      <w:r>
        <w:t>.</w:t>
      </w:r>
    </w:p>
    <w:p w:rsidR="00E76ED5" w:rsidRDefault="00E76ED5" w:rsidP="00E76ED5">
      <w:pPr>
        <w:pStyle w:val="Heading4"/>
      </w:pPr>
      <w:bookmarkStart w:id="1086" w:name="_Toc394321769"/>
      <w:bookmarkStart w:id="1087" w:name="_Toc394347382"/>
      <w:r>
        <w:t>6</w:t>
      </w:r>
      <w:r w:rsidRPr="00EA2EC7">
        <w:t>.</w:t>
      </w:r>
      <w:r>
        <w:t>7</w:t>
      </w:r>
      <w:r w:rsidRPr="00EA2EC7">
        <w:t>.</w:t>
      </w:r>
      <w:r>
        <w:t>3</w:t>
      </w:r>
      <w:r w:rsidRPr="00EA2EC7">
        <w:t>.</w:t>
      </w:r>
      <w:r>
        <w:t>3</w:t>
      </w:r>
      <w:r w:rsidRPr="00EA2EC7">
        <w:tab/>
      </w:r>
      <w:r>
        <w:t>Noise generation for SID or zero frames in FD-CNG</w:t>
      </w:r>
      <w:bookmarkEnd w:id="1086"/>
      <w:bookmarkEnd w:id="1087"/>
    </w:p>
    <w:p w:rsidR="00E76ED5" w:rsidRDefault="00E76ED5" w:rsidP="00E76ED5">
      <w:pPr>
        <w:pStyle w:val="Heading5"/>
      </w:pPr>
      <w:bookmarkStart w:id="1088" w:name="_Toc394347383"/>
      <w:r>
        <w:t>6</w:t>
      </w:r>
      <w:r w:rsidRPr="00EA2EC7">
        <w:t>.</w:t>
      </w:r>
      <w:r>
        <w:t>7</w:t>
      </w:r>
      <w:r w:rsidRPr="00EA2EC7">
        <w:t>.</w:t>
      </w:r>
      <w:r>
        <w:t>3</w:t>
      </w:r>
      <w:r w:rsidRPr="00EA2EC7">
        <w:t>.</w:t>
      </w:r>
      <w:r>
        <w:t>3.1</w:t>
      </w:r>
      <w:r w:rsidRPr="00EA2EC7">
        <w:tab/>
      </w:r>
      <w:r>
        <w:t>Update of the noise levels for FD-CNG</w:t>
      </w:r>
      <w:bookmarkEnd w:id="1088"/>
    </w:p>
    <w:p w:rsidR="00E76ED5" w:rsidRDefault="00E76ED5" w:rsidP="00E76ED5">
      <w:r>
        <w:t>During the first non-active frame following an active frame, the low-resolution shaping parameters</w:t>
      </w:r>
      <w:r w:rsidRPr="008B7017">
        <w:rPr>
          <w:position w:val="-12"/>
        </w:rPr>
        <w:object w:dxaOrig="2680" w:dyaOrig="380">
          <v:shape id="_x0000_i2309" type="#_x0000_t75" style="width:133.9pt;height:19.15pt" o:ole="">
            <v:imagedata r:id="rId2410" o:title=""/>
          </v:shape>
          <o:OLEObject Type="Embed" ProgID="Equation.3" ShapeID="_x0000_i2309" DrawAspect="Content" ObjectID="_1783090609" r:id="rId2411"/>
        </w:object>
      </w:r>
      <w:r>
        <w:t xml:space="preserve"> are recomputed from</w:t>
      </w:r>
      <w:r w:rsidRPr="008B7017">
        <w:rPr>
          <w:position w:val="-12"/>
        </w:rPr>
        <w:object w:dxaOrig="1340" w:dyaOrig="380">
          <v:shape id="_x0000_i2310" type="#_x0000_t75" style="width:67.15pt;height:19.15pt" o:ole="">
            <v:imagedata r:id="rId2412" o:title=""/>
          </v:shape>
          <o:OLEObject Type="Embed" ProgID="Equation.3" ShapeID="_x0000_i2310" DrawAspect="Content" ObjectID="_1783090610" r:id="rId2413"/>
        </w:object>
      </w:r>
      <w:r w:rsidRPr="00AA68E1">
        <w:t xml:space="preserve"> </w:t>
      </w:r>
      <w:r>
        <w:t xml:space="preserve">by averaging over the SID partitions as in </w:t>
      </w:r>
      <w:r>
        <w:rPr>
          <w:rFonts w:hint="eastAsia"/>
          <w:lang w:eastAsia="zh-CN"/>
        </w:rPr>
        <w:t>subclause</w:t>
      </w:r>
      <w:r w:rsidRPr="00931ADC">
        <w:t> 5.6.3.1.1.</w:t>
      </w:r>
    </w:p>
    <w:p w:rsidR="00E76ED5" w:rsidRDefault="00E76ED5" w:rsidP="00E76ED5">
      <w:r>
        <w:t xml:space="preserve">If an SID frame occurs while the noise </w:t>
      </w:r>
      <w:r w:rsidRPr="00931ADC">
        <w:t>estimator (</w:t>
      </w:r>
      <w:r>
        <w:rPr>
          <w:rFonts w:hint="eastAsia"/>
          <w:lang w:eastAsia="zh-CN"/>
        </w:rPr>
        <w:t>subclause</w:t>
      </w:r>
      <w:r w:rsidRPr="00931ADC">
        <w:t> 6.7.3.2.2)</w:t>
      </w:r>
      <w:r>
        <w:t xml:space="preserve"> is still in its initialization phase, the interpolated SID parameters </w:t>
      </w:r>
      <w:r w:rsidRPr="00931ADC">
        <w:rPr>
          <w:position w:val="-12"/>
        </w:rPr>
        <w:object w:dxaOrig="1080" w:dyaOrig="380">
          <v:shape id="_x0000_i2311" type="#_x0000_t75" style="width:54pt;height:19.15pt" o:ole="">
            <v:imagedata r:id="rId2414" o:title=""/>
          </v:shape>
          <o:OLEObject Type="Embed" ProgID="Equation.3" ShapeID="_x0000_i2311" DrawAspect="Content" ObjectID="_1783090611" r:id="rId2415"/>
        </w:object>
      </w:r>
      <w:r w:rsidRPr="00931ADC">
        <w:t xml:space="preserve"> (see </w:t>
      </w:r>
      <w:r>
        <w:rPr>
          <w:rFonts w:hint="eastAsia"/>
          <w:lang w:eastAsia="zh-CN"/>
        </w:rPr>
        <w:t xml:space="preserve">subclause </w:t>
      </w:r>
      <w:r w:rsidRPr="00931ADC">
        <w:t>6.7.3.1.2)</w:t>
      </w:r>
      <w:r>
        <w:t xml:space="preserve"> are used as comfort noise levels.</w:t>
      </w:r>
    </w:p>
    <w:p w:rsidR="00E76ED5" w:rsidRDefault="00E76ED5" w:rsidP="00E76ED5">
      <w:r>
        <w:t>If an SID frame occurs once the noise estimator left the initialization phase, the comfort noise levels are computed for FFT bins by combining the noise estimates from encoder and decoder as described in</w:t>
      </w:r>
      <w:r>
        <w:rPr>
          <w:rFonts w:hint="eastAsia"/>
          <w:lang w:eastAsia="zh-CN"/>
        </w:rPr>
        <w:t xml:space="preserve"> subclause</w:t>
      </w:r>
      <w:r>
        <w:t> </w:t>
      </w:r>
      <w:r w:rsidRPr="008B7017">
        <w:t>6.7.3.2.3</w:t>
      </w:r>
      <w:r>
        <w:t>.2, while the CLDFB levels are obtained directly by interpolating the SID parameters corresponding to the CLDFB partitions, i.e.,</w:t>
      </w:r>
    </w:p>
    <w:p w:rsidR="00E76ED5" w:rsidRDefault="00E76ED5" w:rsidP="00E76ED5">
      <w:pPr>
        <w:pStyle w:val="EQ"/>
      </w:pPr>
      <w:r>
        <w:tab/>
      </w:r>
      <w:r w:rsidRPr="00E82499">
        <w:rPr>
          <w:position w:val="-132"/>
        </w:rPr>
        <w:object w:dxaOrig="9240" w:dyaOrig="2740">
          <v:shape id="_x0000_i2312" type="#_x0000_t75" style="width:403.9pt;height:119.25pt" o:ole="">
            <v:imagedata r:id="rId2416" o:title=""/>
          </v:shape>
          <o:OLEObject Type="Embed" ProgID="Equation.3" ShapeID="_x0000_i2312" DrawAspect="Content" ObjectID="_1783090612" r:id="rId2417"/>
        </w:object>
      </w:r>
      <w:r>
        <w:t>,</w:t>
      </w:r>
      <w:r w:rsidRPr="00E82499">
        <w:tab/>
        <w:t>(</w:t>
      </w:r>
      <w:r w:rsidRPr="00E82499">
        <w:fldChar w:fldCharType="begin"/>
      </w:r>
      <w:r w:rsidRPr="00E82499">
        <w:instrText xml:space="preserve"> </w:instrText>
      </w:r>
      <w:r>
        <w:instrText>SEQ</w:instrText>
      </w:r>
      <w:r w:rsidRPr="00E82499">
        <w:instrText xml:space="preserve"> eqn \* MERGEFORMAT </w:instrText>
      </w:r>
      <w:r w:rsidRPr="00E82499">
        <w:fldChar w:fldCharType="separate"/>
      </w:r>
      <w:r>
        <w:t>1987</w:t>
      </w:r>
      <w:r w:rsidRPr="00E82499">
        <w:fldChar w:fldCharType="end"/>
      </w:r>
      <w:r w:rsidRPr="00E82499">
        <w:t>)</w:t>
      </w:r>
    </w:p>
    <w:p w:rsidR="00E76ED5" w:rsidRDefault="00E76ED5" w:rsidP="00E76ED5">
      <w:r>
        <w:t>where</w:t>
      </w:r>
      <w:r w:rsidRPr="00D91606">
        <w:rPr>
          <w:position w:val="-12"/>
        </w:rPr>
        <w:object w:dxaOrig="1120" w:dyaOrig="380">
          <v:shape id="_x0000_i2313" type="#_x0000_t75" style="width:55.9pt;height:19.15pt" o:ole="">
            <v:imagedata r:id="rId2418" o:title=""/>
          </v:shape>
          <o:OLEObject Type="Embed" ProgID="Equation.3" ShapeID="_x0000_i2313" DrawAspect="Content" ObjectID="_1783090613" r:id="rId2419"/>
        </w:object>
      </w:r>
      <w:r>
        <w:t>are the SID parameters decoded from the SID frames,</w:t>
      </w:r>
      <w:r w:rsidRPr="00D91606">
        <w:rPr>
          <w:position w:val="-12"/>
        </w:rPr>
        <w:object w:dxaOrig="1320" w:dyaOrig="380">
          <v:shape id="_x0000_i2314" type="#_x0000_t75" style="width:66pt;height:19.15pt" o:ole="">
            <v:imagedata r:id="rId2420" o:title=""/>
          </v:shape>
          <o:OLEObject Type="Embed" ProgID="Equation.3" ShapeID="_x0000_i2314" DrawAspect="Content" ObjectID="_1783090614" r:id="rId2421"/>
        </w:object>
      </w:r>
      <w:r>
        <w:t>are computed during the first non-active frame following an active frame, as explained just above, and</w:t>
      </w:r>
      <w:r w:rsidRPr="00D91606">
        <w:rPr>
          <w:position w:val="-12"/>
        </w:rPr>
        <w:object w:dxaOrig="1359" w:dyaOrig="380">
          <v:shape id="_x0000_i2315" type="#_x0000_t75" style="width:67.9pt;height:19.15pt" o:ole="">
            <v:imagedata r:id="rId2422" o:title=""/>
          </v:shape>
          <o:OLEObject Type="Embed" ProgID="Equation.3" ShapeID="_x0000_i2315" DrawAspect="Content" ObjectID="_1783090615" r:id="rId2423"/>
        </w:object>
      </w:r>
      <w:r>
        <w:t xml:space="preserve">is the full-resolution noise spectrum obtained by interpolating the decoder-side noise estimates during active </w:t>
      </w:r>
      <w:r w:rsidRPr="00931ADC">
        <w:t xml:space="preserve">frames (see </w:t>
      </w:r>
      <w:r>
        <w:rPr>
          <w:rFonts w:hint="eastAsia"/>
          <w:lang w:eastAsia="zh-CN"/>
        </w:rPr>
        <w:t>subclause</w:t>
      </w:r>
      <w:r w:rsidRPr="00931ADC">
        <w:t> 6.7.3.2.3.1).</w:t>
      </w:r>
    </w:p>
    <w:p w:rsidR="00E76ED5" w:rsidRDefault="00E76ED5" w:rsidP="00E76ED5">
      <w:pPr>
        <w:pStyle w:val="Heading5"/>
      </w:pPr>
      <w:bookmarkStart w:id="1089" w:name="_Toc394347384"/>
      <w:r>
        <w:t>6</w:t>
      </w:r>
      <w:r w:rsidRPr="00EA2EC7">
        <w:t>.</w:t>
      </w:r>
      <w:r>
        <w:t>7</w:t>
      </w:r>
      <w:r w:rsidRPr="00EA2EC7">
        <w:t>.</w:t>
      </w:r>
      <w:r>
        <w:t>3</w:t>
      </w:r>
      <w:r w:rsidRPr="00EA2EC7">
        <w:t>.</w:t>
      </w:r>
      <w:r>
        <w:t>3.2</w:t>
      </w:r>
      <w:r w:rsidRPr="00EA2EC7">
        <w:tab/>
      </w:r>
      <w:r>
        <w:t>Comfort noise generation in the frequency domain</w:t>
      </w:r>
      <w:bookmarkEnd w:id="1089"/>
    </w:p>
    <w:p w:rsidR="00E76ED5" w:rsidRDefault="00E76ED5" w:rsidP="00E76ED5">
      <w:r>
        <w:t>The FFT noise spectrum corresponding to the first</w:t>
      </w:r>
      <w:r w:rsidRPr="00D91606">
        <w:rPr>
          <w:position w:val="-12"/>
        </w:rPr>
        <w:object w:dxaOrig="1440" w:dyaOrig="380">
          <v:shape id="_x0000_i2316" type="#_x0000_t75" style="width:1in;height:19.15pt" o:ole="">
            <v:imagedata r:id="rId2424" o:title=""/>
          </v:shape>
          <o:OLEObject Type="Embed" ProgID="Equation.3" ShapeID="_x0000_i2316" DrawAspect="Content" ObjectID="_1783090616" r:id="rId2425"/>
        </w:object>
      </w:r>
      <w:r>
        <w:t xml:space="preserve"> parameters in the array </w:t>
      </w:r>
      <w:r w:rsidRPr="00D91606">
        <w:rPr>
          <w:position w:val="-12"/>
        </w:rPr>
        <w:object w:dxaOrig="1160" w:dyaOrig="380">
          <v:shape id="_x0000_i2317" type="#_x0000_t75" style="width:58.15pt;height:19.15pt" o:ole="">
            <v:imagedata r:id="rId2426" o:title=""/>
          </v:shape>
          <o:OLEObject Type="Embed" ProgID="Equation.3" ShapeID="_x0000_i2317" DrawAspect="Content" ObjectID="_1783090617" r:id="rId2427"/>
        </w:object>
      </w:r>
      <w:r>
        <w:t>can finally be used to generate some random Gaussian noise of zero mean and variance</w:t>
      </w:r>
      <w:r w:rsidRPr="00D91606">
        <w:rPr>
          <w:position w:val="-12"/>
        </w:rPr>
        <w:object w:dxaOrig="1359" w:dyaOrig="380">
          <v:shape id="_x0000_i2318" type="#_x0000_t75" style="width:67.9pt;height:19.15pt" o:ole="">
            <v:imagedata r:id="rId2428" o:title=""/>
          </v:shape>
          <o:OLEObject Type="Embed" ProgID="Equation.3" ShapeID="_x0000_i2318" DrawAspect="Content" ObjectID="_1783090618" r:id="rId2429"/>
        </w:object>
      </w:r>
      <w:r>
        <w:t xml:space="preserve"> separately for the real and imaginary parts of the FFT coefficients.</w:t>
      </w:r>
    </w:p>
    <w:p w:rsidR="00E76ED5" w:rsidRDefault="00E76ED5" w:rsidP="00E76ED5">
      <w:r>
        <w:t xml:space="preserve">The second part of the CNG spectrum, i.e., </w:t>
      </w:r>
      <w:r w:rsidRPr="00D91606">
        <w:rPr>
          <w:position w:val="-12"/>
        </w:rPr>
        <w:object w:dxaOrig="4160" w:dyaOrig="400">
          <v:shape id="_x0000_i2319" type="#_x0000_t75" style="width:208.15pt;height:19.9pt" o:ole="">
            <v:imagedata r:id="rId2430" o:title=""/>
          </v:shape>
          <o:OLEObject Type="Embed" ProgID="Equation.3" ShapeID="_x0000_i2319" DrawAspect="Content" ObjectID="_1783090619" r:id="rId2431"/>
        </w:object>
      </w:r>
      <w:r>
        <w:t xml:space="preserve"> corresponds to the CLDFB noise levels for frequencies above the core bandwidth. For each CLDFB time slot, some random Gaussian noise of zero mean and variance </w:t>
      </w:r>
      <w:r w:rsidRPr="00D91606">
        <w:rPr>
          <w:position w:val="-12"/>
        </w:rPr>
        <w:object w:dxaOrig="1380" w:dyaOrig="380">
          <v:shape id="_x0000_i2320" type="#_x0000_t75" style="width:69pt;height:19.15pt" o:ole="">
            <v:imagedata r:id="rId2432" o:title=""/>
          </v:shape>
          <o:OLEObject Type="Embed" ProgID="Equation.3" ShapeID="_x0000_i2320" DrawAspect="Content" ObjectID="_1783090620" r:id="rId2433"/>
        </w:object>
      </w:r>
      <w:r>
        <w:t>is generated separately for the real and imaginary parts of the CLDFB coefficients corresponding to frequencies above the core bandwidth.</w:t>
      </w:r>
    </w:p>
    <w:p w:rsidR="00E76ED5" w:rsidRDefault="00E76ED5" w:rsidP="00E76ED5">
      <w:pPr>
        <w:pStyle w:val="Heading5"/>
      </w:pPr>
      <w:bookmarkStart w:id="1090" w:name="_Toc394347385"/>
      <w:r>
        <w:t>6</w:t>
      </w:r>
      <w:r w:rsidRPr="00EA2EC7">
        <w:t>.</w:t>
      </w:r>
      <w:r>
        <w:t>7</w:t>
      </w:r>
      <w:r w:rsidRPr="00EA2EC7">
        <w:t>.</w:t>
      </w:r>
      <w:r>
        <w:t>3</w:t>
      </w:r>
      <w:r w:rsidRPr="00EA2EC7">
        <w:t>.</w:t>
      </w:r>
      <w:r>
        <w:t>3.3</w:t>
      </w:r>
      <w:r w:rsidRPr="00EA2EC7">
        <w:tab/>
      </w:r>
      <w:r>
        <w:t>Comfort noise generation in the time domain</w:t>
      </w:r>
      <w:bookmarkEnd w:id="1090"/>
    </w:p>
    <w:p w:rsidR="00E76ED5" w:rsidRDefault="00E76ED5" w:rsidP="00E76ED5">
      <w:r>
        <w:t>The FFT coefficients obtained after comfort noise generation in the frequency domain are transformed by an inverse FFT, producing a CNG time-domain signal of length</w:t>
      </w:r>
      <w:r w:rsidRPr="00DB5A40">
        <w:rPr>
          <w:position w:val="-12"/>
        </w:rPr>
        <w:object w:dxaOrig="920" w:dyaOrig="380">
          <v:shape id="_x0000_i2321" type="#_x0000_t75" style="width:46.15pt;height:19.15pt" o:ole="">
            <v:imagedata r:id="rId2434" o:title=""/>
          </v:shape>
          <o:OLEObject Type="Embed" ProgID="Equation.3" ShapeID="_x0000_i2321" DrawAspect="Content" ObjectID="_1783090621" r:id="rId2435"/>
        </w:object>
      </w:r>
      <w:r>
        <w:t>. This signal is then windowed using a sine-based window that can be defined as follow</w:t>
      </w:r>
    </w:p>
    <w:p w:rsidR="00E76ED5" w:rsidRDefault="00E76ED5" w:rsidP="00E76ED5">
      <w:pPr>
        <w:pStyle w:val="EQ"/>
      </w:pPr>
      <w:r>
        <w:tab/>
      </w:r>
      <w:r w:rsidRPr="00B44B48">
        <w:rPr>
          <w:position w:val="-10"/>
        </w:rPr>
        <w:object w:dxaOrig="740" w:dyaOrig="300">
          <v:shape id="_x0000_i2322" type="#_x0000_t75" style="width:36.75pt;height:15pt" o:ole="">
            <v:imagedata r:id="rId2436" o:title=""/>
          </v:shape>
          <o:OLEObject Type="Embed" ProgID="Equation.3" ShapeID="_x0000_i2322" DrawAspect="Content" ObjectID="_1783090622" r:id="rId2437"/>
        </w:object>
      </w:r>
      <w:r>
        <w:t xml:space="preserve">, for </w:t>
      </w:r>
      <w:r w:rsidRPr="00F43D1B">
        <w:rPr>
          <w:position w:val="-20"/>
        </w:rPr>
        <w:object w:dxaOrig="1920" w:dyaOrig="600">
          <v:shape id="_x0000_i2323" type="#_x0000_t75" style="width:96pt;height:30pt" o:ole="">
            <v:imagedata r:id="rId2438" o:title=""/>
          </v:shape>
          <o:OLEObject Type="Embed" ProgID="Equation.3" ShapeID="_x0000_i2323" DrawAspect="Content" ObjectID="_1783090623" r:id="rId2439"/>
        </w:object>
      </w:r>
      <w:r>
        <w:rPr>
          <w:rFonts w:eastAsia="MS Gothic"/>
          <w:lang w:eastAsia="ja-JP"/>
        </w:rPr>
        <w:t>.</w:t>
      </w:r>
      <w:r w:rsidRPr="00661DD8">
        <w:tab/>
        <w:t>(</w:t>
      </w:r>
      <w:fldSimple w:instr=" SEQ eqn \* MERGEFORMAT ">
        <w:r>
          <w:t>1988</w:t>
        </w:r>
      </w:fldSimple>
      <w:r w:rsidRPr="00661DD8">
        <w:t>)</w:t>
      </w:r>
    </w:p>
    <w:p w:rsidR="00E76ED5" w:rsidRDefault="00E76ED5" w:rsidP="00E76ED5">
      <w:pPr>
        <w:pStyle w:val="EQ"/>
      </w:pPr>
      <w:r>
        <w:tab/>
      </w:r>
      <w:r w:rsidRPr="00F43D1B">
        <w:rPr>
          <w:position w:val="-34"/>
        </w:rPr>
        <w:object w:dxaOrig="3700" w:dyaOrig="780">
          <v:shape id="_x0000_i2324" type="#_x0000_t75" style="width:184.9pt;height:39.4pt" o:ole="">
            <v:imagedata r:id="rId2440" o:title=""/>
          </v:shape>
          <o:OLEObject Type="Embed" ProgID="Equation.3" ShapeID="_x0000_i2324" DrawAspect="Content" ObjectID="_1783090624" r:id="rId2441"/>
        </w:object>
      </w:r>
      <w:r>
        <w:t xml:space="preserve">, for </w:t>
      </w:r>
      <w:r w:rsidRPr="00F43D1B">
        <w:rPr>
          <w:position w:val="-20"/>
        </w:rPr>
        <w:object w:dxaOrig="2840" w:dyaOrig="600">
          <v:shape id="_x0000_i2325" type="#_x0000_t75" style="width:142.15pt;height:29.65pt" o:ole="">
            <v:imagedata r:id="rId2442" o:title=""/>
          </v:shape>
          <o:OLEObject Type="Embed" ProgID="Equation.3" ShapeID="_x0000_i2325" DrawAspect="Content" ObjectID="_1783090625" r:id="rId2443"/>
        </w:object>
      </w:r>
      <w:r>
        <w:rPr>
          <w:rFonts w:eastAsia="MS Gothic"/>
          <w:lang w:eastAsia="ja-JP"/>
        </w:rPr>
        <w:t>.</w:t>
      </w:r>
      <w:r w:rsidRPr="00661DD8">
        <w:tab/>
        <w:t>(</w:t>
      </w:r>
      <w:fldSimple w:instr=" SEQ eqn \* MERGEFORMAT ">
        <w:r>
          <w:t>1989</w:t>
        </w:r>
      </w:fldSimple>
      <w:r w:rsidRPr="00661DD8">
        <w:t>)</w:t>
      </w:r>
    </w:p>
    <w:p w:rsidR="00E76ED5" w:rsidRDefault="00E76ED5" w:rsidP="00E76ED5">
      <w:pPr>
        <w:pStyle w:val="EQ"/>
      </w:pPr>
      <w:r>
        <w:tab/>
      </w:r>
      <w:r w:rsidRPr="00B44B48">
        <w:rPr>
          <w:position w:val="-10"/>
        </w:rPr>
        <w:object w:dxaOrig="700" w:dyaOrig="300">
          <v:shape id="_x0000_i2326" type="#_x0000_t75" style="width:35.25pt;height:15pt" o:ole="">
            <v:imagedata r:id="rId2444" o:title=""/>
          </v:shape>
          <o:OLEObject Type="Embed" ProgID="Equation.3" ShapeID="_x0000_i2326" DrawAspect="Content" ObjectID="_1783090626" r:id="rId2445"/>
        </w:object>
      </w:r>
      <w:r>
        <w:t xml:space="preserve">, for </w:t>
      </w:r>
      <w:r w:rsidRPr="00F43D1B">
        <w:rPr>
          <w:position w:val="-20"/>
        </w:rPr>
        <w:object w:dxaOrig="2920" w:dyaOrig="600">
          <v:shape id="_x0000_i2327" type="#_x0000_t75" style="width:145.5pt;height:29.65pt" o:ole="">
            <v:imagedata r:id="rId2446" o:title=""/>
          </v:shape>
          <o:OLEObject Type="Embed" ProgID="Equation.3" ShapeID="_x0000_i2327" DrawAspect="Content" ObjectID="_1783090627" r:id="rId2447"/>
        </w:object>
      </w:r>
      <w:r>
        <w:rPr>
          <w:rFonts w:eastAsia="MS Gothic"/>
          <w:lang w:eastAsia="ja-JP"/>
        </w:rPr>
        <w:t>.</w:t>
      </w:r>
      <w:r w:rsidRPr="00661DD8">
        <w:tab/>
        <w:t>(</w:t>
      </w:r>
      <w:fldSimple w:instr=" SEQ eqn \* MERGEFORMAT ">
        <w:r>
          <w:t>1990</w:t>
        </w:r>
      </w:fldSimple>
      <w:r w:rsidRPr="00661DD8">
        <w:t>)</w:t>
      </w:r>
    </w:p>
    <w:p w:rsidR="00E76ED5" w:rsidRDefault="00E76ED5" w:rsidP="00E76ED5">
      <w:pPr>
        <w:pStyle w:val="EQ"/>
      </w:pPr>
      <w:r>
        <w:tab/>
      </w:r>
      <w:r w:rsidRPr="00F43D1B">
        <w:rPr>
          <w:position w:val="-34"/>
        </w:rPr>
        <w:object w:dxaOrig="3780" w:dyaOrig="780">
          <v:shape id="_x0000_i2328" type="#_x0000_t75" style="width:188.65pt;height:39.4pt" o:ole="">
            <v:imagedata r:id="rId2448" o:title=""/>
          </v:shape>
          <o:OLEObject Type="Embed" ProgID="Equation.3" ShapeID="_x0000_i2328" DrawAspect="Content" ObjectID="_1783090628" r:id="rId2449"/>
        </w:object>
      </w:r>
      <w:r>
        <w:t xml:space="preserve">, for </w:t>
      </w:r>
      <w:r w:rsidRPr="00F43D1B">
        <w:rPr>
          <w:position w:val="-20"/>
        </w:rPr>
        <w:object w:dxaOrig="2940" w:dyaOrig="600">
          <v:shape id="_x0000_i2329" type="#_x0000_t75" style="width:146.65pt;height:29.65pt" o:ole="">
            <v:imagedata r:id="rId2450" o:title=""/>
          </v:shape>
          <o:OLEObject Type="Embed" ProgID="Equation.3" ShapeID="_x0000_i2329" DrawAspect="Content" ObjectID="_1783090629" r:id="rId2451"/>
        </w:object>
      </w:r>
      <w:r>
        <w:rPr>
          <w:rFonts w:eastAsia="MS Gothic"/>
          <w:lang w:eastAsia="ja-JP"/>
        </w:rPr>
        <w:t>.</w:t>
      </w:r>
      <w:r w:rsidRPr="00661DD8">
        <w:tab/>
        <w:t>(</w:t>
      </w:r>
      <w:fldSimple w:instr=" SEQ eqn \* MERGEFORMAT ">
        <w:r>
          <w:t>1991</w:t>
        </w:r>
      </w:fldSimple>
      <w:r w:rsidRPr="00661DD8">
        <w:t>)</w:t>
      </w:r>
    </w:p>
    <w:p w:rsidR="00E76ED5" w:rsidRDefault="00E76ED5" w:rsidP="00E76ED5">
      <w:pPr>
        <w:pStyle w:val="EQ"/>
      </w:pPr>
      <w:r>
        <w:tab/>
      </w:r>
      <w:r w:rsidRPr="00B44B48">
        <w:rPr>
          <w:position w:val="-10"/>
        </w:rPr>
        <w:object w:dxaOrig="740" w:dyaOrig="300">
          <v:shape id="_x0000_i2330" type="#_x0000_t75" style="width:36.75pt;height:15pt" o:ole="">
            <v:imagedata r:id="rId2452" o:title=""/>
          </v:shape>
          <o:OLEObject Type="Embed" ProgID="Equation.3" ShapeID="_x0000_i2330" DrawAspect="Content" ObjectID="_1783090630" r:id="rId2453"/>
        </w:object>
      </w:r>
      <w:r>
        <w:t xml:space="preserve">, for </w:t>
      </w:r>
      <w:r w:rsidRPr="00B44B48">
        <w:rPr>
          <w:position w:val="-20"/>
        </w:rPr>
        <w:object w:dxaOrig="2799" w:dyaOrig="600">
          <v:shape id="_x0000_i2331" type="#_x0000_t75" style="width:140.25pt;height:30pt" o:ole="">
            <v:imagedata r:id="rId2454" o:title=""/>
          </v:shape>
          <o:OLEObject Type="Embed" ProgID="Equation.3" ShapeID="_x0000_i2331" DrawAspect="Content" ObjectID="_1783090631" r:id="rId2455"/>
        </w:object>
      </w:r>
      <w:r>
        <w:rPr>
          <w:rFonts w:eastAsia="MS Gothic"/>
          <w:lang w:eastAsia="ja-JP"/>
        </w:rPr>
        <w:t>.</w:t>
      </w:r>
      <w:r w:rsidRPr="00661DD8">
        <w:tab/>
        <w:t>(</w:t>
      </w:r>
      <w:fldSimple w:instr=" SEQ eqn \* MERGEFORMAT ">
        <w:r>
          <w:t>1992</w:t>
        </w:r>
      </w:fldSimple>
      <w:r w:rsidRPr="00661DD8">
        <w:t>)</w:t>
      </w:r>
    </w:p>
    <w:p w:rsidR="00E76ED5" w:rsidRDefault="00E76ED5" w:rsidP="00E76ED5">
      <w:r>
        <w:t>An overlap-add method is finally applied on the current windowed CNG signal and the previous windowed CNG signal. The final FD-CNG frame corresponds to</w:t>
      </w:r>
      <w:r w:rsidRPr="00F43D1B">
        <w:rPr>
          <w:position w:val="-20"/>
        </w:rPr>
        <w:object w:dxaOrig="2840" w:dyaOrig="600">
          <v:shape id="_x0000_i2332" type="#_x0000_t75" style="width:142.15pt;height:29.65pt" o:ole="">
            <v:imagedata r:id="rId2456" o:title=""/>
          </v:shape>
          <o:OLEObject Type="Embed" ProgID="Equation.3" ShapeID="_x0000_i2332" DrawAspect="Content" ObjectID="_1783090632" r:id="rId2457"/>
        </w:object>
      </w:r>
      <w:r>
        <w:t>.</w:t>
      </w:r>
    </w:p>
    <w:p w:rsidR="00E76ED5" w:rsidRPr="007B4603" w:rsidRDefault="00E76ED5" w:rsidP="00E76ED5">
      <w:pPr>
        <w:rPr>
          <w:lang w:eastAsia="x-none"/>
        </w:rPr>
      </w:pPr>
      <w:r>
        <w:t xml:space="preserve">To avoid discontinuities at transitions from active frames to inactive frames, a cross-fading mechanism is employed. Several approaches are described in the following </w:t>
      </w:r>
      <w:r>
        <w:rPr>
          <w:rFonts w:hint="eastAsia"/>
          <w:lang w:eastAsia="zh-CN"/>
        </w:rPr>
        <w:t>subclauses</w:t>
      </w:r>
      <w:r>
        <w:t>, depending on the bitrate and the previous encoding mode.</w:t>
      </w:r>
    </w:p>
    <w:p w:rsidR="00E76ED5" w:rsidRPr="008B1459" w:rsidRDefault="00E76ED5" w:rsidP="008B1459">
      <w:pPr>
        <w:pStyle w:val="H6"/>
      </w:pPr>
      <w:bookmarkStart w:id="1091" w:name="_Toc394347386"/>
      <w:r w:rsidRPr="008B1459">
        <w:t>6.7.3.3.3.1</w:t>
      </w:r>
      <w:r w:rsidRPr="008B1459">
        <w:tab/>
        <w:t>Transitions from MDCT to FD-CNG at 9.6kbps, 16.4kbps and 24.4kbps</w:t>
      </w:r>
      <w:bookmarkEnd w:id="1091"/>
    </w:p>
    <w:p w:rsidR="00E76ED5" w:rsidRDefault="00E76ED5" w:rsidP="00E76ED5">
      <w:pPr>
        <w:rPr>
          <w:lang w:eastAsia="x-none"/>
        </w:rPr>
      </w:pPr>
      <w:r>
        <w:rPr>
          <w:lang w:eastAsia="x-none"/>
        </w:rPr>
        <w:t>At 9.6</w:t>
      </w:r>
      <w:r>
        <w:rPr>
          <w:rFonts w:hint="eastAsia"/>
          <w:lang w:eastAsia="zh-CN"/>
        </w:rPr>
        <w:t xml:space="preserve"> </w:t>
      </w:r>
      <w:r>
        <w:rPr>
          <w:lang w:eastAsia="x-none"/>
        </w:rPr>
        <w:t>kbps, 16.4</w:t>
      </w:r>
      <w:r>
        <w:rPr>
          <w:rFonts w:hint="eastAsia"/>
          <w:lang w:eastAsia="zh-CN"/>
        </w:rPr>
        <w:t xml:space="preserve"> </w:t>
      </w:r>
      <w:r>
        <w:rPr>
          <w:lang w:eastAsia="x-none"/>
        </w:rPr>
        <w:t>kbps and 24.4</w:t>
      </w:r>
      <w:r>
        <w:rPr>
          <w:rFonts w:hint="eastAsia"/>
          <w:lang w:eastAsia="zh-CN"/>
        </w:rPr>
        <w:t xml:space="preserve"> </w:t>
      </w:r>
      <w:r>
        <w:rPr>
          <w:lang w:eastAsia="x-none"/>
        </w:rPr>
        <w:t>kbps and when the previous frame was active and encoded with an MDCT-based coding mode, a cross-fading operation is performed using the MDCT window.</w:t>
      </w:r>
    </w:p>
    <w:p w:rsidR="00E76ED5" w:rsidRDefault="00E76ED5" w:rsidP="00E76ED5">
      <w:pPr>
        <w:rPr>
          <w:lang w:eastAsia="x-none"/>
        </w:rPr>
      </w:pPr>
      <w:r>
        <w:rPr>
          <w:lang w:eastAsia="x-none"/>
        </w:rPr>
        <w:t>First, the left part of the FD-CNG frame is not windowed after the inverse FFT and there is no overlap-add operation with the previous (missing) FD-CNG frame.</w:t>
      </w:r>
    </w:p>
    <w:p w:rsidR="00E76ED5" w:rsidRPr="00FB0DD1" w:rsidRDefault="00E76ED5" w:rsidP="00E76ED5">
      <w:pPr>
        <w:rPr>
          <w:lang w:eastAsia="x-none"/>
        </w:rPr>
      </w:pPr>
      <w:r>
        <w:rPr>
          <w:lang w:eastAsia="x-none"/>
        </w:rPr>
        <w:t xml:space="preserve">Instead, the left part of the FD-CNG frame is windowed using the complementary version of the MDCT window used in the right part of the previous MDCT-based frame </w:t>
      </w:r>
      <w:r w:rsidRPr="006029FA">
        <w:rPr>
          <w:lang w:eastAsia="x-none"/>
        </w:rPr>
        <w:t>(</w:t>
      </w:r>
      <w:r w:rsidRPr="00207E58">
        <w:rPr>
          <w:lang w:eastAsia="x-none"/>
        </w:rPr>
        <w:t xml:space="preserve">see </w:t>
      </w:r>
      <w:r>
        <w:rPr>
          <w:rFonts w:hint="eastAsia"/>
          <w:lang w:eastAsia="zh-CN"/>
        </w:rPr>
        <w:t>subclause</w:t>
      </w:r>
      <w:r w:rsidRPr="00207E58">
        <w:rPr>
          <w:lang w:eastAsia="x-none"/>
        </w:rPr>
        <w:t xml:space="preserve"> 6.2.4</w:t>
      </w:r>
      <w:r w:rsidRPr="006029FA">
        <w:rPr>
          <w:lang w:eastAsia="x-none"/>
        </w:rPr>
        <w:t>).</w:t>
      </w:r>
      <w:r>
        <w:rPr>
          <w:lang w:eastAsia="x-none"/>
        </w:rPr>
        <w:t xml:space="preserve"> An overlap-add method is then applied on the MDCT-windowed FD-CNG frame and the previous MDCT-based frame.</w:t>
      </w:r>
    </w:p>
    <w:p w:rsidR="00E76ED5" w:rsidRPr="008B1459" w:rsidRDefault="00E76ED5" w:rsidP="008B1459">
      <w:pPr>
        <w:pStyle w:val="H6"/>
      </w:pPr>
      <w:bookmarkStart w:id="1092" w:name="_Toc394347387"/>
      <w:r w:rsidRPr="008B1459">
        <w:t>6.7.3.3.3.2</w:t>
      </w:r>
      <w:r w:rsidRPr="008B1459">
        <w:tab/>
        <w:t>Transitions from ACELP to FD-CNG at 9.6kbps, 16.4kbps and 24.4kbps</w:t>
      </w:r>
      <w:bookmarkEnd w:id="1092"/>
    </w:p>
    <w:p w:rsidR="00E76ED5" w:rsidRDefault="00E76ED5" w:rsidP="00E76ED5">
      <w:pPr>
        <w:rPr>
          <w:lang w:eastAsia="x-none"/>
        </w:rPr>
      </w:pPr>
      <w:r>
        <w:rPr>
          <w:lang w:eastAsia="x-none"/>
        </w:rPr>
        <w:t>At 9.6</w:t>
      </w:r>
      <w:r>
        <w:rPr>
          <w:rFonts w:hint="eastAsia"/>
          <w:lang w:eastAsia="zh-CN"/>
        </w:rPr>
        <w:t xml:space="preserve"> </w:t>
      </w:r>
      <w:r>
        <w:rPr>
          <w:lang w:eastAsia="x-none"/>
        </w:rPr>
        <w:t>kbps, 16.4</w:t>
      </w:r>
      <w:r>
        <w:rPr>
          <w:rFonts w:hint="eastAsia"/>
          <w:lang w:eastAsia="zh-CN"/>
        </w:rPr>
        <w:t xml:space="preserve"> </w:t>
      </w:r>
      <w:r>
        <w:rPr>
          <w:lang w:eastAsia="x-none"/>
        </w:rPr>
        <w:t>kbps and 24.4</w:t>
      </w:r>
      <w:r>
        <w:rPr>
          <w:rFonts w:hint="eastAsia"/>
          <w:lang w:eastAsia="zh-CN"/>
        </w:rPr>
        <w:t xml:space="preserve"> </w:t>
      </w:r>
      <w:r>
        <w:rPr>
          <w:lang w:eastAsia="x-none"/>
        </w:rPr>
        <w:t>kbps and when the previous frame was active and encoded with ACELP, a cross-fading operation is performed using an extrapolation of the previous ACELP frame.</w:t>
      </w:r>
    </w:p>
    <w:p w:rsidR="00E76ED5" w:rsidRDefault="00E76ED5" w:rsidP="00E76ED5">
      <w:pPr>
        <w:pStyle w:val="EQ"/>
      </w:pPr>
      <w:r>
        <w:t>A random excitation with the same energy as the last half of the excitation of the previous ACELP frame is computed</w:t>
      </w:r>
    </w:p>
    <w:p w:rsidR="00E76ED5" w:rsidRDefault="008B1459" w:rsidP="00E76ED5">
      <w:pPr>
        <w:pStyle w:val="EQ"/>
        <w:tabs>
          <w:tab w:val="left" w:pos="2130"/>
        </w:tabs>
      </w:pPr>
      <w:r>
        <w:tab/>
      </w:r>
      <w:r w:rsidR="00E76ED5" w:rsidRPr="00871EC0">
        <w:rPr>
          <w:position w:val="-74"/>
        </w:rPr>
        <w:object w:dxaOrig="4260" w:dyaOrig="1860">
          <v:shape id="_x0000_i2333" type="#_x0000_t75" style="width:212.25pt;height:93.75pt" o:ole="">
            <v:imagedata r:id="rId2458" o:title=""/>
          </v:shape>
          <o:OLEObject Type="Embed" ProgID="Equation.3" ShapeID="_x0000_i2333" DrawAspect="Content" ObjectID="_1783090633" r:id="rId2459"/>
        </w:object>
      </w:r>
      <w:r w:rsidR="00E76ED5" w:rsidRPr="00661DD8">
        <w:tab/>
        <w:t>(</w:t>
      </w:r>
      <w:fldSimple w:instr=" SEQ eqn \* MERGEFORMAT ">
        <w:r w:rsidR="00E76ED5">
          <w:t>1993</w:t>
        </w:r>
      </w:fldSimple>
      <w:r w:rsidR="00E76ED5" w:rsidRPr="00661DD8">
        <w:t>)</w:t>
      </w:r>
    </w:p>
    <w:p w:rsidR="00E76ED5" w:rsidRDefault="00E76ED5" w:rsidP="00E76ED5">
      <w:r>
        <w:rPr>
          <w:lang w:eastAsia="x-none"/>
        </w:rPr>
        <w:t xml:space="preserve">where </w:t>
      </w:r>
      <w:r w:rsidRPr="00DB5A40">
        <w:rPr>
          <w:position w:val="-10"/>
        </w:rPr>
        <w:object w:dxaOrig="440" w:dyaOrig="300">
          <v:shape id="_x0000_i2334" type="#_x0000_t75" style="width:22.15pt;height:15pt" o:ole="">
            <v:imagedata r:id="rId2460" o:title=""/>
          </v:shape>
          <o:OLEObject Type="Embed" ProgID="Equation.3" ShapeID="_x0000_i2334" DrawAspect="Content" ObjectID="_1783090634" r:id="rId2461"/>
        </w:object>
      </w:r>
      <w:r>
        <w:t xml:space="preserve"> is the total excitation of the previous ACELP frame (</w:t>
      </w:r>
      <w:r w:rsidRPr="00207E58">
        <w:t xml:space="preserve">see </w:t>
      </w:r>
      <w:r>
        <w:rPr>
          <w:rFonts w:hint="eastAsia"/>
          <w:lang w:eastAsia="zh-CN"/>
        </w:rPr>
        <w:t>subclause</w:t>
      </w:r>
      <w:r w:rsidRPr="00207E58">
        <w:t xml:space="preserve"> 6.1.1.2</w:t>
      </w:r>
      <w:r>
        <w:t xml:space="preserve">), </w:t>
      </w:r>
      <w:r w:rsidRPr="00871EC0">
        <w:rPr>
          <w:position w:val="-10"/>
        </w:rPr>
        <w:object w:dxaOrig="720" w:dyaOrig="300">
          <v:shape id="_x0000_i2335" type="#_x0000_t75" style="width:36pt;height:15pt" o:ole="">
            <v:imagedata r:id="rId2462" o:title=""/>
          </v:shape>
          <o:OLEObject Type="Embed" ProgID="Equation.3" ShapeID="_x0000_i2335" DrawAspect="Content" ObjectID="_1783090635" r:id="rId2463"/>
        </w:object>
      </w:r>
      <w:r>
        <w:t xml:space="preserve"> is a random Gaussian noise with zero mean and </w:t>
      </w:r>
      <w:r w:rsidRPr="00DB5A40">
        <w:rPr>
          <w:position w:val="-16"/>
        </w:rPr>
        <w:object w:dxaOrig="1380" w:dyaOrig="499">
          <v:shape id="_x0000_i2336" type="#_x0000_t75" style="width:69pt;height:25.15pt" o:ole="">
            <v:imagedata r:id="rId2464" o:title=""/>
          </v:shape>
          <o:OLEObject Type="Embed" ProgID="Equation.3" ShapeID="_x0000_i2336" DrawAspect="Content" ObjectID="_1783090636" r:id="rId2465"/>
        </w:object>
      </w:r>
      <w:r>
        <w:t xml:space="preserve"> is the length of the ACELP frame.</w:t>
      </w:r>
    </w:p>
    <w:p w:rsidR="00E76ED5" w:rsidRDefault="00E76ED5" w:rsidP="00E76ED5">
      <w:r>
        <w:t xml:space="preserve">The random excitation </w:t>
      </w:r>
      <w:r w:rsidRPr="00DB5A40">
        <w:rPr>
          <w:position w:val="-10"/>
        </w:rPr>
        <w:object w:dxaOrig="560" w:dyaOrig="300">
          <v:shape id="_x0000_i2337" type="#_x0000_t75" style="width:28.15pt;height:15pt" o:ole="">
            <v:imagedata r:id="rId2466" o:title=""/>
          </v:shape>
          <o:OLEObject Type="Embed" ProgID="Equation.3" ShapeID="_x0000_i2337" DrawAspect="Content" ObjectID="_1783090637" r:id="rId2467"/>
        </w:object>
      </w:r>
      <w:r>
        <w:t xml:space="preserve"> is then filtered through the same LPC synthesis filter and de-emphasis filter as used in the last subframe of the previous ACELP frame (</w:t>
      </w:r>
      <w:r w:rsidRPr="00207E58">
        <w:t xml:space="preserve">see </w:t>
      </w:r>
      <w:r>
        <w:rPr>
          <w:rFonts w:hint="eastAsia"/>
          <w:lang w:eastAsia="zh-CN"/>
        </w:rPr>
        <w:t xml:space="preserve">subclause </w:t>
      </w:r>
      <w:r w:rsidRPr="00207E58">
        <w:t>6.1.</w:t>
      </w:r>
      <w:r>
        <w:t>3</w:t>
      </w:r>
      <w:r w:rsidRPr="00207E58">
        <w:t>),</w:t>
      </w:r>
      <w:r>
        <w:t xml:space="preserve"> producing the extrapolated ACELP signal.</w:t>
      </w:r>
    </w:p>
    <w:p w:rsidR="00E76ED5" w:rsidRPr="006029FA" w:rsidRDefault="00E76ED5" w:rsidP="00E76ED5">
      <w:r>
        <w:t>Finally the extrapolated ACELP signal is windowed and the overlap-add method is applied as if the extrapolated ACELP signal was the previous FD-CNG frame.</w:t>
      </w:r>
    </w:p>
    <w:p w:rsidR="00E76ED5" w:rsidRPr="008B1459" w:rsidRDefault="00E76ED5" w:rsidP="008B1459">
      <w:pPr>
        <w:pStyle w:val="H6"/>
      </w:pPr>
      <w:bookmarkStart w:id="1093" w:name="_Toc394347388"/>
      <w:r w:rsidRPr="008B1459">
        <w:t>6.7.3.3.3.3</w:t>
      </w:r>
      <w:r w:rsidRPr="008B1459">
        <w:tab/>
        <w:t>Transitions from active to FD-CNG at bitrates&lt;=8kbps and at 13.2kbps</w:t>
      </w:r>
      <w:bookmarkEnd w:id="1093"/>
    </w:p>
    <w:p w:rsidR="00E76ED5" w:rsidRDefault="00E76ED5" w:rsidP="00E76ED5">
      <w:pPr>
        <w:rPr>
          <w:lang w:eastAsia="x-none"/>
        </w:rPr>
      </w:pPr>
      <w:r>
        <w:rPr>
          <w:lang w:eastAsia="x-none"/>
        </w:rPr>
        <w:t>At bitrates&lt;=8</w:t>
      </w:r>
      <w:r>
        <w:rPr>
          <w:rFonts w:hint="eastAsia"/>
          <w:lang w:eastAsia="zh-CN"/>
        </w:rPr>
        <w:t xml:space="preserve"> </w:t>
      </w:r>
      <w:r>
        <w:rPr>
          <w:lang w:eastAsia="x-none"/>
        </w:rPr>
        <w:t>kbps and at 13.2</w:t>
      </w:r>
      <w:r>
        <w:rPr>
          <w:rFonts w:hint="eastAsia"/>
          <w:lang w:eastAsia="zh-CN"/>
        </w:rPr>
        <w:t xml:space="preserve"> </w:t>
      </w:r>
      <w:r>
        <w:rPr>
          <w:lang w:eastAsia="x-none"/>
        </w:rPr>
        <w:t>kbps, a FD-CNG frame is converted to a combination of an excitation signal and a set of LPC coefficients. It then becomes very similar to a LP-CNG frame, and can be further processed as such.</w:t>
      </w:r>
    </w:p>
    <w:p w:rsidR="00E76ED5" w:rsidRDefault="00E76ED5" w:rsidP="00E76ED5">
      <w:pPr>
        <w:rPr>
          <w:lang w:eastAsia="x-none"/>
        </w:rPr>
      </w:pPr>
      <w:r>
        <w:rPr>
          <w:lang w:eastAsia="x-none"/>
        </w:rPr>
        <w:t>First, the left part of the FD-CNG frame is not windowed after the inverse FFT and there is no overlap-add operation with the previous (missing) FD-CNG frame.</w:t>
      </w:r>
    </w:p>
    <w:p w:rsidR="00E76ED5" w:rsidRDefault="00E76ED5" w:rsidP="00E76ED5">
      <w:r>
        <w:rPr>
          <w:lang w:eastAsia="x-none"/>
        </w:rPr>
        <w:t xml:space="preserve">The time-domain FD-CNG signal is then pre-emphasized and filter through the LP analysis filter </w:t>
      </w:r>
      <w:r w:rsidRPr="00CB0C92">
        <w:rPr>
          <w:position w:val="-10"/>
        </w:rPr>
        <w:object w:dxaOrig="2000" w:dyaOrig="300">
          <v:shape id="_x0000_i2338" type="#_x0000_t75" style="width:100.15pt;height:15pt" o:ole="">
            <v:imagedata r:id="rId2330" o:title=""/>
          </v:shape>
          <o:OLEObject Type="Embed" ProgID="Equation.3" ShapeID="_x0000_i2338" DrawAspect="Content" ObjectID="_1783090638" r:id="rId2468"/>
        </w:object>
      </w:r>
      <w:r>
        <w:t xml:space="preserve"> (see </w:t>
      </w:r>
      <w:r>
        <w:rPr>
          <w:rFonts w:hint="eastAsia"/>
          <w:lang w:eastAsia="zh-CN"/>
        </w:rPr>
        <w:t xml:space="preserve">subclause </w:t>
      </w:r>
      <w:r>
        <w:t>6.7.3.1.3), producing an excitation signal.</w:t>
      </w:r>
    </w:p>
    <w:p w:rsidR="00E76ED5" w:rsidRPr="00466E98" w:rsidRDefault="00E76ED5" w:rsidP="00E76ED5">
      <w:pPr>
        <w:rPr>
          <w:lang w:eastAsia="x-none"/>
        </w:rPr>
      </w:pPr>
      <w:r>
        <w:t>The set of LPC coefficients associated with the excitation is</w:t>
      </w:r>
      <w:r w:rsidRPr="00CB0C92">
        <w:rPr>
          <w:position w:val="-10"/>
        </w:rPr>
        <w:object w:dxaOrig="2000" w:dyaOrig="300">
          <v:shape id="_x0000_i2339" type="#_x0000_t75" style="width:100.15pt;height:15pt" o:ole="">
            <v:imagedata r:id="rId2330" o:title=""/>
          </v:shape>
          <o:OLEObject Type="Embed" ProgID="Equation.3" ShapeID="_x0000_i2339" DrawAspect="Content" ObjectID="_1783090639" r:id="rId2469"/>
        </w:object>
      </w:r>
      <w:r>
        <w:t>. These LPC coefficients are then used to synthesize the final CNG signal using the excitation and the filter memories from the previous frame, as it is done in LP-CNG.</w:t>
      </w:r>
    </w:p>
    <w:p w:rsidR="00E76ED5" w:rsidRDefault="00E76ED5" w:rsidP="00E76ED5">
      <w:pPr>
        <w:pStyle w:val="Heading5"/>
      </w:pPr>
      <w:bookmarkStart w:id="1094" w:name="_Toc394347389"/>
      <w:r>
        <w:t>6.7.3.3.4</w:t>
      </w:r>
      <w:r>
        <w:tab/>
        <w:t>FD-CNG decoder memory update</w:t>
      </w:r>
      <w:bookmarkEnd w:id="1094"/>
    </w:p>
    <w:p w:rsidR="00E76ED5" w:rsidRDefault="00E76ED5" w:rsidP="00E76ED5">
      <w:r>
        <w:rPr>
          <w:lang w:eastAsia="x-none"/>
        </w:rPr>
        <w:t xml:space="preserve">The LPC coefficients </w:t>
      </w:r>
      <w:r w:rsidRPr="00CB0C92">
        <w:rPr>
          <w:position w:val="-10"/>
        </w:rPr>
        <w:object w:dxaOrig="2000" w:dyaOrig="300">
          <v:shape id="_x0000_i2340" type="#_x0000_t75" style="width:100.15pt;height:15pt" o:ole="">
            <v:imagedata r:id="rId2330" o:title=""/>
          </v:shape>
          <o:OLEObject Type="Embed" ProgID="Equation.3" ShapeID="_x0000_i2340" DrawAspect="Content" ObjectID="_1783090640" r:id="rId2470"/>
        </w:object>
      </w:r>
      <w:r>
        <w:t xml:space="preserve"> are converted to LSP and to LSF. The LPC, LSP and LSF are then used to update all LPC/LSP/LSF-related memories.</w:t>
      </w:r>
    </w:p>
    <w:p w:rsidR="00E76ED5" w:rsidRDefault="00E76ED5" w:rsidP="00E76ED5">
      <w:r>
        <w:t>The FD-CNG time-domain output is used to update all signal domain memories.</w:t>
      </w:r>
    </w:p>
    <w:p w:rsidR="00E76ED5" w:rsidRDefault="00E76ED5" w:rsidP="00E76ED5">
      <w:r>
        <w:t>The FD-CNG time-domain signal is pre-emphasized and the pre-emphasized signal is then used to update all pre-emphasized signal domain memories.</w:t>
      </w:r>
    </w:p>
    <w:p w:rsidR="00E76ED5" w:rsidRDefault="00E76ED5" w:rsidP="00E76ED5">
      <w:r>
        <w:t xml:space="preserve">The pre-emphasized signal </w:t>
      </w:r>
      <w:r>
        <w:rPr>
          <w:lang w:eastAsia="x-none"/>
        </w:rPr>
        <w:t xml:space="preserve">is filtered through the LP analysis filter </w:t>
      </w:r>
      <w:r w:rsidRPr="00CB0C92">
        <w:rPr>
          <w:position w:val="-10"/>
        </w:rPr>
        <w:object w:dxaOrig="2000" w:dyaOrig="300">
          <v:shape id="_x0000_i2341" type="#_x0000_t75" style="width:100.15pt;height:15pt" o:ole="">
            <v:imagedata r:id="rId2330" o:title=""/>
          </v:shape>
          <o:OLEObject Type="Embed" ProgID="Equation.3" ShapeID="_x0000_i2341" DrawAspect="Content" ObjectID="_1783090641" r:id="rId2471"/>
        </w:object>
      </w:r>
      <w:r>
        <w:t xml:space="preserve"> and the obtained residual is then used to update all excitation domain memories.</w:t>
      </w:r>
    </w:p>
    <w:p w:rsidR="00E76ED5" w:rsidRPr="00FE5410" w:rsidRDefault="00E76ED5" w:rsidP="00E76ED5">
      <w:pPr>
        <w:rPr>
          <w:lang w:eastAsia="x-none"/>
        </w:rPr>
      </w:pPr>
      <w:r>
        <w:rPr>
          <w:lang w:eastAsia="x-none"/>
        </w:rPr>
        <w:t>All the other memories are updated similarly to LP-CNG (</w:t>
      </w:r>
      <w:r w:rsidRPr="00BD7E56">
        <w:rPr>
          <w:lang w:eastAsia="x-none"/>
        </w:rPr>
        <w:t xml:space="preserve">see </w:t>
      </w:r>
      <w:r w:rsidRPr="00BD7E56">
        <w:rPr>
          <w:rFonts w:hint="eastAsia"/>
          <w:lang w:eastAsia="zh-CN"/>
        </w:rPr>
        <w:t xml:space="preserve">subclause </w:t>
      </w:r>
      <w:r w:rsidRPr="00BD7E56">
        <w:rPr>
          <w:lang w:eastAsia="x-none"/>
        </w:rPr>
        <w:t>6.7.2.2</w:t>
      </w:r>
      <w:r>
        <w:rPr>
          <w:lang w:eastAsia="x-none"/>
        </w:rPr>
        <w:t>).</w:t>
      </w:r>
    </w:p>
    <w:sectPr w:rsidR="00E76ED5" w:rsidRPr="00FE5410" w:rsidSect="003A0ABC">
      <w:headerReference w:type="default" r:id="rId2472"/>
      <w:footerReference w:type="default" r:id="rId2473"/>
      <w:footnotePr>
        <w:numRestart w:val="eachSect"/>
      </w:footnotePr>
      <w:pgSz w:w="11907" w:h="16840" w:code="9"/>
      <w:pgMar w:top="1416" w:right="1133" w:bottom="1133" w:left="1133" w:header="850" w:footer="340" w:gutter="0"/>
      <w:pgNumType w:start="521"/>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866E1" w:rsidRDefault="00E866E1">
      <w:r>
        <w:separator/>
      </w:r>
    </w:p>
  </w:endnote>
  <w:endnote w:type="continuationSeparator" w:id="0">
    <w:p w:rsidR="00E866E1" w:rsidRDefault="00E86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w:altName w:val="Courier New"/>
    <w:panose1 w:val="02070409020205020404"/>
    <w:charset w:val="00"/>
    <w:family w:val="modern"/>
    <w:pitch w:val="fixed"/>
    <w:sig w:usb0="00000003" w:usb1="00000000" w:usb2="00000000" w:usb3="00000000" w:csb0="00000001" w:csb1="00000000"/>
  </w:font>
  <w:font w:name="BatangChe">
    <w:charset w:val="81"/>
    <w:family w:val="modern"/>
    <w:pitch w:val="fixed"/>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DotumChe">
    <w:charset w:val="81"/>
    <w:family w:val="modern"/>
    <w:pitch w:val="fixed"/>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12562" w:rsidRDefault="00D20A0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866E1" w:rsidRDefault="00E866E1">
      <w:r>
        <w:separator/>
      </w:r>
    </w:p>
  </w:footnote>
  <w:footnote w:type="continuationSeparator" w:id="0">
    <w:p w:rsidR="00E866E1" w:rsidRDefault="00E866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12562" w:rsidRDefault="00D20A04">
    <w:pPr>
      <w:framePr w:h="284" w:hRule="exact" w:wrap="around" w:vAnchor="text" w:hAnchor="margin" w:xAlign="right" w:y="1"/>
      <w:rPr>
        <w:rFonts w:ascii="Arial" w:hAnsi="Arial" w:cs="Arial"/>
        <w:b/>
        <w:sz w:val="18"/>
        <w:szCs w:val="18"/>
      </w:rPr>
    </w:pPr>
    <w:r>
      <w:rPr>
        <w:rFonts w:ascii="Arial" w:hAnsi="Arial" w:cs="Arial"/>
        <w:b/>
        <w:noProof/>
        <w:sz w:val="18"/>
        <w:szCs w:val="18"/>
      </w:rPr>
      <w:t>3GPP TS 26.445 V1</w:t>
    </w:r>
    <w:r w:rsidR="007F62EB">
      <w:rPr>
        <w:rFonts w:ascii="Arial" w:hAnsi="Arial" w:cs="Arial"/>
        <w:b/>
        <w:noProof/>
        <w:sz w:val="18"/>
        <w:szCs w:val="18"/>
      </w:rPr>
      <w:t>8</w:t>
    </w:r>
    <w:r>
      <w:rPr>
        <w:rFonts w:ascii="Arial" w:hAnsi="Arial" w:cs="Arial"/>
        <w:b/>
        <w:noProof/>
        <w:sz w:val="18"/>
        <w:szCs w:val="18"/>
      </w:rPr>
      <w:t>.0.0 (202</w:t>
    </w:r>
    <w:r w:rsidR="007F62EB">
      <w:rPr>
        <w:rFonts w:ascii="Arial" w:hAnsi="Arial" w:cs="Arial"/>
        <w:b/>
        <w:noProof/>
        <w:sz w:val="18"/>
        <w:szCs w:val="18"/>
      </w:rPr>
      <w:t>4</w:t>
    </w:r>
    <w:r>
      <w:rPr>
        <w:rFonts w:ascii="Arial" w:hAnsi="Arial" w:cs="Arial"/>
        <w:b/>
        <w:noProof/>
        <w:sz w:val="18"/>
        <w:szCs w:val="18"/>
      </w:rPr>
      <w:t>-0</w:t>
    </w:r>
    <w:r w:rsidR="007F62EB">
      <w:rPr>
        <w:rFonts w:ascii="Arial" w:hAnsi="Arial" w:cs="Arial"/>
        <w:b/>
        <w:noProof/>
        <w:sz w:val="18"/>
        <w:szCs w:val="18"/>
      </w:rPr>
      <w:t>3</w:t>
    </w:r>
    <w:r>
      <w:rPr>
        <w:rFonts w:ascii="Arial" w:hAnsi="Arial" w:cs="Arial"/>
        <w:b/>
        <w:noProof/>
        <w:sz w:val="18"/>
        <w:szCs w:val="18"/>
      </w:rPr>
      <w:t>)</w:t>
    </w:r>
  </w:p>
  <w:p w:rsidR="00F12562" w:rsidRDefault="00F1256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B87FF8">
      <w:rPr>
        <w:rFonts w:ascii="Arial" w:hAnsi="Arial" w:cs="Arial"/>
        <w:b/>
        <w:noProof/>
        <w:sz w:val="18"/>
        <w:szCs w:val="18"/>
      </w:rPr>
      <w:t>593</w:t>
    </w:r>
    <w:r>
      <w:rPr>
        <w:rFonts w:ascii="Arial" w:hAnsi="Arial" w:cs="Arial"/>
        <w:b/>
        <w:sz w:val="18"/>
        <w:szCs w:val="18"/>
      </w:rPr>
      <w:fldChar w:fldCharType="end"/>
    </w:r>
  </w:p>
  <w:p w:rsidR="00F12562" w:rsidRDefault="00D20A04">
    <w:pPr>
      <w:framePr w:h="284" w:hRule="exact" w:wrap="around" w:vAnchor="text" w:hAnchor="margin" w:y="7"/>
      <w:rPr>
        <w:rFonts w:ascii="Arial" w:hAnsi="Arial" w:cs="Arial"/>
        <w:b/>
        <w:sz w:val="18"/>
        <w:szCs w:val="18"/>
      </w:rPr>
    </w:pPr>
    <w:r>
      <w:rPr>
        <w:rFonts w:ascii="Arial" w:hAnsi="Arial" w:cs="Arial"/>
        <w:b/>
        <w:noProof/>
        <w:sz w:val="18"/>
        <w:szCs w:val="18"/>
      </w:rPr>
      <w:t>Release 1</w:t>
    </w:r>
    <w:r w:rsidR="007F62EB">
      <w:rPr>
        <w:rFonts w:ascii="Arial" w:hAnsi="Arial" w:cs="Arial"/>
        <w:b/>
        <w:noProof/>
        <w:sz w:val="18"/>
        <w:szCs w:val="18"/>
      </w:rPr>
      <w:t>8</w:t>
    </w:r>
  </w:p>
  <w:p w:rsidR="00F12562" w:rsidRDefault="00F125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AA03A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9BA573B"/>
    <w:multiLevelType w:val="hybridMultilevel"/>
    <w:tmpl w:val="662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B46A3"/>
    <w:multiLevelType w:val="hybridMultilevel"/>
    <w:tmpl w:val="2D3E306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179B4FAE"/>
    <w:multiLevelType w:val="hybridMultilevel"/>
    <w:tmpl w:val="F4E81722"/>
    <w:lvl w:ilvl="0" w:tplc="08090011">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1B1B008D"/>
    <w:multiLevelType w:val="hybridMultilevel"/>
    <w:tmpl w:val="95B6D5FA"/>
    <w:lvl w:ilvl="0" w:tplc="B692A424">
      <w:numFmt w:val="bullet"/>
      <w:lvlText w:val="-"/>
      <w:lvlJc w:val="left"/>
      <w:pPr>
        <w:ind w:left="720" w:hanging="360"/>
      </w:pPr>
      <w:rPr>
        <w:rFonts w:ascii="Times New Roman" w:eastAsia="Malgun Gothic"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0C5979"/>
    <w:multiLevelType w:val="hybridMultilevel"/>
    <w:tmpl w:val="28466FD6"/>
    <w:lvl w:ilvl="0" w:tplc="EE44433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8" w15:restartNumberingAfterBreak="0">
    <w:nsid w:val="20620380"/>
    <w:multiLevelType w:val="hybridMultilevel"/>
    <w:tmpl w:val="DB56359C"/>
    <w:lvl w:ilvl="0" w:tplc="525A9AC6">
      <w:start w:val="100"/>
      <w:numFmt w:val="decimalZero"/>
      <w:pStyle w:val="Paragraph100to999"/>
      <w:lvlText w:val="[0%1]"/>
      <w:lvlJc w:val="left"/>
      <w:pPr>
        <w:tabs>
          <w:tab w:val="num" w:pos="1077"/>
        </w:tabs>
      </w:pPr>
      <w:rPr>
        <w:rFonts w:ascii="Times New Roman" w:eastAsia="SimSun" w:hAnsi="Times New Roman" w:cs="Times New Roman" w:hint="default"/>
        <w:b/>
        <w:i w:val="0"/>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 w15:restartNumberingAfterBreak="0">
    <w:nsid w:val="20E35C35"/>
    <w:multiLevelType w:val="hybridMultilevel"/>
    <w:tmpl w:val="4C7A5C72"/>
    <w:lvl w:ilvl="0" w:tplc="0809000F">
      <w:start w:val="1"/>
      <w:numFmt w:val="decimal"/>
      <w:lvlText w:val="%1."/>
      <w:lvlJc w:val="left"/>
      <w:pPr>
        <w:ind w:left="1154" w:hanging="360"/>
      </w:pPr>
    </w:lvl>
    <w:lvl w:ilvl="1" w:tplc="08090019" w:tentative="1">
      <w:start w:val="1"/>
      <w:numFmt w:val="lowerLetter"/>
      <w:lvlText w:val="%2."/>
      <w:lvlJc w:val="left"/>
      <w:pPr>
        <w:ind w:left="1874" w:hanging="360"/>
      </w:pPr>
    </w:lvl>
    <w:lvl w:ilvl="2" w:tplc="0809001B" w:tentative="1">
      <w:start w:val="1"/>
      <w:numFmt w:val="lowerRoman"/>
      <w:lvlText w:val="%3."/>
      <w:lvlJc w:val="right"/>
      <w:pPr>
        <w:ind w:left="2594" w:hanging="180"/>
      </w:pPr>
    </w:lvl>
    <w:lvl w:ilvl="3" w:tplc="0809000F" w:tentative="1">
      <w:start w:val="1"/>
      <w:numFmt w:val="decimal"/>
      <w:lvlText w:val="%4."/>
      <w:lvlJc w:val="left"/>
      <w:pPr>
        <w:ind w:left="3314" w:hanging="360"/>
      </w:pPr>
    </w:lvl>
    <w:lvl w:ilvl="4" w:tplc="08090019" w:tentative="1">
      <w:start w:val="1"/>
      <w:numFmt w:val="lowerLetter"/>
      <w:lvlText w:val="%5."/>
      <w:lvlJc w:val="left"/>
      <w:pPr>
        <w:ind w:left="4034" w:hanging="360"/>
      </w:pPr>
    </w:lvl>
    <w:lvl w:ilvl="5" w:tplc="0809001B" w:tentative="1">
      <w:start w:val="1"/>
      <w:numFmt w:val="lowerRoman"/>
      <w:lvlText w:val="%6."/>
      <w:lvlJc w:val="right"/>
      <w:pPr>
        <w:ind w:left="4754" w:hanging="180"/>
      </w:pPr>
    </w:lvl>
    <w:lvl w:ilvl="6" w:tplc="0809000F" w:tentative="1">
      <w:start w:val="1"/>
      <w:numFmt w:val="decimal"/>
      <w:lvlText w:val="%7."/>
      <w:lvlJc w:val="left"/>
      <w:pPr>
        <w:ind w:left="5474" w:hanging="360"/>
      </w:pPr>
    </w:lvl>
    <w:lvl w:ilvl="7" w:tplc="08090019" w:tentative="1">
      <w:start w:val="1"/>
      <w:numFmt w:val="lowerLetter"/>
      <w:lvlText w:val="%8."/>
      <w:lvlJc w:val="left"/>
      <w:pPr>
        <w:ind w:left="6194" w:hanging="360"/>
      </w:pPr>
    </w:lvl>
    <w:lvl w:ilvl="8" w:tplc="0809001B" w:tentative="1">
      <w:start w:val="1"/>
      <w:numFmt w:val="lowerRoman"/>
      <w:lvlText w:val="%9."/>
      <w:lvlJc w:val="right"/>
      <w:pPr>
        <w:ind w:left="6914" w:hanging="180"/>
      </w:pPr>
    </w:lvl>
  </w:abstractNum>
  <w:abstractNum w:abstractNumId="10" w15:restartNumberingAfterBreak="0">
    <w:nsid w:val="24FD276F"/>
    <w:multiLevelType w:val="hybridMultilevel"/>
    <w:tmpl w:val="EEB63E72"/>
    <w:lvl w:ilvl="0" w:tplc="44A83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6502FE"/>
    <w:multiLevelType w:val="hybridMultilevel"/>
    <w:tmpl w:val="987C407E"/>
    <w:lvl w:ilvl="0" w:tplc="3000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12257"/>
    <w:multiLevelType w:val="singleLevel"/>
    <w:tmpl w:val="EACE65EE"/>
    <w:lvl w:ilvl="0">
      <w:start w:val="1"/>
      <w:numFmt w:val="decimalZero"/>
      <w:pStyle w:val="USPTO1-99"/>
      <w:lvlText w:val="[00%1]"/>
      <w:lvlJc w:val="left"/>
      <w:pPr>
        <w:tabs>
          <w:tab w:val="num" w:pos="720"/>
        </w:tabs>
        <w:ind w:left="0" w:firstLine="0"/>
      </w:pPr>
      <w:rPr>
        <w:b/>
        <w:i w:val="0"/>
        <w:lang w:val="en-US"/>
      </w:rPr>
    </w:lvl>
  </w:abstractNum>
  <w:abstractNum w:abstractNumId="13" w15:restartNumberingAfterBreak="0">
    <w:nsid w:val="2B3E2937"/>
    <w:multiLevelType w:val="hybridMultilevel"/>
    <w:tmpl w:val="C08EA6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BB098E"/>
    <w:multiLevelType w:val="hybridMultilevel"/>
    <w:tmpl w:val="79DC6CDC"/>
    <w:lvl w:ilvl="0" w:tplc="08090011">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5" w15:restartNumberingAfterBreak="0">
    <w:nsid w:val="2E71521F"/>
    <w:multiLevelType w:val="hybridMultilevel"/>
    <w:tmpl w:val="659476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0917B2"/>
    <w:multiLevelType w:val="hybridMultilevel"/>
    <w:tmpl w:val="9C087D50"/>
    <w:lvl w:ilvl="0" w:tplc="41B2A0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200086"/>
    <w:multiLevelType w:val="hybridMultilevel"/>
    <w:tmpl w:val="A010FDAA"/>
    <w:lvl w:ilvl="0" w:tplc="41B2A0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D11277"/>
    <w:multiLevelType w:val="hybridMultilevel"/>
    <w:tmpl w:val="0406B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51639A9"/>
    <w:multiLevelType w:val="hybridMultilevel"/>
    <w:tmpl w:val="9B5487AE"/>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88D38BB"/>
    <w:multiLevelType w:val="multilevel"/>
    <w:tmpl w:val="422CF5AC"/>
    <w:lvl w:ilvl="0">
      <w:start w:val="6"/>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3"/>
      <w:numFmt w:val="decimal"/>
      <w:lvlText w:val="%1.%2.%3.%4"/>
      <w:lvlJc w:val="left"/>
      <w:pPr>
        <w:ind w:left="930" w:hanging="930"/>
      </w:pPr>
      <w:rPr>
        <w:rFonts w:hint="default"/>
      </w:rPr>
    </w:lvl>
    <w:lvl w:ilvl="4">
      <w:start w:val="2"/>
      <w:numFmt w:val="decimal"/>
      <w:lvlText w:val="%1.%2.%3.%4.%5"/>
      <w:lvlJc w:val="left"/>
      <w:pPr>
        <w:ind w:left="930" w:hanging="930"/>
      </w:pPr>
      <w:rPr>
        <w:rFonts w:hint="default"/>
      </w:rPr>
    </w:lvl>
    <w:lvl w:ilvl="5">
      <w:start w:val="2"/>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E730C3A"/>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22" w15:restartNumberingAfterBreak="0">
    <w:nsid w:val="3EE47095"/>
    <w:multiLevelType w:val="hybridMultilevel"/>
    <w:tmpl w:val="90C8B3DC"/>
    <w:lvl w:ilvl="0" w:tplc="45B8302C">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50D3A3D"/>
    <w:multiLevelType w:val="hybridMultilevel"/>
    <w:tmpl w:val="11927530"/>
    <w:lvl w:ilvl="0" w:tplc="08090011">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4" w15:restartNumberingAfterBreak="0">
    <w:nsid w:val="49E75A2F"/>
    <w:multiLevelType w:val="hybridMultilevel"/>
    <w:tmpl w:val="05863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E2404D"/>
    <w:multiLevelType w:val="hybridMultilevel"/>
    <w:tmpl w:val="0CA8D54E"/>
    <w:lvl w:ilvl="0" w:tplc="EDC8A86E">
      <w:start w:val="5"/>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109B9"/>
    <w:multiLevelType w:val="hybridMultilevel"/>
    <w:tmpl w:val="6A022DD8"/>
    <w:lvl w:ilvl="0" w:tplc="3CAE6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B9D67F4"/>
    <w:multiLevelType w:val="hybridMultilevel"/>
    <w:tmpl w:val="792C0C2C"/>
    <w:lvl w:ilvl="0" w:tplc="3E5CB84C">
      <w:start w:val="1"/>
      <w:numFmt w:val="decimalZero"/>
      <w:pStyle w:val="Paragraph1to99"/>
      <w:lvlText w:val="[00%1]"/>
      <w:lvlJc w:val="left"/>
      <w:pPr>
        <w:tabs>
          <w:tab w:val="num" w:pos="1077"/>
        </w:tabs>
      </w:pPr>
      <w:rPr>
        <w:rFonts w:ascii="Times New Roman" w:hAnsi="Times New Roman" w:cs="Times New Roman" w:hint="default"/>
        <w:b/>
        <w:i w:val="0"/>
        <w:color w:val="auto"/>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8" w15:restartNumberingAfterBreak="0">
    <w:nsid w:val="5D717143"/>
    <w:multiLevelType w:val="hybridMultilevel"/>
    <w:tmpl w:val="BCD2562C"/>
    <w:lvl w:ilvl="0" w:tplc="A49678C0">
      <w:start w:val="6"/>
      <w:numFmt w:val="bullet"/>
      <w:lvlText w:val="-"/>
      <w:lvlJc w:val="left"/>
      <w:pPr>
        <w:ind w:left="720" w:hanging="360"/>
      </w:pPr>
      <w:rPr>
        <w:rFonts w:ascii="Times New Roman" w:eastAsia="MS Mincho"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E1A5649"/>
    <w:multiLevelType w:val="hybridMultilevel"/>
    <w:tmpl w:val="906C03C0"/>
    <w:lvl w:ilvl="0" w:tplc="04090017">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0" w15:restartNumberingAfterBreak="0">
    <w:nsid w:val="5F7F5AA3"/>
    <w:multiLevelType w:val="hybridMultilevel"/>
    <w:tmpl w:val="0D5CEB30"/>
    <w:lvl w:ilvl="0" w:tplc="41B2A0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6494E4D"/>
    <w:multiLevelType w:val="hybridMultilevel"/>
    <w:tmpl w:val="0C8CD8B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32" w15:restartNumberingAfterBreak="0">
    <w:nsid w:val="673F35EE"/>
    <w:multiLevelType w:val="hybridMultilevel"/>
    <w:tmpl w:val="78827C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6A2A19BC"/>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34" w15:restartNumberingAfterBreak="0">
    <w:nsid w:val="6A865594"/>
    <w:multiLevelType w:val="hybridMultilevel"/>
    <w:tmpl w:val="68E0E846"/>
    <w:lvl w:ilvl="0" w:tplc="04050001">
      <w:start w:val="5"/>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C1D5587"/>
    <w:multiLevelType w:val="hybridMultilevel"/>
    <w:tmpl w:val="B7106DB2"/>
    <w:lvl w:ilvl="0" w:tplc="7F08CEA4">
      <w:start w:val="1"/>
      <w:numFmt w:val="bullet"/>
      <w:lvlRestart w:val="0"/>
      <w:lvlText w:val="–"/>
      <w:lvlJc w:val="left"/>
      <w:pPr>
        <w:ind w:left="363" w:hanging="363"/>
      </w:pPr>
      <w:rPr>
        <w:rFonts w:ascii="Times New Roman" w:hAnsi="Times New Roman" w:cs="Times New Roman"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36" w15:restartNumberingAfterBreak="0">
    <w:nsid w:val="6E877B91"/>
    <w:multiLevelType w:val="hybridMultilevel"/>
    <w:tmpl w:val="F54C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FEA2464"/>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38" w15:restartNumberingAfterBreak="0">
    <w:nsid w:val="724B69ED"/>
    <w:multiLevelType w:val="hybridMultilevel"/>
    <w:tmpl w:val="D7461A62"/>
    <w:lvl w:ilvl="0" w:tplc="0809000F">
      <w:start w:val="1"/>
      <w:numFmt w:val="decimal"/>
      <w:lvlText w:val="%1."/>
      <w:lvlJc w:val="left"/>
      <w:pPr>
        <w:ind w:left="1212" w:hanging="360"/>
      </w:p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39" w15:restartNumberingAfterBreak="0">
    <w:nsid w:val="737932E8"/>
    <w:multiLevelType w:val="hybridMultilevel"/>
    <w:tmpl w:val="2EF4A278"/>
    <w:lvl w:ilvl="0" w:tplc="8092E78A">
      <w:start w:val="5"/>
      <w:numFmt w:val="bullet"/>
      <w:lvlText w:val="–"/>
      <w:lvlJc w:val="left"/>
      <w:pPr>
        <w:ind w:left="560" w:hanging="360"/>
      </w:pPr>
      <w:rPr>
        <w:rFonts w:ascii="Times New Roman" w:eastAsia="SimSun" w:hAnsi="Times New Roman" w:cs="Times New Roman"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0" w15:restartNumberingAfterBreak="0">
    <w:nsid w:val="77356E05"/>
    <w:multiLevelType w:val="hybridMultilevel"/>
    <w:tmpl w:val="B7582504"/>
    <w:lvl w:ilvl="0" w:tplc="0809000F">
      <w:start w:val="1"/>
      <w:numFmt w:val="decimal"/>
      <w:lvlText w:val="%1."/>
      <w:lvlJc w:val="left"/>
      <w:pPr>
        <w:ind w:left="1100" w:hanging="360"/>
      </w:p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41" w15:restartNumberingAfterBreak="0">
    <w:nsid w:val="7DAB5638"/>
    <w:multiLevelType w:val="hybridMultilevel"/>
    <w:tmpl w:val="D9AE9D0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01333830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97447912">
    <w:abstractNumId w:val="1"/>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97921291">
    <w:abstractNumId w:val="2"/>
  </w:num>
  <w:num w:numId="4" w16cid:durableId="513761835">
    <w:abstractNumId w:val="9"/>
  </w:num>
  <w:num w:numId="5" w16cid:durableId="1436175449">
    <w:abstractNumId w:val="4"/>
  </w:num>
  <w:num w:numId="6" w16cid:durableId="652371786">
    <w:abstractNumId w:val="38"/>
  </w:num>
  <w:num w:numId="7" w16cid:durableId="1447191593">
    <w:abstractNumId w:val="36"/>
  </w:num>
  <w:num w:numId="8" w16cid:durableId="1136411255">
    <w:abstractNumId w:val="21"/>
  </w:num>
  <w:num w:numId="9" w16cid:durableId="463280875">
    <w:abstractNumId w:val="31"/>
  </w:num>
  <w:num w:numId="10" w16cid:durableId="1798448550">
    <w:abstractNumId w:val="37"/>
  </w:num>
  <w:num w:numId="11" w16cid:durableId="290941567">
    <w:abstractNumId w:val="40"/>
  </w:num>
  <w:num w:numId="12" w16cid:durableId="1281302156">
    <w:abstractNumId w:val="39"/>
  </w:num>
  <w:num w:numId="13" w16cid:durableId="716398895">
    <w:abstractNumId w:val="33"/>
  </w:num>
  <w:num w:numId="14" w16cid:durableId="275986568">
    <w:abstractNumId w:val="19"/>
  </w:num>
  <w:num w:numId="15" w16cid:durableId="1798333744">
    <w:abstractNumId w:val="25"/>
  </w:num>
  <w:num w:numId="16" w16cid:durableId="1051923897">
    <w:abstractNumId w:val="34"/>
  </w:num>
  <w:num w:numId="17" w16cid:durableId="34280589">
    <w:abstractNumId w:val="15"/>
  </w:num>
  <w:num w:numId="18" w16cid:durableId="669143424">
    <w:abstractNumId w:val="28"/>
  </w:num>
  <w:num w:numId="19" w16cid:durableId="1925456033">
    <w:abstractNumId w:val="35"/>
  </w:num>
  <w:num w:numId="20" w16cid:durableId="66417916">
    <w:abstractNumId w:val="13"/>
  </w:num>
  <w:num w:numId="21" w16cid:durableId="817457555">
    <w:abstractNumId w:val="7"/>
  </w:num>
  <w:num w:numId="22" w16cid:durableId="1926916326">
    <w:abstractNumId w:val="12"/>
    <w:lvlOverride w:ilvl="0">
      <w:startOverride w:val="1"/>
    </w:lvlOverride>
  </w:num>
  <w:num w:numId="23" w16cid:durableId="100494106">
    <w:abstractNumId w:val="27"/>
  </w:num>
  <w:num w:numId="24" w16cid:durableId="264074022">
    <w:abstractNumId w:val="8"/>
  </w:num>
  <w:num w:numId="25" w16cid:durableId="971133631">
    <w:abstractNumId w:val="10"/>
  </w:num>
  <w:num w:numId="26" w16cid:durableId="574511211">
    <w:abstractNumId w:val="18"/>
  </w:num>
  <w:num w:numId="27" w16cid:durableId="1289436074">
    <w:abstractNumId w:val="24"/>
  </w:num>
  <w:num w:numId="28" w16cid:durableId="480582975">
    <w:abstractNumId w:val="6"/>
  </w:num>
  <w:num w:numId="29" w16cid:durableId="1051659983">
    <w:abstractNumId w:val="20"/>
  </w:num>
  <w:num w:numId="30" w16cid:durableId="1507399918">
    <w:abstractNumId w:val="3"/>
  </w:num>
  <w:num w:numId="31" w16cid:durableId="679502484">
    <w:abstractNumId w:val="22"/>
  </w:num>
  <w:num w:numId="32" w16cid:durableId="246118537">
    <w:abstractNumId w:val="26"/>
  </w:num>
  <w:num w:numId="33" w16cid:durableId="1915696932">
    <w:abstractNumId w:val="11"/>
  </w:num>
  <w:num w:numId="34" w16cid:durableId="369304972">
    <w:abstractNumId w:val="17"/>
  </w:num>
  <w:num w:numId="35" w16cid:durableId="868840619">
    <w:abstractNumId w:val="16"/>
  </w:num>
  <w:num w:numId="36" w16cid:durableId="612178017">
    <w:abstractNumId w:val="30"/>
  </w:num>
  <w:num w:numId="37" w16cid:durableId="1715884093">
    <w:abstractNumId w:val="0"/>
  </w:num>
  <w:num w:numId="38" w16cid:durableId="1789082058">
    <w:abstractNumId w:val="29"/>
  </w:num>
  <w:num w:numId="39" w16cid:durableId="769275019">
    <w:abstractNumId w:val="41"/>
  </w:num>
  <w:num w:numId="40" w16cid:durableId="1776754777">
    <w:abstractNumId w:val="32"/>
  </w:num>
  <w:num w:numId="41" w16cid:durableId="697197051">
    <w:abstractNumId w:val="14"/>
  </w:num>
  <w:num w:numId="42" w16cid:durableId="844898730">
    <w:abstractNumId w:val="23"/>
  </w:num>
  <w:num w:numId="43" w16cid:durableId="7811921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B68"/>
    <w:rsid w:val="00007282"/>
    <w:rsid w:val="00007545"/>
    <w:rsid w:val="0000796F"/>
    <w:rsid w:val="000127AA"/>
    <w:rsid w:val="00013ABE"/>
    <w:rsid w:val="00020816"/>
    <w:rsid w:val="0002541E"/>
    <w:rsid w:val="00025A25"/>
    <w:rsid w:val="000312D2"/>
    <w:rsid w:val="00033397"/>
    <w:rsid w:val="00035ABB"/>
    <w:rsid w:val="00040095"/>
    <w:rsid w:val="00040DDE"/>
    <w:rsid w:val="0004263B"/>
    <w:rsid w:val="00046185"/>
    <w:rsid w:val="000540F7"/>
    <w:rsid w:val="00056BD0"/>
    <w:rsid w:val="00056D83"/>
    <w:rsid w:val="00056EE0"/>
    <w:rsid w:val="0005742E"/>
    <w:rsid w:val="0006613E"/>
    <w:rsid w:val="00071CD6"/>
    <w:rsid w:val="000743C7"/>
    <w:rsid w:val="00076F48"/>
    <w:rsid w:val="00080512"/>
    <w:rsid w:val="00080D3B"/>
    <w:rsid w:val="00083C34"/>
    <w:rsid w:val="000844DB"/>
    <w:rsid w:val="00085550"/>
    <w:rsid w:val="0009286A"/>
    <w:rsid w:val="000973B6"/>
    <w:rsid w:val="000A1C4A"/>
    <w:rsid w:val="000B4F5C"/>
    <w:rsid w:val="000C083F"/>
    <w:rsid w:val="000C0AA6"/>
    <w:rsid w:val="000C3DAC"/>
    <w:rsid w:val="000C3FA5"/>
    <w:rsid w:val="000C73F7"/>
    <w:rsid w:val="000D402C"/>
    <w:rsid w:val="000D58AB"/>
    <w:rsid w:val="000E2D01"/>
    <w:rsid w:val="000E4C77"/>
    <w:rsid w:val="000F06C9"/>
    <w:rsid w:val="000F09DF"/>
    <w:rsid w:val="000F42C4"/>
    <w:rsid w:val="000F4987"/>
    <w:rsid w:val="000F6A5F"/>
    <w:rsid w:val="00103A11"/>
    <w:rsid w:val="0011125E"/>
    <w:rsid w:val="001127CB"/>
    <w:rsid w:val="00115FD2"/>
    <w:rsid w:val="00130C19"/>
    <w:rsid w:val="00132A4C"/>
    <w:rsid w:val="00137A17"/>
    <w:rsid w:val="00140C61"/>
    <w:rsid w:val="001421B9"/>
    <w:rsid w:val="0014561E"/>
    <w:rsid w:val="00150170"/>
    <w:rsid w:val="00150459"/>
    <w:rsid w:val="0015361C"/>
    <w:rsid w:val="00162C10"/>
    <w:rsid w:val="00177237"/>
    <w:rsid w:val="00180B59"/>
    <w:rsid w:val="00180F08"/>
    <w:rsid w:val="001810D5"/>
    <w:rsid w:val="001929F7"/>
    <w:rsid w:val="001943DE"/>
    <w:rsid w:val="00194C42"/>
    <w:rsid w:val="0019649F"/>
    <w:rsid w:val="001A37D3"/>
    <w:rsid w:val="001A66D9"/>
    <w:rsid w:val="001A7DED"/>
    <w:rsid w:val="001B1B61"/>
    <w:rsid w:val="001B4572"/>
    <w:rsid w:val="001B701E"/>
    <w:rsid w:val="001C66D2"/>
    <w:rsid w:val="001C6E2C"/>
    <w:rsid w:val="001C7FA6"/>
    <w:rsid w:val="001D3427"/>
    <w:rsid w:val="001D396F"/>
    <w:rsid w:val="001D59CA"/>
    <w:rsid w:val="001E3D12"/>
    <w:rsid w:val="001E5B81"/>
    <w:rsid w:val="001E7245"/>
    <w:rsid w:val="001E72A3"/>
    <w:rsid w:val="001F168B"/>
    <w:rsid w:val="001F374C"/>
    <w:rsid w:val="00201092"/>
    <w:rsid w:val="00201847"/>
    <w:rsid w:val="0020376B"/>
    <w:rsid w:val="00203D0C"/>
    <w:rsid w:val="00211D9B"/>
    <w:rsid w:val="0021294A"/>
    <w:rsid w:val="00215A7F"/>
    <w:rsid w:val="00237134"/>
    <w:rsid w:val="00242C1F"/>
    <w:rsid w:val="00244572"/>
    <w:rsid w:val="002509AC"/>
    <w:rsid w:val="00250D58"/>
    <w:rsid w:val="00252B8D"/>
    <w:rsid w:val="002561CD"/>
    <w:rsid w:val="002635D5"/>
    <w:rsid w:val="002637D6"/>
    <w:rsid w:val="00263A20"/>
    <w:rsid w:val="00274B10"/>
    <w:rsid w:val="00275850"/>
    <w:rsid w:val="00276F4D"/>
    <w:rsid w:val="002812D8"/>
    <w:rsid w:val="00283D34"/>
    <w:rsid w:val="002853D6"/>
    <w:rsid w:val="00292A7E"/>
    <w:rsid w:val="002969EE"/>
    <w:rsid w:val="00296DA6"/>
    <w:rsid w:val="002A0289"/>
    <w:rsid w:val="002A1847"/>
    <w:rsid w:val="002A1BD6"/>
    <w:rsid w:val="002A52FD"/>
    <w:rsid w:val="002B4D2D"/>
    <w:rsid w:val="002B79C7"/>
    <w:rsid w:val="002B7DB7"/>
    <w:rsid w:val="002C24E8"/>
    <w:rsid w:val="002C3015"/>
    <w:rsid w:val="002C6E09"/>
    <w:rsid w:val="002D6DC8"/>
    <w:rsid w:val="002E3635"/>
    <w:rsid w:val="002E5A6C"/>
    <w:rsid w:val="002E6B18"/>
    <w:rsid w:val="002F24A6"/>
    <w:rsid w:val="002F333D"/>
    <w:rsid w:val="002F4509"/>
    <w:rsid w:val="002F7AD4"/>
    <w:rsid w:val="00300A75"/>
    <w:rsid w:val="003054DE"/>
    <w:rsid w:val="0031691A"/>
    <w:rsid w:val="003172DC"/>
    <w:rsid w:val="00320297"/>
    <w:rsid w:val="00325021"/>
    <w:rsid w:val="00326BBE"/>
    <w:rsid w:val="00327F2B"/>
    <w:rsid w:val="00330B2F"/>
    <w:rsid w:val="00340817"/>
    <w:rsid w:val="00340B06"/>
    <w:rsid w:val="00341C5D"/>
    <w:rsid w:val="00342378"/>
    <w:rsid w:val="00344484"/>
    <w:rsid w:val="003472D7"/>
    <w:rsid w:val="0035077E"/>
    <w:rsid w:val="00350B5C"/>
    <w:rsid w:val="0035462D"/>
    <w:rsid w:val="003606BA"/>
    <w:rsid w:val="0037093D"/>
    <w:rsid w:val="0037217F"/>
    <w:rsid w:val="00373EF9"/>
    <w:rsid w:val="003763B9"/>
    <w:rsid w:val="00381D37"/>
    <w:rsid w:val="00392B01"/>
    <w:rsid w:val="00393FDC"/>
    <w:rsid w:val="00394965"/>
    <w:rsid w:val="00396BC0"/>
    <w:rsid w:val="003A01B3"/>
    <w:rsid w:val="003A0ABC"/>
    <w:rsid w:val="003A6114"/>
    <w:rsid w:val="003B269D"/>
    <w:rsid w:val="003B7E4E"/>
    <w:rsid w:val="003C234A"/>
    <w:rsid w:val="003C3674"/>
    <w:rsid w:val="003C3C76"/>
    <w:rsid w:val="003C65DB"/>
    <w:rsid w:val="003C7B10"/>
    <w:rsid w:val="003D0521"/>
    <w:rsid w:val="003D4DC9"/>
    <w:rsid w:val="003E082E"/>
    <w:rsid w:val="003E269A"/>
    <w:rsid w:val="003E4215"/>
    <w:rsid w:val="003E6879"/>
    <w:rsid w:val="003F254D"/>
    <w:rsid w:val="003F28E6"/>
    <w:rsid w:val="003F5A98"/>
    <w:rsid w:val="0040009C"/>
    <w:rsid w:val="00401C71"/>
    <w:rsid w:val="00405181"/>
    <w:rsid w:val="00406BC9"/>
    <w:rsid w:val="00410F45"/>
    <w:rsid w:val="00415C03"/>
    <w:rsid w:val="004231D1"/>
    <w:rsid w:val="00424E26"/>
    <w:rsid w:val="00433252"/>
    <w:rsid w:val="00435A20"/>
    <w:rsid w:val="00436B33"/>
    <w:rsid w:val="00442384"/>
    <w:rsid w:val="004438C0"/>
    <w:rsid w:val="0045206C"/>
    <w:rsid w:val="004552E1"/>
    <w:rsid w:val="00455A02"/>
    <w:rsid w:val="00460619"/>
    <w:rsid w:val="004608A9"/>
    <w:rsid w:val="00460ED5"/>
    <w:rsid w:val="00466450"/>
    <w:rsid w:val="004749A3"/>
    <w:rsid w:val="00481AE1"/>
    <w:rsid w:val="00482CE8"/>
    <w:rsid w:val="00485BF7"/>
    <w:rsid w:val="004909D9"/>
    <w:rsid w:val="00493AAA"/>
    <w:rsid w:val="004952A7"/>
    <w:rsid w:val="004A05B3"/>
    <w:rsid w:val="004A1B7D"/>
    <w:rsid w:val="004A78BB"/>
    <w:rsid w:val="004B20FF"/>
    <w:rsid w:val="004B30B7"/>
    <w:rsid w:val="004B7426"/>
    <w:rsid w:val="004B7B41"/>
    <w:rsid w:val="004C0DE1"/>
    <w:rsid w:val="004C31F4"/>
    <w:rsid w:val="004C5360"/>
    <w:rsid w:val="004C61EE"/>
    <w:rsid w:val="004D3578"/>
    <w:rsid w:val="004D7C3C"/>
    <w:rsid w:val="004E213A"/>
    <w:rsid w:val="004E2EA5"/>
    <w:rsid w:val="004E6066"/>
    <w:rsid w:val="004F08D0"/>
    <w:rsid w:val="004F3E37"/>
    <w:rsid w:val="004F552F"/>
    <w:rsid w:val="004F56DE"/>
    <w:rsid w:val="00501BA5"/>
    <w:rsid w:val="00503252"/>
    <w:rsid w:val="00506F1D"/>
    <w:rsid w:val="00517D9B"/>
    <w:rsid w:val="00524891"/>
    <w:rsid w:val="005278EB"/>
    <w:rsid w:val="005322F2"/>
    <w:rsid w:val="005344A2"/>
    <w:rsid w:val="00541200"/>
    <w:rsid w:val="00543E6C"/>
    <w:rsid w:val="00552BE3"/>
    <w:rsid w:val="00556E63"/>
    <w:rsid w:val="00565087"/>
    <w:rsid w:val="00566CFC"/>
    <w:rsid w:val="0057324A"/>
    <w:rsid w:val="00574292"/>
    <w:rsid w:val="00576DE9"/>
    <w:rsid w:val="005801F5"/>
    <w:rsid w:val="00580F11"/>
    <w:rsid w:val="00581F9E"/>
    <w:rsid w:val="005820B5"/>
    <w:rsid w:val="00585008"/>
    <w:rsid w:val="005952F0"/>
    <w:rsid w:val="005978C1"/>
    <w:rsid w:val="005A1EBE"/>
    <w:rsid w:val="005A7AF2"/>
    <w:rsid w:val="005B0D75"/>
    <w:rsid w:val="005B11B4"/>
    <w:rsid w:val="005B1FD4"/>
    <w:rsid w:val="005B31C9"/>
    <w:rsid w:val="005B4A56"/>
    <w:rsid w:val="005B5452"/>
    <w:rsid w:val="005B64C0"/>
    <w:rsid w:val="005B6522"/>
    <w:rsid w:val="005C01A7"/>
    <w:rsid w:val="005D3338"/>
    <w:rsid w:val="005D38BE"/>
    <w:rsid w:val="005D4817"/>
    <w:rsid w:val="005D7976"/>
    <w:rsid w:val="005E1042"/>
    <w:rsid w:val="005E1B0B"/>
    <w:rsid w:val="005F1E1D"/>
    <w:rsid w:val="005F2FAB"/>
    <w:rsid w:val="005F51E0"/>
    <w:rsid w:val="005F54FE"/>
    <w:rsid w:val="005F577A"/>
    <w:rsid w:val="005F5A0C"/>
    <w:rsid w:val="006012C9"/>
    <w:rsid w:val="006062C7"/>
    <w:rsid w:val="006072A1"/>
    <w:rsid w:val="00610A11"/>
    <w:rsid w:val="006148E1"/>
    <w:rsid w:val="00620236"/>
    <w:rsid w:val="00630B18"/>
    <w:rsid w:val="006441A9"/>
    <w:rsid w:val="00645948"/>
    <w:rsid w:val="0064676F"/>
    <w:rsid w:val="00646FDC"/>
    <w:rsid w:val="00652D97"/>
    <w:rsid w:val="006575C6"/>
    <w:rsid w:val="006623A1"/>
    <w:rsid w:val="0066430D"/>
    <w:rsid w:val="00667B36"/>
    <w:rsid w:val="006831E5"/>
    <w:rsid w:val="006953FD"/>
    <w:rsid w:val="00695465"/>
    <w:rsid w:val="006A35E4"/>
    <w:rsid w:val="006A3AB7"/>
    <w:rsid w:val="006B06B5"/>
    <w:rsid w:val="006B3001"/>
    <w:rsid w:val="006B5EA0"/>
    <w:rsid w:val="006C17C2"/>
    <w:rsid w:val="006C2DA7"/>
    <w:rsid w:val="006D0D9D"/>
    <w:rsid w:val="006D58D6"/>
    <w:rsid w:val="006D7705"/>
    <w:rsid w:val="006E3551"/>
    <w:rsid w:val="006E6F84"/>
    <w:rsid w:val="006F2D86"/>
    <w:rsid w:val="007028FD"/>
    <w:rsid w:val="007049C5"/>
    <w:rsid w:val="00705CE7"/>
    <w:rsid w:val="00707A45"/>
    <w:rsid w:val="00710C67"/>
    <w:rsid w:val="007114DE"/>
    <w:rsid w:val="00716DC0"/>
    <w:rsid w:val="00717E66"/>
    <w:rsid w:val="0072040C"/>
    <w:rsid w:val="007330EE"/>
    <w:rsid w:val="0073464F"/>
    <w:rsid w:val="00734A5B"/>
    <w:rsid w:val="00744E76"/>
    <w:rsid w:val="00745B2C"/>
    <w:rsid w:val="00750C77"/>
    <w:rsid w:val="0075325C"/>
    <w:rsid w:val="00755424"/>
    <w:rsid w:val="00757893"/>
    <w:rsid w:val="00757A76"/>
    <w:rsid w:val="00761146"/>
    <w:rsid w:val="00767297"/>
    <w:rsid w:val="0076733B"/>
    <w:rsid w:val="00767D58"/>
    <w:rsid w:val="00781F0F"/>
    <w:rsid w:val="00790F60"/>
    <w:rsid w:val="007921BF"/>
    <w:rsid w:val="007958D6"/>
    <w:rsid w:val="00795A55"/>
    <w:rsid w:val="007A1F3E"/>
    <w:rsid w:val="007A2BE9"/>
    <w:rsid w:val="007A46AF"/>
    <w:rsid w:val="007B13DE"/>
    <w:rsid w:val="007B428F"/>
    <w:rsid w:val="007B6C6C"/>
    <w:rsid w:val="007B6D47"/>
    <w:rsid w:val="007B7113"/>
    <w:rsid w:val="007B79CE"/>
    <w:rsid w:val="007C1B59"/>
    <w:rsid w:val="007C4707"/>
    <w:rsid w:val="007C5016"/>
    <w:rsid w:val="007C67BE"/>
    <w:rsid w:val="007C6BF7"/>
    <w:rsid w:val="007D23BD"/>
    <w:rsid w:val="007D36F9"/>
    <w:rsid w:val="007D3BEB"/>
    <w:rsid w:val="007D5079"/>
    <w:rsid w:val="007D6DAC"/>
    <w:rsid w:val="007D791C"/>
    <w:rsid w:val="007E0024"/>
    <w:rsid w:val="007E2922"/>
    <w:rsid w:val="007F155F"/>
    <w:rsid w:val="007F266D"/>
    <w:rsid w:val="007F3303"/>
    <w:rsid w:val="007F415D"/>
    <w:rsid w:val="007F62EB"/>
    <w:rsid w:val="007F7DE1"/>
    <w:rsid w:val="00801E05"/>
    <w:rsid w:val="008028A4"/>
    <w:rsid w:val="00802FF1"/>
    <w:rsid w:val="00810042"/>
    <w:rsid w:val="00811B8F"/>
    <w:rsid w:val="00813D39"/>
    <w:rsid w:val="00814EAC"/>
    <w:rsid w:val="008152B5"/>
    <w:rsid w:val="00825FAD"/>
    <w:rsid w:val="00834EE0"/>
    <w:rsid w:val="008356D9"/>
    <w:rsid w:val="00835FE3"/>
    <w:rsid w:val="0083750F"/>
    <w:rsid w:val="008379C3"/>
    <w:rsid w:val="00837F0E"/>
    <w:rsid w:val="00852B19"/>
    <w:rsid w:val="00854627"/>
    <w:rsid w:val="00855C10"/>
    <w:rsid w:val="00864824"/>
    <w:rsid w:val="008717BB"/>
    <w:rsid w:val="008768CA"/>
    <w:rsid w:val="0087702C"/>
    <w:rsid w:val="00880BE0"/>
    <w:rsid w:val="00883052"/>
    <w:rsid w:val="00886358"/>
    <w:rsid w:val="00892AF8"/>
    <w:rsid w:val="008940F7"/>
    <w:rsid w:val="0089578E"/>
    <w:rsid w:val="00895FF7"/>
    <w:rsid w:val="008A61BB"/>
    <w:rsid w:val="008B0C44"/>
    <w:rsid w:val="008B1459"/>
    <w:rsid w:val="008D062A"/>
    <w:rsid w:val="008D1BEB"/>
    <w:rsid w:val="008D2916"/>
    <w:rsid w:val="008D7CD6"/>
    <w:rsid w:val="008E2F9F"/>
    <w:rsid w:val="008E4C5E"/>
    <w:rsid w:val="008E65DA"/>
    <w:rsid w:val="008E66F0"/>
    <w:rsid w:val="008F2CB6"/>
    <w:rsid w:val="008F3396"/>
    <w:rsid w:val="008F3D9F"/>
    <w:rsid w:val="0090053D"/>
    <w:rsid w:val="009005CF"/>
    <w:rsid w:val="009010B4"/>
    <w:rsid w:val="0090271F"/>
    <w:rsid w:val="0090278C"/>
    <w:rsid w:val="009045D3"/>
    <w:rsid w:val="0090751F"/>
    <w:rsid w:val="00907687"/>
    <w:rsid w:val="00912FB0"/>
    <w:rsid w:val="0091546B"/>
    <w:rsid w:val="00920CC6"/>
    <w:rsid w:val="009211E8"/>
    <w:rsid w:val="009212A8"/>
    <w:rsid w:val="00921808"/>
    <w:rsid w:val="0092242F"/>
    <w:rsid w:val="009247B7"/>
    <w:rsid w:val="00924861"/>
    <w:rsid w:val="00925FF7"/>
    <w:rsid w:val="00931EA3"/>
    <w:rsid w:val="00934C98"/>
    <w:rsid w:val="00942A59"/>
    <w:rsid w:val="00942EC2"/>
    <w:rsid w:val="00946523"/>
    <w:rsid w:val="00950AA6"/>
    <w:rsid w:val="00951FAD"/>
    <w:rsid w:val="00953381"/>
    <w:rsid w:val="00955626"/>
    <w:rsid w:val="00955CAB"/>
    <w:rsid w:val="00960D6C"/>
    <w:rsid w:val="00960FF4"/>
    <w:rsid w:val="00961965"/>
    <w:rsid w:val="00965981"/>
    <w:rsid w:val="0096702B"/>
    <w:rsid w:val="00967305"/>
    <w:rsid w:val="0097064D"/>
    <w:rsid w:val="00971157"/>
    <w:rsid w:val="009747B1"/>
    <w:rsid w:val="00974974"/>
    <w:rsid w:val="009756B6"/>
    <w:rsid w:val="009909F3"/>
    <w:rsid w:val="00993D52"/>
    <w:rsid w:val="009A0852"/>
    <w:rsid w:val="009B30E7"/>
    <w:rsid w:val="009B5BFB"/>
    <w:rsid w:val="009B75F8"/>
    <w:rsid w:val="009C0BF7"/>
    <w:rsid w:val="009C0E81"/>
    <w:rsid w:val="009C18B2"/>
    <w:rsid w:val="009C1935"/>
    <w:rsid w:val="009C5945"/>
    <w:rsid w:val="009C7845"/>
    <w:rsid w:val="009E7D65"/>
    <w:rsid w:val="009F0C17"/>
    <w:rsid w:val="009F0E44"/>
    <w:rsid w:val="009F1006"/>
    <w:rsid w:val="009F1CF3"/>
    <w:rsid w:val="00A00F57"/>
    <w:rsid w:val="00A04BFB"/>
    <w:rsid w:val="00A06B70"/>
    <w:rsid w:val="00A07DB9"/>
    <w:rsid w:val="00A100C3"/>
    <w:rsid w:val="00A10F02"/>
    <w:rsid w:val="00A1335E"/>
    <w:rsid w:val="00A16D40"/>
    <w:rsid w:val="00A17D58"/>
    <w:rsid w:val="00A2060E"/>
    <w:rsid w:val="00A228E9"/>
    <w:rsid w:val="00A2645C"/>
    <w:rsid w:val="00A2723F"/>
    <w:rsid w:val="00A319EB"/>
    <w:rsid w:val="00A350EE"/>
    <w:rsid w:val="00A4057F"/>
    <w:rsid w:val="00A40C11"/>
    <w:rsid w:val="00A43AAE"/>
    <w:rsid w:val="00A441D5"/>
    <w:rsid w:val="00A450B7"/>
    <w:rsid w:val="00A45C16"/>
    <w:rsid w:val="00A52858"/>
    <w:rsid w:val="00A53724"/>
    <w:rsid w:val="00A56DA9"/>
    <w:rsid w:val="00A63185"/>
    <w:rsid w:val="00A63545"/>
    <w:rsid w:val="00A63A71"/>
    <w:rsid w:val="00A67445"/>
    <w:rsid w:val="00A76935"/>
    <w:rsid w:val="00A775DE"/>
    <w:rsid w:val="00A82346"/>
    <w:rsid w:val="00A87179"/>
    <w:rsid w:val="00A94B6A"/>
    <w:rsid w:val="00A96477"/>
    <w:rsid w:val="00AA2A64"/>
    <w:rsid w:val="00AA2B64"/>
    <w:rsid w:val="00AA6D78"/>
    <w:rsid w:val="00AA75A1"/>
    <w:rsid w:val="00AB10E4"/>
    <w:rsid w:val="00AB612E"/>
    <w:rsid w:val="00AC4149"/>
    <w:rsid w:val="00AC69C6"/>
    <w:rsid w:val="00AD2F1C"/>
    <w:rsid w:val="00AE0187"/>
    <w:rsid w:val="00AE2AF2"/>
    <w:rsid w:val="00AF11BE"/>
    <w:rsid w:val="00AF1D86"/>
    <w:rsid w:val="00AF3483"/>
    <w:rsid w:val="00B02847"/>
    <w:rsid w:val="00B031A2"/>
    <w:rsid w:val="00B07A4F"/>
    <w:rsid w:val="00B15449"/>
    <w:rsid w:val="00B270B8"/>
    <w:rsid w:val="00B33360"/>
    <w:rsid w:val="00B41046"/>
    <w:rsid w:val="00B5201C"/>
    <w:rsid w:val="00B562D2"/>
    <w:rsid w:val="00B61BC5"/>
    <w:rsid w:val="00B61F4E"/>
    <w:rsid w:val="00B62003"/>
    <w:rsid w:val="00B641E4"/>
    <w:rsid w:val="00B6578E"/>
    <w:rsid w:val="00B7265A"/>
    <w:rsid w:val="00B72842"/>
    <w:rsid w:val="00B73276"/>
    <w:rsid w:val="00B7660A"/>
    <w:rsid w:val="00B83FB6"/>
    <w:rsid w:val="00B8554B"/>
    <w:rsid w:val="00B87FF8"/>
    <w:rsid w:val="00B9187D"/>
    <w:rsid w:val="00B92AB6"/>
    <w:rsid w:val="00BA2CF2"/>
    <w:rsid w:val="00BA4354"/>
    <w:rsid w:val="00BA5DC8"/>
    <w:rsid w:val="00BA6CB2"/>
    <w:rsid w:val="00BA7EC8"/>
    <w:rsid w:val="00BB0833"/>
    <w:rsid w:val="00BB3EDE"/>
    <w:rsid w:val="00BC09E3"/>
    <w:rsid w:val="00BC341A"/>
    <w:rsid w:val="00BC37C1"/>
    <w:rsid w:val="00BC5104"/>
    <w:rsid w:val="00BD0256"/>
    <w:rsid w:val="00BD0BC2"/>
    <w:rsid w:val="00BD60E6"/>
    <w:rsid w:val="00BD6CB5"/>
    <w:rsid w:val="00BD7D24"/>
    <w:rsid w:val="00BE79B0"/>
    <w:rsid w:val="00BE7E42"/>
    <w:rsid w:val="00BF04A4"/>
    <w:rsid w:val="00BF35DF"/>
    <w:rsid w:val="00BF496C"/>
    <w:rsid w:val="00BF5B85"/>
    <w:rsid w:val="00BF6E17"/>
    <w:rsid w:val="00C051B7"/>
    <w:rsid w:val="00C0610A"/>
    <w:rsid w:val="00C07F77"/>
    <w:rsid w:val="00C12A19"/>
    <w:rsid w:val="00C218ED"/>
    <w:rsid w:val="00C22201"/>
    <w:rsid w:val="00C232F9"/>
    <w:rsid w:val="00C3009E"/>
    <w:rsid w:val="00C33079"/>
    <w:rsid w:val="00C34EB3"/>
    <w:rsid w:val="00C42602"/>
    <w:rsid w:val="00C50CE9"/>
    <w:rsid w:val="00C55901"/>
    <w:rsid w:val="00C62FBC"/>
    <w:rsid w:val="00C67BBC"/>
    <w:rsid w:val="00C71357"/>
    <w:rsid w:val="00C7372F"/>
    <w:rsid w:val="00C7641D"/>
    <w:rsid w:val="00C76600"/>
    <w:rsid w:val="00C82550"/>
    <w:rsid w:val="00C8586C"/>
    <w:rsid w:val="00C93A79"/>
    <w:rsid w:val="00CA1A8F"/>
    <w:rsid w:val="00CA26FC"/>
    <w:rsid w:val="00CA3D0C"/>
    <w:rsid w:val="00CB0741"/>
    <w:rsid w:val="00CB251B"/>
    <w:rsid w:val="00CB2C4E"/>
    <w:rsid w:val="00CB371F"/>
    <w:rsid w:val="00CC09A0"/>
    <w:rsid w:val="00CC4CC4"/>
    <w:rsid w:val="00CC5AA1"/>
    <w:rsid w:val="00CC7A30"/>
    <w:rsid w:val="00CD16E5"/>
    <w:rsid w:val="00CD28A0"/>
    <w:rsid w:val="00CE2B78"/>
    <w:rsid w:val="00CF2A75"/>
    <w:rsid w:val="00CF31BC"/>
    <w:rsid w:val="00CF3B62"/>
    <w:rsid w:val="00CF3C41"/>
    <w:rsid w:val="00D040B5"/>
    <w:rsid w:val="00D06172"/>
    <w:rsid w:val="00D0674A"/>
    <w:rsid w:val="00D06BE8"/>
    <w:rsid w:val="00D11EB9"/>
    <w:rsid w:val="00D20A04"/>
    <w:rsid w:val="00D227BD"/>
    <w:rsid w:val="00D25F26"/>
    <w:rsid w:val="00D27C5D"/>
    <w:rsid w:val="00D33D2B"/>
    <w:rsid w:val="00D36D3E"/>
    <w:rsid w:val="00D4047F"/>
    <w:rsid w:val="00D442C9"/>
    <w:rsid w:val="00D507B2"/>
    <w:rsid w:val="00D5504C"/>
    <w:rsid w:val="00D56D73"/>
    <w:rsid w:val="00D5723A"/>
    <w:rsid w:val="00D67069"/>
    <w:rsid w:val="00D70370"/>
    <w:rsid w:val="00D72F2B"/>
    <w:rsid w:val="00D738D6"/>
    <w:rsid w:val="00D73A69"/>
    <w:rsid w:val="00D73FD7"/>
    <w:rsid w:val="00D76880"/>
    <w:rsid w:val="00D76CC1"/>
    <w:rsid w:val="00D81B78"/>
    <w:rsid w:val="00D8224E"/>
    <w:rsid w:val="00D87E00"/>
    <w:rsid w:val="00D9134D"/>
    <w:rsid w:val="00D93611"/>
    <w:rsid w:val="00D93703"/>
    <w:rsid w:val="00DA05A6"/>
    <w:rsid w:val="00DA20C6"/>
    <w:rsid w:val="00DA511E"/>
    <w:rsid w:val="00DA5BDC"/>
    <w:rsid w:val="00DA7A03"/>
    <w:rsid w:val="00DB1818"/>
    <w:rsid w:val="00DB31F4"/>
    <w:rsid w:val="00DB50EC"/>
    <w:rsid w:val="00DB7017"/>
    <w:rsid w:val="00DC16D4"/>
    <w:rsid w:val="00DC309B"/>
    <w:rsid w:val="00DC3FAF"/>
    <w:rsid w:val="00DC4DA2"/>
    <w:rsid w:val="00DE078B"/>
    <w:rsid w:val="00DE461E"/>
    <w:rsid w:val="00DE6329"/>
    <w:rsid w:val="00DE7F6A"/>
    <w:rsid w:val="00DE7FF7"/>
    <w:rsid w:val="00DF202E"/>
    <w:rsid w:val="00DF2D22"/>
    <w:rsid w:val="00DF6E46"/>
    <w:rsid w:val="00DF739A"/>
    <w:rsid w:val="00DF7766"/>
    <w:rsid w:val="00E10383"/>
    <w:rsid w:val="00E117FC"/>
    <w:rsid w:val="00E1255C"/>
    <w:rsid w:val="00E12D0F"/>
    <w:rsid w:val="00E15496"/>
    <w:rsid w:val="00E165C3"/>
    <w:rsid w:val="00E20541"/>
    <w:rsid w:val="00E23692"/>
    <w:rsid w:val="00E259AB"/>
    <w:rsid w:val="00E25BF9"/>
    <w:rsid w:val="00E27C2E"/>
    <w:rsid w:val="00E30B7C"/>
    <w:rsid w:val="00E349F0"/>
    <w:rsid w:val="00E34B40"/>
    <w:rsid w:val="00E37FD8"/>
    <w:rsid w:val="00E41DB9"/>
    <w:rsid w:val="00E41F3F"/>
    <w:rsid w:val="00E4207E"/>
    <w:rsid w:val="00E44E62"/>
    <w:rsid w:val="00E477AD"/>
    <w:rsid w:val="00E553EC"/>
    <w:rsid w:val="00E55D34"/>
    <w:rsid w:val="00E56FBD"/>
    <w:rsid w:val="00E61519"/>
    <w:rsid w:val="00E61522"/>
    <w:rsid w:val="00E618AE"/>
    <w:rsid w:val="00E655A1"/>
    <w:rsid w:val="00E65F4B"/>
    <w:rsid w:val="00E70AD3"/>
    <w:rsid w:val="00E72DB8"/>
    <w:rsid w:val="00E745F9"/>
    <w:rsid w:val="00E749F8"/>
    <w:rsid w:val="00E74AB4"/>
    <w:rsid w:val="00E74E20"/>
    <w:rsid w:val="00E75553"/>
    <w:rsid w:val="00E76ED5"/>
    <w:rsid w:val="00E77645"/>
    <w:rsid w:val="00E81076"/>
    <w:rsid w:val="00E83046"/>
    <w:rsid w:val="00E866E1"/>
    <w:rsid w:val="00E86CD7"/>
    <w:rsid w:val="00E92E62"/>
    <w:rsid w:val="00EA2E85"/>
    <w:rsid w:val="00EA56D8"/>
    <w:rsid w:val="00EA6B66"/>
    <w:rsid w:val="00EC2AE7"/>
    <w:rsid w:val="00EC4A25"/>
    <w:rsid w:val="00EC55E0"/>
    <w:rsid w:val="00EC6954"/>
    <w:rsid w:val="00EC7A4A"/>
    <w:rsid w:val="00ED1E60"/>
    <w:rsid w:val="00ED2E23"/>
    <w:rsid w:val="00ED3E9F"/>
    <w:rsid w:val="00EE362D"/>
    <w:rsid w:val="00EE704E"/>
    <w:rsid w:val="00F01E70"/>
    <w:rsid w:val="00F025A2"/>
    <w:rsid w:val="00F064B3"/>
    <w:rsid w:val="00F12562"/>
    <w:rsid w:val="00F178AA"/>
    <w:rsid w:val="00F2565E"/>
    <w:rsid w:val="00F27910"/>
    <w:rsid w:val="00F3012E"/>
    <w:rsid w:val="00F30C33"/>
    <w:rsid w:val="00F324F6"/>
    <w:rsid w:val="00F32826"/>
    <w:rsid w:val="00F35A0C"/>
    <w:rsid w:val="00F3660C"/>
    <w:rsid w:val="00F36D7A"/>
    <w:rsid w:val="00F37C7C"/>
    <w:rsid w:val="00F37F68"/>
    <w:rsid w:val="00F40F28"/>
    <w:rsid w:val="00F460E6"/>
    <w:rsid w:val="00F46A91"/>
    <w:rsid w:val="00F52088"/>
    <w:rsid w:val="00F54662"/>
    <w:rsid w:val="00F55B9C"/>
    <w:rsid w:val="00F6133E"/>
    <w:rsid w:val="00F64011"/>
    <w:rsid w:val="00F64C18"/>
    <w:rsid w:val="00F653B8"/>
    <w:rsid w:val="00F66152"/>
    <w:rsid w:val="00F66263"/>
    <w:rsid w:val="00F72E84"/>
    <w:rsid w:val="00F7306E"/>
    <w:rsid w:val="00F743BC"/>
    <w:rsid w:val="00F76D80"/>
    <w:rsid w:val="00F7758E"/>
    <w:rsid w:val="00F77B89"/>
    <w:rsid w:val="00F77F67"/>
    <w:rsid w:val="00F84933"/>
    <w:rsid w:val="00F944A1"/>
    <w:rsid w:val="00F950C1"/>
    <w:rsid w:val="00F962EC"/>
    <w:rsid w:val="00FA1266"/>
    <w:rsid w:val="00FA1EA0"/>
    <w:rsid w:val="00FA293F"/>
    <w:rsid w:val="00FA5CA5"/>
    <w:rsid w:val="00FB31CC"/>
    <w:rsid w:val="00FB384E"/>
    <w:rsid w:val="00FB6844"/>
    <w:rsid w:val="00FB70AC"/>
    <w:rsid w:val="00FC1192"/>
    <w:rsid w:val="00FC33BB"/>
    <w:rsid w:val="00FC5C52"/>
    <w:rsid w:val="00FC6AF6"/>
    <w:rsid w:val="00FD0A10"/>
    <w:rsid w:val="00FD3F3C"/>
    <w:rsid w:val="00FD7FC8"/>
    <w:rsid w:val="00FE0BDC"/>
    <w:rsid w:val="00FE0C04"/>
    <w:rsid w:val="00FE2881"/>
    <w:rsid w:val="00FE5410"/>
    <w:rsid w:val="00FE7BE3"/>
    <w:rsid w:val="00FF3990"/>
    <w:rsid w:val="00FF4077"/>
    <w:rsid w:val="00FF711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5:chartTrackingRefBased/>
  <w15:docId w15:val="{128188FF-7811-49CD-A471-1407CBF0E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723A"/>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lang w:val="x-none"/>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rPr>
      <w:lang w:val="x-none"/>
    </w:rPr>
  </w:style>
  <w:style w:type="paragraph" w:styleId="Heading9">
    <w:name w:val="heading 9"/>
    <w:basedOn w:val="Heading8"/>
    <w:next w:val="Normal"/>
    <w:link w:val="Heading9Char"/>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link w:val="EQZchn"/>
    <w:pPr>
      <w:keepLines/>
      <w:tabs>
        <w:tab w:val="center" w:pos="4536"/>
        <w:tab w:val="right" w:pos="9072"/>
      </w:tabs>
    </w:pPr>
    <w:rPr>
      <w:noProof/>
      <w:lang w:val="x-none"/>
    </w:r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lang w:val="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styleId="CommentReference">
    <w:name w:val="annotation reference"/>
    <w:rsid w:val="00B41046"/>
    <w:rPr>
      <w:sz w:val="16"/>
      <w:szCs w:val="16"/>
    </w:rPr>
  </w:style>
  <w:style w:type="paragraph" w:styleId="CommentText">
    <w:name w:val="annotation text"/>
    <w:basedOn w:val="Normal"/>
    <w:link w:val="CommentTextChar"/>
    <w:rsid w:val="00B41046"/>
    <w:rPr>
      <w:lang w:val="x-none"/>
    </w:rPr>
  </w:style>
  <w:style w:type="character" w:customStyle="1" w:styleId="CommentTextChar">
    <w:name w:val="Comment Text Char"/>
    <w:link w:val="CommentText"/>
    <w:rsid w:val="00B41046"/>
    <w:rPr>
      <w:lang w:eastAsia="en-US"/>
    </w:rPr>
  </w:style>
  <w:style w:type="paragraph" w:styleId="CommentSubject">
    <w:name w:val="annotation subject"/>
    <w:basedOn w:val="CommentText"/>
    <w:next w:val="CommentText"/>
    <w:link w:val="CommentSubjectChar"/>
    <w:rsid w:val="00B41046"/>
    <w:rPr>
      <w:b/>
      <w:bCs/>
    </w:rPr>
  </w:style>
  <w:style w:type="character" w:customStyle="1" w:styleId="CommentSubjectChar">
    <w:name w:val="Comment Subject Char"/>
    <w:link w:val="CommentSubject"/>
    <w:rsid w:val="00B41046"/>
    <w:rPr>
      <w:b/>
      <w:bCs/>
      <w:lang w:eastAsia="en-US"/>
    </w:rPr>
  </w:style>
  <w:style w:type="paragraph" w:styleId="BalloonText">
    <w:name w:val="Balloon Text"/>
    <w:basedOn w:val="Normal"/>
    <w:link w:val="BalloonTextChar"/>
    <w:rsid w:val="00B41046"/>
    <w:pPr>
      <w:spacing w:after="0"/>
    </w:pPr>
    <w:rPr>
      <w:rFonts w:ascii="Tahoma" w:hAnsi="Tahoma"/>
      <w:sz w:val="16"/>
      <w:szCs w:val="16"/>
      <w:lang w:val="x-none"/>
    </w:rPr>
  </w:style>
  <w:style w:type="character" w:customStyle="1" w:styleId="BalloonTextChar">
    <w:name w:val="Balloon Text Char"/>
    <w:link w:val="BalloonText"/>
    <w:rsid w:val="00B41046"/>
    <w:rPr>
      <w:rFonts w:ascii="Tahoma" w:hAnsi="Tahoma" w:cs="Tahoma"/>
      <w:sz w:val="16"/>
      <w:szCs w:val="16"/>
      <w:lang w:eastAsia="en-US"/>
    </w:rPr>
  </w:style>
  <w:style w:type="paragraph" w:styleId="Caption">
    <w:name w:val="caption"/>
    <w:basedOn w:val="Normal"/>
    <w:next w:val="Normal"/>
    <w:unhideWhenUsed/>
    <w:qFormat/>
    <w:rsid w:val="00F52088"/>
    <w:rPr>
      <w:b/>
      <w:bCs/>
    </w:rPr>
  </w:style>
  <w:style w:type="paragraph" w:customStyle="1" w:styleId="Normalaftertitle">
    <w:name w:val="Normal_after_title"/>
    <w:basedOn w:val="Normal"/>
    <w:next w:val="Normal"/>
    <w:rsid w:val="00A17D58"/>
    <w:pPr>
      <w:tabs>
        <w:tab w:val="left" w:pos="794"/>
        <w:tab w:val="left" w:pos="1191"/>
        <w:tab w:val="left" w:pos="1588"/>
        <w:tab w:val="left" w:pos="1985"/>
      </w:tabs>
      <w:overflowPunct w:val="0"/>
      <w:autoSpaceDE w:val="0"/>
      <w:autoSpaceDN w:val="0"/>
      <w:adjustRightInd w:val="0"/>
      <w:spacing w:before="360" w:after="0"/>
      <w:jc w:val="both"/>
      <w:textAlignment w:val="baseline"/>
    </w:pPr>
    <w:rPr>
      <w:sz w:val="24"/>
    </w:rPr>
  </w:style>
  <w:style w:type="table" w:styleId="TableGrid">
    <w:name w:val="Table Grid"/>
    <w:basedOn w:val="TableNormal"/>
    <w:rsid w:val="0066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lev1">
    <w:name w:val="enumlev1"/>
    <w:basedOn w:val="Normal"/>
    <w:rsid w:val="00B562D2"/>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sz w:val="24"/>
    </w:rPr>
  </w:style>
  <w:style w:type="character" w:customStyle="1" w:styleId="Heading7Char">
    <w:name w:val="Heading 7 Char"/>
    <w:link w:val="Heading7"/>
    <w:rsid w:val="00AA2B64"/>
    <w:rPr>
      <w:rFonts w:ascii="Arial" w:hAnsi="Arial"/>
      <w:lang w:eastAsia="en-US"/>
    </w:rPr>
  </w:style>
  <w:style w:type="paragraph" w:customStyle="1" w:styleId="Tabletext">
    <w:name w:val="Table_text"/>
    <w:basedOn w:val="Normal"/>
    <w:rsid w:val="007D6DA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sz w:val="22"/>
    </w:rPr>
  </w:style>
  <w:style w:type="numbering" w:customStyle="1" w:styleId="NoList1">
    <w:name w:val="No List1"/>
    <w:next w:val="NoList"/>
    <w:uiPriority w:val="99"/>
    <w:semiHidden/>
    <w:rsid w:val="009247B7"/>
  </w:style>
  <w:style w:type="table" w:customStyle="1" w:styleId="TableGrid1">
    <w:name w:val="Table Grid1"/>
    <w:basedOn w:val="TableNormal"/>
    <w:next w:val="TableGrid"/>
    <w:rsid w:val="00924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9247B7"/>
    <w:rPr>
      <w:rFonts w:ascii="Arial" w:hAnsi="Arial"/>
      <w:sz w:val="22"/>
      <w:lang w:eastAsia="en-US"/>
    </w:rPr>
  </w:style>
  <w:style w:type="paragraph" w:customStyle="1" w:styleId="body20">
    <w:name w:val="body 2.0"/>
    <w:basedOn w:val="Normal"/>
    <w:rsid w:val="009247B7"/>
    <w:pPr>
      <w:widowControl w:val="0"/>
      <w:spacing w:after="0" w:line="360" w:lineRule="auto"/>
      <w:ind w:firstLineChars="200" w:firstLine="200"/>
      <w:jc w:val="both"/>
    </w:pPr>
    <w:rPr>
      <w:kern w:val="2"/>
      <w:sz w:val="24"/>
      <w:szCs w:val="24"/>
      <w:lang w:val="en-US" w:eastAsia="zh-CN"/>
    </w:rPr>
  </w:style>
  <w:style w:type="character" w:customStyle="1" w:styleId="Heading6Char">
    <w:name w:val="Heading 6 Char"/>
    <w:link w:val="Heading6"/>
    <w:locked/>
    <w:rsid w:val="009247B7"/>
    <w:rPr>
      <w:rFonts w:ascii="Arial" w:hAnsi="Arial"/>
      <w:lang w:eastAsia="en-US"/>
    </w:rPr>
  </w:style>
  <w:style w:type="character" w:customStyle="1" w:styleId="trans">
    <w:name w:val="trans"/>
    <w:basedOn w:val="DefaultParagraphFont"/>
    <w:rsid w:val="009247B7"/>
  </w:style>
  <w:style w:type="character" w:customStyle="1" w:styleId="st1">
    <w:name w:val="st1"/>
    <w:basedOn w:val="DefaultParagraphFont"/>
    <w:rsid w:val="009247B7"/>
  </w:style>
  <w:style w:type="character" w:styleId="Hyperlink">
    <w:name w:val="Hyperlink"/>
    <w:uiPriority w:val="99"/>
    <w:unhideWhenUsed/>
    <w:rsid w:val="009247B7"/>
    <w:rPr>
      <w:color w:val="0000FF"/>
      <w:u w:val="single"/>
    </w:rPr>
  </w:style>
  <w:style w:type="numbering" w:customStyle="1" w:styleId="NoList2">
    <w:name w:val="No List2"/>
    <w:next w:val="NoList"/>
    <w:uiPriority w:val="99"/>
    <w:semiHidden/>
    <w:rsid w:val="00424E26"/>
  </w:style>
  <w:style w:type="table" w:customStyle="1" w:styleId="TableGrid2">
    <w:name w:val="Table Grid2"/>
    <w:basedOn w:val="TableNormal"/>
    <w:next w:val="TableGrid"/>
    <w:rsid w:val="00424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955CAB"/>
    <w:rPr>
      <w:rFonts w:ascii="Arial" w:hAnsi="Arial"/>
      <w:sz w:val="24"/>
      <w:lang w:eastAsia="en-US"/>
    </w:rPr>
  </w:style>
  <w:style w:type="paragraph" w:styleId="Revision">
    <w:name w:val="Revision"/>
    <w:hidden/>
    <w:uiPriority w:val="99"/>
    <w:semiHidden/>
    <w:rsid w:val="00955CAB"/>
    <w:rPr>
      <w:rFonts w:eastAsia="MS Mincho"/>
      <w:lang w:val="en-GB" w:eastAsia="en-US"/>
    </w:rPr>
  </w:style>
  <w:style w:type="character" w:customStyle="1" w:styleId="MTConvertedEquation">
    <w:name w:val="MTConvertedEquation"/>
    <w:rsid w:val="00955CAB"/>
  </w:style>
  <w:style w:type="character" w:customStyle="1" w:styleId="Heading1Char">
    <w:name w:val="Heading 1 Char"/>
    <w:link w:val="Heading1"/>
    <w:locked/>
    <w:rsid w:val="00955CAB"/>
    <w:rPr>
      <w:rFonts w:ascii="Arial" w:hAnsi="Arial"/>
      <w:sz w:val="36"/>
      <w:lang w:eastAsia="en-US" w:bidi="ar-SA"/>
    </w:rPr>
  </w:style>
  <w:style w:type="character" w:customStyle="1" w:styleId="Heading2Char">
    <w:name w:val="Heading 2 Char"/>
    <w:link w:val="Heading2"/>
    <w:locked/>
    <w:rsid w:val="00955CAB"/>
    <w:rPr>
      <w:rFonts w:ascii="Arial" w:hAnsi="Arial"/>
      <w:sz w:val="32"/>
      <w:lang w:eastAsia="en-US"/>
    </w:rPr>
  </w:style>
  <w:style w:type="character" w:customStyle="1" w:styleId="Heading3Char">
    <w:name w:val="Heading 3 Char"/>
    <w:link w:val="Heading3"/>
    <w:locked/>
    <w:rsid w:val="00955CAB"/>
    <w:rPr>
      <w:rFonts w:ascii="Arial" w:hAnsi="Arial"/>
      <w:sz w:val="28"/>
      <w:lang w:eastAsia="en-US"/>
    </w:rPr>
  </w:style>
  <w:style w:type="character" w:customStyle="1" w:styleId="Heading8Char">
    <w:name w:val="Heading 8 Char"/>
    <w:link w:val="Heading8"/>
    <w:locked/>
    <w:rsid w:val="00955CAB"/>
    <w:rPr>
      <w:rFonts w:ascii="Arial" w:hAnsi="Arial"/>
      <w:sz w:val="36"/>
      <w:lang w:eastAsia="en-US"/>
    </w:rPr>
  </w:style>
  <w:style w:type="character" w:customStyle="1" w:styleId="Heading9Char">
    <w:name w:val="Heading 9 Char"/>
    <w:link w:val="Heading9"/>
    <w:locked/>
    <w:rsid w:val="00955CAB"/>
    <w:rPr>
      <w:rFonts w:ascii="Arial" w:hAnsi="Arial"/>
      <w:sz w:val="36"/>
      <w:lang w:eastAsia="en-US"/>
    </w:rPr>
  </w:style>
  <w:style w:type="character" w:customStyle="1" w:styleId="HeaderChar">
    <w:name w:val="Header Char"/>
    <w:link w:val="Header"/>
    <w:locked/>
    <w:rsid w:val="00955CAB"/>
    <w:rPr>
      <w:rFonts w:ascii="Arial" w:hAnsi="Arial"/>
      <w:b/>
      <w:noProof/>
      <w:sz w:val="18"/>
      <w:lang w:eastAsia="ja-JP" w:bidi="ar-SA"/>
    </w:rPr>
  </w:style>
  <w:style w:type="character" w:customStyle="1" w:styleId="FooterChar">
    <w:name w:val="Footer Char"/>
    <w:link w:val="Footer"/>
    <w:locked/>
    <w:rsid w:val="00955CAB"/>
    <w:rPr>
      <w:rFonts w:ascii="Arial" w:hAnsi="Arial"/>
      <w:b/>
      <w:i/>
      <w:noProof/>
      <w:sz w:val="18"/>
      <w:lang w:eastAsia="ja-JP"/>
    </w:rPr>
  </w:style>
  <w:style w:type="paragraph" w:customStyle="1" w:styleId="Figure">
    <w:name w:val="Figure"/>
    <w:basedOn w:val="Normal"/>
    <w:next w:val="FigureNoTitle"/>
    <w:rsid w:val="00955CAB"/>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sz w:val="24"/>
    </w:rPr>
  </w:style>
  <w:style w:type="paragraph" w:customStyle="1" w:styleId="FigureNoTitle">
    <w:name w:val="Figure_NoTitle"/>
    <w:basedOn w:val="Normal"/>
    <w:next w:val="Normalaftertitle"/>
    <w:link w:val="FigureNoTitleChar"/>
    <w:rsid w:val="00955CAB"/>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b/>
      <w:sz w:val="24"/>
      <w:lang w:eastAsia="x-none"/>
    </w:rPr>
  </w:style>
  <w:style w:type="character" w:styleId="FollowedHyperlink">
    <w:name w:val="FollowedHyperlink"/>
    <w:rsid w:val="00955CAB"/>
    <w:rPr>
      <w:color w:val="800080"/>
      <w:u w:val="single"/>
    </w:rPr>
  </w:style>
  <w:style w:type="numbering" w:customStyle="1" w:styleId="NoList3">
    <w:name w:val="No List3"/>
    <w:next w:val="NoList"/>
    <w:uiPriority w:val="99"/>
    <w:semiHidden/>
    <w:unhideWhenUsed/>
    <w:rsid w:val="00955CAB"/>
  </w:style>
  <w:style w:type="table" w:customStyle="1" w:styleId="TableGrid3">
    <w:name w:val="Table Grid3"/>
    <w:basedOn w:val="TableNormal"/>
    <w:next w:val="TableGrid"/>
    <w:uiPriority w:val="39"/>
    <w:rsid w:val="0095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955CAB"/>
  </w:style>
  <w:style w:type="table" w:customStyle="1" w:styleId="TableGrid4">
    <w:name w:val="Table Grid4"/>
    <w:basedOn w:val="TableNormal"/>
    <w:next w:val="TableGrid"/>
    <w:uiPriority w:val="39"/>
    <w:rsid w:val="00955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1D5"/>
    <w:pPr>
      <w:spacing w:after="200" w:line="276" w:lineRule="auto"/>
      <w:ind w:left="720"/>
      <w:contextualSpacing/>
    </w:pPr>
    <w:rPr>
      <w:rFonts w:ascii="Calibri" w:eastAsia="Calibri" w:hAnsi="Calibri"/>
      <w:sz w:val="22"/>
      <w:szCs w:val="22"/>
      <w:lang w:val="de-DE"/>
    </w:rPr>
  </w:style>
  <w:style w:type="paragraph" w:customStyle="1" w:styleId="MTDisplayEquation">
    <w:name w:val="MTDisplayEquation"/>
    <w:basedOn w:val="Normal"/>
    <w:next w:val="Normal"/>
    <w:link w:val="MTDisplayEquationZchn"/>
    <w:rsid w:val="00A441D5"/>
    <w:pPr>
      <w:tabs>
        <w:tab w:val="center" w:pos="4700"/>
        <w:tab w:val="right" w:pos="9400"/>
      </w:tabs>
      <w:spacing w:after="200" w:line="276" w:lineRule="auto"/>
    </w:pPr>
    <w:rPr>
      <w:rFonts w:ascii="Calibri" w:hAnsi="Calibri"/>
      <w:sz w:val="22"/>
      <w:szCs w:val="22"/>
      <w:lang w:val="x-none" w:eastAsia="x-none"/>
    </w:rPr>
  </w:style>
  <w:style w:type="character" w:customStyle="1" w:styleId="MTDisplayEquationZchn">
    <w:name w:val="MTDisplayEquation Zchn"/>
    <w:link w:val="MTDisplayEquation"/>
    <w:locked/>
    <w:rsid w:val="00A441D5"/>
    <w:rPr>
      <w:rFonts w:ascii="Calibri" w:hAnsi="Calibri"/>
      <w:sz w:val="22"/>
      <w:szCs w:val="22"/>
      <w:lang w:val="x-none" w:eastAsia="x-none"/>
    </w:rPr>
  </w:style>
  <w:style w:type="paragraph" w:styleId="TableofFigures">
    <w:name w:val="table of figures"/>
    <w:basedOn w:val="Normal"/>
    <w:next w:val="Normal"/>
    <w:rsid w:val="00A441D5"/>
  </w:style>
  <w:style w:type="paragraph" w:styleId="EndnoteText">
    <w:name w:val="endnote text"/>
    <w:basedOn w:val="Normal"/>
    <w:link w:val="EndnoteTextChar"/>
    <w:rsid w:val="00A441D5"/>
    <w:rPr>
      <w:lang w:val="x-none" w:eastAsia="x-none"/>
    </w:rPr>
  </w:style>
  <w:style w:type="character" w:customStyle="1" w:styleId="EndnoteTextChar">
    <w:name w:val="Endnote Text Char"/>
    <w:link w:val="EndnoteText"/>
    <w:rsid w:val="00A441D5"/>
    <w:rPr>
      <w:lang w:eastAsia="x-none"/>
    </w:rPr>
  </w:style>
  <w:style w:type="character" w:styleId="EndnoteReference">
    <w:name w:val="endnote reference"/>
    <w:rsid w:val="00A441D5"/>
    <w:rPr>
      <w:vertAlign w:val="superscript"/>
    </w:rPr>
  </w:style>
  <w:style w:type="numbering" w:customStyle="1" w:styleId="NoList11">
    <w:name w:val="No List11"/>
    <w:next w:val="NoList"/>
    <w:uiPriority w:val="99"/>
    <w:semiHidden/>
    <w:unhideWhenUsed/>
    <w:rsid w:val="00834EE0"/>
  </w:style>
  <w:style w:type="numbering" w:customStyle="1" w:styleId="NoList21">
    <w:name w:val="No List21"/>
    <w:next w:val="NoList"/>
    <w:uiPriority w:val="99"/>
    <w:semiHidden/>
    <w:unhideWhenUsed/>
    <w:rsid w:val="00834EE0"/>
  </w:style>
  <w:style w:type="numbering" w:customStyle="1" w:styleId="NoList31">
    <w:name w:val="No List31"/>
    <w:next w:val="NoList"/>
    <w:uiPriority w:val="99"/>
    <w:semiHidden/>
    <w:unhideWhenUsed/>
    <w:rsid w:val="00834EE0"/>
  </w:style>
  <w:style w:type="table" w:customStyle="1" w:styleId="TableGrid31">
    <w:name w:val="Table Grid31"/>
    <w:basedOn w:val="TableNormal"/>
    <w:next w:val="TableGrid"/>
    <w:uiPriority w:val="39"/>
    <w:rsid w:val="00834E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rsid w:val="00834EE0"/>
  </w:style>
  <w:style w:type="table" w:customStyle="1" w:styleId="TableGrid5">
    <w:name w:val="Table Grid5"/>
    <w:basedOn w:val="TableNormal"/>
    <w:next w:val="TableGrid"/>
    <w:rsid w:val="00834EE0"/>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834EE0"/>
  </w:style>
  <w:style w:type="numbering" w:customStyle="1" w:styleId="NoList22">
    <w:name w:val="No List22"/>
    <w:next w:val="NoList"/>
    <w:uiPriority w:val="99"/>
    <w:semiHidden/>
    <w:rsid w:val="00834EE0"/>
  </w:style>
  <w:style w:type="paragraph" w:customStyle="1" w:styleId="USPTO1-99">
    <w:name w:val="USPTO 1-99"/>
    <w:basedOn w:val="Normal"/>
    <w:rsid w:val="00834EE0"/>
    <w:pPr>
      <w:widowControl w:val="0"/>
      <w:numPr>
        <w:numId w:val="22"/>
      </w:numPr>
      <w:tabs>
        <w:tab w:val="left" w:pos="1886"/>
      </w:tabs>
      <w:snapToGrid w:val="0"/>
      <w:spacing w:after="480" w:line="360" w:lineRule="auto"/>
      <w:jc w:val="both"/>
    </w:pPr>
    <w:rPr>
      <w:rFonts w:ascii="Arial" w:eastAsia="MS Mincho" w:hAnsi="Arial"/>
      <w:sz w:val="24"/>
      <w:lang w:val="en-US"/>
    </w:rPr>
  </w:style>
  <w:style w:type="paragraph" w:customStyle="1" w:styleId="Tablehead">
    <w:name w:val="Table_head"/>
    <w:basedOn w:val="Normal"/>
    <w:next w:val="Tabletext"/>
    <w:rsid w:val="00834EE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MS Mincho"/>
      <w:b/>
      <w:sz w:val="22"/>
    </w:rPr>
  </w:style>
  <w:style w:type="paragraph" w:customStyle="1" w:styleId="TableNotitle">
    <w:name w:val="Table_No &amp; title"/>
    <w:basedOn w:val="Normal"/>
    <w:next w:val="Tablehead"/>
    <w:link w:val="TableNotitleCar"/>
    <w:rsid w:val="00834EE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MS Mincho"/>
      <w:b/>
      <w:sz w:val="24"/>
      <w:lang w:val="x-none" w:eastAsia="x-none"/>
    </w:rPr>
  </w:style>
  <w:style w:type="character" w:customStyle="1" w:styleId="TableNotitleCar">
    <w:name w:val="Table_No &amp; title Car"/>
    <w:link w:val="TableNotitle"/>
    <w:locked/>
    <w:rsid w:val="00834EE0"/>
    <w:rPr>
      <w:rFonts w:eastAsia="MS Mincho"/>
      <w:b/>
      <w:sz w:val="24"/>
      <w:lang w:val="x-none" w:eastAsia="x-none"/>
    </w:rPr>
  </w:style>
  <w:style w:type="character" w:customStyle="1" w:styleId="PseudocodeChar">
    <w:name w:val="Pseudocode Char"/>
    <w:link w:val="Pseudocode"/>
    <w:rsid w:val="00834EE0"/>
    <w:rPr>
      <w:sz w:val="24"/>
    </w:rPr>
  </w:style>
  <w:style w:type="paragraph" w:customStyle="1" w:styleId="Pseudocode">
    <w:name w:val="Pseudocode"/>
    <w:basedOn w:val="Normal"/>
    <w:link w:val="PseudocodeChar"/>
    <w:qFormat/>
    <w:rsid w:val="00834EE0"/>
    <w:pPr>
      <w:widowControl w:val="0"/>
      <w:tabs>
        <w:tab w:val="left" w:pos="567"/>
        <w:tab w:val="left" w:pos="1134"/>
        <w:tab w:val="left" w:pos="1701"/>
        <w:tab w:val="left" w:pos="2268"/>
      </w:tabs>
      <w:overflowPunct w:val="0"/>
      <w:autoSpaceDE w:val="0"/>
      <w:autoSpaceDN w:val="0"/>
      <w:adjustRightInd w:val="0"/>
      <w:spacing w:after="0"/>
      <w:ind w:left="567" w:right="567"/>
      <w:textAlignment w:val="baseline"/>
    </w:pPr>
    <w:rPr>
      <w:sz w:val="24"/>
      <w:lang w:val="x-none" w:eastAsia="x-none"/>
    </w:rPr>
  </w:style>
  <w:style w:type="paragraph" w:customStyle="1" w:styleId="FigureNotitle0">
    <w:name w:val="Figure_No &amp; title"/>
    <w:basedOn w:val="Normal"/>
    <w:next w:val="Normalaftertitle"/>
    <w:rsid w:val="00834EE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eastAsia="MS Mincho"/>
      <w:b/>
      <w:sz w:val="24"/>
    </w:rPr>
  </w:style>
  <w:style w:type="paragraph" w:customStyle="1" w:styleId="CharCharCharCharCharCharCharCharCharCharCharCharCharCharCharCharCharCharCharCharCharCharCharCharCharCharCharCharCharCharCharChar">
    <w:name w:val=" Char Char Char Char Char Char Char Char Char Char Char Char Char Char Char Char Char Char Char Char Char Char Char Char Char Char Char Char Char Char Char Char"/>
    <w:basedOn w:val="Normal"/>
    <w:rsid w:val="00834EE0"/>
    <w:pPr>
      <w:widowControl w:val="0"/>
      <w:spacing w:after="0"/>
      <w:jc w:val="both"/>
    </w:pPr>
    <w:rPr>
      <w:rFonts w:ascii="Tahoma" w:hAnsi="Tahoma"/>
      <w:kern w:val="2"/>
      <w:sz w:val="24"/>
      <w:lang w:val="en-US" w:eastAsia="zh-CN"/>
    </w:rPr>
  </w:style>
  <w:style w:type="paragraph" w:customStyle="1" w:styleId="Paragraph1to99">
    <w:name w:val="Paragraph 1 to 99"/>
    <w:basedOn w:val="Normal"/>
    <w:rsid w:val="00834EE0"/>
    <w:pPr>
      <w:widowControl w:val="0"/>
      <w:numPr>
        <w:numId w:val="23"/>
      </w:numPr>
      <w:spacing w:after="0" w:line="360" w:lineRule="auto"/>
      <w:jc w:val="both"/>
    </w:pPr>
    <w:rPr>
      <w:kern w:val="2"/>
      <w:sz w:val="24"/>
      <w:szCs w:val="24"/>
      <w:lang w:val="en-US" w:eastAsia="zh-CN"/>
    </w:rPr>
  </w:style>
  <w:style w:type="paragraph" w:customStyle="1" w:styleId="Paragraph100to999">
    <w:name w:val="Paragraph 100 to 999"/>
    <w:basedOn w:val="Normal"/>
    <w:rsid w:val="00834EE0"/>
    <w:pPr>
      <w:widowControl w:val="0"/>
      <w:numPr>
        <w:numId w:val="24"/>
      </w:numPr>
      <w:spacing w:after="0" w:line="360" w:lineRule="auto"/>
      <w:jc w:val="both"/>
    </w:pPr>
    <w:rPr>
      <w:kern w:val="2"/>
      <w:sz w:val="24"/>
      <w:szCs w:val="24"/>
      <w:lang w:val="en-US" w:eastAsia="zh-CN"/>
    </w:rPr>
  </w:style>
  <w:style w:type="character" w:customStyle="1" w:styleId="labellist1">
    <w:name w:val="label_list1"/>
    <w:rsid w:val="00834EE0"/>
  </w:style>
  <w:style w:type="numbering" w:customStyle="1" w:styleId="NoList32">
    <w:name w:val="No List32"/>
    <w:next w:val="NoList"/>
    <w:semiHidden/>
    <w:rsid w:val="00834EE0"/>
  </w:style>
  <w:style w:type="paragraph" w:customStyle="1" w:styleId="a">
    <w:name w:val="바탕글"/>
    <w:link w:val="Char"/>
    <w:rsid w:val="00834EE0"/>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 w:eastAsia="Batang"/>
      <w:color w:val="000000"/>
      <w:kern w:val="2"/>
      <w:szCs w:val="24"/>
      <w:lang w:val="en-GB" w:eastAsia="ko-KR"/>
    </w:rPr>
  </w:style>
  <w:style w:type="character" w:customStyle="1" w:styleId="Char">
    <w:name w:val="바탕글 Char"/>
    <w:link w:val="a"/>
    <w:rsid w:val="00834EE0"/>
    <w:rPr>
      <w:rFonts w:ascii="Batang" w:eastAsia="Batang"/>
      <w:color w:val="000000"/>
      <w:kern w:val="2"/>
      <w:szCs w:val="24"/>
      <w:lang w:eastAsia="ko-KR" w:bidi="ar-SA"/>
    </w:rPr>
  </w:style>
  <w:style w:type="table" w:customStyle="1" w:styleId="TableGrid32">
    <w:name w:val="Table Grid32"/>
    <w:basedOn w:val="TableNormal"/>
    <w:next w:val="TableGrid"/>
    <w:rsid w:val="00834E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semiHidden/>
    <w:rsid w:val="00834EE0"/>
  </w:style>
  <w:style w:type="table" w:customStyle="1" w:styleId="TableGrid6">
    <w:name w:val="Table Grid6"/>
    <w:basedOn w:val="TableNormal"/>
    <w:next w:val="TableGrid"/>
    <w:rsid w:val="00834EE0"/>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rsid w:val="00834EE0"/>
  </w:style>
  <w:style w:type="numbering" w:customStyle="1" w:styleId="NoList23">
    <w:name w:val="No List23"/>
    <w:next w:val="NoList"/>
    <w:uiPriority w:val="99"/>
    <w:semiHidden/>
    <w:rsid w:val="00834EE0"/>
  </w:style>
  <w:style w:type="numbering" w:customStyle="1" w:styleId="NoList33">
    <w:name w:val="No List33"/>
    <w:next w:val="NoList"/>
    <w:semiHidden/>
    <w:rsid w:val="00834EE0"/>
  </w:style>
  <w:style w:type="table" w:customStyle="1" w:styleId="TableGrid33">
    <w:name w:val="Table Grid33"/>
    <w:basedOn w:val="TableNormal"/>
    <w:next w:val="TableGrid"/>
    <w:rsid w:val="00834E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semiHidden/>
    <w:rsid w:val="00834EE0"/>
  </w:style>
  <w:style w:type="table" w:customStyle="1" w:styleId="TableGrid7">
    <w:name w:val="Table Grid7"/>
    <w:basedOn w:val="TableNormal"/>
    <w:next w:val="TableGrid"/>
    <w:rsid w:val="00834EE0"/>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rsid w:val="00834EE0"/>
  </w:style>
  <w:style w:type="numbering" w:customStyle="1" w:styleId="NoList24">
    <w:name w:val="No List24"/>
    <w:next w:val="NoList"/>
    <w:uiPriority w:val="99"/>
    <w:semiHidden/>
    <w:rsid w:val="00834EE0"/>
  </w:style>
  <w:style w:type="numbering" w:customStyle="1" w:styleId="NoList34">
    <w:name w:val="No List34"/>
    <w:next w:val="NoList"/>
    <w:semiHidden/>
    <w:rsid w:val="00834EE0"/>
  </w:style>
  <w:style w:type="table" w:customStyle="1" w:styleId="TableGrid34">
    <w:name w:val="Table Grid34"/>
    <w:basedOn w:val="TableNormal"/>
    <w:next w:val="TableGrid"/>
    <w:rsid w:val="00834E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qFormat/>
    <w:rsid w:val="00834EE0"/>
    <w:pPr>
      <w:autoSpaceDE w:val="0"/>
      <w:autoSpaceDN w:val="0"/>
      <w:adjustRightInd w:val="0"/>
    </w:pPr>
    <w:rPr>
      <w:rFonts w:ascii="Courier" w:eastAsia="MS Mincho" w:hAnsi="Courier"/>
      <w:color w:val="000000"/>
      <w:sz w:val="24"/>
      <w:szCs w:val="24"/>
      <w:lang w:val="de-DE" w:eastAsia="de-DE"/>
    </w:rPr>
  </w:style>
  <w:style w:type="paragraph" w:customStyle="1" w:styleId="pseudoCode0">
    <w:name w:val="pseudoCode"/>
    <w:basedOn w:val="Normal"/>
    <w:link w:val="pseudoCodeZchn"/>
    <w:rsid w:val="00834EE0"/>
    <w:pPr>
      <w:keepLines/>
      <w:tabs>
        <w:tab w:val="left" w:pos="357"/>
        <w:tab w:val="left" w:pos="720"/>
        <w:tab w:val="left" w:pos="1077"/>
        <w:tab w:val="left" w:pos="1440"/>
        <w:tab w:val="left" w:pos="1797"/>
        <w:tab w:val="left" w:pos="2160"/>
        <w:tab w:val="left" w:pos="2517"/>
        <w:tab w:val="left" w:pos="2880"/>
        <w:tab w:val="left" w:pos="3238"/>
      </w:tabs>
      <w:spacing w:after="0" w:line="198" w:lineRule="atLeast"/>
    </w:pPr>
    <w:rPr>
      <w:rFonts w:ascii="Courier" w:eastAsia="BatangChe" w:hAnsi="Courier"/>
      <w:noProof/>
      <w:color w:val="000000"/>
      <w:sz w:val="18"/>
      <w:lang w:eastAsia="x-none"/>
    </w:rPr>
  </w:style>
  <w:style w:type="character" w:customStyle="1" w:styleId="pseudoCodeZchn">
    <w:name w:val="pseudoCode Zchn"/>
    <w:link w:val="pseudoCode0"/>
    <w:rsid w:val="00834EE0"/>
    <w:rPr>
      <w:rFonts w:ascii="Courier" w:eastAsia="BatangChe" w:hAnsi="Courier"/>
      <w:noProof/>
      <w:color w:val="000000"/>
      <w:sz w:val="18"/>
      <w:lang w:val="en-GB" w:eastAsia="x-none"/>
    </w:rPr>
  </w:style>
  <w:style w:type="character" w:customStyle="1" w:styleId="FigureNoTitleChar">
    <w:name w:val="Figure_NoTitle Char"/>
    <w:link w:val="FigureNoTitle"/>
    <w:rsid w:val="00834EE0"/>
    <w:rPr>
      <w:rFonts w:eastAsia="SimSun"/>
      <w:b/>
      <w:sz w:val="24"/>
      <w:lang w:val="en-GB"/>
    </w:rPr>
  </w:style>
  <w:style w:type="character" w:styleId="PlaceholderText">
    <w:name w:val="Placeholder Text"/>
    <w:uiPriority w:val="99"/>
    <w:semiHidden/>
    <w:rsid w:val="00834EE0"/>
    <w:rPr>
      <w:color w:val="808080"/>
    </w:rPr>
  </w:style>
  <w:style w:type="paragraph" w:styleId="NoSpacing">
    <w:name w:val="No Spacing"/>
    <w:uiPriority w:val="1"/>
    <w:qFormat/>
    <w:rsid w:val="00834EE0"/>
    <w:pPr>
      <w:widowControl w:val="0"/>
      <w:jc w:val="both"/>
    </w:pPr>
    <w:rPr>
      <w:rFonts w:ascii="Century" w:eastAsia="MS Mincho" w:hAnsi="Century"/>
      <w:kern w:val="2"/>
      <w:sz w:val="21"/>
      <w:szCs w:val="22"/>
      <w:lang w:val="en-US" w:eastAsia="ja-JP"/>
    </w:rPr>
  </w:style>
  <w:style w:type="character" w:styleId="Strong">
    <w:name w:val="Strong"/>
    <w:qFormat/>
    <w:rsid w:val="00834EE0"/>
    <w:rPr>
      <w:b/>
      <w:bCs/>
    </w:rPr>
  </w:style>
  <w:style w:type="paragraph" w:customStyle="1" w:styleId="Formula">
    <w:name w:val="Formula"/>
    <w:basedOn w:val="MTDisplayEquation"/>
    <w:link w:val="FormulaZchn"/>
    <w:qFormat/>
    <w:rsid w:val="00834EE0"/>
    <w:pPr>
      <w:tabs>
        <w:tab w:val="clear" w:pos="4700"/>
        <w:tab w:val="clear" w:pos="9400"/>
        <w:tab w:val="center" w:pos="4540"/>
        <w:tab w:val="right" w:pos="9080"/>
      </w:tabs>
    </w:pPr>
    <w:rPr>
      <w:rFonts w:eastAsia="Calibri"/>
      <w:lang w:val="de-DE"/>
    </w:rPr>
  </w:style>
  <w:style w:type="character" w:customStyle="1" w:styleId="FormulaZchn">
    <w:name w:val="Formula Zchn"/>
    <w:link w:val="Formula"/>
    <w:rsid w:val="00834EE0"/>
    <w:rPr>
      <w:rFonts w:ascii="Calibri" w:eastAsia="Calibri" w:hAnsi="Calibri"/>
      <w:sz w:val="22"/>
      <w:szCs w:val="22"/>
      <w:lang w:val="de-DE" w:eastAsia="x-none"/>
    </w:rPr>
  </w:style>
  <w:style w:type="paragraph" w:styleId="NormalWeb">
    <w:name w:val="Normal (Web)"/>
    <w:basedOn w:val="Normal"/>
    <w:uiPriority w:val="99"/>
    <w:unhideWhenUsed/>
    <w:rsid w:val="00834EE0"/>
    <w:pPr>
      <w:spacing w:before="100" w:beforeAutospacing="1" w:after="100" w:afterAutospacing="1"/>
    </w:pPr>
    <w:rPr>
      <w:rFonts w:eastAsia="MS Mincho"/>
      <w:sz w:val="24"/>
      <w:szCs w:val="24"/>
      <w:lang w:val="sv-SE" w:eastAsia="sv-SE"/>
    </w:rPr>
  </w:style>
  <w:style w:type="paragraph" w:customStyle="1" w:styleId="Headingb">
    <w:name w:val="Heading_b"/>
    <w:basedOn w:val="Normal"/>
    <w:next w:val="Normal"/>
    <w:rsid w:val="00834EE0"/>
    <w:pPr>
      <w:keepNext/>
      <w:tabs>
        <w:tab w:val="left" w:pos="794"/>
        <w:tab w:val="left" w:pos="1191"/>
        <w:tab w:val="left" w:pos="1588"/>
        <w:tab w:val="left" w:pos="1985"/>
      </w:tabs>
      <w:overflowPunct w:val="0"/>
      <w:autoSpaceDE w:val="0"/>
      <w:autoSpaceDN w:val="0"/>
      <w:adjustRightInd w:val="0"/>
      <w:spacing w:before="160" w:after="0"/>
      <w:textAlignment w:val="baseline"/>
    </w:pPr>
    <w:rPr>
      <w:b/>
      <w:sz w:val="24"/>
    </w:rPr>
  </w:style>
  <w:style w:type="character" w:styleId="FootnoteReference">
    <w:name w:val="footnote reference"/>
    <w:rsid w:val="00834EE0"/>
    <w:rPr>
      <w:position w:val="6"/>
      <w:sz w:val="18"/>
    </w:rPr>
  </w:style>
  <w:style w:type="paragraph" w:styleId="FootnoteText">
    <w:name w:val="footnote text"/>
    <w:basedOn w:val="Note"/>
    <w:link w:val="FootnoteTextChar"/>
    <w:rsid w:val="00834EE0"/>
    <w:pPr>
      <w:keepLines/>
      <w:tabs>
        <w:tab w:val="left" w:pos="255"/>
      </w:tabs>
      <w:ind w:left="255" w:hanging="255"/>
    </w:pPr>
    <w:rPr>
      <w:lang w:eastAsia="x-none"/>
    </w:rPr>
  </w:style>
  <w:style w:type="character" w:customStyle="1" w:styleId="FootnoteTextChar">
    <w:name w:val="Footnote Text Char"/>
    <w:link w:val="FootnoteText"/>
    <w:rsid w:val="00834EE0"/>
    <w:rPr>
      <w:rFonts w:eastAsia="MS Mincho"/>
      <w:sz w:val="22"/>
      <w:lang w:val="en-GB" w:eastAsia="x-none"/>
    </w:rPr>
  </w:style>
  <w:style w:type="paragraph" w:customStyle="1" w:styleId="Note">
    <w:name w:val="Note"/>
    <w:basedOn w:val="Normal"/>
    <w:rsid w:val="00834EE0"/>
    <w:pPr>
      <w:tabs>
        <w:tab w:val="left" w:pos="794"/>
        <w:tab w:val="left" w:pos="1191"/>
        <w:tab w:val="left" w:pos="1588"/>
        <w:tab w:val="left" w:pos="1985"/>
      </w:tabs>
      <w:overflowPunct w:val="0"/>
      <w:autoSpaceDE w:val="0"/>
      <w:autoSpaceDN w:val="0"/>
      <w:adjustRightInd w:val="0"/>
      <w:spacing w:before="80" w:after="0"/>
      <w:jc w:val="both"/>
      <w:textAlignment w:val="baseline"/>
    </w:pPr>
    <w:rPr>
      <w:rFonts w:eastAsia="MS Mincho"/>
      <w:sz w:val="22"/>
    </w:rPr>
  </w:style>
  <w:style w:type="paragraph" w:customStyle="1" w:styleId="enumlev2">
    <w:name w:val="enumlev2"/>
    <w:basedOn w:val="enumlev1"/>
    <w:rsid w:val="00834EE0"/>
    <w:pPr>
      <w:tabs>
        <w:tab w:val="left" w:pos="794"/>
        <w:tab w:val="left" w:pos="1191"/>
        <w:tab w:val="left" w:pos="1588"/>
        <w:tab w:val="left" w:pos="1985"/>
      </w:tabs>
      <w:ind w:left="1191" w:hanging="397"/>
    </w:pPr>
    <w:rPr>
      <w:rFonts w:eastAsia="MS Mincho"/>
    </w:rPr>
  </w:style>
  <w:style w:type="paragraph" w:customStyle="1" w:styleId="enumlev3">
    <w:name w:val="enumlev3"/>
    <w:basedOn w:val="enumlev2"/>
    <w:rsid w:val="00834EE0"/>
    <w:pPr>
      <w:ind w:left="1588"/>
    </w:pPr>
  </w:style>
  <w:style w:type="paragraph" w:customStyle="1" w:styleId="Equation">
    <w:name w:val="Equation"/>
    <w:basedOn w:val="Normal"/>
    <w:rsid w:val="00834EE0"/>
    <w:pPr>
      <w:tabs>
        <w:tab w:val="left" w:pos="794"/>
        <w:tab w:val="center" w:pos="4820"/>
        <w:tab w:val="right" w:pos="9639"/>
      </w:tabs>
      <w:overflowPunct w:val="0"/>
      <w:autoSpaceDE w:val="0"/>
      <w:autoSpaceDN w:val="0"/>
      <w:adjustRightInd w:val="0"/>
      <w:spacing w:before="120" w:after="0"/>
      <w:textAlignment w:val="baseline"/>
    </w:pPr>
    <w:rPr>
      <w:rFonts w:eastAsia="MS Mincho"/>
      <w:sz w:val="24"/>
    </w:rPr>
  </w:style>
  <w:style w:type="paragraph" w:customStyle="1" w:styleId="toc0">
    <w:name w:val="toc 0"/>
    <w:basedOn w:val="Normal"/>
    <w:next w:val="TOC1"/>
    <w:rsid w:val="00834EE0"/>
    <w:pPr>
      <w:keepLines/>
      <w:tabs>
        <w:tab w:val="right" w:pos="9639"/>
      </w:tabs>
      <w:overflowPunct w:val="0"/>
      <w:autoSpaceDE w:val="0"/>
      <w:autoSpaceDN w:val="0"/>
      <w:adjustRightInd w:val="0"/>
      <w:spacing w:before="120" w:after="0"/>
      <w:textAlignment w:val="baseline"/>
    </w:pPr>
    <w:rPr>
      <w:rFonts w:eastAsia="MS Mincho"/>
      <w:b/>
      <w:sz w:val="24"/>
    </w:rPr>
  </w:style>
  <w:style w:type="paragraph" w:customStyle="1" w:styleId="ASN1">
    <w:name w:val="ASN.1"/>
    <w:rsid w:val="00834EE0"/>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eastAsia="MS Mincho" w:hAnsi="Courier New"/>
      <w:b/>
      <w:noProof/>
      <w:lang w:val="en-GB" w:eastAsia="en-US"/>
    </w:rPr>
  </w:style>
  <w:style w:type="paragraph" w:customStyle="1" w:styleId="Chaptitle">
    <w:name w:val="Chap_title"/>
    <w:basedOn w:val="Normal"/>
    <w:next w:val="Normalaftertitle"/>
    <w:rsid w:val="00834EE0"/>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eastAsia="MS Mincho"/>
      <w:b/>
      <w:sz w:val="28"/>
    </w:rPr>
  </w:style>
  <w:style w:type="character" w:styleId="PageNumber">
    <w:name w:val="page number"/>
    <w:rsid w:val="00834EE0"/>
  </w:style>
  <w:style w:type="paragraph" w:styleId="Index1">
    <w:name w:val="index 1"/>
    <w:basedOn w:val="Normal"/>
    <w:next w:val="Normal"/>
    <w:rsid w:val="00834EE0"/>
    <w:pPr>
      <w:tabs>
        <w:tab w:val="left" w:pos="794"/>
        <w:tab w:val="left" w:pos="1191"/>
        <w:tab w:val="left" w:pos="1588"/>
        <w:tab w:val="left" w:pos="1985"/>
      </w:tabs>
      <w:overflowPunct w:val="0"/>
      <w:autoSpaceDE w:val="0"/>
      <w:autoSpaceDN w:val="0"/>
      <w:adjustRightInd w:val="0"/>
      <w:spacing w:before="120" w:after="0"/>
      <w:textAlignment w:val="baseline"/>
    </w:pPr>
    <w:rPr>
      <w:rFonts w:eastAsia="MS Mincho"/>
      <w:sz w:val="24"/>
    </w:rPr>
  </w:style>
  <w:style w:type="paragraph" w:customStyle="1" w:styleId="AnnexNoTitle">
    <w:name w:val="Annex_NoTitle"/>
    <w:basedOn w:val="Normal"/>
    <w:next w:val="Normalaftertitle"/>
    <w:link w:val="AnnexNoTitleChar"/>
    <w:rsid w:val="00834EE0"/>
    <w:pPr>
      <w:keepNext/>
      <w:keepLines/>
      <w:tabs>
        <w:tab w:val="left" w:pos="794"/>
        <w:tab w:val="left" w:pos="1191"/>
        <w:tab w:val="left" w:pos="1588"/>
        <w:tab w:val="left" w:pos="1985"/>
      </w:tabs>
      <w:overflowPunct w:val="0"/>
      <w:autoSpaceDE w:val="0"/>
      <w:autoSpaceDN w:val="0"/>
      <w:adjustRightInd w:val="0"/>
      <w:spacing w:before="720" w:after="0"/>
      <w:jc w:val="center"/>
      <w:textAlignment w:val="baseline"/>
    </w:pPr>
    <w:rPr>
      <w:rFonts w:eastAsia="MS Mincho"/>
      <w:b/>
      <w:sz w:val="28"/>
      <w:lang w:eastAsia="x-none"/>
    </w:rPr>
  </w:style>
  <w:style w:type="character" w:customStyle="1" w:styleId="Appdef">
    <w:name w:val="App_def"/>
    <w:rsid w:val="00834EE0"/>
    <w:rPr>
      <w:rFonts w:ascii="Times New Roman" w:hAnsi="Times New Roman"/>
      <w:b/>
    </w:rPr>
  </w:style>
  <w:style w:type="character" w:customStyle="1" w:styleId="Appref">
    <w:name w:val="App_ref"/>
    <w:rsid w:val="00834EE0"/>
  </w:style>
  <w:style w:type="paragraph" w:customStyle="1" w:styleId="AppendixNoTitle">
    <w:name w:val="Appendix_NoTitle"/>
    <w:basedOn w:val="AnnexNoTitle"/>
    <w:next w:val="Normalaftertitle"/>
    <w:rsid w:val="00834EE0"/>
  </w:style>
  <w:style w:type="character" w:customStyle="1" w:styleId="Artdef">
    <w:name w:val="Art_def"/>
    <w:rsid w:val="00834EE0"/>
    <w:rPr>
      <w:rFonts w:ascii="Times New Roman" w:hAnsi="Times New Roman"/>
      <w:b/>
    </w:rPr>
  </w:style>
  <w:style w:type="paragraph" w:customStyle="1" w:styleId="Reftitle">
    <w:name w:val="Ref_title"/>
    <w:basedOn w:val="Normal"/>
    <w:next w:val="Reftext"/>
    <w:rsid w:val="00834EE0"/>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eastAsia="MS Mincho"/>
      <w:b/>
      <w:sz w:val="24"/>
    </w:rPr>
  </w:style>
  <w:style w:type="paragraph" w:customStyle="1" w:styleId="ArtNo">
    <w:name w:val="Art_No"/>
    <w:basedOn w:val="Normal"/>
    <w:next w:val="Arttitle"/>
    <w:rsid w:val="00834EE0"/>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eastAsia="MS Mincho"/>
      <w:caps/>
      <w:sz w:val="28"/>
    </w:rPr>
  </w:style>
  <w:style w:type="paragraph" w:customStyle="1" w:styleId="Arttitle">
    <w:name w:val="Art_title"/>
    <w:basedOn w:val="Normal"/>
    <w:next w:val="Normalaftertitle"/>
    <w:rsid w:val="00834EE0"/>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eastAsia="MS Mincho"/>
      <w:b/>
      <w:sz w:val="28"/>
    </w:rPr>
  </w:style>
  <w:style w:type="character" w:customStyle="1" w:styleId="Artref">
    <w:name w:val="Art_ref"/>
    <w:rsid w:val="00834EE0"/>
  </w:style>
  <w:style w:type="paragraph" w:customStyle="1" w:styleId="Call">
    <w:name w:val="Call"/>
    <w:basedOn w:val="Normal"/>
    <w:next w:val="Normal"/>
    <w:rsid w:val="00834EE0"/>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eastAsia="MS Mincho"/>
      <w:i/>
      <w:sz w:val="24"/>
    </w:rPr>
  </w:style>
  <w:style w:type="paragraph" w:customStyle="1" w:styleId="ChapNo">
    <w:name w:val="Chap_No"/>
    <w:basedOn w:val="Normal"/>
    <w:next w:val="Chaptitle"/>
    <w:rsid w:val="00834EE0"/>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eastAsia="MS Mincho"/>
      <w:b/>
      <w:caps/>
      <w:sz w:val="28"/>
    </w:rPr>
  </w:style>
  <w:style w:type="paragraph" w:customStyle="1" w:styleId="Equationlegend">
    <w:name w:val="Equation_legend"/>
    <w:basedOn w:val="Normal"/>
    <w:rsid w:val="00834EE0"/>
    <w:pPr>
      <w:tabs>
        <w:tab w:val="right" w:pos="1814"/>
        <w:tab w:val="left" w:pos="1985"/>
      </w:tabs>
      <w:overflowPunct w:val="0"/>
      <w:autoSpaceDE w:val="0"/>
      <w:autoSpaceDN w:val="0"/>
      <w:adjustRightInd w:val="0"/>
      <w:spacing w:before="80" w:after="0"/>
      <w:ind w:left="1985" w:hanging="1985"/>
      <w:jc w:val="both"/>
      <w:textAlignment w:val="baseline"/>
    </w:pPr>
    <w:rPr>
      <w:rFonts w:eastAsia="MS Mincho"/>
      <w:sz w:val="24"/>
    </w:rPr>
  </w:style>
  <w:style w:type="paragraph" w:customStyle="1" w:styleId="Figurelegend">
    <w:name w:val="Figure_legend"/>
    <w:basedOn w:val="Normal"/>
    <w:rsid w:val="00834EE0"/>
    <w:pPr>
      <w:keepNext/>
      <w:keepLines/>
      <w:overflowPunct w:val="0"/>
      <w:autoSpaceDE w:val="0"/>
      <w:autoSpaceDN w:val="0"/>
      <w:adjustRightInd w:val="0"/>
      <w:spacing w:before="20" w:after="20"/>
      <w:textAlignment w:val="baseline"/>
    </w:pPr>
    <w:rPr>
      <w:rFonts w:eastAsia="MS Mincho"/>
      <w:sz w:val="18"/>
    </w:rPr>
  </w:style>
  <w:style w:type="paragraph" w:customStyle="1" w:styleId="Figurewithouttitle">
    <w:name w:val="Figure_without_title"/>
    <w:basedOn w:val="Normal"/>
    <w:next w:val="Normalaftertitle"/>
    <w:rsid w:val="00834EE0"/>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eastAsia="MS Mincho"/>
      <w:sz w:val="24"/>
    </w:rPr>
  </w:style>
  <w:style w:type="paragraph" w:customStyle="1" w:styleId="FooterQP">
    <w:name w:val="Footer_QP"/>
    <w:basedOn w:val="Normal"/>
    <w:rsid w:val="00834EE0"/>
    <w:pPr>
      <w:tabs>
        <w:tab w:val="left" w:pos="907"/>
        <w:tab w:val="right" w:pos="8789"/>
        <w:tab w:val="right" w:pos="9639"/>
      </w:tabs>
      <w:overflowPunct w:val="0"/>
      <w:autoSpaceDE w:val="0"/>
      <w:autoSpaceDN w:val="0"/>
      <w:adjustRightInd w:val="0"/>
      <w:spacing w:after="0"/>
      <w:textAlignment w:val="baseline"/>
    </w:pPr>
    <w:rPr>
      <w:rFonts w:eastAsia="MS Mincho"/>
      <w:b/>
      <w:sz w:val="22"/>
    </w:rPr>
  </w:style>
  <w:style w:type="paragraph" w:customStyle="1" w:styleId="FirstFooter">
    <w:name w:val="FirstFooter"/>
    <w:basedOn w:val="Footer"/>
    <w:rsid w:val="00834EE0"/>
    <w:pPr>
      <w:widowControl/>
      <w:overflowPunct/>
      <w:autoSpaceDE/>
      <w:autoSpaceDN/>
      <w:adjustRightInd/>
      <w:spacing w:before="40"/>
      <w:jc w:val="left"/>
      <w:textAlignment w:val="auto"/>
    </w:pPr>
    <w:rPr>
      <w:rFonts w:ascii="Times New Roman" w:eastAsia="MS Mincho" w:hAnsi="Times New Roman"/>
      <w:b w:val="0"/>
      <w:i w:val="0"/>
      <w:noProof w:val="0"/>
      <w:sz w:val="16"/>
      <w:lang w:eastAsia="en-US"/>
    </w:rPr>
  </w:style>
  <w:style w:type="paragraph" w:customStyle="1" w:styleId="Formal">
    <w:name w:val="Formal"/>
    <w:basedOn w:val="ASN1"/>
    <w:rsid w:val="00834EE0"/>
    <w:rPr>
      <w:b w:val="0"/>
    </w:rPr>
  </w:style>
  <w:style w:type="paragraph" w:customStyle="1" w:styleId="Headingi">
    <w:name w:val="Heading_i"/>
    <w:basedOn w:val="Normal"/>
    <w:next w:val="Normal"/>
    <w:rsid w:val="00834EE0"/>
    <w:pPr>
      <w:keepNext/>
      <w:tabs>
        <w:tab w:val="left" w:pos="794"/>
        <w:tab w:val="left" w:pos="1191"/>
        <w:tab w:val="left" w:pos="1588"/>
        <w:tab w:val="left" w:pos="1985"/>
      </w:tabs>
      <w:overflowPunct w:val="0"/>
      <w:autoSpaceDE w:val="0"/>
      <w:autoSpaceDN w:val="0"/>
      <w:adjustRightInd w:val="0"/>
      <w:spacing w:before="160" w:after="0"/>
      <w:textAlignment w:val="baseline"/>
    </w:pPr>
    <w:rPr>
      <w:rFonts w:eastAsia="MS Mincho"/>
      <w:i/>
      <w:sz w:val="24"/>
    </w:rPr>
  </w:style>
  <w:style w:type="paragraph" w:styleId="Index2">
    <w:name w:val="index 2"/>
    <w:basedOn w:val="Normal"/>
    <w:next w:val="Normal"/>
    <w:rsid w:val="00834EE0"/>
    <w:pPr>
      <w:tabs>
        <w:tab w:val="left" w:pos="794"/>
        <w:tab w:val="left" w:pos="1191"/>
        <w:tab w:val="left" w:pos="1588"/>
        <w:tab w:val="left" w:pos="1985"/>
      </w:tabs>
      <w:overflowPunct w:val="0"/>
      <w:autoSpaceDE w:val="0"/>
      <w:autoSpaceDN w:val="0"/>
      <w:adjustRightInd w:val="0"/>
      <w:spacing w:before="120" w:after="0"/>
      <w:ind w:left="284"/>
      <w:textAlignment w:val="baseline"/>
    </w:pPr>
    <w:rPr>
      <w:rFonts w:eastAsia="MS Mincho"/>
      <w:sz w:val="24"/>
    </w:rPr>
  </w:style>
  <w:style w:type="paragraph" w:styleId="Index3">
    <w:name w:val="index 3"/>
    <w:basedOn w:val="Normal"/>
    <w:next w:val="Normal"/>
    <w:rsid w:val="00834EE0"/>
    <w:pPr>
      <w:tabs>
        <w:tab w:val="left" w:pos="794"/>
        <w:tab w:val="left" w:pos="1191"/>
        <w:tab w:val="left" w:pos="1588"/>
        <w:tab w:val="left" w:pos="1985"/>
      </w:tabs>
      <w:overflowPunct w:val="0"/>
      <w:autoSpaceDE w:val="0"/>
      <w:autoSpaceDN w:val="0"/>
      <w:adjustRightInd w:val="0"/>
      <w:spacing w:before="120" w:after="0"/>
      <w:ind w:left="567"/>
      <w:textAlignment w:val="baseline"/>
    </w:pPr>
    <w:rPr>
      <w:rFonts w:eastAsia="MS Mincho"/>
      <w:sz w:val="24"/>
    </w:rPr>
  </w:style>
  <w:style w:type="paragraph" w:customStyle="1" w:styleId="PartNo">
    <w:name w:val="Part_No"/>
    <w:basedOn w:val="Normal"/>
    <w:next w:val="Partref"/>
    <w:rsid w:val="00834EE0"/>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eastAsia="MS Mincho"/>
      <w:caps/>
      <w:sz w:val="28"/>
    </w:rPr>
  </w:style>
  <w:style w:type="paragraph" w:customStyle="1" w:styleId="Partref">
    <w:name w:val="Part_ref"/>
    <w:basedOn w:val="Normal"/>
    <w:next w:val="Parttitle"/>
    <w:rsid w:val="00834EE0"/>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eastAsia="MS Mincho"/>
      <w:sz w:val="24"/>
    </w:rPr>
  </w:style>
  <w:style w:type="paragraph" w:customStyle="1" w:styleId="Parttitle">
    <w:name w:val="Part_title"/>
    <w:basedOn w:val="Normal"/>
    <w:next w:val="Normalaftertitle"/>
    <w:rsid w:val="00834EE0"/>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eastAsia="MS Mincho"/>
      <w:b/>
      <w:sz w:val="28"/>
    </w:rPr>
  </w:style>
  <w:style w:type="paragraph" w:customStyle="1" w:styleId="Recdate">
    <w:name w:val="Rec_date"/>
    <w:basedOn w:val="Normal"/>
    <w:next w:val="Normalaftertitle"/>
    <w:rsid w:val="00834EE0"/>
    <w:pPr>
      <w:keepNext/>
      <w:keepLines/>
      <w:overflowPunct w:val="0"/>
      <w:autoSpaceDE w:val="0"/>
      <w:autoSpaceDN w:val="0"/>
      <w:adjustRightInd w:val="0"/>
      <w:spacing w:before="120" w:after="0"/>
      <w:jc w:val="right"/>
      <w:textAlignment w:val="baseline"/>
    </w:pPr>
    <w:rPr>
      <w:rFonts w:eastAsia="MS Mincho"/>
      <w:i/>
      <w:sz w:val="22"/>
    </w:rPr>
  </w:style>
  <w:style w:type="paragraph" w:customStyle="1" w:styleId="Questiondate">
    <w:name w:val="Question_date"/>
    <w:basedOn w:val="Recdate"/>
    <w:next w:val="Normalaftertitle"/>
    <w:rsid w:val="00834EE0"/>
  </w:style>
  <w:style w:type="paragraph" w:customStyle="1" w:styleId="RecNo">
    <w:name w:val="Rec_No"/>
    <w:basedOn w:val="Normal"/>
    <w:next w:val="Rectitle"/>
    <w:rsid w:val="00834EE0"/>
    <w:pPr>
      <w:keepNext/>
      <w:keepLines/>
      <w:tabs>
        <w:tab w:val="left" w:pos="794"/>
        <w:tab w:val="left" w:pos="1191"/>
        <w:tab w:val="left" w:pos="1588"/>
        <w:tab w:val="left" w:pos="1985"/>
      </w:tabs>
      <w:overflowPunct w:val="0"/>
      <w:autoSpaceDE w:val="0"/>
      <w:autoSpaceDN w:val="0"/>
      <w:adjustRightInd w:val="0"/>
      <w:spacing w:after="0"/>
      <w:textAlignment w:val="baseline"/>
    </w:pPr>
    <w:rPr>
      <w:rFonts w:eastAsia="MS Mincho"/>
      <w:b/>
      <w:sz w:val="28"/>
    </w:rPr>
  </w:style>
  <w:style w:type="paragraph" w:customStyle="1" w:styleId="QuestionNo">
    <w:name w:val="Question_No"/>
    <w:basedOn w:val="RecNo"/>
    <w:next w:val="Questiontitle"/>
    <w:rsid w:val="00834EE0"/>
  </w:style>
  <w:style w:type="paragraph" w:customStyle="1" w:styleId="Recref">
    <w:name w:val="Rec_ref"/>
    <w:basedOn w:val="Normal"/>
    <w:next w:val="Recdate"/>
    <w:rsid w:val="00834EE0"/>
    <w:pPr>
      <w:keepNext/>
      <w:keepLines/>
      <w:overflowPunct w:val="0"/>
      <w:autoSpaceDE w:val="0"/>
      <w:autoSpaceDN w:val="0"/>
      <w:adjustRightInd w:val="0"/>
      <w:spacing w:before="120" w:after="0"/>
      <w:jc w:val="center"/>
      <w:textAlignment w:val="baseline"/>
    </w:pPr>
    <w:rPr>
      <w:rFonts w:eastAsia="MS Mincho"/>
      <w:i/>
      <w:sz w:val="24"/>
    </w:rPr>
  </w:style>
  <w:style w:type="paragraph" w:customStyle="1" w:styleId="Questionref">
    <w:name w:val="Question_ref"/>
    <w:basedOn w:val="Recref"/>
    <w:next w:val="Questiondate"/>
    <w:rsid w:val="00834EE0"/>
  </w:style>
  <w:style w:type="paragraph" w:customStyle="1" w:styleId="Rectitle">
    <w:name w:val="Rec_title"/>
    <w:basedOn w:val="Normal"/>
    <w:next w:val="Normalaftertitle"/>
    <w:rsid w:val="00834EE0"/>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eastAsia="MS Mincho"/>
      <w:b/>
      <w:sz w:val="28"/>
    </w:rPr>
  </w:style>
  <w:style w:type="paragraph" w:customStyle="1" w:styleId="Questiontitle">
    <w:name w:val="Question_title"/>
    <w:basedOn w:val="Rectitle"/>
    <w:next w:val="Questionref"/>
    <w:rsid w:val="00834EE0"/>
  </w:style>
  <w:style w:type="paragraph" w:customStyle="1" w:styleId="Reftext">
    <w:name w:val="Ref_text"/>
    <w:basedOn w:val="Normal"/>
    <w:rsid w:val="00834EE0"/>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eastAsia="MS Mincho"/>
      <w:sz w:val="24"/>
    </w:rPr>
  </w:style>
  <w:style w:type="paragraph" w:customStyle="1" w:styleId="Repdate">
    <w:name w:val="Rep_date"/>
    <w:basedOn w:val="Recdate"/>
    <w:next w:val="Normalaftertitle"/>
    <w:rsid w:val="00834EE0"/>
  </w:style>
  <w:style w:type="paragraph" w:customStyle="1" w:styleId="RepNo">
    <w:name w:val="Rep_No"/>
    <w:basedOn w:val="RecNo"/>
    <w:next w:val="Reptitle"/>
    <w:rsid w:val="00834EE0"/>
  </w:style>
  <w:style w:type="paragraph" w:customStyle="1" w:styleId="Repref">
    <w:name w:val="Rep_ref"/>
    <w:basedOn w:val="Recref"/>
    <w:next w:val="Repdate"/>
    <w:rsid w:val="00834EE0"/>
  </w:style>
  <w:style w:type="paragraph" w:customStyle="1" w:styleId="Reptitle">
    <w:name w:val="Rep_title"/>
    <w:basedOn w:val="Rectitle"/>
    <w:next w:val="Repref"/>
    <w:rsid w:val="00834EE0"/>
  </w:style>
  <w:style w:type="paragraph" w:customStyle="1" w:styleId="Resdate">
    <w:name w:val="Res_date"/>
    <w:basedOn w:val="Recdate"/>
    <w:next w:val="Normalaftertitle"/>
    <w:rsid w:val="00834EE0"/>
  </w:style>
  <w:style w:type="character" w:customStyle="1" w:styleId="Resdef">
    <w:name w:val="Res_def"/>
    <w:rsid w:val="00834EE0"/>
    <w:rPr>
      <w:rFonts w:ascii="Times New Roman" w:hAnsi="Times New Roman"/>
      <w:b/>
    </w:rPr>
  </w:style>
  <w:style w:type="paragraph" w:customStyle="1" w:styleId="ResNo">
    <w:name w:val="Res_No"/>
    <w:basedOn w:val="RecNo"/>
    <w:next w:val="Restitle"/>
    <w:rsid w:val="00834EE0"/>
  </w:style>
  <w:style w:type="paragraph" w:customStyle="1" w:styleId="Resref">
    <w:name w:val="Res_ref"/>
    <w:basedOn w:val="Recref"/>
    <w:next w:val="Resdate"/>
    <w:rsid w:val="00834EE0"/>
  </w:style>
  <w:style w:type="paragraph" w:customStyle="1" w:styleId="Restitle">
    <w:name w:val="Res_title"/>
    <w:basedOn w:val="Rectitle"/>
    <w:next w:val="Resref"/>
    <w:rsid w:val="00834EE0"/>
  </w:style>
  <w:style w:type="paragraph" w:customStyle="1" w:styleId="Section1">
    <w:name w:val="Section_1"/>
    <w:basedOn w:val="Normal"/>
    <w:next w:val="Normal"/>
    <w:rsid w:val="00834EE0"/>
    <w:pPr>
      <w:overflowPunct w:val="0"/>
      <w:autoSpaceDE w:val="0"/>
      <w:autoSpaceDN w:val="0"/>
      <w:adjustRightInd w:val="0"/>
      <w:spacing w:before="624" w:after="0"/>
      <w:jc w:val="center"/>
      <w:textAlignment w:val="baseline"/>
    </w:pPr>
    <w:rPr>
      <w:rFonts w:eastAsia="MS Mincho"/>
      <w:b/>
      <w:sz w:val="24"/>
    </w:rPr>
  </w:style>
  <w:style w:type="paragraph" w:customStyle="1" w:styleId="Section2">
    <w:name w:val="Section_2"/>
    <w:basedOn w:val="Normal"/>
    <w:next w:val="Normal"/>
    <w:rsid w:val="00834EE0"/>
    <w:pPr>
      <w:overflowPunct w:val="0"/>
      <w:autoSpaceDE w:val="0"/>
      <w:autoSpaceDN w:val="0"/>
      <w:adjustRightInd w:val="0"/>
      <w:spacing w:before="240" w:after="0"/>
      <w:jc w:val="center"/>
      <w:textAlignment w:val="baseline"/>
    </w:pPr>
    <w:rPr>
      <w:rFonts w:eastAsia="MS Mincho"/>
      <w:i/>
      <w:sz w:val="24"/>
    </w:rPr>
  </w:style>
  <w:style w:type="paragraph" w:customStyle="1" w:styleId="SectionNo">
    <w:name w:val="Section_No"/>
    <w:basedOn w:val="Normal"/>
    <w:next w:val="Sectiontitle"/>
    <w:rsid w:val="00834EE0"/>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eastAsia="MS Mincho"/>
      <w:caps/>
      <w:sz w:val="28"/>
    </w:rPr>
  </w:style>
  <w:style w:type="paragraph" w:customStyle="1" w:styleId="Sectiontitle">
    <w:name w:val="Section_title"/>
    <w:basedOn w:val="Normal"/>
    <w:next w:val="Normalaftertitle"/>
    <w:rsid w:val="00834EE0"/>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eastAsia="MS Mincho"/>
      <w:b/>
      <w:sz w:val="28"/>
    </w:rPr>
  </w:style>
  <w:style w:type="paragraph" w:customStyle="1" w:styleId="Source">
    <w:name w:val="Source"/>
    <w:basedOn w:val="Normal"/>
    <w:next w:val="Normalaftertitle"/>
    <w:rsid w:val="00834EE0"/>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eastAsia="MS Mincho"/>
      <w:b/>
      <w:sz w:val="28"/>
    </w:rPr>
  </w:style>
  <w:style w:type="paragraph" w:customStyle="1" w:styleId="SpecialFooter">
    <w:name w:val="Special Footer"/>
    <w:basedOn w:val="Footer"/>
    <w:rsid w:val="00834EE0"/>
    <w:pPr>
      <w:widowControl/>
      <w:tabs>
        <w:tab w:val="left" w:pos="567"/>
        <w:tab w:val="left" w:pos="1134"/>
        <w:tab w:val="left" w:pos="1701"/>
        <w:tab w:val="left" w:pos="2268"/>
        <w:tab w:val="left" w:pos="2835"/>
        <w:tab w:val="left" w:pos="5954"/>
        <w:tab w:val="right" w:pos="9639"/>
      </w:tabs>
      <w:jc w:val="both"/>
    </w:pPr>
    <w:rPr>
      <w:rFonts w:ascii="Times New Roman" w:eastAsia="MS Mincho" w:hAnsi="Times New Roman"/>
      <w:b w:val="0"/>
      <w:i w:val="0"/>
      <w:noProof w:val="0"/>
      <w:sz w:val="16"/>
      <w:lang w:eastAsia="en-US"/>
    </w:rPr>
  </w:style>
  <w:style w:type="character" w:customStyle="1" w:styleId="Tablefreq">
    <w:name w:val="Table_freq"/>
    <w:rsid w:val="00834EE0"/>
    <w:rPr>
      <w:b/>
      <w:color w:val="auto"/>
    </w:rPr>
  </w:style>
  <w:style w:type="paragraph" w:customStyle="1" w:styleId="Tablelegend">
    <w:name w:val="Table_legend"/>
    <w:basedOn w:val="Normal"/>
    <w:rsid w:val="00834EE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eastAsia="MS Mincho"/>
      <w:sz w:val="22"/>
    </w:rPr>
  </w:style>
  <w:style w:type="paragraph" w:customStyle="1" w:styleId="TableNoTitle0">
    <w:name w:val="Table_NoTitle"/>
    <w:basedOn w:val="Normal"/>
    <w:next w:val="Tablehead"/>
    <w:rsid w:val="00834EE0"/>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MS Mincho"/>
      <w:b/>
      <w:sz w:val="24"/>
    </w:rPr>
  </w:style>
  <w:style w:type="paragraph" w:customStyle="1" w:styleId="Title1">
    <w:name w:val="Title 1"/>
    <w:basedOn w:val="Source"/>
    <w:next w:val="Title2"/>
    <w:rsid w:val="00834EE0"/>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834EE0"/>
  </w:style>
  <w:style w:type="paragraph" w:customStyle="1" w:styleId="Title3">
    <w:name w:val="Title 3"/>
    <w:basedOn w:val="Title2"/>
    <w:next w:val="Title4"/>
    <w:rsid w:val="00834EE0"/>
    <w:rPr>
      <w:caps w:val="0"/>
    </w:rPr>
  </w:style>
  <w:style w:type="paragraph" w:customStyle="1" w:styleId="Title4">
    <w:name w:val="Title 4"/>
    <w:basedOn w:val="Title3"/>
    <w:next w:val="Heading1"/>
    <w:rsid w:val="00834EE0"/>
    <w:rPr>
      <w:b/>
    </w:rPr>
  </w:style>
  <w:style w:type="paragraph" w:customStyle="1" w:styleId="Artheading">
    <w:name w:val="Art_heading"/>
    <w:basedOn w:val="Normal"/>
    <w:next w:val="Normalaftertitle"/>
    <w:rsid w:val="00834EE0"/>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eastAsia="MS Mincho"/>
      <w:b/>
      <w:sz w:val="28"/>
    </w:rPr>
  </w:style>
  <w:style w:type="paragraph" w:customStyle="1" w:styleId="TabletitleBR">
    <w:name w:val="Table_title_BR"/>
    <w:basedOn w:val="Normal"/>
    <w:next w:val="Normal"/>
    <w:rsid w:val="00834EE0"/>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eastAsia="MS Mincho"/>
      <w:b/>
      <w:sz w:val="24"/>
    </w:rPr>
  </w:style>
  <w:style w:type="character" w:customStyle="1" w:styleId="AnnexNoTitleChar">
    <w:name w:val="Annex_NoTitle Char"/>
    <w:link w:val="AnnexNoTitle"/>
    <w:locked/>
    <w:rsid w:val="00834EE0"/>
    <w:rPr>
      <w:rFonts w:eastAsia="MS Mincho"/>
      <w:b/>
      <w:sz w:val="28"/>
      <w:lang w:val="en-GB" w:eastAsia="x-none"/>
    </w:rPr>
  </w:style>
  <w:style w:type="character" w:customStyle="1" w:styleId="DefaultChar">
    <w:name w:val="Default Char"/>
    <w:link w:val="Default"/>
    <w:rsid w:val="00834EE0"/>
    <w:rPr>
      <w:rFonts w:ascii="Courier" w:eastAsia="MS Mincho" w:hAnsi="Courier"/>
      <w:color w:val="000000"/>
      <w:sz w:val="24"/>
      <w:szCs w:val="24"/>
      <w:lang w:val="de-DE" w:eastAsia="de-DE" w:bidi="ar-SA"/>
    </w:rPr>
  </w:style>
  <w:style w:type="character" w:customStyle="1" w:styleId="apple-converted-space">
    <w:name w:val="apple-converted-space"/>
    <w:rsid w:val="00834EE0"/>
  </w:style>
  <w:style w:type="paragraph" w:customStyle="1" w:styleId="Formulas">
    <w:name w:val="Formulas"/>
    <w:basedOn w:val="EQ"/>
    <w:link w:val="FormulasZchn"/>
    <w:qFormat/>
    <w:rsid w:val="00E76ED5"/>
    <w:rPr>
      <w:lang w:eastAsia="x-none"/>
    </w:rPr>
  </w:style>
  <w:style w:type="character" w:customStyle="1" w:styleId="EQZchn">
    <w:name w:val="EQ Zchn"/>
    <w:link w:val="EQ"/>
    <w:rsid w:val="00E76ED5"/>
    <w:rPr>
      <w:noProof/>
      <w:lang w:eastAsia="en-US"/>
    </w:rPr>
  </w:style>
  <w:style w:type="character" w:customStyle="1" w:styleId="FormulasZchn">
    <w:name w:val="Formulas Zchn"/>
    <w:link w:val="Formulas"/>
    <w:rsid w:val="00E76ED5"/>
    <w:rPr>
      <w:noProof/>
      <w:lang w:val="x-none" w:eastAsia="x-none"/>
    </w:rPr>
  </w:style>
  <w:style w:type="numbering" w:customStyle="1" w:styleId="KeineListe1">
    <w:name w:val="Keine Liste1"/>
    <w:next w:val="NoList"/>
    <w:uiPriority w:val="99"/>
    <w:semiHidden/>
    <w:unhideWhenUsed/>
    <w:rsid w:val="00E76ED5"/>
  </w:style>
  <w:style w:type="table" w:customStyle="1" w:styleId="Tabellenraster1">
    <w:name w:val="Tabellenraster1"/>
    <w:basedOn w:val="TableNormal"/>
    <w:next w:val="TableGrid"/>
    <w:rsid w:val="00E76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E76ED5"/>
    <w:rPr>
      <w:rFonts w:ascii="Lucida Grande" w:hAnsi="Lucida Grande"/>
      <w:sz w:val="24"/>
      <w:szCs w:val="24"/>
      <w:lang w:val="x-none"/>
    </w:rPr>
  </w:style>
  <w:style w:type="character" w:customStyle="1" w:styleId="DocumentMapChar">
    <w:name w:val="Document Map Char"/>
    <w:link w:val="DocumentMap"/>
    <w:rsid w:val="00E76ED5"/>
    <w:rPr>
      <w:rFonts w:ascii="Lucida Grande" w:hAnsi="Lucida Grande"/>
      <w:sz w:val="24"/>
      <w:szCs w:val="24"/>
      <w:lang w:val="x-none" w:eastAsia="en-US"/>
    </w:rPr>
  </w:style>
  <w:style w:type="character" w:customStyle="1" w:styleId="THChar">
    <w:name w:val="TH Char"/>
    <w:link w:val="TH"/>
    <w:rsid w:val="00CB251B"/>
    <w:rPr>
      <w:rFonts w:ascii="Arial" w:hAnsi="Arial"/>
      <w:b/>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827" Type="http://schemas.openxmlformats.org/officeDocument/2006/relationships/oleObject" Target="embeddings/oleObject925.bin"/><Relationship Id="rId170" Type="http://schemas.openxmlformats.org/officeDocument/2006/relationships/image" Target="media/image79.wmf"/><Relationship Id="rId987" Type="http://schemas.openxmlformats.org/officeDocument/2006/relationships/image" Target="media/image480.wmf"/><Relationship Id="rId847" Type="http://schemas.openxmlformats.org/officeDocument/2006/relationships/image" Target="media/image414.wmf"/><Relationship Id="rId1477" Type="http://schemas.openxmlformats.org/officeDocument/2006/relationships/image" Target="media/image720.wmf"/><Relationship Id="rId1684" Type="http://schemas.openxmlformats.org/officeDocument/2006/relationships/oleObject" Target="embeddings/oleObject850.bin"/><Relationship Id="rId1891" Type="http://schemas.openxmlformats.org/officeDocument/2006/relationships/oleObject" Target="embeddings/oleObject958.bin"/><Relationship Id="rId707" Type="http://schemas.openxmlformats.org/officeDocument/2006/relationships/image" Target="media/image345.wmf"/><Relationship Id="rId914" Type="http://schemas.openxmlformats.org/officeDocument/2006/relationships/image" Target="media/image444.wmf"/><Relationship Id="rId1337" Type="http://schemas.openxmlformats.org/officeDocument/2006/relationships/image" Target="media/image650.wmf"/><Relationship Id="rId1544" Type="http://schemas.openxmlformats.org/officeDocument/2006/relationships/image" Target="media/image752.wmf"/><Relationship Id="rId1751" Type="http://schemas.openxmlformats.org/officeDocument/2006/relationships/oleObject" Target="embeddings/oleObject883.bin"/><Relationship Id="rId43" Type="http://schemas.openxmlformats.org/officeDocument/2006/relationships/oleObject" Target="embeddings/oleObject20.bin"/><Relationship Id="rId1404" Type="http://schemas.openxmlformats.org/officeDocument/2006/relationships/oleObject" Target="embeddings/oleObject710.bin"/><Relationship Id="rId1611" Type="http://schemas.openxmlformats.org/officeDocument/2006/relationships/oleObject" Target="embeddings/oleObject815.bin"/><Relationship Id="rId497" Type="http://schemas.openxmlformats.org/officeDocument/2006/relationships/image" Target="media/image241.emf"/><Relationship Id="rId2178" Type="http://schemas.openxmlformats.org/officeDocument/2006/relationships/oleObject" Target="embeddings/oleObject1123.bin"/><Relationship Id="rId2385" Type="http://schemas.openxmlformats.org/officeDocument/2006/relationships/oleObject" Target="embeddings/oleObject1239.bin"/><Relationship Id="rId357" Type="http://schemas.openxmlformats.org/officeDocument/2006/relationships/oleObject" Target="embeddings/oleObject178.bin"/><Relationship Id="rId1194" Type="http://schemas.openxmlformats.org/officeDocument/2006/relationships/oleObject" Target="embeddings/oleObject605.bin"/><Relationship Id="rId2038" Type="http://schemas.openxmlformats.org/officeDocument/2006/relationships/oleObject" Target="embeddings/oleObject1043.bin"/><Relationship Id="rId217" Type="http://schemas.openxmlformats.org/officeDocument/2006/relationships/image" Target="media/image102.wmf"/><Relationship Id="rId564" Type="http://schemas.openxmlformats.org/officeDocument/2006/relationships/oleObject" Target="embeddings/oleObject280.bin"/><Relationship Id="rId771" Type="http://schemas.openxmlformats.org/officeDocument/2006/relationships/oleObject" Target="embeddings/oleObject384.bin"/><Relationship Id="rId2245" Type="http://schemas.openxmlformats.org/officeDocument/2006/relationships/oleObject" Target="embeddings/oleObject1164.bin"/><Relationship Id="rId2452" Type="http://schemas.openxmlformats.org/officeDocument/2006/relationships/image" Target="media/image1169.wmf"/><Relationship Id="rId424" Type="http://schemas.openxmlformats.org/officeDocument/2006/relationships/image" Target="media/image205.wmf"/><Relationship Id="rId631" Type="http://schemas.openxmlformats.org/officeDocument/2006/relationships/image" Target="media/image308.wmf"/><Relationship Id="rId1054" Type="http://schemas.openxmlformats.org/officeDocument/2006/relationships/image" Target="media/image513.wmf"/><Relationship Id="rId1261" Type="http://schemas.openxmlformats.org/officeDocument/2006/relationships/image" Target="media/image612.wmf"/><Relationship Id="rId2105" Type="http://schemas.openxmlformats.org/officeDocument/2006/relationships/oleObject" Target="embeddings/oleObject1084.bin"/><Relationship Id="rId2312" Type="http://schemas.openxmlformats.org/officeDocument/2006/relationships/image" Target="media/image1099.wmf"/><Relationship Id="rId1121" Type="http://schemas.openxmlformats.org/officeDocument/2006/relationships/oleObject" Target="embeddings/oleObject564.bin"/><Relationship Id="rId1938" Type="http://schemas.openxmlformats.org/officeDocument/2006/relationships/oleObject" Target="embeddings/oleObject984.bin"/><Relationship Id="rId281" Type="http://schemas.openxmlformats.org/officeDocument/2006/relationships/image" Target="media/image134.wmf"/><Relationship Id="rId141" Type="http://schemas.openxmlformats.org/officeDocument/2006/relationships/oleObject" Target="embeddings/oleObject69.bin"/><Relationship Id="rId7" Type="http://schemas.openxmlformats.org/officeDocument/2006/relationships/footnotes" Target="footnotes.xml"/><Relationship Id="rId958" Type="http://schemas.openxmlformats.org/officeDocument/2006/relationships/image" Target="media/image466.wmf"/><Relationship Id="rId1588" Type="http://schemas.openxmlformats.org/officeDocument/2006/relationships/image" Target="media/image774.wmf"/><Relationship Id="rId1795" Type="http://schemas.openxmlformats.org/officeDocument/2006/relationships/image" Target="media/image879.wmf"/><Relationship Id="rId87" Type="http://schemas.openxmlformats.org/officeDocument/2006/relationships/oleObject" Target="embeddings/oleObject42.bin"/><Relationship Id="rId818" Type="http://schemas.openxmlformats.org/officeDocument/2006/relationships/image" Target="media/image400.wmf"/><Relationship Id="rId1448" Type="http://schemas.openxmlformats.org/officeDocument/2006/relationships/oleObject" Target="embeddings/oleObject732.bin"/><Relationship Id="rId1655" Type="http://schemas.openxmlformats.org/officeDocument/2006/relationships/oleObject" Target="embeddings/oleObject837.bin"/><Relationship Id="rId1308" Type="http://schemas.openxmlformats.org/officeDocument/2006/relationships/oleObject" Target="embeddings/oleObject662.bin"/><Relationship Id="rId1862" Type="http://schemas.openxmlformats.org/officeDocument/2006/relationships/image" Target="media/image909.wmf"/><Relationship Id="rId1515" Type="http://schemas.openxmlformats.org/officeDocument/2006/relationships/oleObject" Target="embeddings/oleObject766.bin"/><Relationship Id="rId1722" Type="http://schemas.openxmlformats.org/officeDocument/2006/relationships/oleObject" Target="embeddings/oleObject869.bin"/><Relationship Id="rId14" Type="http://schemas.openxmlformats.org/officeDocument/2006/relationships/oleObject" Target="embeddings/oleObject3.bin"/><Relationship Id="rId2289" Type="http://schemas.openxmlformats.org/officeDocument/2006/relationships/oleObject" Target="embeddings/oleObject1191.bin"/><Relationship Id="rId468" Type="http://schemas.openxmlformats.org/officeDocument/2006/relationships/image" Target="media/image227.wmf"/><Relationship Id="rId675" Type="http://schemas.openxmlformats.org/officeDocument/2006/relationships/image" Target="media/image329.wmf"/><Relationship Id="rId882" Type="http://schemas.openxmlformats.org/officeDocument/2006/relationships/oleObject" Target="embeddings/oleObject441.bin"/><Relationship Id="rId1098" Type="http://schemas.openxmlformats.org/officeDocument/2006/relationships/image" Target="media/image535.wmf"/><Relationship Id="rId2149" Type="http://schemas.openxmlformats.org/officeDocument/2006/relationships/image" Target="media/image1032.wmf"/><Relationship Id="rId2356" Type="http://schemas.openxmlformats.org/officeDocument/2006/relationships/image" Target="media/image1121.wmf"/><Relationship Id="rId328" Type="http://schemas.openxmlformats.org/officeDocument/2006/relationships/image" Target="media/image157.wmf"/><Relationship Id="rId535" Type="http://schemas.openxmlformats.org/officeDocument/2006/relationships/oleObject" Target="embeddings/oleObject264.bin"/><Relationship Id="rId742" Type="http://schemas.openxmlformats.org/officeDocument/2006/relationships/image" Target="media/image361.wmf"/><Relationship Id="rId1165" Type="http://schemas.openxmlformats.org/officeDocument/2006/relationships/oleObject" Target="embeddings/oleObject588.bin"/><Relationship Id="rId1372" Type="http://schemas.openxmlformats.org/officeDocument/2006/relationships/oleObject" Target="embeddings/oleObject694.bin"/><Relationship Id="rId2009" Type="http://schemas.openxmlformats.org/officeDocument/2006/relationships/oleObject" Target="embeddings/oleObject1023.bin"/><Relationship Id="rId2216" Type="http://schemas.openxmlformats.org/officeDocument/2006/relationships/oleObject" Target="embeddings/oleObject1148.bin"/><Relationship Id="rId2423" Type="http://schemas.openxmlformats.org/officeDocument/2006/relationships/oleObject" Target="embeddings/oleObject1258.bin"/><Relationship Id="rId602" Type="http://schemas.openxmlformats.org/officeDocument/2006/relationships/oleObject" Target="embeddings/oleObject301.bin"/><Relationship Id="rId1025" Type="http://schemas.openxmlformats.org/officeDocument/2006/relationships/oleObject" Target="embeddings/oleObject515.bin"/><Relationship Id="rId1232" Type="http://schemas.openxmlformats.org/officeDocument/2006/relationships/oleObject" Target="embeddings/oleObject624.bin"/><Relationship Id="rId185" Type="http://schemas.openxmlformats.org/officeDocument/2006/relationships/oleObject" Target="embeddings/oleObject91.bin"/><Relationship Id="rId1909" Type="http://schemas.openxmlformats.org/officeDocument/2006/relationships/oleObject" Target="embeddings/oleObject968.bin"/><Relationship Id="rId392" Type="http://schemas.openxmlformats.org/officeDocument/2006/relationships/image" Target="media/image189.wmf"/><Relationship Id="rId2073" Type="http://schemas.openxmlformats.org/officeDocument/2006/relationships/oleObject" Target="embeddings/oleObject1064.bin"/><Relationship Id="rId2280" Type="http://schemas.openxmlformats.org/officeDocument/2006/relationships/oleObject" Target="embeddings/oleObject1186.bin"/><Relationship Id="rId252" Type="http://schemas.openxmlformats.org/officeDocument/2006/relationships/oleObject" Target="embeddings/oleObject125.bin"/><Relationship Id="rId2140" Type="http://schemas.openxmlformats.org/officeDocument/2006/relationships/image" Target="media/image1028.wmf"/><Relationship Id="rId112" Type="http://schemas.openxmlformats.org/officeDocument/2006/relationships/image" Target="media/image50.wmf"/><Relationship Id="rId1699" Type="http://schemas.openxmlformats.org/officeDocument/2006/relationships/image" Target="media/image831.wmf"/><Relationship Id="rId2000" Type="http://schemas.openxmlformats.org/officeDocument/2006/relationships/image" Target="media/image972.wmf"/><Relationship Id="rId929" Type="http://schemas.openxmlformats.org/officeDocument/2006/relationships/oleObject" Target="embeddings/oleObject467.bin"/><Relationship Id="rId1559" Type="http://schemas.openxmlformats.org/officeDocument/2006/relationships/oleObject" Target="embeddings/oleObject789.bin"/><Relationship Id="rId1766" Type="http://schemas.openxmlformats.org/officeDocument/2006/relationships/image" Target="media/image865.wmf"/><Relationship Id="rId1973" Type="http://schemas.openxmlformats.org/officeDocument/2006/relationships/oleObject" Target="embeddings/oleObject1002.bin"/><Relationship Id="rId58" Type="http://schemas.openxmlformats.org/officeDocument/2006/relationships/image" Target="media/image23.wmf"/><Relationship Id="rId1419" Type="http://schemas.openxmlformats.org/officeDocument/2006/relationships/image" Target="media/image691.wmf"/><Relationship Id="rId1626" Type="http://schemas.openxmlformats.org/officeDocument/2006/relationships/image" Target="media/image793.wmf"/><Relationship Id="rId1833" Type="http://schemas.openxmlformats.org/officeDocument/2006/relationships/oleObject" Target="embeddings/oleObject928.bin"/><Relationship Id="rId1900" Type="http://schemas.openxmlformats.org/officeDocument/2006/relationships/image" Target="media/image926.wmf"/><Relationship Id="rId579" Type="http://schemas.openxmlformats.org/officeDocument/2006/relationships/image" Target="media/image283.wmf"/><Relationship Id="rId786" Type="http://schemas.openxmlformats.org/officeDocument/2006/relationships/image" Target="media/image384.wmf"/><Relationship Id="rId993" Type="http://schemas.openxmlformats.org/officeDocument/2006/relationships/oleObject" Target="embeddings/oleObject499.bin"/><Relationship Id="rId2467" Type="http://schemas.openxmlformats.org/officeDocument/2006/relationships/oleObject" Target="embeddings/oleObject1280.bin"/><Relationship Id="rId439" Type="http://schemas.openxmlformats.org/officeDocument/2006/relationships/oleObject" Target="embeddings/oleObject219.bin"/><Relationship Id="rId646" Type="http://schemas.openxmlformats.org/officeDocument/2006/relationships/oleObject" Target="embeddings/oleObject323.bin"/><Relationship Id="rId1069" Type="http://schemas.openxmlformats.org/officeDocument/2006/relationships/oleObject" Target="embeddings/oleObject538.bin"/><Relationship Id="rId1276" Type="http://schemas.openxmlformats.org/officeDocument/2006/relationships/oleObject" Target="embeddings/oleObject646.bin"/><Relationship Id="rId1483" Type="http://schemas.openxmlformats.org/officeDocument/2006/relationships/image" Target="media/image723.wmf"/><Relationship Id="rId2327" Type="http://schemas.openxmlformats.org/officeDocument/2006/relationships/oleObject" Target="embeddings/oleObject1210.bin"/><Relationship Id="rId506" Type="http://schemas.openxmlformats.org/officeDocument/2006/relationships/oleObject" Target="embeddings/oleObject251.bin"/><Relationship Id="rId853" Type="http://schemas.openxmlformats.org/officeDocument/2006/relationships/image" Target="media/image417.wmf"/><Relationship Id="rId1136" Type="http://schemas.openxmlformats.org/officeDocument/2006/relationships/image" Target="media/image554.wmf"/><Relationship Id="rId1690" Type="http://schemas.openxmlformats.org/officeDocument/2006/relationships/oleObject" Target="embeddings/oleObject853.bin"/><Relationship Id="rId713" Type="http://schemas.openxmlformats.org/officeDocument/2006/relationships/image" Target="media/image348.wmf"/><Relationship Id="rId920" Type="http://schemas.openxmlformats.org/officeDocument/2006/relationships/image" Target="media/image447.wmf"/><Relationship Id="rId1343" Type="http://schemas.openxmlformats.org/officeDocument/2006/relationships/image" Target="media/image653.wmf"/><Relationship Id="rId1550" Type="http://schemas.openxmlformats.org/officeDocument/2006/relationships/image" Target="media/image755.wmf"/><Relationship Id="rId1203" Type="http://schemas.openxmlformats.org/officeDocument/2006/relationships/oleObject" Target="embeddings/oleObject610.bin"/><Relationship Id="rId1410" Type="http://schemas.openxmlformats.org/officeDocument/2006/relationships/oleObject" Target="embeddings/oleObject713.bin"/><Relationship Id="rId296" Type="http://schemas.openxmlformats.org/officeDocument/2006/relationships/image" Target="media/image141.wmf"/><Relationship Id="rId2184" Type="http://schemas.openxmlformats.org/officeDocument/2006/relationships/oleObject" Target="embeddings/oleObject1127.bin"/><Relationship Id="rId2391" Type="http://schemas.openxmlformats.org/officeDocument/2006/relationships/oleObject" Target="embeddings/oleObject1242.bin"/><Relationship Id="rId156" Type="http://schemas.openxmlformats.org/officeDocument/2006/relationships/image" Target="media/image72.wmf"/><Relationship Id="rId363" Type="http://schemas.openxmlformats.org/officeDocument/2006/relationships/oleObject" Target="embeddings/oleObject181.bin"/><Relationship Id="rId570" Type="http://schemas.openxmlformats.org/officeDocument/2006/relationships/oleObject" Target="embeddings/oleObject283.bin"/><Relationship Id="rId2044" Type="http://schemas.openxmlformats.org/officeDocument/2006/relationships/oleObject" Target="embeddings/oleObject1046.bin"/><Relationship Id="rId2251" Type="http://schemas.openxmlformats.org/officeDocument/2006/relationships/oleObject" Target="embeddings/oleObject1168.bin"/><Relationship Id="rId223" Type="http://schemas.openxmlformats.org/officeDocument/2006/relationships/image" Target="media/image105.wmf"/><Relationship Id="rId430" Type="http://schemas.openxmlformats.org/officeDocument/2006/relationships/image" Target="media/image208.wmf"/><Relationship Id="rId1060" Type="http://schemas.openxmlformats.org/officeDocument/2006/relationships/image" Target="media/image516.wmf"/><Relationship Id="rId2111" Type="http://schemas.openxmlformats.org/officeDocument/2006/relationships/oleObject" Target="embeddings/oleObject1087.bin"/><Relationship Id="rId1877" Type="http://schemas.openxmlformats.org/officeDocument/2006/relationships/image" Target="media/image916.wmf"/><Relationship Id="rId1737" Type="http://schemas.openxmlformats.org/officeDocument/2006/relationships/oleObject" Target="embeddings/oleObject876.bin"/><Relationship Id="rId1944" Type="http://schemas.openxmlformats.org/officeDocument/2006/relationships/image" Target="media/image946.wmf"/><Relationship Id="rId29" Type="http://schemas.openxmlformats.org/officeDocument/2006/relationships/image" Target="media/image10.wmf"/><Relationship Id="rId1804" Type="http://schemas.openxmlformats.org/officeDocument/2006/relationships/oleObject" Target="embeddings/oleObject910.bin"/><Relationship Id="rId897" Type="http://schemas.openxmlformats.org/officeDocument/2006/relationships/oleObject" Target="embeddings/oleObject451.bin"/><Relationship Id="rId757" Type="http://schemas.openxmlformats.org/officeDocument/2006/relationships/image" Target="media/image369.wmf"/><Relationship Id="rId964" Type="http://schemas.openxmlformats.org/officeDocument/2006/relationships/image" Target="media/image469.wmf"/><Relationship Id="rId1387" Type="http://schemas.openxmlformats.org/officeDocument/2006/relationships/image" Target="media/image675.wmf"/><Relationship Id="rId1594" Type="http://schemas.openxmlformats.org/officeDocument/2006/relationships/image" Target="media/image777.wmf"/><Relationship Id="rId2438" Type="http://schemas.openxmlformats.org/officeDocument/2006/relationships/image" Target="media/image1162.wmf"/><Relationship Id="rId93" Type="http://schemas.openxmlformats.org/officeDocument/2006/relationships/oleObject" Target="embeddings/oleObject45.bin"/><Relationship Id="rId617" Type="http://schemas.openxmlformats.org/officeDocument/2006/relationships/oleObject" Target="embeddings/oleObject309.bin"/><Relationship Id="rId824" Type="http://schemas.openxmlformats.org/officeDocument/2006/relationships/image" Target="media/image403.wmf"/><Relationship Id="rId1247" Type="http://schemas.openxmlformats.org/officeDocument/2006/relationships/image" Target="media/image605.wmf"/><Relationship Id="rId1454" Type="http://schemas.openxmlformats.org/officeDocument/2006/relationships/oleObject" Target="embeddings/oleObject735.bin"/><Relationship Id="rId1661" Type="http://schemas.openxmlformats.org/officeDocument/2006/relationships/oleObject" Target="embeddings/oleObject839.bin"/><Relationship Id="rId1107" Type="http://schemas.openxmlformats.org/officeDocument/2006/relationships/oleObject" Target="embeddings/oleObject557.bin"/><Relationship Id="rId1314" Type="http://schemas.openxmlformats.org/officeDocument/2006/relationships/oleObject" Target="embeddings/oleObject665.bin"/><Relationship Id="rId1521" Type="http://schemas.openxmlformats.org/officeDocument/2006/relationships/oleObject" Target="embeddings/oleObject769.bin"/><Relationship Id="rId20" Type="http://schemas.openxmlformats.org/officeDocument/2006/relationships/oleObject" Target="embeddings/oleObject6.bin"/><Relationship Id="rId2088" Type="http://schemas.openxmlformats.org/officeDocument/2006/relationships/image" Target="media/image1002.wmf"/><Relationship Id="rId2295" Type="http://schemas.openxmlformats.org/officeDocument/2006/relationships/oleObject" Target="embeddings/oleObject1194.bin"/><Relationship Id="rId267" Type="http://schemas.openxmlformats.org/officeDocument/2006/relationships/image" Target="media/image127.wmf"/><Relationship Id="rId474" Type="http://schemas.openxmlformats.org/officeDocument/2006/relationships/image" Target="media/image230.wmf"/><Relationship Id="rId2155" Type="http://schemas.openxmlformats.org/officeDocument/2006/relationships/oleObject" Target="embeddings/oleObject1110.bin"/><Relationship Id="rId127" Type="http://schemas.openxmlformats.org/officeDocument/2006/relationships/oleObject" Target="embeddings/oleObject62.bin"/><Relationship Id="rId681" Type="http://schemas.openxmlformats.org/officeDocument/2006/relationships/image" Target="media/image332.wmf"/><Relationship Id="rId2362" Type="http://schemas.openxmlformats.org/officeDocument/2006/relationships/image" Target="media/image1124.wmf"/><Relationship Id="rId334" Type="http://schemas.openxmlformats.org/officeDocument/2006/relationships/image" Target="media/image160.wmf"/><Relationship Id="rId541" Type="http://schemas.openxmlformats.org/officeDocument/2006/relationships/image" Target="media/image266.wmf"/><Relationship Id="rId1171" Type="http://schemas.openxmlformats.org/officeDocument/2006/relationships/oleObject" Target="embeddings/oleObject591.bin"/><Relationship Id="rId2015" Type="http://schemas.openxmlformats.org/officeDocument/2006/relationships/oleObject" Target="embeddings/oleObject1027.bin"/><Relationship Id="rId2222" Type="http://schemas.openxmlformats.org/officeDocument/2006/relationships/oleObject" Target="embeddings/oleObject1151.bin"/><Relationship Id="rId401" Type="http://schemas.openxmlformats.org/officeDocument/2006/relationships/oleObject" Target="embeddings/oleObject200.bin"/><Relationship Id="rId1031" Type="http://schemas.openxmlformats.org/officeDocument/2006/relationships/oleObject" Target="embeddings/oleObject518.bin"/><Relationship Id="rId1988" Type="http://schemas.openxmlformats.org/officeDocument/2006/relationships/oleObject" Target="embeddings/oleObject1010.bin"/><Relationship Id="rId1848" Type="http://schemas.openxmlformats.org/officeDocument/2006/relationships/image" Target="media/image902.wmf"/><Relationship Id="rId191" Type="http://schemas.openxmlformats.org/officeDocument/2006/relationships/image" Target="media/image89.wmf"/><Relationship Id="rId1708" Type="http://schemas.openxmlformats.org/officeDocument/2006/relationships/oleObject" Target="embeddings/oleObject862.bin"/><Relationship Id="rId1915" Type="http://schemas.openxmlformats.org/officeDocument/2006/relationships/oleObject" Target="embeddings/oleObject971.bin"/><Relationship Id="rId868" Type="http://schemas.openxmlformats.org/officeDocument/2006/relationships/image" Target="media/image424.wmf"/><Relationship Id="rId1498" Type="http://schemas.openxmlformats.org/officeDocument/2006/relationships/oleObject" Target="embeddings/oleObject757.bin"/><Relationship Id="rId728" Type="http://schemas.openxmlformats.org/officeDocument/2006/relationships/oleObject" Target="embeddings/oleObject367.bin"/><Relationship Id="rId935" Type="http://schemas.openxmlformats.org/officeDocument/2006/relationships/oleObject" Target="embeddings/oleObject470.bin"/><Relationship Id="rId1358" Type="http://schemas.openxmlformats.org/officeDocument/2006/relationships/oleObject" Target="embeddings/oleObject687.bin"/><Relationship Id="rId1565" Type="http://schemas.openxmlformats.org/officeDocument/2006/relationships/oleObject" Target="embeddings/oleObject792.bin"/><Relationship Id="rId1772" Type="http://schemas.openxmlformats.org/officeDocument/2006/relationships/oleObject" Target="embeddings/oleObject894.bin"/><Relationship Id="rId2409" Type="http://schemas.openxmlformats.org/officeDocument/2006/relationships/oleObject" Target="embeddings/oleObject1251.bin"/><Relationship Id="rId64" Type="http://schemas.openxmlformats.org/officeDocument/2006/relationships/image" Target="media/image26.wmf"/><Relationship Id="rId1218" Type="http://schemas.openxmlformats.org/officeDocument/2006/relationships/image" Target="media/image590.wmf"/><Relationship Id="rId1425" Type="http://schemas.openxmlformats.org/officeDocument/2006/relationships/image" Target="media/image694.wmf"/><Relationship Id="rId1632" Type="http://schemas.openxmlformats.org/officeDocument/2006/relationships/image" Target="media/image796.wmf"/><Relationship Id="rId2199" Type="http://schemas.openxmlformats.org/officeDocument/2006/relationships/oleObject" Target="embeddings/oleObject1137.bin"/><Relationship Id="rId378" Type="http://schemas.openxmlformats.org/officeDocument/2006/relationships/image" Target="media/image182.wmf"/><Relationship Id="rId585" Type="http://schemas.openxmlformats.org/officeDocument/2006/relationships/image" Target="media/image286.wmf"/><Relationship Id="rId792" Type="http://schemas.openxmlformats.org/officeDocument/2006/relationships/image" Target="media/image387.wmf"/><Relationship Id="rId2059" Type="http://schemas.openxmlformats.org/officeDocument/2006/relationships/image" Target="media/image994.wmf"/><Relationship Id="rId2266" Type="http://schemas.openxmlformats.org/officeDocument/2006/relationships/image" Target="media/image1079.wmf"/><Relationship Id="rId2473" Type="http://schemas.openxmlformats.org/officeDocument/2006/relationships/footer" Target="footer1.xml"/><Relationship Id="rId238" Type="http://schemas.openxmlformats.org/officeDocument/2006/relationships/oleObject" Target="embeddings/oleObject118.bin"/><Relationship Id="rId445" Type="http://schemas.openxmlformats.org/officeDocument/2006/relationships/oleObject" Target="embeddings/oleObject222.bin"/><Relationship Id="rId652" Type="http://schemas.openxmlformats.org/officeDocument/2006/relationships/oleObject" Target="embeddings/oleObject326.bin"/><Relationship Id="rId1075" Type="http://schemas.openxmlformats.org/officeDocument/2006/relationships/oleObject" Target="embeddings/oleObject541.bin"/><Relationship Id="rId1282" Type="http://schemas.openxmlformats.org/officeDocument/2006/relationships/oleObject" Target="embeddings/oleObject649.bin"/><Relationship Id="rId2126" Type="http://schemas.openxmlformats.org/officeDocument/2006/relationships/image" Target="media/image1021.wmf"/><Relationship Id="rId2333" Type="http://schemas.openxmlformats.org/officeDocument/2006/relationships/oleObject" Target="embeddings/oleObject1213.bin"/><Relationship Id="rId305" Type="http://schemas.openxmlformats.org/officeDocument/2006/relationships/oleObject" Target="embeddings/oleObject152.bin"/><Relationship Id="rId512" Type="http://schemas.openxmlformats.org/officeDocument/2006/relationships/image" Target="media/image251.png"/><Relationship Id="rId1142" Type="http://schemas.openxmlformats.org/officeDocument/2006/relationships/image" Target="media/image557.wmf"/><Relationship Id="rId2400" Type="http://schemas.openxmlformats.org/officeDocument/2006/relationships/image" Target="media/image1143.wmf"/><Relationship Id="rId1002" Type="http://schemas.openxmlformats.org/officeDocument/2006/relationships/image" Target="media/image488.wmf"/><Relationship Id="rId1959" Type="http://schemas.openxmlformats.org/officeDocument/2006/relationships/oleObject" Target="embeddings/oleObject995.bin"/><Relationship Id="rId1819" Type="http://schemas.openxmlformats.org/officeDocument/2006/relationships/oleObject" Target="embeddings/oleObject920.bin"/><Relationship Id="rId2190" Type="http://schemas.openxmlformats.org/officeDocument/2006/relationships/oleObject" Target="embeddings/oleObject1131.bin"/><Relationship Id="rId162" Type="http://schemas.openxmlformats.org/officeDocument/2006/relationships/image" Target="media/image75.wmf"/><Relationship Id="rId2050" Type="http://schemas.openxmlformats.org/officeDocument/2006/relationships/image" Target="media/image990.wmf"/><Relationship Id="rId979" Type="http://schemas.openxmlformats.org/officeDocument/2006/relationships/image" Target="media/image476.wmf"/><Relationship Id="rId839" Type="http://schemas.openxmlformats.org/officeDocument/2006/relationships/image" Target="media/image410.wmf"/><Relationship Id="rId1469" Type="http://schemas.openxmlformats.org/officeDocument/2006/relationships/image" Target="media/image716.wmf"/><Relationship Id="rId1676" Type="http://schemas.openxmlformats.org/officeDocument/2006/relationships/oleObject" Target="embeddings/oleObject846.bin"/><Relationship Id="rId1883" Type="http://schemas.openxmlformats.org/officeDocument/2006/relationships/image" Target="media/image919.wmf"/><Relationship Id="rId906" Type="http://schemas.openxmlformats.org/officeDocument/2006/relationships/image" Target="media/image440.wmf"/><Relationship Id="rId1329" Type="http://schemas.openxmlformats.org/officeDocument/2006/relationships/image" Target="media/image646.wmf"/><Relationship Id="rId1536" Type="http://schemas.openxmlformats.org/officeDocument/2006/relationships/image" Target="media/image748.wmf"/><Relationship Id="rId1743" Type="http://schemas.openxmlformats.org/officeDocument/2006/relationships/oleObject" Target="embeddings/oleObject879.bin"/><Relationship Id="rId1950" Type="http://schemas.openxmlformats.org/officeDocument/2006/relationships/image" Target="media/image949.wmf"/><Relationship Id="rId35" Type="http://schemas.openxmlformats.org/officeDocument/2006/relationships/oleObject" Target="embeddings/oleObject15.bin"/><Relationship Id="rId1603" Type="http://schemas.openxmlformats.org/officeDocument/2006/relationships/oleObject" Target="embeddings/oleObject811.bin"/><Relationship Id="rId1810" Type="http://schemas.openxmlformats.org/officeDocument/2006/relationships/oleObject" Target="embeddings/oleObject913.bin"/><Relationship Id="rId489" Type="http://schemas.openxmlformats.org/officeDocument/2006/relationships/image" Target="media/image237.wmf"/><Relationship Id="rId696" Type="http://schemas.openxmlformats.org/officeDocument/2006/relationships/oleObject" Target="embeddings/oleObject349.bin"/><Relationship Id="rId2377" Type="http://schemas.openxmlformats.org/officeDocument/2006/relationships/oleObject" Target="embeddings/oleObject1235.bin"/><Relationship Id="rId349" Type="http://schemas.openxmlformats.org/officeDocument/2006/relationships/oleObject" Target="embeddings/oleObject174.bin"/><Relationship Id="rId556" Type="http://schemas.openxmlformats.org/officeDocument/2006/relationships/image" Target="media/image273.wmf"/><Relationship Id="rId763" Type="http://schemas.openxmlformats.org/officeDocument/2006/relationships/image" Target="media/image372.wmf"/><Relationship Id="rId1186" Type="http://schemas.openxmlformats.org/officeDocument/2006/relationships/oleObject" Target="embeddings/oleObject601.bin"/><Relationship Id="rId1393" Type="http://schemas.openxmlformats.org/officeDocument/2006/relationships/image" Target="media/image678.wmf"/><Relationship Id="rId2237" Type="http://schemas.openxmlformats.org/officeDocument/2006/relationships/image" Target="media/image1067.wmf"/><Relationship Id="rId2444" Type="http://schemas.openxmlformats.org/officeDocument/2006/relationships/image" Target="media/image1165.wmf"/><Relationship Id="rId209" Type="http://schemas.openxmlformats.org/officeDocument/2006/relationships/image" Target="media/image98.wmf"/><Relationship Id="rId416" Type="http://schemas.openxmlformats.org/officeDocument/2006/relationships/image" Target="media/image201.wmf"/><Relationship Id="rId970" Type="http://schemas.openxmlformats.org/officeDocument/2006/relationships/image" Target="media/image472.wmf"/><Relationship Id="rId1046" Type="http://schemas.openxmlformats.org/officeDocument/2006/relationships/image" Target="media/image509.wmf"/><Relationship Id="rId1253" Type="http://schemas.openxmlformats.org/officeDocument/2006/relationships/image" Target="media/image608.wmf"/><Relationship Id="rId623" Type="http://schemas.openxmlformats.org/officeDocument/2006/relationships/oleObject" Target="embeddings/oleObject312.bin"/><Relationship Id="rId830" Type="http://schemas.openxmlformats.org/officeDocument/2006/relationships/image" Target="media/image406.wmf"/><Relationship Id="rId1460" Type="http://schemas.openxmlformats.org/officeDocument/2006/relationships/oleObject" Target="embeddings/oleObject738.bin"/><Relationship Id="rId2304" Type="http://schemas.openxmlformats.org/officeDocument/2006/relationships/image" Target="media/image1095.wmf"/><Relationship Id="rId1113" Type="http://schemas.openxmlformats.org/officeDocument/2006/relationships/oleObject" Target="embeddings/oleObject560.bin"/><Relationship Id="rId1320" Type="http://schemas.openxmlformats.org/officeDocument/2006/relationships/oleObject" Target="embeddings/oleObject668.bin"/><Relationship Id="rId2094" Type="http://schemas.openxmlformats.org/officeDocument/2006/relationships/image" Target="media/image1005.wmf"/><Relationship Id="rId273" Type="http://schemas.openxmlformats.org/officeDocument/2006/relationships/image" Target="media/image130.wmf"/><Relationship Id="rId480" Type="http://schemas.openxmlformats.org/officeDocument/2006/relationships/oleObject" Target="embeddings/oleObject240.bin"/><Relationship Id="rId2161" Type="http://schemas.openxmlformats.org/officeDocument/2006/relationships/oleObject" Target="embeddings/oleObject1113.bin"/><Relationship Id="rId133" Type="http://schemas.openxmlformats.org/officeDocument/2006/relationships/oleObject" Target="embeddings/oleObject65.bin"/><Relationship Id="rId340" Type="http://schemas.openxmlformats.org/officeDocument/2006/relationships/image" Target="media/image163.wmf"/><Relationship Id="rId2021" Type="http://schemas.openxmlformats.org/officeDocument/2006/relationships/oleObject" Target="embeddings/oleObject1031.bin"/><Relationship Id="rId200" Type="http://schemas.openxmlformats.org/officeDocument/2006/relationships/oleObject" Target="embeddings/oleObject99.bin"/><Relationship Id="rId1787" Type="http://schemas.openxmlformats.org/officeDocument/2006/relationships/image" Target="media/image875.wmf"/><Relationship Id="rId1994" Type="http://schemas.openxmlformats.org/officeDocument/2006/relationships/oleObject" Target="embeddings/oleObject1014.bin"/><Relationship Id="rId79" Type="http://schemas.openxmlformats.org/officeDocument/2006/relationships/oleObject" Target="embeddings/oleObject38.bin"/><Relationship Id="rId1647" Type="http://schemas.openxmlformats.org/officeDocument/2006/relationships/oleObject" Target="embeddings/oleObject833.bin"/><Relationship Id="rId1854" Type="http://schemas.openxmlformats.org/officeDocument/2006/relationships/image" Target="media/image905.wmf"/><Relationship Id="rId1507" Type="http://schemas.openxmlformats.org/officeDocument/2006/relationships/oleObject" Target="embeddings/oleObject762.bin"/><Relationship Id="rId1714" Type="http://schemas.openxmlformats.org/officeDocument/2006/relationships/oleObject" Target="embeddings/oleObject865.bin"/><Relationship Id="rId1921" Type="http://schemas.openxmlformats.org/officeDocument/2006/relationships/oleObject" Target="embeddings/oleObject974.bin"/><Relationship Id="rId1297" Type="http://schemas.openxmlformats.org/officeDocument/2006/relationships/image" Target="media/image630.wmf"/><Relationship Id="rId667" Type="http://schemas.openxmlformats.org/officeDocument/2006/relationships/image" Target="media/image325.wmf"/><Relationship Id="rId874" Type="http://schemas.openxmlformats.org/officeDocument/2006/relationships/image" Target="media/image427.wmf"/><Relationship Id="rId2348" Type="http://schemas.openxmlformats.org/officeDocument/2006/relationships/image" Target="media/image1117.wmf"/><Relationship Id="rId527" Type="http://schemas.openxmlformats.org/officeDocument/2006/relationships/oleObject" Target="embeddings/oleObject260.bin"/><Relationship Id="rId734" Type="http://schemas.openxmlformats.org/officeDocument/2006/relationships/oleObject" Target="embeddings/oleObject370.bin"/><Relationship Id="rId941" Type="http://schemas.openxmlformats.org/officeDocument/2006/relationships/oleObject" Target="embeddings/oleObject473.bin"/><Relationship Id="rId1157" Type="http://schemas.openxmlformats.org/officeDocument/2006/relationships/oleObject" Target="embeddings/oleObject582.bin"/><Relationship Id="rId1364" Type="http://schemas.openxmlformats.org/officeDocument/2006/relationships/oleObject" Target="embeddings/oleObject690.bin"/><Relationship Id="rId1571" Type="http://schemas.openxmlformats.org/officeDocument/2006/relationships/oleObject" Target="embeddings/oleObject795.bin"/><Relationship Id="rId2208" Type="http://schemas.openxmlformats.org/officeDocument/2006/relationships/image" Target="media/image1054.wmf"/><Relationship Id="rId2415" Type="http://schemas.openxmlformats.org/officeDocument/2006/relationships/oleObject" Target="embeddings/oleObject1254.bin"/><Relationship Id="rId70" Type="http://schemas.openxmlformats.org/officeDocument/2006/relationships/image" Target="media/image29.wmf"/><Relationship Id="rId801" Type="http://schemas.openxmlformats.org/officeDocument/2006/relationships/oleObject" Target="embeddings/oleObject399.bin"/><Relationship Id="rId1017" Type="http://schemas.openxmlformats.org/officeDocument/2006/relationships/oleObject" Target="embeddings/oleObject511.bin"/><Relationship Id="rId1224" Type="http://schemas.openxmlformats.org/officeDocument/2006/relationships/image" Target="media/image593.wmf"/><Relationship Id="rId1431" Type="http://schemas.openxmlformats.org/officeDocument/2006/relationships/image" Target="media/image697.wmf"/><Relationship Id="rId1669" Type="http://schemas.openxmlformats.org/officeDocument/2006/relationships/oleObject" Target="embeddings/oleObject843.bin"/><Relationship Id="rId1876" Type="http://schemas.openxmlformats.org/officeDocument/2006/relationships/oleObject" Target="embeddings/oleObject950.bin"/><Relationship Id="rId1529" Type="http://schemas.openxmlformats.org/officeDocument/2006/relationships/oleObject" Target="embeddings/oleObject774.bin"/><Relationship Id="rId1736" Type="http://schemas.openxmlformats.org/officeDocument/2006/relationships/image" Target="media/image850.wmf"/><Relationship Id="rId1943" Type="http://schemas.openxmlformats.org/officeDocument/2006/relationships/oleObject" Target="embeddings/oleObject987.bin"/><Relationship Id="rId28" Type="http://schemas.openxmlformats.org/officeDocument/2006/relationships/oleObject" Target="embeddings/oleObject11.bin"/><Relationship Id="rId1803" Type="http://schemas.openxmlformats.org/officeDocument/2006/relationships/image" Target="media/image883.wmf"/><Relationship Id="rId177" Type="http://schemas.openxmlformats.org/officeDocument/2006/relationships/oleObject" Target="embeddings/oleObject87.bin"/><Relationship Id="rId384" Type="http://schemas.openxmlformats.org/officeDocument/2006/relationships/image" Target="media/image185.wmf"/><Relationship Id="rId591" Type="http://schemas.openxmlformats.org/officeDocument/2006/relationships/oleObject" Target="embeddings/oleObject295.bin"/><Relationship Id="rId2065" Type="http://schemas.openxmlformats.org/officeDocument/2006/relationships/oleObject" Target="embeddings/oleObject1058.bin"/><Relationship Id="rId2272" Type="http://schemas.openxmlformats.org/officeDocument/2006/relationships/oleObject" Target="embeddings/oleObject1182.bin"/><Relationship Id="rId244" Type="http://schemas.openxmlformats.org/officeDocument/2006/relationships/oleObject" Target="embeddings/oleObject121.bin"/><Relationship Id="rId689" Type="http://schemas.openxmlformats.org/officeDocument/2006/relationships/image" Target="media/image336.wmf"/><Relationship Id="rId896" Type="http://schemas.openxmlformats.org/officeDocument/2006/relationships/oleObject" Target="embeddings/oleObject450.bin"/><Relationship Id="rId1081" Type="http://schemas.openxmlformats.org/officeDocument/2006/relationships/oleObject" Target="embeddings/oleObject544.bin"/><Relationship Id="rId451" Type="http://schemas.openxmlformats.org/officeDocument/2006/relationships/oleObject" Target="embeddings/oleObject225.bin"/><Relationship Id="rId549" Type="http://schemas.openxmlformats.org/officeDocument/2006/relationships/image" Target="media/image270.wmf"/><Relationship Id="rId756" Type="http://schemas.openxmlformats.org/officeDocument/2006/relationships/oleObject" Target="embeddings/oleObject378.bin"/><Relationship Id="rId1179" Type="http://schemas.openxmlformats.org/officeDocument/2006/relationships/image" Target="media/image573.wmf"/><Relationship Id="rId1386" Type="http://schemas.openxmlformats.org/officeDocument/2006/relationships/oleObject" Target="embeddings/oleObject701.bin"/><Relationship Id="rId1593" Type="http://schemas.openxmlformats.org/officeDocument/2006/relationships/oleObject" Target="embeddings/oleObject806.bin"/><Relationship Id="rId2132" Type="http://schemas.openxmlformats.org/officeDocument/2006/relationships/image" Target="media/image1024.wmf"/><Relationship Id="rId2437" Type="http://schemas.openxmlformats.org/officeDocument/2006/relationships/oleObject" Target="embeddings/oleObject1265.bin"/><Relationship Id="rId104" Type="http://schemas.openxmlformats.org/officeDocument/2006/relationships/image" Target="media/image46.wmf"/><Relationship Id="rId311" Type="http://schemas.openxmlformats.org/officeDocument/2006/relationships/oleObject" Target="embeddings/oleObject155.bin"/><Relationship Id="rId409" Type="http://schemas.openxmlformats.org/officeDocument/2006/relationships/oleObject" Target="embeddings/oleObject204.bin"/><Relationship Id="rId963" Type="http://schemas.openxmlformats.org/officeDocument/2006/relationships/oleObject" Target="embeddings/oleObject484.bin"/><Relationship Id="rId1039" Type="http://schemas.openxmlformats.org/officeDocument/2006/relationships/oleObject" Target="embeddings/oleObject523.bin"/><Relationship Id="rId1246" Type="http://schemas.openxmlformats.org/officeDocument/2006/relationships/oleObject" Target="embeddings/oleObject631.bin"/><Relationship Id="rId1898" Type="http://schemas.openxmlformats.org/officeDocument/2006/relationships/image" Target="media/image925.wmf"/><Relationship Id="rId92" Type="http://schemas.openxmlformats.org/officeDocument/2006/relationships/image" Target="media/image40.wmf"/><Relationship Id="rId616" Type="http://schemas.openxmlformats.org/officeDocument/2006/relationships/image" Target="media/image300.wmf"/><Relationship Id="rId823" Type="http://schemas.openxmlformats.org/officeDocument/2006/relationships/oleObject" Target="embeddings/oleObject410.bin"/><Relationship Id="rId1453" Type="http://schemas.openxmlformats.org/officeDocument/2006/relationships/image" Target="media/image708.wmf"/><Relationship Id="rId1660" Type="http://schemas.openxmlformats.org/officeDocument/2006/relationships/image" Target="media/image811.wmf"/><Relationship Id="rId1758" Type="http://schemas.openxmlformats.org/officeDocument/2006/relationships/image" Target="media/image861.wmf"/><Relationship Id="rId1106" Type="http://schemas.openxmlformats.org/officeDocument/2006/relationships/image" Target="media/image539.wmf"/><Relationship Id="rId1313" Type="http://schemas.openxmlformats.org/officeDocument/2006/relationships/image" Target="media/image638.wmf"/><Relationship Id="rId1520" Type="http://schemas.openxmlformats.org/officeDocument/2006/relationships/image" Target="media/image741.wmf"/><Relationship Id="rId1965" Type="http://schemas.openxmlformats.org/officeDocument/2006/relationships/oleObject" Target="embeddings/oleObject998.bin"/><Relationship Id="rId1618" Type="http://schemas.openxmlformats.org/officeDocument/2006/relationships/image" Target="media/image789.wmf"/><Relationship Id="rId1825" Type="http://schemas.openxmlformats.org/officeDocument/2006/relationships/oleObject" Target="embeddings/oleObject924.bin"/><Relationship Id="rId199" Type="http://schemas.openxmlformats.org/officeDocument/2006/relationships/image" Target="media/image93.wmf"/><Relationship Id="rId2087" Type="http://schemas.openxmlformats.org/officeDocument/2006/relationships/oleObject" Target="embeddings/oleObject1075.bin"/><Relationship Id="rId2294" Type="http://schemas.openxmlformats.org/officeDocument/2006/relationships/image" Target="media/image1090.wmf"/><Relationship Id="rId266" Type="http://schemas.openxmlformats.org/officeDocument/2006/relationships/oleObject" Target="embeddings/oleObject132.bin"/><Relationship Id="rId473" Type="http://schemas.openxmlformats.org/officeDocument/2006/relationships/oleObject" Target="embeddings/oleObject236.bin"/><Relationship Id="rId680" Type="http://schemas.openxmlformats.org/officeDocument/2006/relationships/oleObject" Target="embeddings/oleObject341.bin"/><Relationship Id="rId2154" Type="http://schemas.openxmlformats.org/officeDocument/2006/relationships/image" Target="media/image1034.wmf"/><Relationship Id="rId2361" Type="http://schemas.openxmlformats.org/officeDocument/2006/relationships/oleObject" Target="embeddings/oleObject1227.bin"/><Relationship Id="rId126" Type="http://schemas.openxmlformats.org/officeDocument/2006/relationships/image" Target="media/image57.wmf"/><Relationship Id="rId333" Type="http://schemas.openxmlformats.org/officeDocument/2006/relationships/oleObject" Target="embeddings/oleObject166.bin"/><Relationship Id="rId540" Type="http://schemas.openxmlformats.org/officeDocument/2006/relationships/oleObject" Target="embeddings/oleObject267.bin"/><Relationship Id="rId778" Type="http://schemas.openxmlformats.org/officeDocument/2006/relationships/image" Target="media/image380.wmf"/><Relationship Id="rId985" Type="http://schemas.openxmlformats.org/officeDocument/2006/relationships/image" Target="media/image479.wmf"/><Relationship Id="rId1170" Type="http://schemas.openxmlformats.org/officeDocument/2006/relationships/image" Target="media/image569.wmf"/><Relationship Id="rId2014" Type="http://schemas.openxmlformats.org/officeDocument/2006/relationships/oleObject" Target="embeddings/oleObject1026.bin"/><Relationship Id="rId2221" Type="http://schemas.openxmlformats.org/officeDocument/2006/relationships/image" Target="media/image1060.wmf"/><Relationship Id="rId2459" Type="http://schemas.openxmlformats.org/officeDocument/2006/relationships/oleObject" Target="embeddings/oleObject1276.bin"/><Relationship Id="rId638" Type="http://schemas.openxmlformats.org/officeDocument/2006/relationships/oleObject" Target="embeddings/oleObject319.bin"/><Relationship Id="rId845" Type="http://schemas.openxmlformats.org/officeDocument/2006/relationships/image" Target="media/image413.wmf"/><Relationship Id="rId1030" Type="http://schemas.openxmlformats.org/officeDocument/2006/relationships/image" Target="media/image502.wmf"/><Relationship Id="rId1268" Type="http://schemas.openxmlformats.org/officeDocument/2006/relationships/oleObject" Target="embeddings/oleObject642.bin"/><Relationship Id="rId1475" Type="http://schemas.openxmlformats.org/officeDocument/2006/relationships/image" Target="media/image719.wmf"/><Relationship Id="rId1682" Type="http://schemas.openxmlformats.org/officeDocument/2006/relationships/oleObject" Target="embeddings/oleObject849.bin"/><Relationship Id="rId2319" Type="http://schemas.openxmlformats.org/officeDocument/2006/relationships/oleObject" Target="embeddings/oleObject1206.bin"/><Relationship Id="rId400" Type="http://schemas.openxmlformats.org/officeDocument/2006/relationships/image" Target="media/image193.wmf"/><Relationship Id="rId705" Type="http://schemas.openxmlformats.org/officeDocument/2006/relationships/image" Target="media/image344.wmf"/><Relationship Id="rId1128" Type="http://schemas.openxmlformats.org/officeDocument/2006/relationships/image" Target="media/image550.wmf"/><Relationship Id="rId1335" Type="http://schemas.openxmlformats.org/officeDocument/2006/relationships/image" Target="media/image649.wmf"/><Relationship Id="rId1542" Type="http://schemas.openxmlformats.org/officeDocument/2006/relationships/image" Target="media/image751.wmf"/><Relationship Id="rId1987" Type="http://schemas.openxmlformats.org/officeDocument/2006/relationships/image" Target="media/image967.wmf"/><Relationship Id="rId912" Type="http://schemas.openxmlformats.org/officeDocument/2006/relationships/image" Target="media/image443.wmf"/><Relationship Id="rId1847" Type="http://schemas.openxmlformats.org/officeDocument/2006/relationships/oleObject" Target="embeddings/oleObject935.bin"/><Relationship Id="rId41" Type="http://schemas.openxmlformats.org/officeDocument/2006/relationships/oleObject" Target="embeddings/oleObject19.bin"/><Relationship Id="rId1402" Type="http://schemas.openxmlformats.org/officeDocument/2006/relationships/oleObject" Target="embeddings/oleObject709.bin"/><Relationship Id="rId1707" Type="http://schemas.openxmlformats.org/officeDocument/2006/relationships/image" Target="media/image835.wmf"/><Relationship Id="rId190" Type="http://schemas.openxmlformats.org/officeDocument/2006/relationships/oleObject" Target="embeddings/oleObject94.bin"/><Relationship Id="rId288" Type="http://schemas.openxmlformats.org/officeDocument/2006/relationships/image" Target="media/image137.wmf"/><Relationship Id="rId1914" Type="http://schemas.openxmlformats.org/officeDocument/2006/relationships/image" Target="media/image933.wmf"/><Relationship Id="rId495" Type="http://schemas.openxmlformats.org/officeDocument/2006/relationships/image" Target="media/image240.wmf"/><Relationship Id="rId2176" Type="http://schemas.openxmlformats.org/officeDocument/2006/relationships/oleObject" Target="embeddings/oleObject1122.bin"/><Relationship Id="rId2383" Type="http://schemas.openxmlformats.org/officeDocument/2006/relationships/oleObject" Target="embeddings/oleObject1238.bin"/><Relationship Id="rId148" Type="http://schemas.openxmlformats.org/officeDocument/2006/relationships/image" Target="media/image68.wmf"/><Relationship Id="rId355" Type="http://schemas.openxmlformats.org/officeDocument/2006/relationships/oleObject" Target="embeddings/oleObject177.bin"/><Relationship Id="rId562" Type="http://schemas.openxmlformats.org/officeDocument/2006/relationships/image" Target="media/image276.wmf"/><Relationship Id="rId1192" Type="http://schemas.openxmlformats.org/officeDocument/2006/relationships/oleObject" Target="embeddings/oleObject604.bin"/><Relationship Id="rId2036" Type="http://schemas.openxmlformats.org/officeDocument/2006/relationships/oleObject" Target="embeddings/oleObject1042.bin"/><Relationship Id="rId2243" Type="http://schemas.openxmlformats.org/officeDocument/2006/relationships/image" Target="media/image1070.wmf"/><Relationship Id="rId2450" Type="http://schemas.openxmlformats.org/officeDocument/2006/relationships/image" Target="media/image1168.wmf"/><Relationship Id="rId215" Type="http://schemas.openxmlformats.org/officeDocument/2006/relationships/image" Target="media/image101.wmf"/><Relationship Id="rId422" Type="http://schemas.openxmlformats.org/officeDocument/2006/relationships/image" Target="media/image204.wmf"/><Relationship Id="rId867" Type="http://schemas.openxmlformats.org/officeDocument/2006/relationships/oleObject" Target="embeddings/oleObject433.bin"/><Relationship Id="rId1052" Type="http://schemas.openxmlformats.org/officeDocument/2006/relationships/image" Target="media/image512.wmf"/><Relationship Id="rId1497" Type="http://schemas.openxmlformats.org/officeDocument/2006/relationships/image" Target="media/image730.wmf"/><Relationship Id="rId2103" Type="http://schemas.openxmlformats.org/officeDocument/2006/relationships/oleObject" Target="embeddings/oleObject1083.bin"/><Relationship Id="rId2310" Type="http://schemas.openxmlformats.org/officeDocument/2006/relationships/image" Target="media/image1098.wmf"/><Relationship Id="rId727" Type="http://schemas.openxmlformats.org/officeDocument/2006/relationships/image" Target="media/image353.wmf"/><Relationship Id="rId934" Type="http://schemas.openxmlformats.org/officeDocument/2006/relationships/image" Target="media/image454.wmf"/><Relationship Id="rId1357" Type="http://schemas.openxmlformats.org/officeDocument/2006/relationships/image" Target="media/image660.wmf"/><Relationship Id="rId1564" Type="http://schemas.openxmlformats.org/officeDocument/2006/relationships/image" Target="media/image762.wmf"/><Relationship Id="rId1771" Type="http://schemas.openxmlformats.org/officeDocument/2006/relationships/image" Target="media/image867.wmf"/><Relationship Id="rId2408" Type="http://schemas.openxmlformats.org/officeDocument/2006/relationships/image" Target="media/image1147.wmf"/><Relationship Id="rId63" Type="http://schemas.openxmlformats.org/officeDocument/2006/relationships/oleObject" Target="embeddings/oleObject30.bin"/><Relationship Id="rId1217" Type="http://schemas.openxmlformats.org/officeDocument/2006/relationships/oleObject" Target="embeddings/oleObject617.bin"/><Relationship Id="rId1424" Type="http://schemas.openxmlformats.org/officeDocument/2006/relationships/oleObject" Target="embeddings/oleObject720.bin"/><Relationship Id="rId1631" Type="http://schemas.openxmlformats.org/officeDocument/2006/relationships/oleObject" Target="embeddings/oleObject825.bin"/><Relationship Id="rId1869" Type="http://schemas.openxmlformats.org/officeDocument/2006/relationships/image" Target="media/image912.wmf"/><Relationship Id="rId1729" Type="http://schemas.openxmlformats.org/officeDocument/2006/relationships/image" Target="media/image846.wmf"/><Relationship Id="rId1936" Type="http://schemas.openxmlformats.org/officeDocument/2006/relationships/oleObject" Target="embeddings/oleObject983.bin"/><Relationship Id="rId2198" Type="http://schemas.openxmlformats.org/officeDocument/2006/relationships/image" Target="media/image1051.wmf"/><Relationship Id="rId377" Type="http://schemas.openxmlformats.org/officeDocument/2006/relationships/oleObject" Target="embeddings/oleObject188.bin"/><Relationship Id="rId584" Type="http://schemas.openxmlformats.org/officeDocument/2006/relationships/oleObject" Target="embeddings/oleObject291.bin"/><Relationship Id="rId2058" Type="http://schemas.openxmlformats.org/officeDocument/2006/relationships/oleObject" Target="embeddings/oleObject1054.bin"/><Relationship Id="rId2265" Type="http://schemas.openxmlformats.org/officeDocument/2006/relationships/oleObject" Target="embeddings/oleObject1176.bin"/><Relationship Id="rId5" Type="http://schemas.openxmlformats.org/officeDocument/2006/relationships/settings" Target="settings.xml"/><Relationship Id="rId237" Type="http://schemas.openxmlformats.org/officeDocument/2006/relationships/image" Target="media/image112.wmf"/><Relationship Id="rId791" Type="http://schemas.openxmlformats.org/officeDocument/2006/relationships/oleObject" Target="embeddings/oleObject394.bin"/><Relationship Id="rId889" Type="http://schemas.openxmlformats.org/officeDocument/2006/relationships/image" Target="media/image433.wmf"/><Relationship Id="rId1074" Type="http://schemas.openxmlformats.org/officeDocument/2006/relationships/image" Target="media/image523.wmf"/><Relationship Id="rId2472" Type="http://schemas.openxmlformats.org/officeDocument/2006/relationships/header" Target="header1.xml"/><Relationship Id="rId444" Type="http://schemas.openxmlformats.org/officeDocument/2006/relationships/image" Target="media/image215.wmf"/><Relationship Id="rId651" Type="http://schemas.openxmlformats.org/officeDocument/2006/relationships/image" Target="media/image318.wmf"/><Relationship Id="rId749" Type="http://schemas.openxmlformats.org/officeDocument/2006/relationships/image" Target="media/image365.wmf"/><Relationship Id="rId1281" Type="http://schemas.openxmlformats.org/officeDocument/2006/relationships/image" Target="media/image622.wmf"/><Relationship Id="rId1379" Type="http://schemas.openxmlformats.org/officeDocument/2006/relationships/image" Target="media/image671.wmf"/><Relationship Id="rId1586" Type="http://schemas.openxmlformats.org/officeDocument/2006/relationships/image" Target="media/image773.wmf"/><Relationship Id="rId2125" Type="http://schemas.openxmlformats.org/officeDocument/2006/relationships/oleObject" Target="embeddings/oleObject1094.bin"/><Relationship Id="rId2332" Type="http://schemas.openxmlformats.org/officeDocument/2006/relationships/image" Target="media/image1109.wmf"/><Relationship Id="rId304" Type="http://schemas.openxmlformats.org/officeDocument/2006/relationships/image" Target="media/image145.wmf"/><Relationship Id="rId511" Type="http://schemas.openxmlformats.org/officeDocument/2006/relationships/oleObject" Target="embeddings/oleObject253.bin"/><Relationship Id="rId609" Type="http://schemas.openxmlformats.org/officeDocument/2006/relationships/oleObject" Target="embeddings/oleObject305.bin"/><Relationship Id="rId956" Type="http://schemas.openxmlformats.org/officeDocument/2006/relationships/image" Target="media/image465.wmf"/><Relationship Id="rId1141" Type="http://schemas.openxmlformats.org/officeDocument/2006/relationships/oleObject" Target="embeddings/oleObject574.bin"/><Relationship Id="rId1239" Type="http://schemas.openxmlformats.org/officeDocument/2006/relationships/image" Target="media/image601.wmf"/><Relationship Id="rId1793" Type="http://schemas.openxmlformats.org/officeDocument/2006/relationships/image" Target="media/image878.wmf"/><Relationship Id="rId85" Type="http://schemas.openxmlformats.org/officeDocument/2006/relationships/oleObject" Target="embeddings/oleObject41.bin"/><Relationship Id="rId816" Type="http://schemas.openxmlformats.org/officeDocument/2006/relationships/image" Target="media/image399.wmf"/><Relationship Id="rId1001" Type="http://schemas.openxmlformats.org/officeDocument/2006/relationships/oleObject" Target="embeddings/oleObject503.bin"/><Relationship Id="rId1446" Type="http://schemas.openxmlformats.org/officeDocument/2006/relationships/oleObject" Target="embeddings/oleObject731.bin"/><Relationship Id="rId1653" Type="http://schemas.openxmlformats.org/officeDocument/2006/relationships/image" Target="media/image807.wmf"/><Relationship Id="rId1860" Type="http://schemas.openxmlformats.org/officeDocument/2006/relationships/image" Target="media/image908.wmf"/><Relationship Id="rId1306" Type="http://schemas.openxmlformats.org/officeDocument/2006/relationships/oleObject" Target="embeddings/oleObject661.bin"/><Relationship Id="rId1513" Type="http://schemas.openxmlformats.org/officeDocument/2006/relationships/oleObject" Target="embeddings/oleObject765.bin"/><Relationship Id="rId1720" Type="http://schemas.openxmlformats.org/officeDocument/2006/relationships/oleObject" Target="embeddings/oleObject868.bin"/><Relationship Id="rId1958" Type="http://schemas.openxmlformats.org/officeDocument/2006/relationships/image" Target="media/image953.wmf"/><Relationship Id="rId12" Type="http://schemas.openxmlformats.org/officeDocument/2006/relationships/oleObject" Target="embeddings/oleObject2.bin"/><Relationship Id="rId1818" Type="http://schemas.openxmlformats.org/officeDocument/2006/relationships/oleObject" Target="embeddings/oleObject919.bin"/><Relationship Id="rId161" Type="http://schemas.openxmlformats.org/officeDocument/2006/relationships/oleObject" Target="embeddings/oleObject79.bin"/><Relationship Id="rId399" Type="http://schemas.openxmlformats.org/officeDocument/2006/relationships/oleObject" Target="embeddings/oleObject199.bin"/><Relationship Id="rId2287" Type="http://schemas.openxmlformats.org/officeDocument/2006/relationships/oleObject" Target="embeddings/oleObject1190.bin"/><Relationship Id="rId259" Type="http://schemas.openxmlformats.org/officeDocument/2006/relationships/image" Target="media/image123.wmf"/><Relationship Id="rId466" Type="http://schemas.openxmlformats.org/officeDocument/2006/relationships/image" Target="media/image226.wmf"/><Relationship Id="rId673" Type="http://schemas.openxmlformats.org/officeDocument/2006/relationships/image" Target="media/image328.wmf"/><Relationship Id="rId880" Type="http://schemas.openxmlformats.org/officeDocument/2006/relationships/oleObject" Target="embeddings/oleObject440.bin"/><Relationship Id="rId1096" Type="http://schemas.openxmlformats.org/officeDocument/2006/relationships/image" Target="media/image534.wmf"/><Relationship Id="rId2147" Type="http://schemas.openxmlformats.org/officeDocument/2006/relationships/image" Target="media/image1031.wmf"/><Relationship Id="rId2354" Type="http://schemas.openxmlformats.org/officeDocument/2006/relationships/image" Target="media/image1120.wmf"/><Relationship Id="rId119" Type="http://schemas.openxmlformats.org/officeDocument/2006/relationships/oleObject" Target="embeddings/oleObject58.bin"/><Relationship Id="rId326" Type="http://schemas.openxmlformats.org/officeDocument/2006/relationships/image" Target="media/image156.wmf"/><Relationship Id="rId533" Type="http://schemas.openxmlformats.org/officeDocument/2006/relationships/oleObject" Target="embeddings/oleObject263.bin"/><Relationship Id="rId978" Type="http://schemas.openxmlformats.org/officeDocument/2006/relationships/oleObject" Target="embeddings/oleObject492.bin"/><Relationship Id="rId1163" Type="http://schemas.openxmlformats.org/officeDocument/2006/relationships/oleObject" Target="embeddings/oleObject587.bin"/><Relationship Id="rId1370" Type="http://schemas.openxmlformats.org/officeDocument/2006/relationships/oleObject" Target="embeddings/oleObject693.bin"/><Relationship Id="rId2007" Type="http://schemas.openxmlformats.org/officeDocument/2006/relationships/oleObject" Target="embeddings/oleObject1022.bin"/><Relationship Id="rId2214" Type="http://schemas.openxmlformats.org/officeDocument/2006/relationships/oleObject" Target="embeddings/oleObject1147.bin"/><Relationship Id="rId740" Type="http://schemas.openxmlformats.org/officeDocument/2006/relationships/image" Target="media/image360.wmf"/><Relationship Id="rId838" Type="http://schemas.openxmlformats.org/officeDocument/2006/relationships/oleObject" Target="embeddings/oleObject418.bin"/><Relationship Id="rId1023" Type="http://schemas.openxmlformats.org/officeDocument/2006/relationships/oleObject" Target="embeddings/oleObject514.bin"/><Relationship Id="rId1468" Type="http://schemas.openxmlformats.org/officeDocument/2006/relationships/oleObject" Target="embeddings/oleObject742.bin"/><Relationship Id="rId1675" Type="http://schemas.openxmlformats.org/officeDocument/2006/relationships/image" Target="media/image819.wmf"/><Relationship Id="rId1882" Type="http://schemas.openxmlformats.org/officeDocument/2006/relationships/oleObject" Target="embeddings/oleObject953.bin"/><Relationship Id="rId2421" Type="http://schemas.openxmlformats.org/officeDocument/2006/relationships/oleObject" Target="embeddings/oleObject1257.bin"/><Relationship Id="rId600" Type="http://schemas.openxmlformats.org/officeDocument/2006/relationships/image" Target="media/image293.wmf"/><Relationship Id="rId1230" Type="http://schemas.openxmlformats.org/officeDocument/2006/relationships/oleObject" Target="embeddings/oleObject623.bin"/><Relationship Id="rId1328" Type="http://schemas.openxmlformats.org/officeDocument/2006/relationships/oleObject" Target="embeddings/oleObject672.bin"/><Relationship Id="rId1535" Type="http://schemas.openxmlformats.org/officeDocument/2006/relationships/oleObject" Target="embeddings/oleObject777.bin"/><Relationship Id="rId905" Type="http://schemas.openxmlformats.org/officeDocument/2006/relationships/oleObject" Target="embeddings/oleObject455.bin"/><Relationship Id="rId1742" Type="http://schemas.openxmlformats.org/officeDocument/2006/relationships/image" Target="media/image853.wmf"/><Relationship Id="rId34" Type="http://schemas.openxmlformats.org/officeDocument/2006/relationships/image" Target="media/image12.wmf"/><Relationship Id="rId1602" Type="http://schemas.openxmlformats.org/officeDocument/2006/relationships/image" Target="media/image781.wmf"/><Relationship Id="rId183" Type="http://schemas.openxmlformats.org/officeDocument/2006/relationships/oleObject" Target="embeddings/oleObject90.bin"/><Relationship Id="rId390" Type="http://schemas.openxmlformats.org/officeDocument/2006/relationships/image" Target="media/image188.wmf"/><Relationship Id="rId1907" Type="http://schemas.openxmlformats.org/officeDocument/2006/relationships/oleObject" Target="embeddings/oleObject967.bin"/><Relationship Id="rId2071" Type="http://schemas.openxmlformats.org/officeDocument/2006/relationships/oleObject" Target="embeddings/oleObject1062.bin"/><Relationship Id="rId250" Type="http://schemas.openxmlformats.org/officeDocument/2006/relationships/oleObject" Target="embeddings/oleObject124.bin"/><Relationship Id="rId488" Type="http://schemas.openxmlformats.org/officeDocument/2006/relationships/oleObject" Target="embeddings/oleObject244.bin"/><Relationship Id="rId695" Type="http://schemas.openxmlformats.org/officeDocument/2006/relationships/image" Target="media/image339.wmf"/><Relationship Id="rId2169" Type="http://schemas.openxmlformats.org/officeDocument/2006/relationships/oleObject" Target="embeddings/oleObject1118.bin"/><Relationship Id="rId2376" Type="http://schemas.openxmlformats.org/officeDocument/2006/relationships/image" Target="media/image1131.wmf"/><Relationship Id="rId110" Type="http://schemas.openxmlformats.org/officeDocument/2006/relationships/image" Target="media/image49.wmf"/><Relationship Id="rId348" Type="http://schemas.openxmlformats.org/officeDocument/2006/relationships/image" Target="media/image167.wmf"/><Relationship Id="rId555" Type="http://schemas.openxmlformats.org/officeDocument/2006/relationships/oleObject" Target="embeddings/oleObject275.bin"/><Relationship Id="rId762" Type="http://schemas.openxmlformats.org/officeDocument/2006/relationships/oleObject" Target="embeddings/oleObject380.bin"/><Relationship Id="rId1185" Type="http://schemas.openxmlformats.org/officeDocument/2006/relationships/oleObject" Target="embeddings/oleObject600.bin"/><Relationship Id="rId1392" Type="http://schemas.openxmlformats.org/officeDocument/2006/relationships/oleObject" Target="embeddings/oleObject704.bin"/><Relationship Id="rId2029" Type="http://schemas.openxmlformats.org/officeDocument/2006/relationships/oleObject" Target="embeddings/oleObject1037.bin"/><Relationship Id="rId2236" Type="http://schemas.openxmlformats.org/officeDocument/2006/relationships/oleObject" Target="embeddings/oleObject1159.bin"/><Relationship Id="rId2443" Type="http://schemas.openxmlformats.org/officeDocument/2006/relationships/oleObject" Target="embeddings/oleObject1268.bin"/><Relationship Id="rId208" Type="http://schemas.openxmlformats.org/officeDocument/2006/relationships/oleObject" Target="embeddings/oleObject103.bin"/><Relationship Id="rId415" Type="http://schemas.openxmlformats.org/officeDocument/2006/relationships/oleObject" Target="embeddings/oleObject207.bin"/><Relationship Id="rId622" Type="http://schemas.openxmlformats.org/officeDocument/2006/relationships/image" Target="media/image303.wmf"/><Relationship Id="rId1045" Type="http://schemas.openxmlformats.org/officeDocument/2006/relationships/oleObject" Target="embeddings/oleObject526.bin"/><Relationship Id="rId1252" Type="http://schemas.openxmlformats.org/officeDocument/2006/relationships/oleObject" Target="embeddings/oleObject634.bin"/><Relationship Id="rId1697" Type="http://schemas.openxmlformats.org/officeDocument/2006/relationships/image" Target="media/image830.wmf"/><Relationship Id="rId2303" Type="http://schemas.openxmlformats.org/officeDocument/2006/relationships/oleObject" Target="embeddings/oleObject1198.bin"/><Relationship Id="rId927" Type="http://schemas.openxmlformats.org/officeDocument/2006/relationships/oleObject" Target="embeddings/oleObject466.bin"/><Relationship Id="rId1112" Type="http://schemas.openxmlformats.org/officeDocument/2006/relationships/image" Target="media/image542.wmf"/><Relationship Id="rId1557" Type="http://schemas.openxmlformats.org/officeDocument/2006/relationships/oleObject" Target="embeddings/oleObject788.bin"/><Relationship Id="rId1764" Type="http://schemas.openxmlformats.org/officeDocument/2006/relationships/image" Target="media/image864.wmf"/><Relationship Id="rId1971" Type="http://schemas.openxmlformats.org/officeDocument/2006/relationships/oleObject" Target="embeddings/oleObject1001.bin"/><Relationship Id="rId56" Type="http://schemas.openxmlformats.org/officeDocument/2006/relationships/image" Target="media/image22.wmf"/><Relationship Id="rId1417" Type="http://schemas.openxmlformats.org/officeDocument/2006/relationships/image" Target="media/image690.wmf"/><Relationship Id="rId1624" Type="http://schemas.openxmlformats.org/officeDocument/2006/relationships/image" Target="media/image792.wmf"/><Relationship Id="rId1831" Type="http://schemas.openxmlformats.org/officeDocument/2006/relationships/oleObject" Target="embeddings/oleObject927.bin"/><Relationship Id="rId1929" Type="http://schemas.openxmlformats.org/officeDocument/2006/relationships/oleObject" Target="embeddings/oleObject979.bin"/><Relationship Id="rId2093" Type="http://schemas.openxmlformats.org/officeDocument/2006/relationships/oleObject" Target="embeddings/oleObject1078.bin"/><Relationship Id="rId2398" Type="http://schemas.openxmlformats.org/officeDocument/2006/relationships/image" Target="media/image1142.wmf"/><Relationship Id="rId272" Type="http://schemas.openxmlformats.org/officeDocument/2006/relationships/oleObject" Target="embeddings/oleObject135.bin"/><Relationship Id="rId577" Type="http://schemas.openxmlformats.org/officeDocument/2006/relationships/image" Target="media/image282.wmf"/><Relationship Id="rId2160" Type="http://schemas.openxmlformats.org/officeDocument/2006/relationships/image" Target="media/image1037.wmf"/><Relationship Id="rId2258" Type="http://schemas.openxmlformats.org/officeDocument/2006/relationships/image" Target="media/image1075.wmf"/><Relationship Id="rId132" Type="http://schemas.openxmlformats.org/officeDocument/2006/relationships/image" Target="media/image60.wmf"/><Relationship Id="rId784" Type="http://schemas.openxmlformats.org/officeDocument/2006/relationships/image" Target="media/image383.wmf"/><Relationship Id="rId991" Type="http://schemas.openxmlformats.org/officeDocument/2006/relationships/image" Target="media/image482.emf"/><Relationship Id="rId1067" Type="http://schemas.openxmlformats.org/officeDocument/2006/relationships/oleObject" Target="embeddings/oleObject537.bin"/><Relationship Id="rId2020" Type="http://schemas.openxmlformats.org/officeDocument/2006/relationships/oleObject" Target="embeddings/oleObject1030.bin"/><Relationship Id="rId2465" Type="http://schemas.openxmlformats.org/officeDocument/2006/relationships/oleObject" Target="embeddings/oleObject1279.bin"/><Relationship Id="rId437" Type="http://schemas.openxmlformats.org/officeDocument/2006/relationships/oleObject" Target="embeddings/oleObject218.bin"/><Relationship Id="rId644" Type="http://schemas.openxmlformats.org/officeDocument/2006/relationships/oleObject" Target="embeddings/oleObject322.bin"/><Relationship Id="rId851" Type="http://schemas.openxmlformats.org/officeDocument/2006/relationships/image" Target="media/image416.wmf"/><Relationship Id="rId1274" Type="http://schemas.openxmlformats.org/officeDocument/2006/relationships/oleObject" Target="embeddings/oleObject645.bin"/><Relationship Id="rId1481" Type="http://schemas.openxmlformats.org/officeDocument/2006/relationships/image" Target="media/image722.wmf"/><Relationship Id="rId1579" Type="http://schemas.openxmlformats.org/officeDocument/2006/relationships/oleObject" Target="embeddings/oleObject799.bin"/><Relationship Id="rId2118" Type="http://schemas.openxmlformats.org/officeDocument/2006/relationships/image" Target="media/image1017.wmf"/><Relationship Id="rId2325" Type="http://schemas.openxmlformats.org/officeDocument/2006/relationships/oleObject" Target="embeddings/oleObject1209.bin"/><Relationship Id="rId504" Type="http://schemas.openxmlformats.org/officeDocument/2006/relationships/oleObject" Target="embeddings/oleObject250.bin"/><Relationship Id="rId711" Type="http://schemas.openxmlformats.org/officeDocument/2006/relationships/image" Target="media/image347.wmf"/><Relationship Id="rId949" Type="http://schemas.openxmlformats.org/officeDocument/2006/relationships/oleObject" Target="embeddings/oleObject477.bin"/><Relationship Id="rId1134" Type="http://schemas.openxmlformats.org/officeDocument/2006/relationships/image" Target="media/image553.wmf"/><Relationship Id="rId1341" Type="http://schemas.openxmlformats.org/officeDocument/2006/relationships/image" Target="media/image652.wmf"/><Relationship Id="rId1786" Type="http://schemas.openxmlformats.org/officeDocument/2006/relationships/oleObject" Target="embeddings/oleObject901.bin"/><Relationship Id="rId1993" Type="http://schemas.openxmlformats.org/officeDocument/2006/relationships/image" Target="media/image969.wmf"/><Relationship Id="rId78" Type="http://schemas.openxmlformats.org/officeDocument/2006/relationships/image" Target="media/image33.wmf"/><Relationship Id="rId809" Type="http://schemas.openxmlformats.org/officeDocument/2006/relationships/oleObject" Target="embeddings/oleObject403.bin"/><Relationship Id="rId1201" Type="http://schemas.openxmlformats.org/officeDocument/2006/relationships/oleObject" Target="embeddings/oleObject609.bin"/><Relationship Id="rId1439" Type="http://schemas.openxmlformats.org/officeDocument/2006/relationships/image" Target="media/image701.wmf"/><Relationship Id="rId1646" Type="http://schemas.openxmlformats.org/officeDocument/2006/relationships/image" Target="media/image803.wmf"/><Relationship Id="rId1853" Type="http://schemas.openxmlformats.org/officeDocument/2006/relationships/oleObject" Target="embeddings/oleObject938.bin"/><Relationship Id="rId1506" Type="http://schemas.openxmlformats.org/officeDocument/2006/relationships/image" Target="media/image734.wmf"/><Relationship Id="rId1713" Type="http://schemas.openxmlformats.org/officeDocument/2006/relationships/image" Target="media/image838.wmf"/><Relationship Id="rId1920" Type="http://schemas.openxmlformats.org/officeDocument/2006/relationships/image" Target="media/image936.wmf"/><Relationship Id="rId294" Type="http://schemas.openxmlformats.org/officeDocument/2006/relationships/image" Target="media/image140.wmf"/><Relationship Id="rId2182" Type="http://schemas.openxmlformats.org/officeDocument/2006/relationships/oleObject" Target="embeddings/oleObject1126.bin"/><Relationship Id="rId154" Type="http://schemas.openxmlformats.org/officeDocument/2006/relationships/image" Target="media/image71.wmf"/><Relationship Id="rId361" Type="http://schemas.openxmlformats.org/officeDocument/2006/relationships/oleObject" Target="embeddings/oleObject180.bin"/><Relationship Id="rId599" Type="http://schemas.openxmlformats.org/officeDocument/2006/relationships/oleObject" Target="embeddings/oleObject299.bin"/><Relationship Id="rId2042" Type="http://schemas.openxmlformats.org/officeDocument/2006/relationships/oleObject" Target="embeddings/oleObject1045.bin"/><Relationship Id="rId459" Type="http://schemas.openxmlformats.org/officeDocument/2006/relationships/oleObject" Target="embeddings/oleObject229.bin"/><Relationship Id="rId666" Type="http://schemas.openxmlformats.org/officeDocument/2006/relationships/oleObject" Target="embeddings/oleObject334.bin"/><Relationship Id="rId873" Type="http://schemas.openxmlformats.org/officeDocument/2006/relationships/oleObject" Target="embeddings/oleObject436.bin"/><Relationship Id="rId1089" Type="http://schemas.openxmlformats.org/officeDocument/2006/relationships/oleObject" Target="embeddings/oleObject548.bin"/><Relationship Id="rId1296" Type="http://schemas.openxmlformats.org/officeDocument/2006/relationships/oleObject" Target="embeddings/oleObject656.bin"/><Relationship Id="rId2347" Type="http://schemas.openxmlformats.org/officeDocument/2006/relationships/oleObject" Target="embeddings/oleObject1220.bin"/><Relationship Id="rId221" Type="http://schemas.openxmlformats.org/officeDocument/2006/relationships/image" Target="media/image104.wmf"/><Relationship Id="rId319" Type="http://schemas.openxmlformats.org/officeDocument/2006/relationships/oleObject" Target="embeddings/oleObject159.bin"/><Relationship Id="rId526" Type="http://schemas.openxmlformats.org/officeDocument/2006/relationships/image" Target="media/image259.wmf"/><Relationship Id="rId1156" Type="http://schemas.openxmlformats.org/officeDocument/2006/relationships/image" Target="media/image564.wmf"/><Relationship Id="rId1363" Type="http://schemas.openxmlformats.org/officeDocument/2006/relationships/image" Target="media/image663.wmf"/><Relationship Id="rId2207" Type="http://schemas.openxmlformats.org/officeDocument/2006/relationships/oleObject" Target="embeddings/oleObject1143.bin"/><Relationship Id="rId733" Type="http://schemas.openxmlformats.org/officeDocument/2006/relationships/image" Target="media/image356.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65.wmf"/><Relationship Id="rId1668" Type="http://schemas.openxmlformats.org/officeDocument/2006/relationships/image" Target="media/image815.wmf"/><Relationship Id="rId1875" Type="http://schemas.openxmlformats.org/officeDocument/2006/relationships/image" Target="media/image915.wmf"/><Relationship Id="rId2414" Type="http://schemas.openxmlformats.org/officeDocument/2006/relationships/image" Target="media/image1150.wmf"/><Relationship Id="rId800" Type="http://schemas.openxmlformats.org/officeDocument/2006/relationships/image" Target="media/image391.wmf"/><Relationship Id="rId1223" Type="http://schemas.openxmlformats.org/officeDocument/2006/relationships/oleObject" Target="embeddings/oleObject620.bin"/><Relationship Id="rId1430" Type="http://schemas.openxmlformats.org/officeDocument/2006/relationships/oleObject" Target="embeddings/oleObject723.bin"/><Relationship Id="rId1528" Type="http://schemas.openxmlformats.org/officeDocument/2006/relationships/image" Target="media/image744.wmf"/><Relationship Id="rId1735" Type="http://schemas.openxmlformats.org/officeDocument/2006/relationships/oleObject" Target="embeddings/oleObject875.bin"/><Relationship Id="rId1942" Type="http://schemas.openxmlformats.org/officeDocument/2006/relationships/oleObject" Target="embeddings/oleObject986.bin"/><Relationship Id="rId27" Type="http://schemas.openxmlformats.org/officeDocument/2006/relationships/image" Target="media/image9.wmf"/><Relationship Id="rId1802" Type="http://schemas.openxmlformats.org/officeDocument/2006/relationships/oleObject" Target="embeddings/oleObject909.bin"/><Relationship Id="rId176" Type="http://schemas.openxmlformats.org/officeDocument/2006/relationships/image" Target="media/image82.wmf"/><Relationship Id="rId383" Type="http://schemas.openxmlformats.org/officeDocument/2006/relationships/oleObject" Target="embeddings/oleObject191.bin"/><Relationship Id="rId590" Type="http://schemas.openxmlformats.org/officeDocument/2006/relationships/image" Target="media/image288.wmf"/><Relationship Id="rId2064" Type="http://schemas.openxmlformats.org/officeDocument/2006/relationships/image" Target="media/image996.wmf"/><Relationship Id="rId2271" Type="http://schemas.openxmlformats.org/officeDocument/2006/relationships/oleObject" Target="embeddings/oleObject1181.bin"/><Relationship Id="rId243" Type="http://schemas.openxmlformats.org/officeDocument/2006/relationships/image" Target="media/image115.wmf"/><Relationship Id="rId450" Type="http://schemas.openxmlformats.org/officeDocument/2006/relationships/image" Target="media/image218.wmf"/><Relationship Id="rId688" Type="http://schemas.openxmlformats.org/officeDocument/2006/relationships/oleObject" Target="embeddings/oleObject345.bin"/><Relationship Id="rId895" Type="http://schemas.openxmlformats.org/officeDocument/2006/relationships/oleObject" Target="embeddings/oleObject449.bin"/><Relationship Id="rId1080" Type="http://schemas.openxmlformats.org/officeDocument/2006/relationships/image" Target="media/image526.wmf"/><Relationship Id="rId2131" Type="http://schemas.openxmlformats.org/officeDocument/2006/relationships/oleObject" Target="embeddings/oleObject1097.bin"/><Relationship Id="rId2369" Type="http://schemas.openxmlformats.org/officeDocument/2006/relationships/oleObject" Target="embeddings/oleObject1231.bin"/><Relationship Id="rId103" Type="http://schemas.openxmlformats.org/officeDocument/2006/relationships/oleObject" Target="embeddings/oleObject50.bin"/><Relationship Id="rId310" Type="http://schemas.openxmlformats.org/officeDocument/2006/relationships/image" Target="media/image148.wmf"/><Relationship Id="rId548" Type="http://schemas.openxmlformats.org/officeDocument/2006/relationships/oleObject" Target="embeddings/oleObject271.bin"/><Relationship Id="rId755" Type="http://schemas.openxmlformats.org/officeDocument/2006/relationships/image" Target="media/image368.wmf"/><Relationship Id="rId962" Type="http://schemas.openxmlformats.org/officeDocument/2006/relationships/image" Target="media/image468.wmf"/><Relationship Id="rId1178" Type="http://schemas.openxmlformats.org/officeDocument/2006/relationships/oleObject" Target="embeddings/oleObject595.bin"/><Relationship Id="rId1385" Type="http://schemas.openxmlformats.org/officeDocument/2006/relationships/image" Target="media/image674.wmf"/><Relationship Id="rId1592" Type="http://schemas.openxmlformats.org/officeDocument/2006/relationships/image" Target="media/image776.wmf"/><Relationship Id="rId2229" Type="http://schemas.openxmlformats.org/officeDocument/2006/relationships/image" Target="media/image1064.wmf"/><Relationship Id="rId2436" Type="http://schemas.openxmlformats.org/officeDocument/2006/relationships/image" Target="media/image1161.wmf"/><Relationship Id="rId91" Type="http://schemas.openxmlformats.org/officeDocument/2006/relationships/oleObject" Target="embeddings/oleObject44.bin"/><Relationship Id="rId408" Type="http://schemas.openxmlformats.org/officeDocument/2006/relationships/image" Target="media/image197.wmf"/><Relationship Id="rId615" Type="http://schemas.openxmlformats.org/officeDocument/2006/relationships/oleObject" Target="embeddings/oleObject308.bin"/><Relationship Id="rId822" Type="http://schemas.openxmlformats.org/officeDocument/2006/relationships/image" Target="media/image402.wmf"/><Relationship Id="rId1038" Type="http://schemas.openxmlformats.org/officeDocument/2006/relationships/image" Target="media/image505.wmf"/><Relationship Id="rId1245" Type="http://schemas.openxmlformats.org/officeDocument/2006/relationships/image" Target="media/image604.wmf"/><Relationship Id="rId1452" Type="http://schemas.openxmlformats.org/officeDocument/2006/relationships/oleObject" Target="embeddings/oleObject734.bin"/><Relationship Id="rId1897" Type="http://schemas.openxmlformats.org/officeDocument/2006/relationships/oleObject" Target="embeddings/oleObject962.bin"/><Relationship Id="rId1105" Type="http://schemas.openxmlformats.org/officeDocument/2006/relationships/oleObject" Target="embeddings/oleObject556.bin"/><Relationship Id="rId1312" Type="http://schemas.openxmlformats.org/officeDocument/2006/relationships/oleObject" Target="embeddings/oleObject664.bin"/><Relationship Id="rId1757" Type="http://schemas.openxmlformats.org/officeDocument/2006/relationships/oleObject" Target="embeddings/oleObject886.bin"/><Relationship Id="rId1964" Type="http://schemas.openxmlformats.org/officeDocument/2006/relationships/image" Target="media/image956.wmf"/><Relationship Id="rId49" Type="http://schemas.openxmlformats.org/officeDocument/2006/relationships/image" Target="media/image18.wmf"/><Relationship Id="rId1617" Type="http://schemas.openxmlformats.org/officeDocument/2006/relationships/oleObject" Target="embeddings/oleObject818.bin"/><Relationship Id="rId1824" Type="http://schemas.openxmlformats.org/officeDocument/2006/relationships/oleObject" Target="embeddings/oleObject923.bin"/><Relationship Id="rId198" Type="http://schemas.openxmlformats.org/officeDocument/2006/relationships/oleObject" Target="embeddings/oleObject98.bin"/><Relationship Id="rId2086" Type="http://schemas.openxmlformats.org/officeDocument/2006/relationships/oleObject" Target="embeddings/oleObject1074.bin"/><Relationship Id="rId2293" Type="http://schemas.openxmlformats.org/officeDocument/2006/relationships/oleObject" Target="embeddings/oleObject1193.bin"/><Relationship Id="rId265" Type="http://schemas.openxmlformats.org/officeDocument/2006/relationships/image" Target="media/image126.wmf"/><Relationship Id="rId472" Type="http://schemas.openxmlformats.org/officeDocument/2006/relationships/image" Target="media/image229.wmf"/><Relationship Id="rId2153" Type="http://schemas.openxmlformats.org/officeDocument/2006/relationships/oleObject" Target="embeddings/oleObject1109.bin"/><Relationship Id="rId2360" Type="http://schemas.openxmlformats.org/officeDocument/2006/relationships/image" Target="media/image1123.wmf"/><Relationship Id="rId125" Type="http://schemas.openxmlformats.org/officeDocument/2006/relationships/oleObject" Target="embeddings/oleObject61.bin"/><Relationship Id="rId332" Type="http://schemas.openxmlformats.org/officeDocument/2006/relationships/image" Target="media/image159.wmf"/><Relationship Id="rId777" Type="http://schemas.openxmlformats.org/officeDocument/2006/relationships/oleObject" Target="embeddings/oleObject387.bin"/><Relationship Id="rId984" Type="http://schemas.openxmlformats.org/officeDocument/2006/relationships/oleObject" Target="embeddings/oleObject495.bin"/><Relationship Id="rId2013" Type="http://schemas.openxmlformats.org/officeDocument/2006/relationships/image" Target="media/image977.wmf"/><Relationship Id="rId2220" Type="http://schemas.openxmlformats.org/officeDocument/2006/relationships/oleObject" Target="embeddings/oleObject1150.bin"/><Relationship Id="rId2458" Type="http://schemas.openxmlformats.org/officeDocument/2006/relationships/image" Target="media/image1172.wmf"/><Relationship Id="rId637" Type="http://schemas.openxmlformats.org/officeDocument/2006/relationships/image" Target="media/image311.wmf"/><Relationship Id="rId844" Type="http://schemas.openxmlformats.org/officeDocument/2006/relationships/oleObject" Target="embeddings/oleObject421.bin"/><Relationship Id="rId1267" Type="http://schemas.openxmlformats.org/officeDocument/2006/relationships/image" Target="media/image615.wmf"/><Relationship Id="rId1474" Type="http://schemas.openxmlformats.org/officeDocument/2006/relationships/oleObject" Target="embeddings/oleObject745.bin"/><Relationship Id="rId1681" Type="http://schemas.openxmlformats.org/officeDocument/2006/relationships/image" Target="media/image822.wmf"/><Relationship Id="rId2318" Type="http://schemas.openxmlformats.org/officeDocument/2006/relationships/image" Target="media/image1102.wmf"/><Relationship Id="rId704" Type="http://schemas.openxmlformats.org/officeDocument/2006/relationships/oleObject" Target="embeddings/oleObject353.bin"/><Relationship Id="rId911" Type="http://schemas.openxmlformats.org/officeDocument/2006/relationships/oleObject" Target="embeddings/oleObject458.bin"/><Relationship Id="rId1127" Type="http://schemas.openxmlformats.org/officeDocument/2006/relationships/oleObject" Target="embeddings/oleObject567.bin"/><Relationship Id="rId1334" Type="http://schemas.openxmlformats.org/officeDocument/2006/relationships/oleObject" Target="embeddings/oleObject675.bin"/><Relationship Id="rId1541" Type="http://schemas.openxmlformats.org/officeDocument/2006/relationships/oleObject" Target="embeddings/oleObject780.bin"/><Relationship Id="rId1779" Type="http://schemas.openxmlformats.org/officeDocument/2006/relationships/image" Target="media/image871.wmf"/><Relationship Id="rId1986" Type="http://schemas.openxmlformats.org/officeDocument/2006/relationships/oleObject" Target="embeddings/oleObject1009.bin"/><Relationship Id="rId40" Type="http://schemas.openxmlformats.org/officeDocument/2006/relationships/image" Target="media/image14.wmf"/><Relationship Id="rId1401" Type="http://schemas.openxmlformats.org/officeDocument/2006/relationships/image" Target="media/image682.wmf"/><Relationship Id="rId1639" Type="http://schemas.openxmlformats.org/officeDocument/2006/relationships/oleObject" Target="embeddings/oleObject829.bin"/><Relationship Id="rId1846" Type="http://schemas.openxmlformats.org/officeDocument/2006/relationships/image" Target="media/image901.wmf"/><Relationship Id="rId1706" Type="http://schemas.openxmlformats.org/officeDocument/2006/relationships/oleObject" Target="embeddings/oleObject861.bin"/><Relationship Id="rId1913" Type="http://schemas.openxmlformats.org/officeDocument/2006/relationships/oleObject" Target="embeddings/oleObject970.bin"/><Relationship Id="rId287" Type="http://schemas.openxmlformats.org/officeDocument/2006/relationships/oleObject" Target="embeddings/oleObject143.bin"/><Relationship Id="rId494" Type="http://schemas.openxmlformats.org/officeDocument/2006/relationships/oleObject" Target="embeddings/oleObject247.bin"/><Relationship Id="rId2175" Type="http://schemas.openxmlformats.org/officeDocument/2006/relationships/oleObject" Target="embeddings/oleObject1121.bin"/><Relationship Id="rId2382" Type="http://schemas.openxmlformats.org/officeDocument/2006/relationships/image" Target="media/image1134.wmf"/><Relationship Id="rId147" Type="http://schemas.openxmlformats.org/officeDocument/2006/relationships/oleObject" Target="embeddings/oleObject72.bin"/><Relationship Id="rId354" Type="http://schemas.openxmlformats.org/officeDocument/2006/relationships/image" Target="media/image170.wmf"/><Relationship Id="rId799" Type="http://schemas.openxmlformats.org/officeDocument/2006/relationships/oleObject" Target="embeddings/oleObject398.bin"/><Relationship Id="rId1191" Type="http://schemas.openxmlformats.org/officeDocument/2006/relationships/oleObject" Target="embeddings/oleObject603.bin"/><Relationship Id="rId2035" Type="http://schemas.openxmlformats.org/officeDocument/2006/relationships/oleObject" Target="embeddings/oleObject1041.bin"/><Relationship Id="rId561" Type="http://schemas.openxmlformats.org/officeDocument/2006/relationships/oleObject" Target="embeddings/oleObject278.bin"/><Relationship Id="rId659" Type="http://schemas.openxmlformats.org/officeDocument/2006/relationships/image" Target="media/image322.wmf"/><Relationship Id="rId866" Type="http://schemas.openxmlformats.org/officeDocument/2006/relationships/image" Target="media/image423.wmf"/><Relationship Id="rId1289" Type="http://schemas.openxmlformats.org/officeDocument/2006/relationships/image" Target="media/image626.wmf"/><Relationship Id="rId1496" Type="http://schemas.openxmlformats.org/officeDocument/2006/relationships/oleObject" Target="embeddings/oleObject756.bin"/><Relationship Id="rId2242" Type="http://schemas.openxmlformats.org/officeDocument/2006/relationships/oleObject" Target="embeddings/oleObject1162.bin"/><Relationship Id="rId214" Type="http://schemas.openxmlformats.org/officeDocument/2006/relationships/oleObject" Target="embeddings/oleObject106.bin"/><Relationship Id="rId421" Type="http://schemas.openxmlformats.org/officeDocument/2006/relationships/oleObject" Target="embeddings/oleObject210.bin"/><Relationship Id="rId519" Type="http://schemas.openxmlformats.org/officeDocument/2006/relationships/oleObject" Target="embeddings/oleObject256.bin"/><Relationship Id="rId1051" Type="http://schemas.openxmlformats.org/officeDocument/2006/relationships/oleObject" Target="embeddings/oleObject529.bin"/><Relationship Id="rId1149" Type="http://schemas.openxmlformats.org/officeDocument/2006/relationships/oleObject" Target="embeddings/oleObject578.bin"/><Relationship Id="rId1356" Type="http://schemas.openxmlformats.org/officeDocument/2006/relationships/oleObject" Target="embeddings/oleObject686.bin"/><Relationship Id="rId2102" Type="http://schemas.openxmlformats.org/officeDocument/2006/relationships/image" Target="media/image1009.wmf"/><Relationship Id="rId726" Type="http://schemas.openxmlformats.org/officeDocument/2006/relationships/oleObject" Target="embeddings/oleObject366.bin"/><Relationship Id="rId933" Type="http://schemas.openxmlformats.org/officeDocument/2006/relationships/oleObject" Target="embeddings/oleObject469.bin"/><Relationship Id="rId1009" Type="http://schemas.openxmlformats.org/officeDocument/2006/relationships/oleObject" Target="embeddings/oleObject507.bin"/><Relationship Id="rId1563" Type="http://schemas.openxmlformats.org/officeDocument/2006/relationships/oleObject" Target="embeddings/oleObject791.bin"/><Relationship Id="rId1770" Type="http://schemas.openxmlformats.org/officeDocument/2006/relationships/oleObject" Target="embeddings/oleObject893.bin"/><Relationship Id="rId1868" Type="http://schemas.openxmlformats.org/officeDocument/2006/relationships/oleObject" Target="embeddings/oleObject946.bin"/><Relationship Id="rId2407" Type="http://schemas.openxmlformats.org/officeDocument/2006/relationships/oleObject" Target="embeddings/oleObject1250.bin"/><Relationship Id="rId62" Type="http://schemas.openxmlformats.org/officeDocument/2006/relationships/image" Target="media/image25.wmf"/><Relationship Id="rId1216" Type="http://schemas.openxmlformats.org/officeDocument/2006/relationships/image" Target="media/image589.wmf"/><Relationship Id="rId1423" Type="http://schemas.openxmlformats.org/officeDocument/2006/relationships/image" Target="media/image693.wmf"/><Relationship Id="rId1630" Type="http://schemas.openxmlformats.org/officeDocument/2006/relationships/image" Target="media/image795.wmf"/><Relationship Id="rId1728" Type="http://schemas.openxmlformats.org/officeDocument/2006/relationships/oleObject" Target="embeddings/oleObject872.bin"/><Relationship Id="rId1935" Type="http://schemas.openxmlformats.org/officeDocument/2006/relationships/oleObject" Target="embeddings/oleObject982.bin"/><Relationship Id="rId2197" Type="http://schemas.openxmlformats.org/officeDocument/2006/relationships/oleObject" Target="embeddings/oleObject1136.bin"/><Relationship Id="rId169" Type="http://schemas.openxmlformats.org/officeDocument/2006/relationships/oleObject" Target="embeddings/oleObject83.bin"/><Relationship Id="rId376" Type="http://schemas.openxmlformats.org/officeDocument/2006/relationships/image" Target="media/image181.wmf"/><Relationship Id="rId583" Type="http://schemas.openxmlformats.org/officeDocument/2006/relationships/image" Target="media/image285.wmf"/><Relationship Id="rId790" Type="http://schemas.openxmlformats.org/officeDocument/2006/relationships/image" Target="media/image386.wmf"/><Relationship Id="rId2057" Type="http://schemas.openxmlformats.org/officeDocument/2006/relationships/image" Target="media/image993.wmf"/><Relationship Id="rId2264" Type="http://schemas.openxmlformats.org/officeDocument/2006/relationships/image" Target="media/image1078.wmf"/><Relationship Id="rId2471" Type="http://schemas.openxmlformats.org/officeDocument/2006/relationships/oleObject" Target="embeddings/oleObject1284.bin"/><Relationship Id="rId4" Type="http://schemas.openxmlformats.org/officeDocument/2006/relationships/styles" Target="styles.xml"/><Relationship Id="rId236" Type="http://schemas.openxmlformats.org/officeDocument/2006/relationships/oleObject" Target="embeddings/oleObject117.bin"/><Relationship Id="rId443" Type="http://schemas.openxmlformats.org/officeDocument/2006/relationships/oleObject" Target="embeddings/oleObject221.bin"/><Relationship Id="rId650" Type="http://schemas.openxmlformats.org/officeDocument/2006/relationships/oleObject" Target="embeddings/oleObject325.bin"/><Relationship Id="rId888" Type="http://schemas.openxmlformats.org/officeDocument/2006/relationships/oleObject" Target="embeddings/oleObject445.bin"/><Relationship Id="rId1073" Type="http://schemas.openxmlformats.org/officeDocument/2006/relationships/oleObject" Target="embeddings/oleObject540.bin"/><Relationship Id="rId1280" Type="http://schemas.openxmlformats.org/officeDocument/2006/relationships/oleObject" Target="embeddings/oleObject648.bin"/><Relationship Id="rId2124" Type="http://schemas.openxmlformats.org/officeDocument/2006/relationships/image" Target="media/image1020.wmf"/><Relationship Id="rId2331" Type="http://schemas.openxmlformats.org/officeDocument/2006/relationships/oleObject" Target="embeddings/oleObject1212.bin"/><Relationship Id="rId303" Type="http://schemas.openxmlformats.org/officeDocument/2006/relationships/oleObject" Target="embeddings/oleObject151.bin"/><Relationship Id="rId748" Type="http://schemas.openxmlformats.org/officeDocument/2006/relationships/oleObject" Target="embeddings/oleObject374.bin"/><Relationship Id="rId955" Type="http://schemas.openxmlformats.org/officeDocument/2006/relationships/oleObject" Target="embeddings/oleObject480.bin"/><Relationship Id="rId1140" Type="http://schemas.openxmlformats.org/officeDocument/2006/relationships/image" Target="media/image556.wmf"/><Relationship Id="rId1378" Type="http://schemas.openxmlformats.org/officeDocument/2006/relationships/oleObject" Target="embeddings/oleObject697.bin"/><Relationship Id="rId1585" Type="http://schemas.openxmlformats.org/officeDocument/2006/relationships/oleObject" Target="embeddings/oleObject802.bin"/><Relationship Id="rId1792" Type="http://schemas.openxmlformats.org/officeDocument/2006/relationships/oleObject" Target="embeddings/oleObject904.bin"/><Relationship Id="rId2429" Type="http://schemas.openxmlformats.org/officeDocument/2006/relationships/oleObject" Target="embeddings/oleObject1261.bin"/><Relationship Id="rId84" Type="http://schemas.openxmlformats.org/officeDocument/2006/relationships/image" Target="media/image36.wmf"/><Relationship Id="rId510" Type="http://schemas.openxmlformats.org/officeDocument/2006/relationships/image" Target="media/image250.wmf"/><Relationship Id="rId608" Type="http://schemas.openxmlformats.org/officeDocument/2006/relationships/oleObject" Target="embeddings/oleObject304.bin"/><Relationship Id="rId815" Type="http://schemas.openxmlformats.org/officeDocument/2006/relationships/oleObject" Target="embeddings/oleObject406.bin"/><Relationship Id="rId1238" Type="http://schemas.openxmlformats.org/officeDocument/2006/relationships/oleObject" Target="embeddings/oleObject627.bin"/><Relationship Id="rId1445" Type="http://schemas.openxmlformats.org/officeDocument/2006/relationships/image" Target="media/image704.wmf"/><Relationship Id="rId1652" Type="http://schemas.openxmlformats.org/officeDocument/2006/relationships/oleObject" Target="embeddings/oleObject835.bin"/><Relationship Id="rId1000" Type="http://schemas.openxmlformats.org/officeDocument/2006/relationships/image" Target="media/image487.wmf"/><Relationship Id="rId1305" Type="http://schemas.openxmlformats.org/officeDocument/2006/relationships/image" Target="media/image634.wmf"/><Relationship Id="rId1957" Type="http://schemas.openxmlformats.org/officeDocument/2006/relationships/oleObject" Target="embeddings/oleObject994.bin"/><Relationship Id="rId1512" Type="http://schemas.openxmlformats.org/officeDocument/2006/relationships/image" Target="media/image737.wmf"/><Relationship Id="rId1817" Type="http://schemas.openxmlformats.org/officeDocument/2006/relationships/oleObject" Target="embeddings/oleObject918.bin"/><Relationship Id="rId11" Type="http://schemas.openxmlformats.org/officeDocument/2006/relationships/image" Target="media/image2.wmf"/><Relationship Id="rId398" Type="http://schemas.openxmlformats.org/officeDocument/2006/relationships/image" Target="media/image192.wmf"/><Relationship Id="rId2079" Type="http://schemas.openxmlformats.org/officeDocument/2006/relationships/oleObject" Target="embeddings/oleObject1068.bin"/><Relationship Id="rId160" Type="http://schemas.openxmlformats.org/officeDocument/2006/relationships/image" Target="media/image74.wmf"/><Relationship Id="rId2286" Type="http://schemas.openxmlformats.org/officeDocument/2006/relationships/image" Target="media/image1086.wmf"/><Relationship Id="rId258" Type="http://schemas.openxmlformats.org/officeDocument/2006/relationships/oleObject" Target="embeddings/oleObject128.bin"/><Relationship Id="rId465" Type="http://schemas.openxmlformats.org/officeDocument/2006/relationships/oleObject" Target="embeddings/oleObject232.bin"/><Relationship Id="rId672" Type="http://schemas.openxmlformats.org/officeDocument/2006/relationships/oleObject" Target="embeddings/oleObject337.bin"/><Relationship Id="rId1095" Type="http://schemas.openxmlformats.org/officeDocument/2006/relationships/oleObject" Target="embeddings/oleObject551.bin"/><Relationship Id="rId2146" Type="http://schemas.openxmlformats.org/officeDocument/2006/relationships/oleObject" Target="embeddings/oleObject1105.bin"/><Relationship Id="rId2353" Type="http://schemas.openxmlformats.org/officeDocument/2006/relationships/oleObject" Target="embeddings/oleObject1223.bin"/><Relationship Id="rId118" Type="http://schemas.openxmlformats.org/officeDocument/2006/relationships/image" Target="media/image53.wmf"/><Relationship Id="rId325" Type="http://schemas.openxmlformats.org/officeDocument/2006/relationships/oleObject" Target="embeddings/oleObject162.bin"/><Relationship Id="rId532" Type="http://schemas.openxmlformats.org/officeDocument/2006/relationships/image" Target="media/image262.wmf"/><Relationship Id="rId977" Type="http://schemas.openxmlformats.org/officeDocument/2006/relationships/oleObject" Target="embeddings/oleObject491.bin"/><Relationship Id="rId1162" Type="http://schemas.openxmlformats.org/officeDocument/2006/relationships/image" Target="media/image565.wmf"/><Relationship Id="rId2006" Type="http://schemas.openxmlformats.org/officeDocument/2006/relationships/oleObject" Target="embeddings/oleObject1021.bin"/><Relationship Id="rId2213" Type="http://schemas.openxmlformats.org/officeDocument/2006/relationships/image" Target="media/image1056.wmf"/><Relationship Id="rId2420" Type="http://schemas.openxmlformats.org/officeDocument/2006/relationships/image" Target="media/image1153.wmf"/><Relationship Id="rId837" Type="http://schemas.openxmlformats.org/officeDocument/2006/relationships/image" Target="media/image409.wmf"/><Relationship Id="rId1022" Type="http://schemas.openxmlformats.org/officeDocument/2006/relationships/image" Target="media/image498.wmf"/><Relationship Id="rId1467" Type="http://schemas.openxmlformats.org/officeDocument/2006/relationships/image" Target="media/image715.wmf"/><Relationship Id="rId1674" Type="http://schemas.openxmlformats.org/officeDocument/2006/relationships/image" Target="media/image818.emf"/><Relationship Id="rId1881" Type="http://schemas.openxmlformats.org/officeDocument/2006/relationships/image" Target="media/image918.wmf"/><Relationship Id="rId904" Type="http://schemas.openxmlformats.org/officeDocument/2006/relationships/image" Target="media/image439.wmf"/><Relationship Id="rId1327" Type="http://schemas.openxmlformats.org/officeDocument/2006/relationships/image" Target="media/image645.wmf"/><Relationship Id="rId1534" Type="http://schemas.openxmlformats.org/officeDocument/2006/relationships/image" Target="media/image747.wmf"/><Relationship Id="rId1741" Type="http://schemas.openxmlformats.org/officeDocument/2006/relationships/oleObject" Target="embeddings/oleObject878.bin"/><Relationship Id="rId1979" Type="http://schemas.openxmlformats.org/officeDocument/2006/relationships/image" Target="media/image963.wmf"/><Relationship Id="rId33" Type="http://schemas.openxmlformats.org/officeDocument/2006/relationships/oleObject" Target="embeddings/oleObject14.bin"/><Relationship Id="rId1601" Type="http://schemas.openxmlformats.org/officeDocument/2006/relationships/oleObject" Target="embeddings/oleObject810.bin"/><Relationship Id="rId1839" Type="http://schemas.openxmlformats.org/officeDocument/2006/relationships/oleObject" Target="embeddings/oleObject931.bin"/><Relationship Id="rId182" Type="http://schemas.openxmlformats.org/officeDocument/2006/relationships/image" Target="media/image85.wmf"/><Relationship Id="rId1906" Type="http://schemas.openxmlformats.org/officeDocument/2006/relationships/image" Target="media/image929.wmf"/><Relationship Id="rId487" Type="http://schemas.openxmlformats.org/officeDocument/2006/relationships/image" Target="media/image236.wmf"/><Relationship Id="rId694" Type="http://schemas.openxmlformats.org/officeDocument/2006/relationships/oleObject" Target="embeddings/oleObject348.bin"/><Relationship Id="rId2070" Type="http://schemas.openxmlformats.org/officeDocument/2006/relationships/oleObject" Target="embeddings/oleObject1061.bin"/><Relationship Id="rId2168" Type="http://schemas.openxmlformats.org/officeDocument/2006/relationships/image" Target="media/image1040.wmf"/><Relationship Id="rId2375" Type="http://schemas.openxmlformats.org/officeDocument/2006/relationships/oleObject" Target="embeddings/oleObject1234.bin"/><Relationship Id="rId347" Type="http://schemas.openxmlformats.org/officeDocument/2006/relationships/oleObject" Target="embeddings/oleObject173.bin"/><Relationship Id="rId999" Type="http://schemas.openxmlformats.org/officeDocument/2006/relationships/oleObject" Target="embeddings/oleObject502.bin"/><Relationship Id="rId1184" Type="http://schemas.openxmlformats.org/officeDocument/2006/relationships/image" Target="media/image574.wmf"/><Relationship Id="rId2028" Type="http://schemas.openxmlformats.org/officeDocument/2006/relationships/image" Target="media/image981.wmf"/><Relationship Id="rId554" Type="http://schemas.openxmlformats.org/officeDocument/2006/relationships/image" Target="media/image272.wmf"/><Relationship Id="rId761" Type="http://schemas.openxmlformats.org/officeDocument/2006/relationships/image" Target="media/image371.wmf"/><Relationship Id="rId859" Type="http://schemas.openxmlformats.org/officeDocument/2006/relationships/oleObject" Target="embeddings/oleObject429.bin"/><Relationship Id="rId1391" Type="http://schemas.openxmlformats.org/officeDocument/2006/relationships/image" Target="media/image677.wmf"/><Relationship Id="rId1489" Type="http://schemas.openxmlformats.org/officeDocument/2006/relationships/image" Target="media/image726.wmf"/><Relationship Id="rId1696" Type="http://schemas.openxmlformats.org/officeDocument/2006/relationships/oleObject" Target="embeddings/oleObject856.bin"/><Relationship Id="rId2235" Type="http://schemas.openxmlformats.org/officeDocument/2006/relationships/image" Target="media/image1066.wmf"/><Relationship Id="rId2442" Type="http://schemas.openxmlformats.org/officeDocument/2006/relationships/image" Target="media/image1164.wmf"/><Relationship Id="rId207" Type="http://schemas.openxmlformats.org/officeDocument/2006/relationships/image" Target="media/image97.wmf"/><Relationship Id="rId414" Type="http://schemas.openxmlformats.org/officeDocument/2006/relationships/image" Target="media/image200.wmf"/><Relationship Id="rId621" Type="http://schemas.openxmlformats.org/officeDocument/2006/relationships/oleObject" Target="embeddings/oleObject311.bin"/><Relationship Id="rId1044" Type="http://schemas.openxmlformats.org/officeDocument/2006/relationships/image" Target="media/image508.wmf"/><Relationship Id="rId1251" Type="http://schemas.openxmlformats.org/officeDocument/2006/relationships/image" Target="media/image607.wmf"/><Relationship Id="rId1349" Type="http://schemas.openxmlformats.org/officeDocument/2006/relationships/image" Target="media/image656.wmf"/><Relationship Id="rId2302" Type="http://schemas.openxmlformats.org/officeDocument/2006/relationships/image" Target="media/image1094.wmf"/><Relationship Id="rId719" Type="http://schemas.openxmlformats.org/officeDocument/2006/relationships/oleObject" Target="embeddings/oleObject361.bin"/><Relationship Id="rId926" Type="http://schemas.openxmlformats.org/officeDocument/2006/relationships/image" Target="media/image450.wmf"/><Relationship Id="rId1111" Type="http://schemas.openxmlformats.org/officeDocument/2006/relationships/oleObject" Target="embeddings/oleObject559.bin"/><Relationship Id="rId1556" Type="http://schemas.openxmlformats.org/officeDocument/2006/relationships/image" Target="media/image758.wmf"/><Relationship Id="rId1763" Type="http://schemas.openxmlformats.org/officeDocument/2006/relationships/oleObject" Target="embeddings/oleObject889.bin"/><Relationship Id="rId1970" Type="http://schemas.openxmlformats.org/officeDocument/2006/relationships/image" Target="media/image959.wmf"/><Relationship Id="rId55" Type="http://schemas.openxmlformats.org/officeDocument/2006/relationships/oleObject" Target="embeddings/oleObject26.bin"/><Relationship Id="rId1209" Type="http://schemas.openxmlformats.org/officeDocument/2006/relationships/oleObject" Target="embeddings/oleObject613.bin"/><Relationship Id="rId1416" Type="http://schemas.openxmlformats.org/officeDocument/2006/relationships/oleObject" Target="embeddings/oleObject716.bin"/><Relationship Id="rId1623" Type="http://schemas.openxmlformats.org/officeDocument/2006/relationships/oleObject" Target="embeddings/oleObject821.bin"/><Relationship Id="rId1830" Type="http://schemas.openxmlformats.org/officeDocument/2006/relationships/image" Target="media/image893.wmf"/><Relationship Id="rId1928" Type="http://schemas.openxmlformats.org/officeDocument/2006/relationships/image" Target="media/image939.wmf"/><Relationship Id="rId2092" Type="http://schemas.openxmlformats.org/officeDocument/2006/relationships/image" Target="media/image1004.wmf"/><Relationship Id="rId271" Type="http://schemas.openxmlformats.org/officeDocument/2006/relationships/image" Target="media/image129.wmf"/><Relationship Id="rId2397" Type="http://schemas.openxmlformats.org/officeDocument/2006/relationships/oleObject" Target="embeddings/oleObject1245.bin"/><Relationship Id="rId131" Type="http://schemas.openxmlformats.org/officeDocument/2006/relationships/oleObject" Target="embeddings/oleObject64.bin"/><Relationship Id="rId369" Type="http://schemas.openxmlformats.org/officeDocument/2006/relationships/oleObject" Target="embeddings/oleObject184.bin"/><Relationship Id="rId576" Type="http://schemas.openxmlformats.org/officeDocument/2006/relationships/oleObject" Target="embeddings/oleObject287.bin"/><Relationship Id="rId783" Type="http://schemas.openxmlformats.org/officeDocument/2006/relationships/oleObject" Target="embeddings/oleObject390.bin"/><Relationship Id="rId990" Type="http://schemas.openxmlformats.org/officeDocument/2006/relationships/oleObject" Target="embeddings/oleObject498.bin"/><Relationship Id="rId2257" Type="http://schemas.openxmlformats.org/officeDocument/2006/relationships/oleObject" Target="embeddings/oleObject1172.bin"/><Relationship Id="rId2464" Type="http://schemas.openxmlformats.org/officeDocument/2006/relationships/image" Target="media/image1175.wmf"/><Relationship Id="rId229" Type="http://schemas.openxmlformats.org/officeDocument/2006/relationships/image" Target="media/image108.wmf"/><Relationship Id="rId436" Type="http://schemas.openxmlformats.org/officeDocument/2006/relationships/image" Target="media/image211.wmf"/><Relationship Id="rId643" Type="http://schemas.openxmlformats.org/officeDocument/2006/relationships/image" Target="media/image314.wmf"/><Relationship Id="rId1066" Type="http://schemas.openxmlformats.org/officeDocument/2006/relationships/image" Target="media/image519.wmf"/><Relationship Id="rId1273" Type="http://schemas.openxmlformats.org/officeDocument/2006/relationships/image" Target="media/image618.wmf"/><Relationship Id="rId1480" Type="http://schemas.openxmlformats.org/officeDocument/2006/relationships/oleObject" Target="embeddings/oleObject748.bin"/><Relationship Id="rId2117" Type="http://schemas.openxmlformats.org/officeDocument/2006/relationships/oleObject" Target="embeddings/oleObject1090.bin"/><Relationship Id="rId2324" Type="http://schemas.openxmlformats.org/officeDocument/2006/relationships/image" Target="media/image1105.wmf"/><Relationship Id="rId850" Type="http://schemas.openxmlformats.org/officeDocument/2006/relationships/oleObject" Target="embeddings/oleObject424.bin"/><Relationship Id="rId948" Type="http://schemas.openxmlformats.org/officeDocument/2006/relationships/image" Target="media/image461.wmf"/><Relationship Id="rId1133" Type="http://schemas.openxmlformats.org/officeDocument/2006/relationships/oleObject" Target="embeddings/oleObject570.bin"/><Relationship Id="rId1578" Type="http://schemas.openxmlformats.org/officeDocument/2006/relationships/image" Target="media/image769.wmf"/><Relationship Id="rId1785" Type="http://schemas.openxmlformats.org/officeDocument/2006/relationships/image" Target="media/image874.wmf"/><Relationship Id="rId1992" Type="http://schemas.openxmlformats.org/officeDocument/2006/relationships/oleObject" Target="embeddings/oleObject1013.bin"/><Relationship Id="rId77" Type="http://schemas.openxmlformats.org/officeDocument/2006/relationships/oleObject" Target="embeddings/oleObject37.bin"/><Relationship Id="rId503" Type="http://schemas.openxmlformats.org/officeDocument/2006/relationships/image" Target="media/image246.wmf"/><Relationship Id="rId710" Type="http://schemas.openxmlformats.org/officeDocument/2006/relationships/oleObject" Target="embeddings/oleObject356.bin"/><Relationship Id="rId808" Type="http://schemas.openxmlformats.org/officeDocument/2006/relationships/image" Target="media/image395.wmf"/><Relationship Id="rId1340" Type="http://schemas.openxmlformats.org/officeDocument/2006/relationships/oleObject" Target="embeddings/oleObject678.bin"/><Relationship Id="rId1438" Type="http://schemas.openxmlformats.org/officeDocument/2006/relationships/oleObject" Target="embeddings/oleObject727.bin"/><Relationship Id="rId1645" Type="http://schemas.openxmlformats.org/officeDocument/2006/relationships/oleObject" Target="embeddings/oleObject832.bin"/><Relationship Id="rId1200" Type="http://schemas.openxmlformats.org/officeDocument/2006/relationships/oleObject" Target="embeddings/oleObject608.bin"/><Relationship Id="rId1852" Type="http://schemas.openxmlformats.org/officeDocument/2006/relationships/image" Target="media/image904.wmf"/><Relationship Id="rId1505" Type="http://schemas.openxmlformats.org/officeDocument/2006/relationships/oleObject" Target="embeddings/oleObject761.bin"/><Relationship Id="rId1712" Type="http://schemas.openxmlformats.org/officeDocument/2006/relationships/oleObject" Target="embeddings/oleObject864.bin"/><Relationship Id="rId293" Type="http://schemas.openxmlformats.org/officeDocument/2006/relationships/oleObject" Target="embeddings/oleObject146.bin"/><Relationship Id="rId2181" Type="http://schemas.openxmlformats.org/officeDocument/2006/relationships/oleObject" Target="embeddings/oleObject1125.bin"/><Relationship Id="rId153" Type="http://schemas.openxmlformats.org/officeDocument/2006/relationships/oleObject" Target="embeddings/oleObject75.bin"/><Relationship Id="rId360" Type="http://schemas.openxmlformats.org/officeDocument/2006/relationships/image" Target="media/image173.wmf"/><Relationship Id="rId598" Type="http://schemas.openxmlformats.org/officeDocument/2006/relationships/image" Target="media/image292.wmf"/><Relationship Id="rId2041" Type="http://schemas.openxmlformats.org/officeDocument/2006/relationships/image" Target="media/image986.wmf"/><Relationship Id="rId2279" Type="http://schemas.openxmlformats.org/officeDocument/2006/relationships/image" Target="media/image1083.wmf"/><Relationship Id="rId220" Type="http://schemas.openxmlformats.org/officeDocument/2006/relationships/oleObject" Target="embeddings/oleObject109.bin"/><Relationship Id="rId458" Type="http://schemas.openxmlformats.org/officeDocument/2006/relationships/image" Target="media/image222.wmf"/><Relationship Id="rId665" Type="http://schemas.openxmlformats.org/officeDocument/2006/relationships/image" Target="media/image324.wmf"/><Relationship Id="rId872" Type="http://schemas.openxmlformats.org/officeDocument/2006/relationships/image" Target="media/image426.wmf"/><Relationship Id="rId1088" Type="http://schemas.openxmlformats.org/officeDocument/2006/relationships/image" Target="media/image530.wmf"/><Relationship Id="rId1295" Type="http://schemas.openxmlformats.org/officeDocument/2006/relationships/image" Target="media/image629.wmf"/><Relationship Id="rId2139" Type="http://schemas.openxmlformats.org/officeDocument/2006/relationships/oleObject" Target="embeddings/oleObject1101.bin"/><Relationship Id="rId2346" Type="http://schemas.openxmlformats.org/officeDocument/2006/relationships/image" Target="media/image1116.wmf"/><Relationship Id="rId318" Type="http://schemas.openxmlformats.org/officeDocument/2006/relationships/image" Target="media/image152.wmf"/><Relationship Id="rId525" Type="http://schemas.openxmlformats.org/officeDocument/2006/relationships/oleObject" Target="embeddings/oleObject259.bin"/><Relationship Id="rId732" Type="http://schemas.openxmlformats.org/officeDocument/2006/relationships/oleObject" Target="embeddings/oleObject369.bin"/><Relationship Id="rId1155" Type="http://schemas.openxmlformats.org/officeDocument/2006/relationships/oleObject" Target="embeddings/oleObject581.bin"/><Relationship Id="rId1362" Type="http://schemas.openxmlformats.org/officeDocument/2006/relationships/oleObject" Target="embeddings/oleObject689.bin"/><Relationship Id="rId2206" Type="http://schemas.openxmlformats.org/officeDocument/2006/relationships/oleObject" Target="embeddings/oleObject1142.bin"/><Relationship Id="rId2413" Type="http://schemas.openxmlformats.org/officeDocument/2006/relationships/oleObject" Target="embeddings/oleObject1253.bin"/><Relationship Id="rId99" Type="http://schemas.openxmlformats.org/officeDocument/2006/relationships/oleObject" Target="embeddings/oleObject48.bin"/><Relationship Id="rId1015" Type="http://schemas.openxmlformats.org/officeDocument/2006/relationships/oleObject" Target="embeddings/oleObject510.bin"/><Relationship Id="rId1222" Type="http://schemas.openxmlformats.org/officeDocument/2006/relationships/image" Target="media/image592.wmf"/><Relationship Id="rId1667" Type="http://schemas.openxmlformats.org/officeDocument/2006/relationships/oleObject" Target="embeddings/oleObject842.bin"/><Relationship Id="rId1874" Type="http://schemas.openxmlformats.org/officeDocument/2006/relationships/oleObject" Target="embeddings/oleObject949.bin"/><Relationship Id="rId1527" Type="http://schemas.openxmlformats.org/officeDocument/2006/relationships/oleObject" Target="embeddings/oleObject773.bin"/><Relationship Id="rId1734" Type="http://schemas.openxmlformats.org/officeDocument/2006/relationships/image" Target="media/image849.wmf"/><Relationship Id="rId1941" Type="http://schemas.openxmlformats.org/officeDocument/2006/relationships/image" Target="media/image945.wmf"/><Relationship Id="rId26" Type="http://schemas.openxmlformats.org/officeDocument/2006/relationships/oleObject" Target="embeddings/oleObject10.bin"/><Relationship Id="rId175" Type="http://schemas.openxmlformats.org/officeDocument/2006/relationships/oleObject" Target="embeddings/oleObject86.bin"/><Relationship Id="rId1801" Type="http://schemas.openxmlformats.org/officeDocument/2006/relationships/image" Target="media/image882.wmf"/><Relationship Id="rId382" Type="http://schemas.openxmlformats.org/officeDocument/2006/relationships/image" Target="media/image184.wmf"/><Relationship Id="rId687" Type="http://schemas.openxmlformats.org/officeDocument/2006/relationships/image" Target="media/image335.wmf"/><Relationship Id="rId2063" Type="http://schemas.openxmlformats.org/officeDocument/2006/relationships/oleObject" Target="embeddings/oleObject1057.bin"/><Relationship Id="rId2270" Type="http://schemas.openxmlformats.org/officeDocument/2006/relationships/oleObject" Target="embeddings/oleObject1180.bin"/><Relationship Id="rId2368" Type="http://schemas.openxmlformats.org/officeDocument/2006/relationships/image" Target="media/image1127.wmf"/><Relationship Id="rId242" Type="http://schemas.openxmlformats.org/officeDocument/2006/relationships/oleObject" Target="embeddings/oleObject120.bin"/><Relationship Id="rId894" Type="http://schemas.openxmlformats.org/officeDocument/2006/relationships/oleObject" Target="embeddings/oleObject448.bin"/><Relationship Id="rId1177" Type="http://schemas.openxmlformats.org/officeDocument/2006/relationships/image" Target="media/image572.wmf"/><Relationship Id="rId2130" Type="http://schemas.openxmlformats.org/officeDocument/2006/relationships/image" Target="media/image1023.wmf"/><Relationship Id="rId102" Type="http://schemas.openxmlformats.org/officeDocument/2006/relationships/image" Target="media/image45.wmf"/><Relationship Id="rId547" Type="http://schemas.openxmlformats.org/officeDocument/2006/relationships/image" Target="media/image269.wmf"/><Relationship Id="rId754" Type="http://schemas.openxmlformats.org/officeDocument/2006/relationships/oleObject" Target="embeddings/oleObject377.bin"/><Relationship Id="rId961" Type="http://schemas.openxmlformats.org/officeDocument/2006/relationships/oleObject" Target="embeddings/oleObject483.bin"/><Relationship Id="rId1384" Type="http://schemas.openxmlformats.org/officeDocument/2006/relationships/oleObject" Target="embeddings/oleObject700.bin"/><Relationship Id="rId1591" Type="http://schemas.openxmlformats.org/officeDocument/2006/relationships/oleObject" Target="embeddings/oleObject805.bin"/><Relationship Id="rId1689" Type="http://schemas.openxmlformats.org/officeDocument/2006/relationships/image" Target="media/image826.wmf"/><Relationship Id="rId2228" Type="http://schemas.openxmlformats.org/officeDocument/2006/relationships/oleObject" Target="embeddings/oleObject1154.bin"/><Relationship Id="rId2435" Type="http://schemas.openxmlformats.org/officeDocument/2006/relationships/oleObject" Target="embeddings/oleObject1264.bin"/><Relationship Id="rId90" Type="http://schemas.openxmlformats.org/officeDocument/2006/relationships/image" Target="media/image39.wmf"/><Relationship Id="rId407" Type="http://schemas.openxmlformats.org/officeDocument/2006/relationships/oleObject" Target="embeddings/oleObject203.bin"/><Relationship Id="rId614" Type="http://schemas.openxmlformats.org/officeDocument/2006/relationships/image" Target="media/image299.wmf"/><Relationship Id="rId821" Type="http://schemas.openxmlformats.org/officeDocument/2006/relationships/oleObject" Target="embeddings/oleObject409.bin"/><Relationship Id="rId1037" Type="http://schemas.openxmlformats.org/officeDocument/2006/relationships/oleObject" Target="embeddings/oleObject522.bin"/><Relationship Id="rId1244" Type="http://schemas.openxmlformats.org/officeDocument/2006/relationships/oleObject" Target="embeddings/oleObject630.bin"/><Relationship Id="rId1451" Type="http://schemas.openxmlformats.org/officeDocument/2006/relationships/image" Target="media/image707.wmf"/><Relationship Id="rId1896" Type="http://schemas.openxmlformats.org/officeDocument/2006/relationships/image" Target="media/image924.wmf"/><Relationship Id="rId919" Type="http://schemas.openxmlformats.org/officeDocument/2006/relationships/oleObject" Target="embeddings/oleObject462.bin"/><Relationship Id="rId1104" Type="http://schemas.openxmlformats.org/officeDocument/2006/relationships/image" Target="media/image538.wmf"/><Relationship Id="rId1311" Type="http://schemas.openxmlformats.org/officeDocument/2006/relationships/image" Target="media/image637.wmf"/><Relationship Id="rId1549" Type="http://schemas.openxmlformats.org/officeDocument/2006/relationships/oleObject" Target="embeddings/oleObject784.bin"/><Relationship Id="rId1756" Type="http://schemas.openxmlformats.org/officeDocument/2006/relationships/image" Target="media/image860.wmf"/><Relationship Id="rId1963" Type="http://schemas.openxmlformats.org/officeDocument/2006/relationships/oleObject" Target="embeddings/oleObject997.bin"/><Relationship Id="rId48" Type="http://schemas.openxmlformats.org/officeDocument/2006/relationships/oleObject" Target="embeddings/oleObject23.bin"/><Relationship Id="rId1409" Type="http://schemas.openxmlformats.org/officeDocument/2006/relationships/image" Target="media/image686.wmf"/><Relationship Id="rId1616" Type="http://schemas.openxmlformats.org/officeDocument/2006/relationships/image" Target="media/image788.wmf"/><Relationship Id="rId1823" Type="http://schemas.openxmlformats.org/officeDocument/2006/relationships/oleObject" Target="embeddings/oleObject922.bin"/><Relationship Id="rId197" Type="http://schemas.openxmlformats.org/officeDocument/2006/relationships/image" Target="media/image92.wmf"/><Relationship Id="rId2085" Type="http://schemas.openxmlformats.org/officeDocument/2006/relationships/oleObject" Target="embeddings/oleObject1073.bin"/><Relationship Id="rId2292" Type="http://schemas.openxmlformats.org/officeDocument/2006/relationships/image" Target="media/image1089.wmf"/><Relationship Id="rId264" Type="http://schemas.openxmlformats.org/officeDocument/2006/relationships/oleObject" Target="embeddings/oleObject131.bin"/><Relationship Id="rId471" Type="http://schemas.openxmlformats.org/officeDocument/2006/relationships/oleObject" Target="embeddings/oleObject235.bin"/><Relationship Id="rId2152" Type="http://schemas.openxmlformats.org/officeDocument/2006/relationships/oleObject" Target="embeddings/oleObject1108.bin"/><Relationship Id="rId124" Type="http://schemas.openxmlformats.org/officeDocument/2006/relationships/image" Target="media/image56.wmf"/><Relationship Id="rId569" Type="http://schemas.openxmlformats.org/officeDocument/2006/relationships/image" Target="media/image279.wmf"/><Relationship Id="rId776" Type="http://schemas.openxmlformats.org/officeDocument/2006/relationships/image" Target="media/image379.wmf"/><Relationship Id="rId983" Type="http://schemas.openxmlformats.org/officeDocument/2006/relationships/image" Target="media/image478.wmf"/><Relationship Id="rId1199" Type="http://schemas.openxmlformats.org/officeDocument/2006/relationships/image" Target="media/image581.wmf"/><Relationship Id="rId2457" Type="http://schemas.openxmlformats.org/officeDocument/2006/relationships/oleObject" Target="embeddings/oleObject1275.bin"/><Relationship Id="rId331" Type="http://schemas.openxmlformats.org/officeDocument/2006/relationships/oleObject" Target="embeddings/oleObject165.bin"/><Relationship Id="rId429" Type="http://schemas.openxmlformats.org/officeDocument/2006/relationships/oleObject" Target="embeddings/oleObject214.bin"/><Relationship Id="rId636" Type="http://schemas.openxmlformats.org/officeDocument/2006/relationships/oleObject" Target="embeddings/oleObject318.bin"/><Relationship Id="rId1059" Type="http://schemas.openxmlformats.org/officeDocument/2006/relationships/oleObject" Target="embeddings/oleObject533.bin"/><Relationship Id="rId1266" Type="http://schemas.openxmlformats.org/officeDocument/2006/relationships/oleObject" Target="embeddings/oleObject641.bin"/><Relationship Id="rId1473" Type="http://schemas.openxmlformats.org/officeDocument/2006/relationships/image" Target="media/image718.wmf"/><Relationship Id="rId2012" Type="http://schemas.openxmlformats.org/officeDocument/2006/relationships/oleObject" Target="embeddings/oleObject1025.bin"/><Relationship Id="rId2317" Type="http://schemas.openxmlformats.org/officeDocument/2006/relationships/oleObject" Target="embeddings/oleObject1205.bin"/><Relationship Id="rId843" Type="http://schemas.openxmlformats.org/officeDocument/2006/relationships/image" Target="media/image412.wmf"/><Relationship Id="rId1126" Type="http://schemas.openxmlformats.org/officeDocument/2006/relationships/image" Target="media/image549.wmf"/><Relationship Id="rId1680" Type="http://schemas.openxmlformats.org/officeDocument/2006/relationships/oleObject" Target="embeddings/oleObject848.bin"/><Relationship Id="rId1778" Type="http://schemas.openxmlformats.org/officeDocument/2006/relationships/oleObject" Target="embeddings/oleObject897.bin"/><Relationship Id="rId1985" Type="http://schemas.openxmlformats.org/officeDocument/2006/relationships/image" Target="media/image966.wmf"/><Relationship Id="rId703" Type="http://schemas.openxmlformats.org/officeDocument/2006/relationships/image" Target="media/image343.wmf"/><Relationship Id="rId910" Type="http://schemas.openxmlformats.org/officeDocument/2006/relationships/image" Target="media/image442.wmf"/><Relationship Id="rId1333" Type="http://schemas.openxmlformats.org/officeDocument/2006/relationships/image" Target="media/image648.wmf"/><Relationship Id="rId1540" Type="http://schemas.openxmlformats.org/officeDocument/2006/relationships/image" Target="media/image750.wmf"/><Relationship Id="rId1638" Type="http://schemas.openxmlformats.org/officeDocument/2006/relationships/image" Target="media/image799.wmf"/><Relationship Id="rId1400" Type="http://schemas.openxmlformats.org/officeDocument/2006/relationships/oleObject" Target="embeddings/oleObject708.bin"/><Relationship Id="rId1845" Type="http://schemas.openxmlformats.org/officeDocument/2006/relationships/oleObject" Target="embeddings/oleObject934.bin"/><Relationship Id="rId1705" Type="http://schemas.openxmlformats.org/officeDocument/2006/relationships/image" Target="media/image834.wmf"/><Relationship Id="rId1912" Type="http://schemas.openxmlformats.org/officeDocument/2006/relationships/image" Target="media/image932.wmf"/><Relationship Id="rId286" Type="http://schemas.openxmlformats.org/officeDocument/2006/relationships/image" Target="media/image136.wmf"/><Relationship Id="rId493" Type="http://schemas.openxmlformats.org/officeDocument/2006/relationships/image" Target="media/image239.wmf"/><Relationship Id="rId2174" Type="http://schemas.openxmlformats.org/officeDocument/2006/relationships/image" Target="media/image1043.wmf"/><Relationship Id="rId2381" Type="http://schemas.openxmlformats.org/officeDocument/2006/relationships/oleObject" Target="embeddings/oleObject1237.bin"/><Relationship Id="rId146" Type="http://schemas.openxmlformats.org/officeDocument/2006/relationships/image" Target="media/image67.wmf"/><Relationship Id="rId353" Type="http://schemas.openxmlformats.org/officeDocument/2006/relationships/oleObject" Target="embeddings/oleObject176.bin"/><Relationship Id="rId560" Type="http://schemas.openxmlformats.org/officeDocument/2006/relationships/image" Target="media/image275.wmf"/><Relationship Id="rId798" Type="http://schemas.openxmlformats.org/officeDocument/2006/relationships/image" Target="media/image390.wmf"/><Relationship Id="rId1190" Type="http://schemas.openxmlformats.org/officeDocument/2006/relationships/image" Target="media/image577.wmf"/><Relationship Id="rId2034" Type="http://schemas.openxmlformats.org/officeDocument/2006/relationships/image" Target="media/image983.wmf"/><Relationship Id="rId2241" Type="http://schemas.openxmlformats.org/officeDocument/2006/relationships/image" Target="media/image1069.wmf"/><Relationship Id="rId213" Type="http://schemas.openxmlformats.org/officeDocument/2006/relationships/image" Target="media/image100.wmf"/><Relationship Id="rId420" Type="http://schemas.openxmlformats.org/officeDocument/2006/relationships/image" Target="media/image203.wmf"/><Relationship Id="rId658" Type="http://schemas.openxmlformats.org/officeDocument/2006/relationships/oleObject" Target="embeddings/oleObject329.bin"/><Relationship Id="rId865" Type="http://schemas.openxmlformats.org/officeDocument/2006/relationships/oleObject" Target="embeddings/oleObject432.bin"/><Relationship Id="rId1050" Type="http://schemas.openxmlformats.org/officeDocument/2006/relationships/image" Target="media/image511.wmf"/><Relationship Id="rId1288" Type="http://schemas.openxmlformats.org/officeDocument/2006/relationships/oleObject" Target="embeddings/oleObject652.bin"/><Relationship Id="rId1495" Type="http://schemas.openxmlformats.org/officeDocument/2006/relationships/image" Target="media/image729.wmf"/><Relationship Id="rId2101" Type="http://schemas.openxmlformats.org/officeDocument/2006/relationships/oleObject" Target="embeddings/oleObject1082.bin"/><Relationship Id="rId2339" Type="http://schemas.openxmlformats.org/officeDocument/2006/relationships/oleObject" Target="embeddings/oleObject1216.bin"/><Relationship Id="rId518" Type="http://schemas.openxmlformats.org/officeDocument/2006/relationships/image" Target="media/image255.wmf"/><Relationship Id="rId725" Type="http://schemas.openxmlformats.org/officeDocument/2006/relationships/image" Target="media/image352.wmf"/><Relationship Id="rId932" Type="http://schemas.openxmlformats.org/officeDocument/2006/relationships/image" Target="media/image453.wmf"/><Relationship Id="rId1148" Type="http://schemas.openxmlformats.org/officeDocument/2006/relationships/image" Target="media/image560.wmf"/><Relationship Id="rId1355" Type="http://schemas.openxmlformats.org/officeDocument/2006/relationships/image" Target="media/image659.wmf"/><Relationship Id="rId1562" Type="http://schemas.openxmlformats.org/officeDocument/2006/relationships/image" Target="media/image761.wmf"/><Relationship Id="rId2406" Type="http://schemas.openxmlformats.org/officeDocument/2006/relationships/image" Target="media/image1146.wmf"/><Relationship Id="rId1008" Type="http://schemas.openxmlformats.org/officeDocument/2006/relationships/image" Target="media/image491.wmf"/><Relationship Id="rId1215" Type="http://schemas.openxmlformats.org/officeDocument/2006/relationships/oleObject" Target="embeddings/oleObject616.bin"/><Relationship Id="rId1422" Type="http://schemas.openxmlformats.org/officeDocument/2006/relationships/oleObject" Target="embeddings/oleObject719.bin"/><Relationship Id="rId1867" Type="http://schemas.openxmlformats.org/officeDocument/2006/relationships/image" Target="media/image911.wmf"/><Relationship Id="rId61" Type="http://schemas.openxmlformats.org/officeDocument/2006/relationships/oleObject" Target="embeddings/oleObject29.bin"/><Relationship Id="rId1727" Type="http://schemas.openxmlformats.org/officeDocument/2006/relationships/image" Target="media/image845.wmf"/><Relationship Id="rId1934" Type="http://schemas.openxmlformats.org/officeDocument/2006/relationships/image" Target="media/image942.wmf"/><Relationship Id="rId19" Type="http://schemas.openxmlformats.org/officeDocument/2006/relationships/image" Target="media/image6.wmf"/><Relationship Id="rId2196" Type="http://schemas.openxmlformats.org/officeDocument/2006/relationships/image" Target="media/image1050.wmf"/><Relationship Id="rId168" Type="http://schemas.openxmlformats.org/officeDocument/2006/relationships/image" Target="media/image78.wmf"/><Relationship Id="rId375" Type="http://schemas.openxmlformats.org/officeDocument/2006/relationships/oleObject" Target="embeddings/oleObject187.bin"/><Relationship Id="rId582" Type="http://schemas.openxmlformats.org/officeDocument/2006/relationships/oleObject" Target="embeddings/oleObject290.bin"/><Relationship Id="rId2056" Type="http://schemas.openxmlformats.org/officeDocument/2006/relationships/oleObject" Target="embeddings/oleObject1053.bin"/><Relationship Id="rId2263" Type="http://schemas.openxmlformats.org/officeDocument/2006/relationships/oleObject" Target="embeddings/oleObject1175.bin"/><Relationship Id="rId2470" Type="http://schemas.openxmlformats.org/officeDocument/2006/relationships/oleObject" Target="embeddings/oleObject1283.bin"/><Relationship Id="rId3" Type="http://schemas.openxmlformats.org/officeDocument/2006/relationships/numbering" Target="numbering.xml"/><Relationship Id="rId235" Type="http://schemas.openxmlformats.org/officeDocument/2006/relationships/image" Target="media/image111.wmf"/><Relationship Id="rId442" Type="http://schemas.openxmlformats.org/officeDocument/2006/relationships/image" Target="media/image214.wmf"/><Relationship Id="rId887" Type="http://schemas.openxmlformats.org/officeDocument/2006/relationships/oleObject" Target="embeddings/oleObject444.bin"/><Relationship Id="rId1072" Type="http://schemas.openxmlformats.org/officeDocument/2006/relationships/image" Target="media/image522.wmf"/><Relationship Id="rId2123" Type="http://schemas.openxmlformats.org/officeDocument/2006/relationships/oleObject" Target="embeddings/oleObject1093.bin"/><Relationship Id="rId2330" Type="http://schemas.openxmlformats.org/officeDocument/2006/relationships/image" Target="media/image1108.wmf"/><Relationship Id="rId302" Type="http://schemas.openxmlformats.org/officeDocument/2006/relationships/image" Target="media/image144.wmf"/><Relationship Id="rId747" Type="http://schemas.openxmlformats.org/officeDocument/2006/relationships/image" Target="media/image364.wmf"/><Relationship Id="rId954" Type="http://schemas.openxmlformats.org/officeDocument/2006/relationships/image" Target="media/image464.wmf"/><Relationship Id="rId1377" Type="http://schemas.openxmlformats.org/officeDocument/2006/relationships/image" Target="media/image670.wmf"/><Relationship Id="rId1584" Type="http://schemas.openxmlformats.org/officeDocument/2006/relationships/image" Target="media/image772.wmf"/><Relationship Id="rId1791" Type="http://schemas.openxmlformats.org/officeDocument/2006/relationships/image" Target="media/image877.wmf"/><Relationship Id="rId2428" Type="http://schemas.openxmlformats.org/officeDocument/2006/relationships/image" Target="media/image1157.wmf"/><Relationship Id="rId83" Type="http://schemas.openxmlformats.org/officeDocument/2006/relationships/oleObject" Target="embeddings/oleObject40.bin"/><Relationship Id="rId607" Type="http://schemas.openxmlformats.org/officeDocument/2006/relationships/image" Target="media/image296.wmf"/><Relationship Id="rId814" Type="http://schemas.openxmlformats.org/officeDocument/2006/relationships/image" Target="media/image398.wmf"/><Relationship Id="rId1237" Type="http://schemas.openxmlformats.org/officeDocument/2006/relationships/image" Target="media/image600.wmf"/><Relationship Id="rId1444" Type="http://schemas.openxmlformats.org/officeDocument/2006/relationships/oleObject" Target="embeddings/oleObject730.bin"/><Relationship Id="rId1651" Type="http://schemas.openxmlformats.org/officeDocument/2006/relationships/image" Target="media/image806.wmf"/><Relationship Id="rId1889" Type="http://schemas.openxmlformats.org/officeDocument/2006/relationships/oleObject" Target="embeddings/oleObject957.bin"/><Relationship Id="rId1304" Type="http://schemas.openxmlformats.org/officeDocument/2006/relationships/oleObject" Target="embeddings/oleObject660.bin"/><Relationship Id="rId1511" Type="http://schemas.openxmlformats.org/officeDocument/2006/relationships/oleObject" Target="embeddings/oleObject764.bin"/><Relationship Id="rId1749" Type="http://schemas.openxmlformats.org/officeDocument/2006/relationships/oleObject" Target="embeddings/oleObject882.bin"/><Relationship Id="rId1956" Type="http://schemas.openxmlformats.org/officeDocument/2006/relationships/image" Target="media/image952.wmf"/><Relationship Id="rId1609" Type="http://schemas.openxmlformats.org/officeDocument/2006/relationships/oleObject" Target="embeddings/oleObject814.bin"/><Relationship Id="rId1816" Type="http://schemas.openxmlformats.org/officeDocument/2006/relationships/oleObject" Target="embeddings/oleObject917.bin"/><Relationship Id="rId10" Type="http://schemas.openxmlformats.org/officeDocument/2006/relationships/oleObject" Target="embeddings/oleObject1.bin"/><Relationship Id="rId397" Type="http://schemas.openxmlformats.org/officeDocument/2006/relationships/oleObject" Target="embeddings/oleObject198.bin"/><Relationship Id="rId2078" Type="http://schemas.openxmlformats.org/officeDocument/2006/relationships/oleObject" Target="embeddings/oleObject1067.bin"/><Relationship Id="rId2285" Type="http://schemas.openxmlformats.org/officeDocument/2006/relationships/oleObject" Target="embeddings/oleObject1189.bin"/><Relationship Id="rId257" Type="http://schemas.openxmlformats.org/officeDocument/2006/relationships/image" Target="media/image122.wmf"/><Relationship Id="rId464" Type="http://schemas.openxmlformats.org/officeDocument/2006/relationships/image" Target="media/image225.wmf"/><Relationship Id="rId1094" Type="http://schemas.openxmlformats.org/officeDocument/2006/relationships/image" Target="media/image533.wmf"/><Relationship Id="rId2145" Type="http://schemas.openxmlformats.org/officeDocument/2006/relationships/oleObject" Target="embeddings/oleObject1104.bin"/><Relationship Id="rId117" Type="http://schemas.openxmlformats.org/officeDocument/2006/relationships/oleObject" Target="embeddings/oleObject57.bin"/><Relationship Id="rId671" Type="http://schemas.openxmlformats.org/officeDocument/2006/relationships/image" Target="media/image327.wmf"/><Relationship Id="rId769" Type="http://schemas.openxmlformats.org/officeDocument/2006/relationships/oleObject" Target="embeddings/oleObject383.bin"/><Relationship Id="rId976" Type="http://schemas.openxmlformats.org/officeDocument/2006/relationships/image" Target="media/image475.wmf"/><Relationship Id="rId1399" Type="http://schemas.openxmlformats.org/officeDocument/2006/relationships/image" Target="media/image681.wmf"/><Relationship Id="rId2352" Type="http://schemas.openxmlformats.org/officeDocument/2006/relationships/image" Target="media/image1119.wmf"/><Relationship Id="rId324" Type="http://schemas.openxmlformats.org/officeDocument/2006/relationships/image" Target="media/image155.wmf"/><Relationship Id="rId531" Type="http://schemas.openxmlformats.org/officeDocument/2006/relationships/oleObject" Target="embeddings/oleObject262.bin"/><Relationship Id="rId629" Type="http://schemas.openxmlformats.org/officeDocument/2006/relationships/image" Target="media/image307.wmf"/><Relationship Id="rId1161" Type="http://schemas.openxmlformats.org/officeDocument/2006/relationships/oleObject" Target="embeddings/oleObject586.bin"/><Relationship Id="rId1259" Type="http://schemas.openxmlformats.org/officeDocument/2006/relationships/image" Target="media/image611.wmf"/><Relationship Id="rId1466" Type="http://schemas.openxmlformats.org/officeDocument/2006/relationships/oleObject" Target="embeddings/oleObject741.bin"/><Relationship Id="rId2005" Type="http://schemas.openxmlformats.org/officeDocument/2006/relationships/image" Target="media/image974.wmf"/><Relationship Id="rId2212" Type="http://schemas.openxmlformats.org/officeDocument/2006/relationships/oleObject" Target="embeddings/oleObject1146.bin"/><Relationship Id="rId836" Type="http://schemas.openxmlformats.org/officeDocument/2006/relationships/oleObject" Target="embeddings/oleObject417.bin"/><Relationship Id="rId1021" Type="http://schemas.openxmlformats.org/officeDocument/2006/relationships/oleObject" Target="embeddings/oleObject513.bin"/><Relationship Id="rId1119" Type="http://schemas.openxmlformats.org/officeDocument/2006/relationships/oleObject" Target="embeddings/oleObject563.bin"/><Relationship Id="rId1673" Type="http://schemas.openxmlformats.org/officeDocument/2006/relationships/oleObject" Target="embeddings/oleObject845.bin"/><Relationship Id="rId1880" Type="http://schemas.openxmlformats.org/officeDocument/2006/relationships/oleObject" Target="embeddings/oleObject952.bin"/><Relationship Id="rId1978" Type="http://schemas.openxmlformats.org/officeDocument/2006/relationships/oleObject" Target="embeddings/oleObject1005.bin"/><Relationship Id="rId903" Type="http://schemas.openxmlformats.org/officeDocument/2006/relationships/oleObject" Target="embeddings/oleObject454.bin"/><Relationship Id="rId1326" Type="http://schemas.openxmlformats.org/officeDocument/2006/relationships/oleObject" Target="embeddings/oleObject671.bin"/><Relationship Id="rId1533" Type="http://schemas.openxmlformats.org/officeDocument/2006/relationships/oleObject" Target="embeddings/oleObject776.bin"/><Relationship Id="rId1740" Type="http://schemas.openxmlformats.org/officeDocument/2006/relationships/image" Target="media/image852.wmf"/><Relationship Id="rId32" Type="http://schemas.openxmlformats.org/officeDocument/2006/relationships/oleObject" Target="embeddings/oleObject13.bin"/><Relationship Id="rId1600" Type="http://schemas.openxmlformats.org/officeDocument/2006/relationships/image" Target="media/image780.wmf"/><Relationship Id="rId1838" Type="http://schemas.openxmlformats.org/officeDocument/2006/relationships/image" Target="media/image897.wmf"/><Relationship Id="rId181" Type="http://schemas.openxmlformats.org/officeDocument/2006/relationships/oleObject" Target="embeddings/oleObject89.bin"/><Relationship Id="rId1905" Type="http://schemas.openxmlformats.org/officeDocument/2006/relationships/oleObject" Target="embeddings/oleObject966.bin"/><Relationship Id="rId279" Type="http://schemas.openxmlformats.org/officeDocument/2006/relationships/image" Target="media/image133.wmf"/><Relationship Id="rId486" Type="http://schemas.openxmlformats.org/officeDocument/2006/relationships/oleObject" Target="embeddings/oleObject243.bin"/><Relationship Id="rId693" Type="http://schemas.openxmlformats.org/officeDocument/2006/relationships/image" Target="media/image338.wmf"/><Relationship Id="rId2167" Type="http://schemas.openxmlformats.org/officeDocument/2006/relationships/oleObject" Target="embeddings/oleObject1117.bin"/><Relationship Id="rId2374" Type="http://schemas.openxmlformats.org/officeDocument/2006/relationships/image" Target="media/image1130.wmf"/><Relationship Id="rId139" Type="http://schemas.openxmlformats.org/officeDocument/2006/relationships/oleObject" Target="embeddings/oleObject68.bin"/><Relationship Id="rId346" Type="http://schemas.openxmlformats.org/officeDocument/2006/relationships/image" Target="media/image166.wmf"/><Relationship Id="rId553" Type="http://schemas.openxmlformats.org/officeDocument/2006/relationships/oleObject" Target="embeddings/oleObject274.bin"/><Relationship Id="rId760" Type="http://schemas.openxmlformats.org/officeDocument/2006/relationships/package" Target="embeddings/Microsoft_Word_Document2.docx"/><Relationship Id="rId998" Type="http://schemas.openxmlformats.org/officeDocument/2006/relationships/image" Target="media/image486.wmf"/><Relationship Id="rId1183" Type="http://schemas.openxmlformats.org/officeDocument/2006/relationships/oleObject" Target="embeddings/oleObject599.bin"/><Relationship Id="rId1390" Type="http://schemas.openxmlformats.org/officeDocument/2006/relationships/oleObject" Target="embeddings/oleObject703.bin"/><Relationship Id="rId2027" Type="http://schemas.openxmlformats.org/officeDocument/2006/relationships/oleObject" Target="embeddings/oleObject1036.bin"/><Relationship Id="rId2234" Type="http://schemas.openxmlformats.org/officeDocument/2006/relationships/oleObject" Target="embeddings/oleObject1158.bin"/><Relationship Id="rId2441" Type="http://schemas.openxmlformats.org/officeDocument/2006/relationships/oleObject" Target="embeddings/oleObject1267.bin"/><Relationship Id="rId206" Type="http://schemas.openxmlformats.org/officeDocument/2006/relationships/oleObject" Target="embeddings/oleObject102.bin"/><Relationship Id="rId413" Type="http://schemas.openxmlformats.org/officeDocument/2006/relationships/oleObject" Target="embeddings/oleObject206.bin"/><Relationship Id="rId858" Type="http://schemas.openxmlformats.org/officeDocument/2006/relationships/image" Target="media/image419.wmf"/><Relationship Id="rId1043" Type="http://schemas.openxmlformats.org/officeDocument/2006/relationships/oleObject" Target="embeddings/oleObject525.bin"/><Relationship Id="rId1488" Type="http://schemas.openxmlformats.org/officeDocument/2006/relationships/oleObject" Target="embeddings/oleObject752.bin"/><Relationship Id="rId1695" Type="http://schemas.openxmlformats.org/officeDocument/2006/relationships/image" Target="media/image829.wmf"/><Relationship Id="rId620" Type="http://schemas.openxmlformats.org/officeDocument/2006/relationships/image" Target="media/image302.wmf"/><Relationship Id="rId718" Type="http://schemas.openxmlformats.org/officeDocument/2006/relationships/image" Target="media/image350.wmf"/><Relationship Id="rId925" Type="http://schemas.openxmlformats.org/officeDocument/2006/relationships/oleObject" Target="embeddings/oleObject465.bin"/><Relationship Id="rId1250" Type="http://schemas.openxmlformats.org/officeDocument/2006/relationships/oleObject" Target="embeddings/oleObject633.bin"/><Relationship Id="rId1348" Type="http://schemas.openxmlformats.org/officeDocument/2006/relationships/oleObject" Target="embeddings/oleObject682.bin"/><Relationship Id="rId1555" Type="http://schemas.openxmlformats.org/officeDocument/2006/relationships/oleObject" Target="embeddings/oleObject787.bin"/><Relationship Id="rId1762" Type="http://schemas.openxmlformats.org/officeDocument/2006/relationships/image" Target="media/image863.wmf"/><Relationship Id="rId2301" Type="http://schemas.openxmlformats.org/officeDocument/2006/relationships/oleObject" Target="embeddings/oleObject1197.bin"/><Relationship Id="rId1110" Type="http://schemas.openxmlformats.org/officeDocument/2006/relationships/image" Target="media/image541.wmf"/><Relationship Id="rId1208" Type="http://schemas.openxmlformats.org/officeDocument/2006/relationships/image" Target="media/image585.wmf"/><Relationship Id="rId1415" Type="http://schemas.openxmlformats.org/officeDocument/2006/relationships/image" Target="media/image689.wmf"/><Relationship Id="rId54" Type="http://schemas.openxmlformats.org/officeDocument/2006/relationships/image" Target="media/image21.wmf"/><Relationship Id="rId1622" Type="http://schemas.openxmlformats.org/officeDocument/2006/relationships/image" Target="media/image791.wmf"/><Relationship Id="rId1927" Type="http://schemas.openxmlformats.org/officeDocument/2006/relationships/oleObject" Target="embeddings/oleObject978.bin"/><Relationship Id="rId2091" Type="http://schemas.openxmlformats.org/officeDocument/2006/relationships/oleObject" Target="embeddings/oleObject1077.bin"/><Relationship Id="rId2189" Type="http://schemas.openxmlformats.org/officeDocument/2006/relationships/oleObject" Target="embeddings/oleObject1130.bin"/><Relationship Id="rId270" Type="http://schemas.openxmlformats.org/officeDocument/2006/relationships/oleObject" Target="embeddings/oleObject134.bin"/><Relationship Id="rId2396" Type="http://schemas.openxmlformats.org/officeDocument/2006/relationships/image" Target="media/image1141.wmf"/><Relationship Id="rId130" Type="http://schemas.openxmlformats.org/officeDocument/2006/relationships/image" Target="media/image59.wmf"/><Relationship Id="rId368" Type="http://schemas.openxmlformats.org/officeDocument/2006/relationships/image" Target="media/image177.wmf"/><Relationship Id="rId575" Type="http://schemas.openxmlformats.org/officeDocument/2006/relationships/oleObject" Target="embeddings/oleObject286.bin"/><Relationship Id="rId782" Type="http://schemas.openxmlformats.org/officeDocument/2006/relationships/image" Target="media/image382.wmf"/><Relationship Id="rId2049" Type="http://schemas.openxmlformats.org/officeDocument/2006/relationships/oleObject" Target="embeddings/oleObject1049.bin"/><Relationship Id="rId2256" Type="http://schemas.openxmlformats.org/officeDocument/2006/relationships/image" Target="media/image1074.wmf"/><Relationship Id="rId2463" Type="http://schemas.openxmlformats.org/officeDocument/2006/relationships/oleObject" Target="embeddings/oleObject1278.bin"/><Relationship Id="rId228" Type="http://schemas.openxmlformats.org/officeDocument/2006/relationships/oleObject" Target="embeddings/oleObject113.bin"/><Relationship Id="rId435" Type="http://schemas.openxmlformats.org/officeDocument/2006/relationships/oleObject" Target="embeddings/oleObject217.bin"/><Relationship Id="rId642" Type="http://schemas.openxmlformats.org/officeDocument/2006/relationships/oleObject" Target="embeddings/oleObject321.bin"/><Relationship Id="rId1065" Type="http://schemas.openxmlformats.org/officeDocument/2006/relationships/oleObject" Target="embeddings/oleObject536.bin"/><Relationship Id="rId1272" Type="http://schemas.openxmlformats.org/officeDocument/2006/relationships/oleObject" Target="embeddings/oleObject644.bin"/><Relationship Id="rId2116" Type="http://schemas.openxmlformats.org/officeDocument/2006/relationships/image" Target="media/image1016.wmf"/><Relationship Id="rId2323" Type="http://schemas.openxmlformats.org/officeDocument/2006/relationships/oleObject" Target="embeddings/oleObject1208.bin"/><Relationship Id="rId502" Type="http://schemas.openxmlformats.org/officeDocument/2006/relationships/oleObject" Target="embeddings/oleObject249.bin"/><Relationship Id="rId947" Type="http://schemas.openxmlformats.org/officeDocument/2006/relationships/oleObject" Target="embeddings/oleObject476.bin"/><Relationship Id="rId1132" Type="http://schemas.openxmlformats.org/officeDocument/2006/relationships/image" Target="media/image552.wmf"/><Relationship Id="rId1577" Type="http://schemas.openxmlformats.org/officeDocument/2006/relationships/oleObject" Target="embeddings/oleObject798.bin"/><Relationship Id="rId1784" Type="http://schemas.openxmlformats.org/officeDocument/2006/relationships/oleObject" Target="embeddings/oleObject900.bin"/><Relationship Id="rId1991" Type="http://schemas.openxmlformats.org/officeDocument/2006/relationships/oleObject" Target="embeddings/oleObject1012.bin"/><Relationship Id="rId76" Type="http://schemas.openxmlformats.org/officeDocument/2006/relationships/image" Target="media/image32.wmf"/><Relationship Id="rId807" Type="http://schemas.openxmlformats.org/officeDocument/2006/relationships/oleObject" Target="embeddings/oleObject402.bin"/><Relationship Id="rId1437" Type="http://schemas.openxmlformats.org/officeDocument/2006/relationships/image" Target="media/image700.wmf"/><Relationship Id="rId1644" Type="http://schemas.openxmlformats.org/officeDocument/2006/relationships/image" Target="media/image802.wmf"/><Relationship Id="rId1851" Type="http://schemas.openxmlformats.org/officeDocument/2006/relationships/oleObject" Target="embeddings/oleObject937.bin"/><Relationship Id="rId1504" Type="http://schemas.openxmlformats.org/officeDocument/2006/relationships/image" Target="media/image733.wmf"/><Relationship Id="rId1711" Type="http://schemas.openxmlformats.org/officeDocument/2006/relationships/image" Target="media/image837.wmf"/><Relationship Id="rId1949" Type="http://schemas.openxmlformats.org/officeDocument/2006/relationships/oleObject" Target="embeddings/oleObject990.bin"/><Relationship Id="rId292" Type="http://schemas.openxmlformats.org/officeDocument/2006/relationships/image" Target="media/image139.wmf"/><Relationship Id="rId1809" Type="http://schemas.openxmlformats.org/officeDocument/2006/relationships/image" Target="media/image886.wmf"/><Relationship Id="rId597" Type="http://schemas.openxmlformats.org/officeDocument/2006/relationships/oleObject" Target="embeddings/oleObject298.bin"/><Relationship Id="rId2180" Type="http://schemas.openxmlformats.org/officeDocument/2006/relationships/oleObject" Target="embeddings/oleObject1124.bin"/><Relationship Id="rId2278" Type="http://schemas.openxmlformats.org/officeDocument/2006/relationships/oleObject" Target="embeddings/oleObject1185.bin"/><Relationship Id="rId152" Type="http://schemas.openxmlformats.org/officeDocument/2006/relationships/image" Target="media/image70.wmf"/><Relationship Id="rId457" Type="http://schemas.openxmlformats.org/officeDocument/2006/relationships/oleObject" Target="embeddings/oleObject228.bin"/><Relationship Id="rId1087" Type="http://schemas.openxmlformats.org/officeDocument/2006/relationships/oleObject" Target="embeddings/oleObject547.bin"/><Relationship Id="rId1294" Type="http://schemas.openxmlformats.org/officeDocument/2006/relationships/oleObject" Target="embeddings/oleObject655.bin"/><Relationship Id="rId2040" Type="http://schemas.openxmlformats.org/officeDocument/2006/relationships/oleObject" Target="embeddings/oleObject1044.bin"/><Relationship Id="rId2138" Type="http://schemas.openxmlformats.org/officeDocument/2006/relationships/image" Target="media/image1027.wmf"/><Relationship Id="rId664" Type="http://schemas.openxmlformats.org/officeDocument/2006/relationships/oleObject" Target="embeddings/oleObject333.bin"/><Relationship Id="rId871" Type="http://schemas.openxmlformats.org/officeDocument/2006/relationships/oleObject" Target="embeddings/oleObject435.bin"/><Relationship Id="rId969" Type="http://schemas.openxmlformats.org/officeDocument/2006/relationships/oleObject" Target="embeddings/oleObject487.bin"/><Relationship Id="rId1599" Type="http://schemas.openxmlformats.org/officeDocument/2006/relationships/oleObject" Target="embeddings/oleObject809.bin"/><Relationship Id="rId2345" Type="http://schemas.openxmlformats.org/officeDocument/2006/relationships/oleObject" Target="embeddings/oleObject1219.bin"/><Relationship Id="rId317" Type="http://schemas.openxmlformats.org/officeDocument/2006/relationships/oleObject" Target="embeddings/oleObject158.bin"/><Relationship Id="rId524" Type="http://schemas.openxmlformats.org/officeDocument/2006/relationships/image" Target="media/image258.wmf"/><Relationship Id="rId731" Type="http://schemas.openxmlformats.org/officeDocument/2006/relationships/image" Target="media/image355.wmf"/><Relationship Id="rId1154" Type="http://schemas.openxmlformats.org/officeDocument/2006/relationships/image" Target="media/image563.wmf"/><Relationship Id="rId1361" Type="http://schemas.openxmlformats.org/officeDocument/2006/relationships/image" Target="media/image662.wmf"/><Relationship Id="rId1459" Type="http://schemas.openxmlformats.org/officeDocument/2006/relationships/image" Target="media/image711.wmf"/><Relationship Id="rId2205" Type="http://schemas.openxmlformats.org/officeDocument/2006/relationships/image" Target="media/image1053.wmf"/><Relationship Id="rId2412" Type="http://schemas.openxmlformats.org/officeDocument/2006/relationships/image" Target="media/image1149.wmf"/><Relationship Id="rId98" Type="http://schemas.openxmlformats.org/officeDocument/2006/relationships/image" Target="media/image43.wmf"/><Relationship Id="rId829" Type="http://schemas.openxmlformats.org/officeDocument/2006/relationships/oleObject" Target="embeddings/oleObject413.bin"/><Relationship Id="rId1014" Type="http://schemas.openxmlformats.org/officeDocument/2006/relationships/image" Target="media/image494.wmf"/><Relationship Id="rId1221" Type="http://schemas.openxmlformats.org/officeDocument/2006/relationships/oleObject" Target="embeddings/oleObject619.bin"/><Relationship Id="rId1666" Type="http://schemas.openxmlformats.org/officeDocument/2006/relationships/image" Target="media/image814.wmf"/><Relationship Id="rId1873" Type="http://schemas.openxmlformats.org/officeDocument/2006/relationships/image" Target="media/image914.wmf"/><Relationship Id="rId1319" Type="http://schemas.openxmlformats.org/officeDocument/2006/relationships/image" Target="media/image641.wmf"/><Relationship Id="rId1526" Type="http://schemas.openxmlformats.org/officeDocument/2006/relationships/oleObject" Target="embeddings/oleObject772.bin"/><Relationship Id="rId1733" Type="http://schemas.openxmlformats.org/officeDocument/2006/relationships/image" Target="media/image848.emf"/><Relationship Id="rId1940" Type="http://schemas.openxmlformats.org/officeDocument/2006/relationships/oleObject" Target="embeddings/oleObject985.bin"/><Relationship Id="rId25" Type="http://schemas.openxmlformats.org/officeDocument/2006/relationships/image" Target="media/image8.wmf"/><Relationship Id="rId1800" Type="http://schemas.openxmlformats.org/officeDocument/2006/relationships/oleObject" Target="embeddings/oleObject908.bin"/><Relationship Id="rId174" Type="http://schemas.openxmlformats.org/officeDocument/2006/relationships/image" Target="media/image81.wmf"/><Relationship Id="rId381" Type="http://schemas.openxmlformats.org/officeDocument/2006/relationships/oleObject" Target="embeddings/oleObject190.bin"/><Relationship Id="rId2062" Type="http://schemas.openxmlformats.org/officeDocument/2006/relationships/oleObject" Target="embeddings/oleObject1056.bin"/><Relationship Id="rId241" Type="http://schemas.openxmlformats.org/officeDocument/2006/relationships/image" Target="media/image114.wmf"/><Relationship Id="rId479" Type="http://schemas.openxmlformats.org/officeDocument/2006/relationships/image" Target="media/image232.wmf"/><Relationship Id="rId686" Type="http://schemas.openxmlformats.org/officeDocument/2006/relationships/oleObject" Target="embeddings/oleObject344.bin"/><Relationship Id="rId893" Type="http://schemas.openxmlformats.org/officeDocument/2006/relationships/image" Target="media/image435.wmf"/><Relationship Id="rId2367" Type="http://schemas.openxmlformats.org/officeDocument/2006/relationships/oleObject" Target="embeddings/oleObject1230.bin"/><Relationship Id="rId339" Type="http://schemas.openxmlformats.org/officeDocument/2006/relationships/oleObject" Target="embeddings/oleObject169.bin"/><Relationship Id="rId546" Type="http://schemas.openxmlformats.org/officeDocument/2006/relationships/oleObject" Target="embeddings/oleObject270.bin"/><Relationship Id="rId753" Type="http://schemas.openxmlformats.org/officeDocument/2006/relationships/image" Target="media/image367.wmf"/><Relationship Id="rId1176" Type="http://schemas.openxmlformats.org/officeDocument/2006/relationships/oleObject" Target="embeddings/oleObject594.bin"/><Relationship Id="rId1383" Type="http://schemas.openxmlformats.org/officeDocument/2006/relationships/image" Target="media/image673.wmf"/><Relationship Id="rId2227" Type="http://schemas.openxmlformats.org/officeDocument/2006/relationships/image" Target="media/image1063.wmf"/><Relationship Id="rId2434" Type="http://schemas.openxmlformats.org/officeDocument/2006/relationships/image" Target="media/image1160.wmf"/><Relationship Id="rId101" Type="http://schemas.openxmlformats.org/officeDocument/2006/relationships/oleObject" Target="embeddings/oleObject49.bin"/><Relationship Id="rId406" Type="http://schemas.openxmlformats.org/officeDocument/2006/relationships/image" Target="media/image196.wmf"/><Relationship Id="rId960" Type="http://schemas.openxmlformats.org/officeDocument/2006/relationships/image" Target="media/image467.wmf"/><Relationship Id="rId1036" Type="http://schemas.openxmlformats.org/officeDocument/2006/relationships/image" Target="media/image504.wmf"/><Relationship Id="rId1243" Type="http://schemas.openxmlformats.org/officeDocument/2006/relationships/image" Target="media/image603.wmf"/><Relationship Id="rId1590" Type="http://schemas.openxmlformats.org/officeDocument/2006/relationships/image" Target="media/image775.wmf"/><Relationship Id="rId1688" Type="http://schemas.openxmlformats.org/officeDocument/2006/relationships/oleObject" Target="embeddings/oleObject852.bin"/><Relationship Id="rId1895" Type="http://schemas.openxmlformats.org/officeDocument/2006/relationships/oleObject" Target="embeddings/oleObject961.bin"/><Relationship Id="rId613" Type="http://schemas.openxmlformats.org/officeDocument/2006/relationships/oleObject" Target="embeddings/oleObject307.bin"/><Relationship Id="rId820" Type="http://schemas.openxmlformats.org/officeDocument/2006/relationships/image" Target="media/image401.wmf"/><Relationship Id="rId918" Type="http://schemas.openxmlformats.org/officeDocument/2006/relationships/image" Target="media/image446.wmf"/><Relationship Id="rId1450" Type="http://schemas.openxmlformats.org/officeDocument/2006/relationships/oleObject" Target="embeddings/oleObject733.bin"/><Relationship Id="rId1548" Type="http://schemas.openxmlformats.org/officeDocument/2006/relationships/image" Target="media/image754.wmf"/><Relationship Id="rId1755" Type="http://schemas.openxmlformats.org/officeDocument/2006/relationships/oleObject" Target="embeddings/oleObject885.bin"/><Relationship Id="rId1103" Type="http://schemas.openxmlformats.org/officeDocument/2006/relationships/oleObject" Target="embeddings/oleObject555.bin"/><Relationship Id="rId1310" Type="http://schemas.openxmlformats.org/officeDocument/2006/relationships/oleObject" Target="embeddings/oleObject663.bin"/><Relationship Id="rId1408" Type="http://schemas.openxmlformats.org/officeDocument/2006/relationships/oleObject" Target="embeddings/oleObject712.bin"/><Relationship Id="rId1962" Type="http://schemas.openxmlformats.org/officeDocument/2006/relationships/image" Target="media/image955.wmf"/><Relationship Id="rId47" Type="http://schemas.openxmlformats.org/officeDocument/2006/relationships/image" Target="media/image17.wmf"/><Relationship Id="rId1615" Type="http://schemas.openxmlformats.org/officeDocument/2006/relationships/oleObject" Target="embeddings/oleObject817.bin"/><Relationship Id="rId1822" Type="http://schemas.openxmlformats.org/officeDocument/2006/relationships/image" Target="media/image890.wmf"/><Relationship Id="rId196" Type="http://schemas.openxmlformats.org/officeDocument/2006/relationships/oleObject" Target="embeddings/oleObject97.bin"/><Relationship Id="rId2084" Type="http://schemas.openxmlformats.org/officeDocument/2006/relationships/oleObject" Target="embeddings/oleObject1072.bin"/><Relationship Id="rId2291" Type="http://schemas.openxmlformats.org/officeDocument/2006/relationships/oleObject" Target="embeddings/oleObject1192.bin"/><Relationship Id="rId263" Type="http://schemas.openxmlformats.org/officeDocument/2006/relationships/image" Target="media/image125.wmf"/><Relationship Id="rId470" Type="http://schemas.openxmlformats.org/officeDocument/2006/relationships/image" Target="media/image228.wmf"/><Relationship Id="rId2151" Type="http://schemas.openxmlformats.org/officeDocument/2006/relationships/image" Target="media/image1033.wmf"/><Relationship Id="rId2389" Type="http://schemas.openxmlformats.org/officeDocument/2006/relationships/oleObject" Target="embeddings/oleObject1241.bin"/><Relationship Id="rId123" Type="http://schemas.openxmlformats.org/officeDocument/2006/relationships/oleObject" Target="embeddings/oleObject60.bin"/><Relationship Id="rId330" Type="http://schemas.openxmlformats.org/officeDocument/2006/relationships/image" Target="media/image158.wmf"/><Relationship Id="rId568" Type="http://schemas.openxmlformats.org/officeDocument/2006/relationships/oleObject" Target="embeddings/oleObject282.bin"/><Relationship Id="rId775" Type="http://schemas.openxmlformats.org/officeDocument/2006/relationships/oleObject" Target="embeddings/oleObject386.bin"/><Relationship Id="rId982" Type="http://schemas.openxmlformats.org/officeDocument/2006/relationships/oleObject" Target="embeddings/oleObject494.bin"/><Relationship Id="rId1198" Type="http://schemas.openxmlformats.org/officeDocument/2006/relationships/oleObject" Target="embeddings/oleObject607.bin"/><Relationship Id="rId2011" Type="http://schemas.openxmlformats.org/officeDocument/2006/relationships/oleObject" Target="embeddings/oleObject1024.bin"/><Relationship Id="rId2249" Type="http://schemas.openxmlformats.org/officeDocument/2006/relationships/oleObject" Target="embeddings/oleObject1167.bin"/><Relationship Id="rId2456" Type="http://schemas.openxmlformats.org/officeDocument/2006/relationships/image" Target="media/image1171.wmf"/><Relationship Id="rId428" Type="http://schemas.openxmlformats.org/officeDocument/2006/relationships/image" Target="media/image207.wmf"/><Relationship Id="rId635" Type="http://schemas.openxmlformats.org/officeDocument/2006/relationships/image" Target="media/image310.wmf"/><Relationship Id="rId842" Type="http://schemas.openxmlformats.org/officeDocument/2006/relationships/oleObject" Target="embeddings/oleObject420.bin"/><Relationship Id="rId1058" Type="http://schemas.openxmlformats.org/officeDocument/2006/relationships/image" Target="media/image515.wmf"/><Relationship Id="rId1265" Type="http://schemas.openxmlformats.org/officeDocument/2006/relationships/image" Target="media/image614.wmf"/><Relationship Id="rId1472" Type="http://schemas.openxmlformats.org/officeDocument/2006/relationships/oleObject" Target="embeddings/oleObject744.bin"/><Relationship Id="rId2109" Type="http://schemas.openxmlformats.org/officeDocument/2006/relationships/oleObject" Target="embeddings/oleObject1086.bin"/><Relationship Id="rId2316" Type="http://schemas.openxmlformats.org/officeDocument/2006/relationships/image" Target="media/image1101.wmf"/><Relationship Id="rId702" Type="http://schemas.openxmlformats.org/officeDocument/2006/relationships/oleObject" Target="embeddings/oleObject352.bin"/><Relationship Id="rId1125" Type="http://schemas.openxmlformats.org/officeDocument/2006/relationships/oleObject" Target="embeddings/oleObject566.bin"/><Relationship Id="rId1332" Type="http://schemas.openxmlformats.org/officeDocument/2006/relationships/oleObject" Target="embeddings/oleObject674.bin"/><Relationship Id="rId1777" Type="http://schemas.openxmlformats.org/officeDocument/2006/relationships/image" Target="media/image870.wmf"/><Relationship Id="rId1984" Type="http://schemas.openxmlformats.org/officeDocument/2006/relationships/oleObject" Target="embeddings/oleObject1008.bin"/><Relationship Id="rId69" Type="http://schemas.openxmlformats.org/officeDocument/2006/relationships/oleObject" Target="embeddings/oleObject33.bin"/><Relationship Id="rId1637" Type="http://schemas.openxmlformats.org/officeDocument/2006/relationships/oleObject" Target="embeddings/oleObject828.bin"/><Relationship Id="rId1844" Type="http://schemas.openxmlformats.org/officeDocument/2006/relationships/image" Target="media/image900.wmf"/><Relationship Id="rId1704" Type="http://schemas.openxmlformats.org/officeDocument/2006/relationships/oleObject" Target="embeddings/oleObject860.bin"/><Relationship Id="rId285" Type="http://schemas.openxmlformats.org/officeDocument/2006/relationships/oleObject" Target="embeddings/oleObject142.bin"/><Relationship Id="rId1911" Type="http://schemas.openxmlformats.org/officeDocument/2006/relationships/oleObject" Target="embeddings/oleObject969.bin"/><Relationship Id="rId492" Type="http://schemas.openxmlformats.org/officeDocument/2006/relationships/oleObject" Target="embeddings/oleObject246.bin"/><Relationship Id="rId797" Type="http://schemas.openxmlformats.org/officeDocument/2006/relationships/oleObject" Target="embeddings/oleObject397.bin"/><Relationship Id="rId2173" Type="http://schemas.openxmlformats.org/officeDocument/2006/relationships/oleObject" Target="embeddings/oleObject1120.bin"/><Relationship Id="rId2380" Type="http://schemas.openxmlformats.org/officeDocument/2006/relationships/image" Target="media/image1133.wmf"/><Relationship Id="rId145" Type="http://schemas.openxmlformats.org/officeDocument/2006/relationships/oleObject" Target="embeddings/oleObject71.bin"/><Relationship Id="rId352" Type="http://schemas.openxmlformats.org/officeDocument/2006/relationships/image" Target="media/image169.wmf"/><Relationship Id="rId1287" Type="http://schemas.openxmlformats.org/officeDocument/2006/relationships/image" Target="media/image625.wmf"/><Relationship Id="rId2033" Type="http://schemas.openxmlformats.org/officeDocument/2006/relationships/oleObject" Target="embeddings/oleObject1040.bin"/><Relationship Id="rId2240" Type="http://schemas.openxmlformats.org/officeDocument/2006/relationships/oleObject" Target="embeddings/oleObject1161.bin"/><Relationship Id="rId212" Type="http://schemas.openxmlformats.org/officeDocument/2006/relationships/oleObject" Target="embeddings/oleObject105.bin"/><Relationship Id="rId657" Type="http://schemas.openxmlformats.org/officeDocument/2006/relationships/image" Target="media/image321.wmf"/><Relationship Id="rId864" Type="http://schemas.openxmlformats.org/officeDocument/2006/relationships/image" Target="media/image422.wmf"/><Relationship Id="rId1494" Type="http://schemas.openxmlformats.org/officeDocument/2006/relationships/oleObject" Target="embeddings/oleObject755.bin"/><Relationship Id="rId1799" Type="http://schemas.openxmlformats.org/officeDocument/2006/relationships/image" Target="media/image881.wmf"/><Relationship Id="rId2100" Type="http://schemas.openxmlformats.org/officeDocument/2006/relationships/image" Target="media/image1008.wmf"/><Relationship Id="rId2338" Type="http://schemas.openxmlformats.org/officeDocument/2006/relationships/image" Target="media/image1112.wmf"/><Relationship Id="rId517" Type="http://schemas.openxmlformats.org/officeDocument/2006/relationships/oleObject" Target="embeddings/oleObject255.bin"/><Relationship Id="rId724" Type="http://schemas.openxmlformats.org/officeDocument/2006/relationships/oleObject" Target="embeddings/oleObject365.bin"/><Relationship Id="rId931" Type="http://schemas.openxmlformats.org/officeDocument/2006/relationships/oleObject" Target="embeddings/oleObject468.bin"/><Relationship Id="rId1147" Type="http://schemas.openxmlformats.org/officeDocument/2006/relationships/oleObject" Target="embeddings/oleObject577.bin"/><Relationship Id="rId1354" Type="http://schemas.openxmlformats.org/officeDocument/2006/relationships/oleObject" Target="embeddings/oleObject685.bin"/><Relationship Id="rId1561" Type="http://schemas.openxmlformats.org/officeDocument/2006/relationships/oleObject" Target="embeddings/oleObject790.bin"/><Relationship Id="rId2405" Type="http://schemas.openxmlformats.org/officeDocument/2006/relationships/oleObject" Target="embeddings/oleObject1249.bin"/><Relationship Id="rId60" Type="http://schemas.openxmlformats.org/officeDocument/2006/relationships/image" Target="media/image24.wmf"/><Relationship Id="rId1007" Type="http://schemas.openxmlformats.org/officeDocument/2006/relationships/oleObject" Target="embeddings/oleObject506.bin"/><Relationship Id="rId1214" Type="http://schemas.openxmlformats.org/officeDocument/2006/relationships/image" Target="media/image588.wmf"/><Relationship Id="rId1421" Type="http://schemas.openxmlformats.org/officeDocument/2006/relationships/image" Target="media/image692.wmf"/><Relationship Id="rId1659" Type="http://schemas.openxmlformats.org/officeDocument/2006/relationships/oleObject" Target="embeddings/oleObject838.bin"/><Relationship Id="rId1866" Type="http://schemas.openxmlformats.org/officeDocument/2006/relationships/oleObject" Target="embeddings/oleObject945.bin"/><Relationship Id="rId1519" Type="http://schemas.openxmlformats.org/officeDocument/2006/relationships/oleObject" Target="embeddings/oleObject768.bin"/><Relationship Id="rId1726" Type="http://schemas.openxmlformats.org/officeDocument/2006/relationships/oleObject" Target="embeddings/oleObject871.bin"/><Relationship Id="rId1933" Type="http://schemas.openxmlformats.org/officeDocument/2006/relationships/oleObject" Target="embeddings/oleObject981.bin"/><Relationship Id="rId18" Type="http://schemas.openxmlformats.org/officeDocument/2006/relationships/oleObject" Target="embeddings/oleObject5.bin"/><Relationship Id="rId2195" Type="http://schemas.openxmlformats.org/officeDocument/2006/relationships/oleObject" Target="embeddings/oleObject1135.bin"/><Relationship Id="rId167" Type="http://schemas.openxmlformats.org/officeDocument/2006/relationships/oleObject" Target="embeddings/oleObject82.bin"/><Relationship Id="rId374" Type="http://schemas.openxmlformats.org/officeDocument/2006/relationships/image" Target="media/image180.wmf"/><Relationship Id="rId581" Type="http://schemas.openxmlformats.org/officeDocument/2006/relationships/image" Target="media/image284.wmf"/><Relationship Id="rId2055" Type="http://schemas.openxmlformats.org/officeDocument/2006/relationships/image" Target="media/image992.wmf"/><Relationship Id="rId2262" Type="http://schemas.openxmlformats.org/officeDocument/2006/relationships/image" Target="media/image1077.wmf"/><Relationship Id="rId234" Type="http://schemas.openxmlformats.org/officeDocument/2006/relationships/oleObject" Target="embeddings/oleObject116.bin"/><Relationship Id="rId679" Type="http://schemas.openxmlformats.org/officeDocument/2006/relationships/image" Target="media/image331.wmf"/><Relationship Id="rId886" Type="http://schemas.openxmlformats.org/officeDocument/2006/relationships/oleObject" Target="embeddings/oleObject443.bin"/><Relationship Id="rId2" Type="http://schemas.openxmlformats.org/officeDocument/2006/relationships/customXml" Target="../customXml/item1.xml"/><Relationship Id="rId441" Type="http://schemas.openxmlformats.org/officeDocument/2006/relationships/oleObject" Target="embeddings/oleObject220.bin"/><Relationship Id="rId539" Type="http://schemas.openxmlformats.org/officeDocument/2006/relationships/oleObject" Target="embeddings/oleObject266.bin"/><Relationship Id="rId746" Type="http://schemas.openxmlformats.org/officeDocument/2006/relationships/oleObject" Target="embeddings/oleObject373.bin"/><Relationship Id="rId1071" Type="http://schemas.openxmlformats.org/officeDocument/2006/relationships/oleObject" Target="embeddings/oleObject539.bin"/><Relationship Id="rId1169" Type="http://schemas.openxmlformats.org/officeDocument/2006/relationships/oleObject" Target="embeddings/oleObject590.bin"/><Relationship Id="rId1376" Type="http://schemas.openxmlformats.org/officeDocument/2006/relationships/oleObject" Target="embeddings/oleObject696.bin"/><Relationship Id="rId1583" Type="http://schemas.openxmlformats.org/officeDocument/2006/relationships/oleObject" Target="embeddings/oleObject801.bin"/><Relationship Id="rId2122" Type="http://schemas.openxmlformats.org/officeDocument/2006/relationships/image" Target="media/image1019.wmf"/><Relationship Id="rId2427" Type="http://schemas.openxmlformats.org/officeDocument/2006/relationships/oleObject" Target="embeddings/oleObject1260.bin"/><Relationship Id="rId301" Type="http://schemas.openxmlformats.org/officeDocument/2006/relationships/oleObject" Target="embeddings/oleObject150.bin"/><Relationship Id="rId953" Type="http://schemas.openxmlformats.org/officeDocument/2006/relationships/oleObject" Target="embeddings/oleObject479.bin"/><Relationship Id="rId1029" Type="http://schemas.openxmlformats.org/officeDocument/2006/relationships/oleObject" Target="embeddings/oleObject517.bin"/><Relationship Id="rId1236" Type="http://schemas.openxmlformats.org/officeDocument/2006/relationships/oleObject" Target="embeddings/oleObject626.bin"/><Relationship Id="rId1790" Type="http://schemas.openxmlformats.org/officeDocument/2006/relationships/oleObject" Target="embeddings/oleObject903.bin"/><Relationship Id="rId1888" Type="http://schemas.openxmlformats.org/officeDocument/2006/relationships/image" Target="media/image921.wmf"/><Relationship Id="rId82" Type="http://schemas.openxmlformats.org/officeDocument/2006/relationships/image" Target="media/image35.wmf"/><Relationship Id="rId606" Type="http://schemas.openxmlformats.org/officeDocument/2006/relationships/oleObject" Target="embeddings/oleObject303.bin"/><Relationship Id="rId813" Type="http://schemas.openxmlformats.org/officeDocument/2006/relationships/oleObject" Target="embeddings/oleObject405.bin"/><Relationship Id="rId1443" Type="http://schemas.openxmlformats.org/officeDocument/2006/relationships/image" Target="media/image703.wmf"/><Relationship Id="rId1650" Type="http://schemas.openxmlformats.org/officeDocument/2006/relationships/image" Target="media/image805.emf"/><Relationship Id="rId1748" Type="http://schemas.openxmlformats.org/officeDocument/2006/relationships/image" Target="media/image856.wmf"/><Relationship Id="rId1303" Type="http://schemas.openxmlformats.org/officeDocument/2006/relationships/image" Target="media/image633.wmf"/><Relationship Id="rId1510" Type="http://schemas.openxmlformats.org/officeDocument/2006/relationships/image" Target="media/image736.wmf"/><Relationship Id="rId1955" Type="http://schemas.openxmlformats.org/officeDocument/2006/relationships/oleObject" Target="embeddings/oleObject993.bin"/><Relationship Id="rId1608" Type="http://schemas.openxmlformats.org/officeDocument/2006/relationships/image" Target="media/image784.wmf"/><Relationship Id="rId1815" Type="http://schemas.openxmlformats.org/officeDocument/2006/relationships/oleObject" Target="embeddings/oleObject916.bin"/><Relationship Id="rId189" Type="http://schemas.openxmlformats.org/officeDocument/2006/relationships/oleObject" Target="embeddings/oleObject93.bin"/><Relationship Id="rId396" Type="http://schemas.openxmlformats.org/officeDocument/2006/relationships/image" Target="media/image191.wmf"/><Relationship Id="rId2077" Type="http://schemas.openxmlformats.org/officeDocument/2006/relationships/image" Target="media/image1000.wmf"/><Relationship Id="rId2284" Type="http://schemas.openxmlformats.org/officeDocument/2006/relationships/image" Target="media/image1085.wmf"/><Relationship Id="rId256" Type="http://schemas.openxmlformats.org/officeDocument/2006/relationships/oleObject" Target="embeddings/oleObject127.bin"/><Relationship Id="rId463" Type="http://schemas.openxmlformats.org/officeDocument/2006/relationships/oleObject" Target="embeddings/oleObject231.bin"/><Relationship Id="rId670" Type="http://schemas.openxmlformats.org/officeDocument/2006/relationships/oleObject" Target="embeddings/oleObject336.bin"/><Relationship Id="rId1093" Type="http://schemas.openxmlformats.org/officeDocument/2006/relationships/oleObject" Target="embeddings/oleObject550.bin"/><Relationship Id="rId2144" Type="http://schemas.openxmlformats.org/officeDocument/2006/relationships/image" Target="media/image1030.wmf"/><Relationship Id="rId2351" Type="http://schemas.openxmlformats.org/officeDocument/2006/relationships/oleObject" Target="embeddings/oleObject1222.bin"/><Relationship Id="rId116" Type="http://schemas.openxmlformats.org/officeDocument/2006/relationships/image" Target="media/image52.wmf"/><Relationship Id="rId323" Type="http://schemas.openxmlformats.org/officeDocument/2006/relationships/oleObject" Target="embeddings/oleObject161.bin"/><Relationship Id="rId530" Type="http://schemas.openxmlformats.org/officeDocument/2006/relationships/image" Target="media/image261.wmf"/><Relationship Id="rId768" Type="http://schemas.openxmlformats.org/officeDocument/2006/relationships/image" Target="media/image375.wmf"/><Relationship Id="rId975" Type="http://schemas.openxmlformats.org/officeDocument/2006/relationships/oleObject" Target="embeddings/oleObject490.bin"/><Relationship Id="rId1160" Type="http://schemas.openxmlformats.org/officeDocument/2006/relationships/oleObject" Target="embeddings/oleObject585.bin"/><Relationship Id="rId1398" Type="http://schemas.openxmlformats.org/officeDocument/2006/relationships/oleObject" Target="embeddings/oleObject707.bin"/><Relationship Id="rId2004" Type="http://schemas.openxmlformats.org/officeDocument/2006/relationships/oleObject" Target="embeddings/oleObject1020.bin"/><Relationship Id="rId2211" Type="http://schemas.openxmlformats.org/officeDocument/2006/relationships/image" Target="media/image1055.wmf"/><Relationship Id="rId2449" Type="http://schemas.openxmlformats.org/officeDocument/2006/relationships/oleObject" Target="embeddings/oleObject1271.bin"/><Relationship Id="rId628" Type="http://schemas.openxmlformats.org/officeDocument/2006/relationships/oleObject" Target="embeddings/oleObject314.bin"/><Relationship Id="rId835" Type="http://schemas.openxmlformats.org/officeDocument/2006/relationships/oleObject" Target="embeddings/oleObject416.bin"/><Relationship Id="rId1258" Type="http://schemas.openxmlformats.org/officeDocument/2006/relationships/oleObject" Target="embeddings/oleObject637.bin"/><Relationship Id="rId1465" Type="http://schemas.openxmlformats.org/officeDocument/2006/relationships/image" Target="media/image714.wmf"/><Relationship Id="rId1672" Type="http://schemas.openxmlformats.org/officeDocument/2006/relationships/image" Target="media/image817.wmf"/><Relationship Id="rId2309" Type="http://schemas.openxmlformats.org/officeDocument/2006/relationships/oleObject" Target="embeddings/oleObject1201.bin"/><Relationship Id="rId1020" Type="http://schemas.openxmlformats.org/officeDocument/2006/relationships/image" Target="media/image497.wmf"/><Relationship Id="rId1118" Type="http://schemas.openxmlformats.org/officeDocument/2006/relationships/image" Target="media/image545.wmf"/><Relationship Id="rId1325" Type="http://schemas.openxmlformats.org/officeDocument/2006/relationships/image" Target="media/image644.wmf"/><Relationship Id="rId1532" Type="http://schemas.openxmlformats.org/officeDocument/2006/relationships/image" Target="media/image746.wmf"/><Relationship Id="rId1977" Type="http://schemas.openxmlformats.org/officeDocument/2006/relationships/image" Target="media/image962.wmf"/><Relationship Id="rId902" Type="http://schemas.openxmlformats.org/officeDocument/2006/relationships/image" Target="media/image438.wmf"/><Relationship Id="rId1837" Type="http://schemas.openxmlformats.org/officeDocument/2006/relationships/oleObject" Target="embeddings/oleObject930.bin"/><Relationship Id="rId31" Type="http://schemas.openxmlformats.org/officeDocument/2006/relationships/image" Target="media/image11.wmf"/><Relationship Id="rId2099" Type="http://schemas.openxmlformats.org/officeDocument/2006/relationships/oleObject" Target="embeddings/oleObject1081.bin"/><Relationship Id="rId180" Type="http://schemas.openxmlformats.org/officeDocument/2006/relationships/image" Target="media/image84.wmf"/><Relationship Id="rId278" Type="http://schemas.openxmlformats.org/officeDocument/2006/relationships/oleObject" Target="embeddings/oleObject138.bin"/><Relationship Id="rId1904" Type="http://schemas.openxmlformats.org/officeDocument/2006/relationships/image" Target="media/image928.wmf"/><Relationship Id="rId485" Type="http://schemas.openxmlformats.org/officeDocument/2006/relationships/image" Target="media/image235.wmf"/><Relationship Id="rId692" Type="http://schemas.openxmlformats.org/officeDocument/2006/relationships/oleObject" Target="embeddings/oleObject347.bin"/><Relationship Id="rId2166" Type="http://schemas.openxmlformats.org/officeDocument/2006/relationships/image" Target="media/image1039.wmf"/><Relationship Id="rId2373" Type="http://schemas.openxmlformats.org/officeDocument/2006/relationships/oleObject" Target="embeddings/oleObject1233.bin"/><Relationship Id="rId138" Type="http://schemas.openxmlformats.org/officeDocument/2006/relationships/image" Target="media/image63.wmf"/><Relationship Id="rId345" Type="http://schemas.openxmlformats.org/officeDocument/2006/relationships/oleObject" Target="embeddings/oleObject172.bin"/><Relationship Id="rId552" Type="http://schemas.openxmlformats.org/officeDocument/2006/relationships/image" Target="media/image271.wmf"/><Relationship Id="rId997" Type="http://schemas.openxmlformats.org/officeDocument/2006/relationships/oleObject" Target="embeddings/oleObject501.bin"/><Relationship Id="rId1182" Type="http://schemas.openxmlformats.org/officeDocument/2006/relationships/oleObject" Target="embeddings/oleObject598.bin"/><Relationship Id="rId2026" Type="http://schemas.openxmlformats.org/officeDocument/2006/relationships/oleObject" Target="embeddings/oleObject1035.bin"/><Relationship Id="rId2233" Type="http://schemas.openxmlformats.org/officeDocument/2006/relationships/image" Target="media/image1065.wmf"/><Relationship Id="rId2440" Type="http://schemas.openxmlformats.org/officeDocument/2006/relationships/image" Target="media/image1163.wmf"/><Relationship Id="rId205" Type="http://schemas.openxmlformats.org/officeDocument/2006/relationships/image" Target="media/image96.wmf"/><Relationship Id="rId412" Type="http://schemas.openxmlformats.org/officeDocument/2006/relationships/image" Target="media/image199.wmf"/><Relationship Id="rId857" Type="http://schemas.openxmlformats.org/officeDocument/2006/relationships/oleObject" Target="embeddings/oleObject428.bin"/><Relationship Id="rId1042" Type="http://schemas.openxmlformats.org/officeDocument/2006/relationships/image" Target="media/image507.wmf"/><Relationship Id="rId1487" Type="http://schemas.openxmlformats.org/officeDocument/2006/relationships/image" Target="media/image725.wmf"/><Relationship Id="rId1694" Type="http://schemas.openxmlformats.org/officeDocument/2006/relationships/oleObject" Target="embeddings/oleObject855.bin"/><Relationship Id="rId2300" Type="http://schemas.openxmlformats.org/officeDocument/2006/relationships/image" Target="media/image1093.wmf"/><Relationship Id="rId717" Type="http://schemas.openxmlformats.org/officeDocument/2006/relationships/oleObject" Target="embeddings/oleObject360.bin"/><Relationship Id="rId924" Type="http://schemas.openxmlformats.org/officeDocument/2006/relationships/image" Target="media/image449.wmf"/><Relationship Id="rId1347" Type="http://schemas.openxmlformats.org/officeDocument/2006/relationships/image" Target="media/image655.wmf"/><Relationship Id="rId1554" Type="http://schemas.openxmlformats.org/officeDocument/2006/relationships/image" Target="media/image757.wmf"/><Relationship Id="rId1761" Type="http://schemas.openxmlformats.org/officeDocument/2006/relationships/oleObject" Target="embeddings/oleObject888.bin"/><Relationship Id="rId1999" Type="http://schemas.openxmlformats.org/officeDocument/2006/relationships/oleObject" Target="embeddings/oleObject1017.bin"/><Relationship Id="rId53" Type="http://schemas.openxmlformats.org/officeDocument/2006/relationships/image" Target="media/image20.emf"/><Relationship Id="rId1207" Type="http://schemas.openxmlformats.org/officeDocument/2006/relationships/oleObject" Target="embeddings/oleObject612.bin"/><Relationship Id="rId1414" Type="http://schemas.openxmlformats.org/officeDocument/2006/relationships/oleObject" Target="embeddings/oleObject715.bin"/><Relationship Id="rId1621" Type="http://schemas.openxmlformats.org/officeDocument/2006/relationships/oleObject" Target="embeddings/oleObject820.bin"/><Relationship Id="rId1859" Type="http://schemas.openxmlformats.org/officeDocument/2006/relationships/oleObject" Target="embeddings/oleObject941.bin"/><Relationship Id="rId1719" Type="http://schemas.openxmlformats.org/officeDocument/2006/relationships/image" Target="media/image841.wmf"/><Relationship Id="rId1926" Type="http://schemas.openxmlformats.org/officeDocument/2006/relationships/oleObject" Target="embeddings/oleObject977.bin"/><Relationship Id="rId2090" Type="http://schemas.openxmlformats.org/officeDocument/2006/relationships/image" Target="media/image1003.wmf"/><Relationship Id="rId2188" Type="http://schemas.openxmlformats.org/officeDocument/2006/relationships/image" Target="media/image1048.wmf"/><Relationship Id="rId2395" Type="http://schemas.openxmlformats.org/officeDocument/2006/relationships/oleObject" Target="embeddings/oleObject1244.bin"/><Relationship Id="rId367" Type="http://schemas.openxmlformats.org/officeDocument/2006/relationships/oleObject" Target="embeddings/oleObject183.bin"/><Relationship Id="rId574" Type="http://schemas.openxmlformats.org/officeDocument/2006/relationships/image" Target="media/image281.wmf"/><Relationship Id="rId2048" Type="http://schemas.openxmlformats.org/officeDocument/2006/relationships/oleObject" Target="embeddings/oleObject1048.bin"/><Relationship Id="rId2255" Type="http://schemas.openxmlformats.org/officeDocument/2006/relationships/oleObject" Target="embeddings/oleObject1171.bin"/><Relationship Id="rId227" Type="http://schemas.openxmlformats.org/officeDocument/2006/relationships/image" Target="media/image107.wmf"/><Relationship Id="rId781" Type="http://schemas.openxmlformats.org/officeDocument/2006/relationships/oleObject" Target="embeddings/oleObject389.bin"/><Relationship Id="rId879" Type="http://schemas.openxmlformats.org/officeDocument/2006/relationships/oleObject" Target="embeddings/oleObject439.bin"/><Relationship Id="rId2462" Type="http://schemas.openxmlformats.org/officeDocument/2006/relationships/image" Target="media/image1174.wmf"/><Relationship Id="rId434" Type="http://schemas.openxmlformats.org/officeDocument/2006/relationships/image" Target="media/image210.wmf"/><Relationship Id="rId641" Type="http://schemas.openxmlformats.org/officeDocument/2006/relationships/image" Target="media/image313.wmf"/><Relationship Id="rId739" Type="http://schemas.openxmlformats.org/officeDocument/2006/relationships/package" Target="embeddings/Microsoft_Word_Document1.docx"/><Relationship Id="rId1064" Type="http://schemas.openxmlformats.org/officeDocument/2006/relationships/image" Target="media/image518.wmf"/><Relationship Id="rId1271" Type="http://schemas.openxmlformats.org/officeDocument/2006/relationships/image" Target="media/image617.wmf"/><Relationship Id="rId1369" Type="http://schemas.openxmlformats.org/officeDocument/2006/relationships/image" Target="media/image666.wmf"/><Relationship Id="rId1576" Type="http://schemas.openxmlformats.org/officeDocument/2006/relationships/image" Target="media/image768.wmf"/><Relationship Id="rId2115" Type="http://schemas.openxmlformats.org/officeDocument/2006/relationships/oleObject" Target="embeddings/oleObject1089.bin"/><Relationship Id="rId2322" Type="http://schemas.openxmlformats.org/officeDocument/2006/relationships/image" Target="media/image1104.wmf"/><Relationship Id="rId501" Type="http://schemas.openxmlformats.org/officeDocument/2006/relationships/image" Target="media/image245.wmf"/><Relationship Id="rId946" Type="http://schemas.openxmlformats.org/officeDocument/2006/relationships/image" Target="media/image460.wmf"/><Relationship Id="rId1131" Type="http://schemas.openxmlformats.org/officeDocument/2006/relationships/oleObject" Target="embeddings/oleObject569.bin"/><Relationship Id="rId1229" Type="http://schemas.openxmlformats.org/officeDocument/2006/relationships/image" Target="media/image596.wmf"/><Relationship Id="rId1783" Type="http://schemas.openxmlformats.org/officeDocument/2006/relationships/image" Target="media/image873.wmf"/><Relationship Id="rId1990" Type="http://schemas.openxmlformats.org/officeDocument/2006/relationships/image" Target="media/image968.wmf"/><Relationship Id="rId75" Type="http://schemas.openxmlformats.org/officeDocument/2006/relationships/oleObject" Target="embeddings/oleObject36.bin"/><Relationship Id="rId806" Type="http://schemas.openxmlformats.org/officeDocument/2006/relationships/image" Target="media/image394.wmf"/><Relationship Id="rId1436" Type="http://schemas.openxmlformats.org/officeDocument/2006/relationships/oleObject" Target="embeddings/oleObject726.bin"/><Relationship Id="rId1643" Type="http://schemas.openxmlformats.org/officeDocument/2006/relationships/oleObject" Target="embeddings/oleObject831.bin"/><Relationship Id="rId1850" Type="http://schemas.openxmlformats.org/officeDocument/2006/relationships/image" Target="media/image903.wmf"/><Relationship Id="rId1503" Type="http://schemas.openxmlformats.org/officeDocument/2006/relationships/oleObject" Target="embeddings/oleObject760.bin"/><Relationship Id="rId1710" Type="http://schemas.openxmlformats.org/officeDocument/2006/relationships/oleObject" Target="embeddings/oleObject863.bin"/><Relationship Id="rId1948" Type="http://schemas.openxmlformats.org/officeDocument/2006/relationships/image" Target="media/image948.wmf"/><Relationship Id="rId291" Type="http://schemas.openxmlformats.org/officeDocument/2006/relationships/oleObject" Target="embeddings/oleObject145.bin"/><Relationship Id="rId1808" Type="http://schemas.openxmlformats.org/officeDocument/2006/relationships/oleObject" Target="embeddings/oleObject912.bin"/><Relationship Id="rId151" Type="http://schemas.openxmlformats.org/officeDocument/2006/relationships/oleObject" Target="embeddings/oleObject74.bin"/><Relationship Id="rId389" Type="http://schemas.openxmlformats.org/officeDocument/2006/relationships/oleObject" Target="embeddings/oleObject194.bin"/><Relationship Id="rId596" Type="http://schemas.openxmlformats.org/officeDocument/2006/relationships/image" Target="media/image291.wmf"/><Relationship Id="rId2277" Type="http://schemas.openxmlformats.org/officeDocument/2006/relationships/image" Target="media/image1082.wmf"/><Relationship Id="rId249" Type="http://schemas.openxmlformats.org/officeDocument/2006/relationships/image" Target="media/image118.wmf"/><Relationship Id="rId456" Type="http://schemas.openxmlformats.org/officeDocument/2006/relationships/image" Target="media/image221.wmf"/><Relationship Id="rId663" Type="http://schemas.openxmlformats.org/officeDocument/2006/relationships/image" Target="media/image323.wmf"/><Relationship Id="rId870" Type="http://schemas.openxmlformats.org/officeDocument/2006/relationships/image" Target="media/image425.wmf"/><Relationship Id="rId1086" Type="http://schemas.openxmlformats.org/officeDocument/2006/relationships/image" Target="media/image529.wmf"/><Relationship Id="rId1293" Type="http://schemas.openxmlformats.org/officeDocument/2006/relationships/image" Target="media/image628.wmf"/><Relationship Id="rId2137" Type="http://schemas.openxmlformats.org/officeDocument/2006/relationships/oleObject" Target="embeddings/oleObject1100.bin"/><Relationship Id="rId2344" Type="http://schemas.openxmlformats.org/officeDocument/2006/relationships/image" Target="media/image1115.wmf"/><Relationship Id="rId109" Type="http://schemas.openxmlformats.org/officeDocument/2006/relationships/oleObject" Target="embeddings/oleObject53.bin"/><Relationship Id="rId316" Type="http://schemas.openxmlformats.org/officeDocument/2006/relationships/image" Target="media/image151.wmf"/><Relationship Id="rId523" Type="http://schemas.openxmlformats.org/officeDocument/2006/relationships/oleObject" Target="embeddings/oleObject258.bin"/><Relationship Id="rId968" Type="http://schemas.openxmlformats.org/officeDocument/2006/relationships/image" Target="media/image471.wmf"/><Relationship Id="rId1153" Type="http://schemas.openxmlformats.org/officeDocument/2006/relationships/oleObject" Target="embeddings/oleObject580.bin"/><Relationship Id="rId1598" Type="http://schemas.openxmlformats.org/officeDocument/2006/relationships/image" Target="media/image779.wmf"/><Relationship Id="rId2204" Type="http://schemas.openxmlformats.org/officeDocument/2006/relationships/oleObject" Target="embeddings/oleObject1141.bin"/><Relationship Id="rId97" Type="http://schemas.openxmlformats.org/officeDocument/2006/relationships/oleObject" Target="embeddings/oleObject47.bin"/><Relationship Id="rId730" Type="http://schemas.openxmlformats.org/officeDocument/2006/relationships/oleObject" Target="embeddings/oleObject368.bin"/><Relationship Id="rId828" Type="http://schemas.openxmlformats.org/officeDocument/2006/relationships/image" Target="media/image405.wmf"/><Relationship Id="rId1013" Type="http://schemas.openxmlformats.org/officeDocument/2006/relationships/oleObject" Target="embeddings/oleObject509.bin"/><Relationship Id="rId1360" Type="http://schemas.openxmlformats.org/officeDocument/2006/relationships/oleObject" Target="embeddings/oleObject688.bin"/><Relationship Id="rId1458" Type="http://schemas.openxmlformats.org/officeDocument/2006/relationships/oleObject" Target="embeddings/oleObject737.bin"/><Relationship Id="rId1665" Type="http://schemas.openxmlformats.org/officeDocument/2006/relationships/oleObject" Target="embeddings/oleObject841.bin"/><Relationship Id="rId1872" Type="http://schemas.openxmlformats.org/officeDocument/2006/relationships/oleObject" Target="embeddings/oleObject948.bin"/><Relationship Id="rId2411" Type="http://schemas.openxmlformats.org/officeDocument/2006/relationships/oleObject" Target="embeddings/oleObject1252.bin"/><Relationship Id="rId1220" Type="http://schemas.openxmlformats.org/officeDocument/2006/relationships/image" Target="media/image591.wmf"/><Relationship Id="rId1318" Type="http://schemas.openxmlformats.org/officeDocument/2006/relationships/oleObject" Target="embeddings/oleObject667.bin"/><Relationship Id="rId1525" Type="http://schemas.openxmlformats.org/officeDocument/2006/relationships/image" Target="media/image743.wmf"/><Relationship Id="rId1732" Type="http://schemas.openxmlformats.org/officeDocument/2006/relationships/oleObject" Target="embeddings/oleObject874.bin"/><Relationship Id="rId24" Type="http://schemas.openxmlformats.org/officeDocument/2006/relationships/oleObject" Target="embeddings/oleObject9.bin"/><Relationship Id="rId2299" Type="http://schemas.openxmlformats.org/officeDocument/2006/relationships/oleObject" Target="embeddings/oleObject1196.bin"/><Relationship Id="rId173" Type="http://schemas.openxmlformats.org/officeDocument/2006/relationships/oleObject" Target="embeddings/oleObject85.bin"/><Relationship Id="rId380" Type="http://schemas.openxmlformats.org/officeDocument/2006/relationships/image" Target="media/image183.wmf"/><Relationship Id="rId2061" Type="http://schemas.openxmlformats.org/officeDocument/2006/relationships/image" Target="media/image995.wmf"/><Relationship Id="rId240" Type="http://schemas.openxmlformats.org/officeDocument/2006/relationships/oleObject" Target="embeddings/oleObject119.bin"/><Relationship Id="rId478" Type="http://schemas.openxmlformats.org/officeDocument/2006/relationships/oleObject" Target="embeddings/oleObject239.bin"/><Relationship Id="rId685" Type="http://schemas.openxmlformats.org/officeDocument/2006/relationships/image" Target="media/image334.wmf"/><Relationship Id="rId892" Type="http://schemas.openxmlformats.org/officeDocument/2006/relationships/oleObject" Target="embeddings/oleObject447.bin"/><Relationship Id="rId2159" Type="http://schemas.openxmlformats.org/officeDocument/2006/relationships/oleObject" Target="embeddings/oleObject1112.bin"/><Relationship Id="rId2366" Type="http://schemas.openxmlformats.org/officeDocument/2006/relationships/image" Target="media/image1126.wmf"/><Relationship Id="rId100" Type="http://schemas.openxmlformats.org/officeDocument/2006/relationships/image" Target="media/image44.wmf"/><Relationship Id="rId338" Type="http://schemas.openxmlformats.org/officeDocument/2006/relationships/image" Target="media/image162.wmf"/><Relationship Id="rId545" Type="http://schemas.openxmlformats.org/officeDocument/2006/relationships/image" Target="media/image268.wmf"/><Relationship Id="rId752" Type="http://schemas.openxmlformats.org/officeDocument/2006/relationships/oleObject" Target="embeddings/oleObject376.bin"/><Relationship Id="rId1175" Type="http://schemas.openxmlformats.org/officeDocument/2006/relationships/image" Target="media/image571.wmf"/><Relationship Id="rId1382" Type="http://schemas.openxmlformats.org/officeDocument/2006/relationships/oleObject" Target="embeddings/oleObject699.bin"/><Relationship Id="rId2019" Type="http://schemas.openxmlformats.org/officeDocument/2006/relationships/image" Target="media/image979.wmf"/><Relationship Id="rId2226" Type="http://schemas.openxmlformats.org/officeDocument/2006/relationships/oleObject" Target="embeddings/oleObject1153.bin"/><Relationship Id="rId2433" Type="http://schemas.openxmlformats.org/officeDocument/2006/relationships/oleObject" Target="embeddings/oleObject1263.bin"/><Relationship Id="rId405" Type="http://schemas.openxmlformats.org/officeDocument/2006/relationships/oleObject" Target="embeddings/oleObject202.bin"/><Relationship Id="rId612" Type="http://schemas.openxmlformats.org/officeDocument/2006/relationships/image" Target="media/image298.wmf"/><Relationship Id="rId1035" Type="http://schemas.openxmlformats.org/officeDocument/2006/relationships/oleObject" Target="embeddings/oleObject521.bin"/><Relationship Id="rId1242" Type="http://schemas.openxmlformats.org/officeDocument/2006/relationships/oleObject" Target="embeddings/oleObject629.bin"/><Relationship Id="rId1687" Type="http://schemas.openxmlformats.org/officeDocument/2006/relationships/image" Target="media/image825.wmf"/><Relationship Id="rId1894" Type="http://schemas.openxmlformats.org/officeDocument/2006/relationships/image" Target="media/image923.wmf"/><Relationship Id="rId917" Type="http://schemas.openxmlformats.org/officeDocument/2006/relationships/oleObject" Target="embeddings/oleObject461.bin"/><Relationship Id="rId1102" Type="http://schemas.openxmlformats.org/officeDocument/2006/relationships/image" Target="media/image537.wmf"/><Relationship Id="rId1547" Type="http://schemas.openxmlformats.org/officeDocument/2006/relationships/oleObject" Target="embeddings/oleObject783.bin"/><Relationship Id="rId1754" Type="http://schemas.openxmlformats.org/officeDocument/2006/relationships/image" Target="media/image859.wmf"/><Relationship Id="rId1961" Type="http://schemas.openxmlformats.org/officeDocument/2006/relationships/oleObject" Target="embeddings/oleObject996.bin"/><Relationship Id="rId46" Type="http://schemas.openxmlformats.org/officeDocument/2006/relationships/oleObject" Target="embeddings/oleObject22.bin"/><Relationship Id="rId1407" Type="http://schemas.openxmlformats.org/officeDocument/2006/relationships/image" Target="media/image685.wmf"/><Relationship Id="rId1614" Type="http://schemas.openxmlformats.org/officeDocument/2006/relationships/image" Target="media/image787.wmf"/><Relationship Id="rId1821" Type="http://schemas.openxmlformats.org/officeDocument/2006/relationships/oleObject" Target="embeddings/oleObject921.bin"/><Relationship Id="rId195" Type="http://schemas.openxmlformats.org/officeDocument/2006/relationships/image" Target="media/image91.wmf"/><Relationship Id="rId1919" Type="http://schemas.openxmlformats.org/officeDocument/2006/relationships/oleObject" Target="embeddings/oleObject973.bin"/><Relationship Id="rId2083" Type="http://schemas.openxmlformats.org/officeDocument/2006/relationships/oleObject" Target="embeddings/oleObject1071.bin"/><Relationship Id="rId2290" Type="http://schemas.openxmlformats.org/officeDocument/2006/relationships/image" Target="media/image1088.wmf"/><Relationship Id="rId2388" Type="http://schemas.openxmlformats.org/officeDocument/2006/relationships/image" Target="media/image1137.wmf"/><Relationship Id="rId262" Type="http://schemas.openxmlformats.org/officeDocument/2006/relationships/oleObject" Target="embeddings/oleObject130.bin"/><Relationship Id="rId567" Type="http://schemas.openxmlformats.org/officeDocument/2006/relationships/image" Target="media/image278.wmf"/><Relationship Id="rId1197" Type="http://schemas.openxmlformats.org/officeDocument/2006/relationships/image" Target="media/image580.wmf"/><Relationship Id="rId2150" Type="http://schemas.openxmlformats.org/officeDocument/2006/relationships/oleObject" Target="embeddings/oleObject1107.bin"/><Relationship Id="rId2248" Type="http://schemas.openxmlformats.org/officeDocument/2006/relationships/oleObject" Target="embeddings/oleObject1166.bin"/><Relationship Id="rId122" Type="http://schemas.openxmlformats.org/officeDocument/2006/relationships/image" Target="media/image55.wmf"/><Relationship Id="rId774" Type="http://schemas.openxmlformats.org/officeDocument/2006/relationships/image" Target="media/image378.wmf"/><Relationship Id="rId981" Type="http://schemas.openxmlformats.org/officeDocument/2006/relationships/image" Target="media/image477.wmf"/><Relationship Id="rId1057" Type="http://schemas.openxmlformats.org/officeDocument/2006/relationships/oleObject" Target="embeddings/oleObject532.bin"/><Relationship Id="rId2010" Type="http://schemas.openxmlformats.org/officeDocument/2006/relationships/image" Target="media/image976.wmf"/><Relationship Id="rId2455" Type="http://schemas.openxmlformats.org/officeDocument/2006/relationships/oleObject" Target="embeddings/oleObject1274.bin"/><Relationship Id="rId427" Type="http://schemas.openxmlformats.org/officeDocument/2006/relationships/oleObject" Target="embeddings/oleObject213.bin"/><Relationship Id="rId634" Type="http://schemas.openxmlformats.org/officeDocument/2006/relationships/oleObject" Target="embeddings/oleObject317.bin"/><Relationship Id="rId841" Type="http://schemas.openxmlformats.org/officeDocument/2006/relationships/image" Target="media/image411.wmf"/><Relationship Id="rId1264" Type="http://schemas.openxmlformats.org/officeDocument/2006/relationships/oleObject" Target="embeddings/oleObject640.bin"/><Relationship Id="rId1471" Type="http://schemas.openxmlformats.org/officeDocument/2006/relationships/image" Target="media/image717.wmf"/><Relationship Id="rId1569" Type="http://schemas.openxmlformats.org/officeDocument/2006/relationships/oleObject" Target="embeddings/oleObject794.bin"/><Relationship Id="rId2108" Type="http://schemas.openxmlformats.org/officeDocument/2006/relationships/image" Target="media/image1012.wmf"/><Relationship Id="rId2315" Type="http://schemas.openxmlformats.org/officeDocument/2006/relationships/oleObject" Target="embeddings/oleObject1204.bin"/><Relationship Id="rId701" Type="http://schemas.openxmlformats.org/officeDocument/2006/relationships/image" Target="media/image342.wmf"/><Relationship Id="rId939" Type="http://schemas.openxmlformats.org/officeDocument/2006/relationships/oleObject" Target="embeddings/oleObject472.bin"/><Relationship Id="rId1124" Type="http://schemas.openxmlformats.org/officeDocument/2006/relationships/image" Target="media/image548.wmf"/><Relationship Id="rId1331" Type="http://schemas.openxmlformats.org/officeDocument/2006/relationships/image" Target="media/image647.wmf"/><Relationship Id="rId1776" Type="http://schemas.openxmlformats.org/officeDocument/2006/relationships/oleObject" Target="embeddings/oleObject896.bin"/><Relationship Id="rId1983" Type="http://schemas.openxmlformats.org/officeDocument/2006/relationships/image" Target="media/image965.wmf"/><Relationship Id="rId68" Type="http://schemas.openxmlformats.org/officeDocument/2006/relationships/image" Target="media/image28.wmf"/><Relationship Id="rId1429" Type="http://schemas.openxmlformats.org/officeDocument/2006/relationships/image" Target="media/image696.wmf"/><Relationship Id="rId1636" Type="http://schemas.openxmlformats.org/officeDocument/2006/relationships/image" Target="media/image798.wmf"/><Relationship Id="rId1843" Type="http://schemas.openxmlformats.org/officeDocument/2006/relationships/oleObject" Target="embeddings/oleObject933.bin"/><Relationship Id="rId1703" Type="http://schemas.openxmlformats.org/officeDocument/2006/relationships/image" Target="media/image833.wmf"/><Relationship Id="rId1910" Type="http://schemas.openxmlformats.org/officeDocument/2006/relationships/image" Target="media/image931.wmf"/><Relationship Id="rId284" Type="http://schemas.openxmlformats.org/officeDocument/2006/relationships/oleObject" Target="embeddings/oleObject141.bin"/><Relationship Id="rId491" Type="http://schemas.openxmlformats.org/officeDocument/2006/relationships/image" Target="media/image238.wmf"/><Relationship Id="rId2172" Type="http://schemas.openxmlformats.org/officeDocument/2006/relationships/image" Target="media/image1042.wmf"/><Relationship Id="rId144" Type="http://schemas.openxmlformats.org/officeDocument/2006/relationships/image" Target="media/image66.wmf"/><Relationship Id="rId589" Type="http://schemas.openxmlformats.org/officeDocument/2006/relationships/oleObject" Target="embeddings/oleObject294.bin"/><Relationship Id="rId796" Type="http://schemas.openxmlformats.org/officeDocument/2006/relationships/image" Target="media/image389.wmf"/><Relationship Id="rId351" Type="http://schemas.openxmlformats.org/officeDocument/2006/relationships/oleObject" Target="embeddings/oleObject175.bin"/><Relationship Id="rId449" Type="http://schemas.openxmlformats.org/officeDocument/2006/relationships/oleObject" Target="embeddings/oleObject224.bin"/><Relationship Id="rId656" Type="http://schemas.openxmlformats.org/officeDocument/2006/relationships/oleObject" Target="embeddings/oleObject328.bin"/><Relationship Id="rId863" Type="http://schemas.openxmlformats.org/officeDocument/2006/relationships/oleObject" Target="embeddings/oleObject431.bin"/><Relationship Id="rId1079" Type="http://schemas.openxmlformats.org/officeDocument/2006/relationships/oleObject" Target="embeddings/oleObject543.bin"/><Relationship Id="rId1286" Type="http://schemas.openxmlformats.org/officeDocument/2006/relationships/oleObject" Target="embeddings/oleObject651.bin"/><Relationship Id="rId1493" Type="http://schemas.openxmlformats.org/officeDocument/2006/relationships/image" Target="media/image728.wmf"/><Relationship Id="rId2032" Type="http://schemas.openxmlformats.org/officeDocument/2006/relationships/oleObject" Target="embeddings/oleObject1039.bin"/><Relationship Id="rId2337" Type="http://schemas.openxmlformats.org/officeDocument/2006/relationships/oleObject" Target="embeddings/oleObject1215.bin"/><Relationship Id="rId211" Type="http://schemas.openxmlformats.org/officeDocument/2006/relationships/image" Target="media/image99.wmf"/><Relationship Id="rId309" Type="http://schemas.openxmlformats.org/officeDocument/2006/relationships/oleObject" Target="embeddings/oleObject154.bin"/><Relationship Id="rId516" Type="http://schemas.openxmlformats.org/officeDocument/2006/relationships/image" Target="media/image254.wmf"/><Relationship Id="rId1146" Type="http://schemas.openxmlformats.org/officeDocument/2006/relationships/image" Target="media/image559.wmf"/><Relationship Id="rId1798" Type="http://schemas.openxmlformats.org/officeDocument/2006/relationships/oleObject" Target="embeddings/oleObject907.bin"/><Relationship Id="rId723" Type="http://schemas.openxmlformats.org/officeDocument/2006/relationships/oleObject" Target="embeddings/oleObject364.bin"/><Relationship Id="rId930" Type="http://schemas.openxmlformats.org/officeDocument/2006/relationships/image" Target="media/image452.wmf"/><Relationship Id="rId1006" Type="http://schemas.openxmlformats.org/officeDocument/2006/relationships/image" Target="media/image490.wmf"/><Relationship Id="rId1353" Type="http://schemas.openxmlformats.org/officeDocument/2006/relationships/image" Target="media/image658.wmf"/><Relationship Id="rId1560" Type="http://schemas.openxmlformats.org/officeDocument/2006/relationships/image" Target="media/image760.wmf"/><Relationship Id="rId1658" Type="http://schemas.openxmlformats.org/officeDocument/2006/relationships/image" Target="media/image810.wmf"/><Relationship Id="rId1865" Type="http://schemas.openxmlformats.org/officeDocument/2006/relationships/oleObject" Target="embeddings/oleObject944.bin"/><Relationship Id="rId2404" Type="http://schemas.openxmlformats.org/officeDocument/2006/relationships/image" Target="media/image1145.wmf"/><Relationship Id="rId1213" Type="http://schemas.openxmlformats.org/officeDocument/2006/relationships/oleObject" Target="embeddings/oleObject615.bin"/><Relationship Id="rId1420" Type="http://schemas.openxmlformats.org/officeDocument/2006/relationships/oleObject" Target="embeddings/oleObject718.bin"/><Relationship Id="rId1518" Type="http://schemas.openxmlformats.org/officeDocument/2006/relationships/image" Target="media/image740.wmf"/><Relationship Id="rId1725" Type="http://schemas.openxmlformats.org/officeDocument/2006/relationships/image" Target="media/image844.wmf"/><Relationship Id="rId1932" Type="http://schemas.openxmlformats.org/officeDocument/2006/relationships/image" Target="media/image941.wmf"/><Relationship Id="rId17" Type="http://schemas.openxmlformats.org/officeDocument/2006/relationships/image" Target="media/image5.wmf"/><Relationship Id="rId2194" Type="http://schemas.openxmlformats.org/officeDocument/2006/relationships/oleObject" Target="embeddings/oleObject1134.bin"/><Relationship Id="rId166" Type="http://schemas.openxmlformats.org/officeDocument/2006/relationships/image" Target="media/image77.wmf"/><Relationship Id="rId373" Type="http://schemas.openxmlformats.org/officeDocument/2006/relationships/oleObject" Target="embeddings/oleObject186.bin"/><Relationship Id="rId580" Type="http://schemas.openxmlformats.org/officeDocument/2006/relationships/oleObject" Target="embeddings/oleObject289.bin"/><Relationship Id="rId2054" Type="http://schemas.openxmlformats.org/officeDocument/2006/relationships/oleObject" Target="embeddings/oleObject1052.bin"/><Relationship Id="rId2261" Type="http://schemas.openxmlformats.org/officeDocument/2006/relationships/oleObject" Target="embeddings/oleObject1174.bin"/><Relationship Id="rId1" Type="http://schemas.microsoft.com/office/2006/relationships/keyMapCustomizations" Target="customizations.xml"/><Relationship Id="rId233" Type="http://schemas.openxmlformats.org/officeDocument/2006/relationships/image" Target="media/image110.wmf"/><Relationship Id="rId440" Type="http://schemas.openxmlformats.org/officeDocument/2006/relationships/image" Target="media/image213.wmf"/><Relationship Id="rId678" Type="http://schemas.openxmlformats.org/officeDocument/2006/relationships/oleObject" Target="embeddings/oleObject340.bin"/><Relationship Id="rId885" Type="http://schemas.openxmlformats.org/officeDocument/2006/relationships/image" Target="media/image432.wmf"/><Relationship Id="rId1070" Type="http://schemas.openxmlformats.org/officeDocument/2006/relationships/image" Target="media/image521.wmf"/><Relationship Id="rId2121" Type="http://schemas.openxmlformats.org/officeDocument/2006/relationships/oleObject" Target="embeddings/oleObject1092.bin"/><Relationship Id="rId2359" Type="http://schemas.openxmlformats.org/officeDocument/2006/relationships/oleObject" Target="embeddings/oleObject1226.bin"/><Relationship Id="rId300" Type="http://schemas.openxmlformats.org/officeDocument/2006/relationships/image" Target="media/image143.wmf"/><Relationship Id="rId538" Type="http://schemas.openxmlformats.org/officeDocument/2006/relationships/oleObject" Target="embeddings/oleObject265.bin"/><Relationship Id="rId745" Type="http://schemas.openxmlformats.org/officeDocument/2006/relationships/image" Target="media/image363.wmf"/><Relationship Id="rId952" Type="http://schemas.openxmlformats.org/officeDocument/2006/relationships/image" Target="media/image463.wmf"/><Relationship Id="rId1168" Type="http://schemas.openxmlformats.org/officeDocument/2006/relationships/image" Target="media/image568.wmf"/><Relationship Id="rId1375" Type="http://schemas.openxmlformats.org/officeDocument/2006/relationships/image" Target="media/image669.wmf"/><Relationship Id="rId1582" Type="http://schemas.openxmlformats.org/officeDocument/2006/relationships/image" Target="media/image771.wmf"/><Relationship Id="rId2219" Type="http://schemas.openxmlformats.org/officeDocument/2006/relationships/image" Target="media/image1059.wmf"/><Relationship Id="rId2426" Type="http://schemas.openxmlformats.org/officeDocument/2006/relationships/image" Target="media/image1156.wmf"/><Relationship Id="rId81" Type="http://schemas.openxmlformats.org/officeDocument/2006/relationships/oleObject" Target="embeddings/oleObject39.bin"/><Relationship Id="rId605" Type="http://schemas.openxmlformats.org/officeDocument/2006/relationships/image" Target="media/image295.wmf"/><Relationship Id="rId812" Type="http://schemas.openxmlformats.org/officeDocument/2006/relationships/image" Target="media/image397.wmf"/><Relationship Id="rId1028" Type="http://schemas.openxmlformats.org/officeDocument/2006/relationships/image" Target="media/image501.wmf"/><Relationship Id="rId1235" Type="http://schemas.openxmlformats.org/officeDocument/2006/relationships/image" Target="media/image599.wmf"/><Relationship Id="rId1442" Type="http://schemas.openxmlformats.org/officeDocument/2006/relationships/oleObject" Target="embeddings/oleObject729.bin"/><Relationship Id="rId1887" Type="http://schemas.openxmlformats.org/officeDocument/2006/relationships/oleObject" Target="embeddings/oleObject956.bin"/><Relationship Id="rId1302" Type="http://schemas.openxmlformats.org/officeDocument/2006/relationships/oleObject" Target="embeddings/oleObject659.bin"/><Relationship Id="rId1747" Type="http://schemas.openxmlformats.org/officeDocument/2006/relationships/oleObject" Target="embeddings/oleObject881.bin"/><Relationship Id="rId1954" Type="http://schemas.openxmlformats.org/officeDocument/2006/relationships/image" Target="media/image951.wmf"/><Relationship Id="rId39" Type="http://schemas.openxmlformats.org/officeDocument/2006/relationships/oleObject" Target="embeddings/oleObject18.bin"/><Relationship Id="rId1607" Type="http://schemas.openxmlformats.org/officeDocument/2006/relationships/oleObject" Target="embeddings/oleObject813.bin"/><Relationship Id="rId1814" Type="http://schemas.openxmlformats.org/officeDocument/2006/relationships/oleObject" Target="embeddings/oleObject915.bin"/><Relationship Id="rId188" Type="http://schemas.openxmlformats.org/officeDocument/2006/relationships/image" Target="media/image88.wmf"/><Relationship Id="rId395" Type="http://schemas.openxmlformats.org/officeDocument/2006/relationships/oleObject" Target="embeddings/oleObject197.bin"/><Relationship Id="rId2076" Type="http://schemas.openxmlformats.org/officeDocument/2006/relationships/oleObject" Target="embeddings/oleObject1066.bin"/><Relationship Id="rId2283" Type="http://schemas.openxmlformats.org/officeDocument/2006/relationships/oleObject" Target="embeddings/oleObject1188.bin"/><Relationship Id="rId255" Type="http://schemas.openxmlformats.org/officeDocument/2006/relationships/image" Target="media/image121.wmf"/><Relationship Id="rId462" Type="http://schemas.openxmlformats.org/officeDocument/2006/relationships/image" Target="media/image224.wmf"/><Relationship Id="rId1092" Type="http://schemas.openxmlformats.org/officeDocument/2006/relationships/image" Target="media/image532.wmf"/><Relationship Id="rId1397" Type="http://schemas.openxmlformats.org/officeDocument/2006/relationships/image" Target="media/image680.wmf"/><Relationship Id="rId2143" Type="http://schemas.openxmlformats.org/officeDocument/2006/relationships/oleObject" Target="embeddings/oleObject1103.bin"/><Relationship Id="rId2350" Type="http://schemas.openxmlformats.org/officeDocument/2006/relationships/image" Target="media/image1118.wmf"/><Relationship Id="rId115" Type="http://schemas.openxmlformats.org/officeDocument/2006/relationships/oleObject" Target="embeddings/oleObject56.bin"/><Relationship Id="rId322" Type="http://schemas.openxmlformats.org/officeDocument/2006/relationships/image" Target="media/image154.wmf"/><Relationship Id="rId767" Type="http://schemas.openxmlformats.org/officeDocument/2006/relationships/oleObject" Target="embeddings/oleObject382.bin"/><Relationship Id="rId974" Type="http://schemas.openxmlformats.org/officeDocument/2006/relationships/image" Target="media/image474.wmf"/><Relationship Id="rId2003" Type="http://schemas.openxmlformats.org/officeDocument/2006/relationships/image" Target="media/image973.wmf"/><Relationship Id="rId2210" Type="http://schemas.openxmlformats.org/officeDocument/2006/relationships/oleObject" Target="embeddings/oleObject1145.bin"/><Relationship Id="rId2448" Type="http://schemas.openxmlformats.org/officeDocument/2006/relationships/image" Target="media/image1167.wmf"/><Relationship Id="rId627" Type="http://schemas.openxmlformats.org/officeDocument/2006/relationships/image" Target="media/image306.wmf"/><Relationship Id="rId834" Type="http://schemas.openxmlformats.org/officeDocument/2006/relationships/image" Target="media/image408.wmf"/><Relationship Id="rId1257" Type="http://schemas.openxmlformats.org/officeDocument/2006/relationships/image" Target="media/image610.wmf"/><Relationship Id="rId1464" Type="http://schemas.openxmlformats.org/officeDocument/2006/relationships/oleObject" Target="embeddings/oleObject740.bin"/><Relationship Id="rId1671" Type="http://schemas.openxmlformats.org/officeDocument/2006/relationships/oleObject" Target="embeddings/oleObject844.bin"/><Relationship Id="rId2308" Type="http://schemas.openxmlformats.org/officeDocument/2006/relationships/image" Target="media/image1097.wmf"/><Relationship Id="rId901" Type="http://schemas.openxmlformats.org/officeDocument/2006/relationships/oleObject" Target="embeddings/oleObject453.bin"/><Relationship Id="rId1117" Type="http://schemas.openxmlformats.org/officeDocument/2006/relationships/oleObject" Target="embeddings/oleObject562.bin"/><Relationship Id="rId1324" Type="http://schemas.openxmlformats.org/officeDocument/2006/relationships/oleObject" Target="embeddings/oleObject670.bin"/><Relationship Id="rId1531" Type="http://schemas.openxmlformats.org/officeDocument/2006/relationships/oleObject" Target="embeddings/oleObject775.bin"/><Relationship Id="rId1769" Type="http://schemas.openxmlformats.org/officeDocument/2006/relationships/image" Target="media/image866.wmf"/><Relationship Id="rId1976" Type="http://schemas.openxmlformats.org/officeDocument/2006/relationships/oleObject" Target="embeddings/oleObject1004.bin"/><Relationship Id="rId30" Type="http://schemas.openxmlformats.org/officeDocument/2006/relationships/oleObject" Target="embeddings/oleObject12.bin"/><Relationship Id="rId1629" Type="http://schemas.openxmlformats.org/officeDocument/2006/relationships/oleObject" Target="embeddings/oleObject824.bin"/><Relationship Id="rId1836" Type="http://schemas.openxmlformats.org/officeDocument/2006/relationships/image" Target="media/image896.wmf"/><Relationship Id="rId1903" Type="http://schemas.openxmlformats.org/officeDocument/2006/relationships/oleObject" Target="embeddings/oleObject965.bin"/><Relationship Id="rId2098" Type="http://schemas.openxmlformats.org/officeDocument/2006/relationships/image" Target="media/image1007.wmf"/><Relationship Id="rId277" Type="http://schemas.openxmlformats.org/officeDocument/2006/relationships/image" Target="media/image132.wmf"/><Relationship Id="rId484" Type="http://schemas.openxmlformats.org/officeDocument/2006/relationships/oleObject" Target="embeddings/oleObject242.bin"/><Relationship Id="rId2165" Type="http://schemas.openxmlformats.org/officeDocument/2006/relationships/oleObject" Target="embeddings/oleObject1116.bin"/><Relationship Id="rId137" Type="http://schemas.openxmlformats.org/officeDocument/2006/relationships/oleObject" Target="embeddings/oleObject67.bin"/><Relationship Id="rId344" Type="http://schemas.openxmlformats.org/officeDocument/2006/relationships/image" Target="media/image165.wmf"/><Relationship Id="rId691" Type="http://schemas.openxmlformats.org/officeDocument/2006/relationships/image" Target="media/image337.wmf"/><Relationship Id="rId789" Type="http://schemas.openxmlformats.org/officeDocument/2006/relationships/oleObject" Target="embeddings/oleObject393.bin"/><Relationship Id="rId996" Type="http://schemas.openxmlformats.org/officeDocument/2006/relationships/image" Target="media/image485.wmf"/><Relationship Id="rId2025" Type="http://schemas.openxmlformats.org/officeDocument/2006/relationships/image" Target="media/image980.wmf"/><Relationship Id="rId2372" Type="http://schemas.openxmlformats.org/officeDocument/2006/relationships/image" Target="media/image1129.wmf"/><Relationship Id="rId551" Type="http://schemas.openxmlformats.org/officeDocument/2006/relationships/oleObject" Target="embeddings/oleObject273.bin"/><Relationship Id="rId649" Type="http://schemas.openxmlformats.org/officeDocument/2006/relationships/image" Target="media/image317.wmf"/><Relationship Id="rId856" Type="http://schemas.openxmlformats.org/officeDocument/2006/relationships/image" Target="media/image418.wmf"/><Relationship Id="rId1181" Type="http://schemas.openxmlformats.org/officeDocument/2006/relationships/oleObject" Target="embeddings/oleObject597.bin"/><Relationship Id="rId1279" Type="http://schemas.openxmlformats.org/officeDocument/2006/relationships/image" Target="media/image621.wmf"/><Relationship Id="rId1486" Type="http://schemas.openxmlformats.org/officeDocument/2006/relationships/oleObject" Target="embeddings/oleObject751.bin"/><Relationship Id="rId2232" Type="http://schemas.openxmlformats.org/officeDocument/2006/relationships/oleObject" Target="embeddings/oleObject1157.bin"/><Relationship Id="rId204" Type="http://schemas.openxmlformats.org/officeDocument/2006/relationships/oleObject" Target="embeddings/oleObject101.bin"/><Relationship Id="rId411" Type="http://schemas.openxmlformats.org/officeDocument/2006/relationships/oleObject" Target="embeddings/oleObject205.bin"/><Relationship Id="rId509" Type="http://schemas.openxmlformats.org/officeDocument/2006/relationships/image" Target="media/image249.emf"/><Relationship Id="rId1041" Type="http://schemas.openxmlformats.org/officeDocument/2006/relationships/oleObject" Target="embeddings/oleObject524.bin"/><Relationship Id="rId1139" Type="http://schemas.openxmlformats.org/officeDocument/2006/relationships/oleObject" Target="embeddings/oleObject573.bin"/><Relationship Id="rId1346" Type="http://schemas.openxmlformats.org/officeDocument/2006/relationships/oleObject" Target="embeddings/oleObject681.bin"/><Relationship Id="rId1693" Type="http://schemas.openxmlformats.org/officeDocument/2006/relationships/image" Target="media/image828.wmf"/><Relationship Id="rId1998" Type="http://schemas.openxmlformats.org/officeDocument/2006/relationships/image" Target="media/image971.wmf"/><Relationship Id="rId716" Type="http://schemas.openxmlformats.org/officeDocument/2006/relationships/oleObject" Target="embeddings/oleObject359.bin"/><Relationship Id="rId923" Type="http://schemas.openxmlformats.org/officeDocument/2006/relationships/oleObject" Target="embeddings/oleObject464.bin"/><Relationship Id="rId1553" Type="http://schemas.openxmlformats.org/officeDocument/2006/relationships/oleObject" Target="embeddings/oleObject786.bin"/><Relationship Id="rId1760" Type="http://schemas.openxmlformats.org/officeDocument/2006/relationships/image" Target="media/image862.wmf"/><Relationship Id="rId1858" Type="http://schemas.openxmlformats.org/officeDocument/2006/relationships/image" Target="media/image907.wmf"/><Relationship Id="rId52" Type="http://schemas.openxmlformats.org/officeDocument/2006/relationships/oleObject" Target="embeddings/oleObject25.bin"/><Relationship Id="rId1206" Type="http://schemas.openxmlformats.org/officeDocument/2006/relationships/image" Target="media/image584.wmf"/><Relationship Id="rId1413" Type="http://schemas.openxmlformats.org/officeDocument/2006/relationships/image" Target="media/image688.wmf"/><Relationship Id="rId1620" Type="http://schemas.openxmlformats.org/officeDocument/2006/relationships/image" Target="media/image790.wmf"/><Relationship Id="rId1718" Type="http://schemas.openxmlformats.org/officeDocument/2006/relationships/oleObject" Target="embeddings/oleObject867.bin"/><Relationship Id="rId1925" Type="http://schemas.openxmlformats.org/officeDocument/2006/relationships/image" Target="media/image938.wmf"/><Relationship Id="rId299" Type="http://schemas.openxmlformats.org/officeDocument/2006/relationships/oleObject" Target="embeddings/oleObject149.bin"/><Relationship Id="rId2187" Type="http://schemas.openxmlformats.org/officeDocument/2006/relationships/oleObject" Target="embeddings/oleObject1129.bin"/><Relationship Id="rId2394" Type="http://schemas.openxmlformats.org/officeDocument/2006/relationships/image" Target="media/image1140.wmf"/><Relationship Id="rId159" Type="http://schemas.openxmlformats.org/officeDocument/2006/relationships/oleObject" Target="embeddings/oleObject78.bin"/><Relationship Id="rId366" Type="http://schemas.openxmlformats.org/officeDocument/2006/relationships/image" Target="media/image176.wmf"/><Relationship Id="rId573" Type="http://schemas.openxmlformats.org/officeDocument/2006/relationships/oleObject" Target="embeddings/oleObject285.bin"/><Relationship Id="rId780" Type="http://schemas.openxmlformats.org/officeDocument/2006/relationships/image" Target="media/image381.wmf"/><Relationship Id="rId2047" Type="http://schemas.openxmlformats.org/officeDocument/2006/relationships/image" Target="media/image989.wmf"/><Relationship Id="rId2254" Type="http://schemas.openxmlformats.org/officeDocument/2006/relationships/oleObject" Target="embeddings/oleObject1170.bin"/><Relationship Id="rId2461" Type="http://schemas.openxmlformats.org/officeDocument/2006/relationships/oleObject" Target="embeddings/oleObject1277.bin"/><Relationship Id="rId226" Type="http://schemas.openxmlformats.org/officeDocument/2006/relationships/oleObject" Target="embeddings/oleObject112.bin"/><Relationship Id="rId433" Type="http://schemas.openxmlformats.org/officeDocument/2006/relationships/oleObject" Target="embeddings/oleObject216.bin"/><Relationship Id="rId878" Type="http://schemas.openxmlformats.org/officeDocument/2006/relationships/image" Target="media/image429.wmf"/><Relationship Id="rId1063" Type="http://schemas.openxmlformats.org/officeDocument/2006/relationships/oleObject" Target="embeddings/oleObject535.bin"/><Relationship Id="rId1270" Type="http://schemas.openxmlformats.org/officeDocument/2006/relationships/oleObject" Target="embeddings/oleObject643.bin"/><Relationship Id="rId2114" Type="http://schemas.openxmlformats.org/officeDocument/2006/relationships/image" Target="media/image1015.wmf"/><Relationship Id="rId640" Type="http://schemas.openxmlformats.org/officeDocument/2006/relationships/oleObject" Target="embeddings/oleObject320.bin"/><Relationship Id="rId738" Type="http://schemas.openxmlformats.org/officeDocument/2006/relationships/image" Target="media/image359.emf"/><Relationship Id="rId945" Type="http://schemas.openxmlformats.org/officeDocument/2006/relationships/oleObject" Target="embeddings/oleObject475.bin"/><Relationship Id="rId1368" Type="http://schemas.openxmlformats.org/officeDocument/2006/relationships/oleObject" Target="embeddings/oleObject692.bin"/><Relationship Id="rId1575" Type="http://schemas.openxmlformats.org/officeDocument/2006/relationships/oleObject" Target="embeddings/oleObject797.bin"/><Relationship Id="rId1782" Type="http://schemas.openxmlformats.org/officeDocument/2006/relationships/oleObject" Target="embeddings/oleObject899.bin"/><Relationship Id="rId2321" Type="http://schemas.openxmlformats.org/officeDocument/2006/relationships/oleObject" Target="embeddings/oleObject1207.bin"/><Relationship Id="rId2419" Type="http://schemas.openxmlformats.org/officeDocument/2006/relationships/oleObject" Target="embeddings/oleObject1256.bin"/><Relationship Id="rId74" Type="http://schemas.openxmlformats.org/officeDocument/2006/relationships/image" Target="media/image31.wmf"/><Relationship Id="rId500" Type="http://schemas.openxmlformats.org/officeDocument/2006/relationships/image" Target="media/image244.emf"/><Relationship Id="rId805" Type="http://schemas.openxmlformats.org/officeDocument/2006/relationships/oleObject" Target="embeddings/oleObject401.bin"/><Relationship Id="rId1130" Type="http://schemas.openxmlformats.org/officeDocument/2006/relationships/image" Target="media/image551.wmf"/><Relationship Id="rId1228" Type="http://schemas.openxmlformats.org/officeDocument/2006/relationships/oleObject" Target="embeddings/oleObject622.bin"/><Relationship Id="rId1435" Type="http://schemas.openxmlformats.org/officeDocument/2006/relationships/image" Target="media/image699.wmf"/><Relationship Id="rId1642" Type="http://schemas.openxmlformats.org/officeDocument/2006/relationships/image" Target="media/image801.wmf"/><Relationship Id="rId1947" Type="http://schemas.openxmlformats.org/officeDocument/2006/relationships/oleObject" Target="embeddings/oleObject989.bin"/><Relationship Id="rId1502" Type="http://schemas.openxmlformats.org/officeDocument/2006/relationships/oleObject" Target="embeddings/oleObject759.bin"/><Relationship Id="rId1807" Type="http://schemas.openxmlformats.org/officeDocument/2006/relationships/image" Target="media/image885.wmf"/><Relationship Id="rId290" Type="http://schemas.openxmlformats.org/officeDocument/2006/relationships/image" Target="media/image138.wmf"/><Relationship Id="rId388" Type="http://schemas.openxmlformats.org/officeDocument/2006/relationships/image" Target="media/image187.wmf"/><Relationship Id="rId2069" Type="http://schemas.openxmlformats.org/officeDocument/2006/relationships/oleObject" Target="embeddings/oleObject1060.bin"/><Relationship Id="rId150" Type="http://schemas.openxmlformats.org/officeDocument/2006/relationships/image" Target="media/image69.wmf"/><Relationship Id="rId595" Type="http://schemas.openxmlformats.org/officeDocument/2006/relationships/oleObject" Target="embeddings/oleObject297.bin"/><Relationship Id="rId2276" Type="http://schemas.openxmlformats.org/officeDocument/2006/relationships/oleObject" Target="embeddings/oleObject1184.bin"/><Relationship Id="rId248" Type="http://schemas.openxmlformats.org/officeDocument/2006/relationships/oleObject" Target="embeddings/oleObject123.bin"/><Relationship Id="rId455" Type="http://schemas.openxmlformats.org/officeDocument/2006/relationships/oleObject" Target="embeddings/oleObject227.bin"/><Relationship Id="rId662" Type="http://schemas.openxmlformats.org/officeDocument/2006/relationships/oleObject" Target="embeddings/oleObject332.bin"/><Relationship Id="rId1085" Type="http://schemas.openxmlformats.org/officeDocument/2006/relationships/oleObject" Target="embeddings/oleObject546.bin"/><Relationship Id="rId1292" Type="http://schemas.openxmlformats.org/officeDocument/2006/relationships/oleObject" Target="embeddings/oleObject654.bin"/><Relationship Id="rId2136" Type="http://schemas.openxmlformats.org/officeDocument/2006/relationships/image" Target="media/image1026.wmf"/><Relationship Id="rId2343" Type="http://schemas.openxmlformats.org/officeDocument/2006/relationships/oleObject" Target="embeddings/oleObject1218.bin"/><Relationship Id="rId108" Type="http://schemas.openxmlformats.org/officeDocument/2006/relationships/image" Target="media/image48.wmf"/><Relationship Id="rId315" Type="http://schemas.openxmlformats.org/officeDocument/2006/relationships/oleObject" Target="embeddings/oleObject157.bin"/><Relationship Id="rId522" Type="http://schemas.openxmlformats.org/officeDocument/2006/relationships/image" Target="media/image257.wmf"/><Relationship Id="rId967" Type="http://schemas.openxmlformats.org/officeDocument/2006/relationships/oleObject" Target="embeddings/oleObject486.bin"/><Relationship Id="rId1152" Type="http://schemas.openxmlformats.org/officeDocument/2006/relationships/image" Target="media/image562.wmf"/><Relationship Id="rId1597" Type="http://schemas.openxmlformats.org/officeDocument/2006/relationships/oleObject" Target="embeddings/oleObject808.bin"/><Relationship Id="rId2203" Type="http://schemas.openxmlformats.org/officeDocument/2006/relationships/oleObject" Target="embeddings/oleObject1140.bin"/><Relationship Id="rId2410" Type="http://schemas.openxmlformats.org/officeDocument/2006/relationships/image" Target="media/image1148.wmf"/><Relationship Id="rId96" Type="http://schemas.openxmlformats.org/officeDocument/2006/relationships/image" Target="media/image42.wmf"/><Relationship Id="rId827" Type="http://schemas.openxmlformats.org/officeDocument/2006/relationships/oleObject" Target="embeddings/oleObject412.bin"/><Relationship Id="rId1012" Type="http://schemas.openxmlformats.org/officeDocument/2006/relationships/image" Target="media/image493.wmf"/><Relationship Id="rId1457" Type="http://schemas.openxmlformats.org/officeDocument/2006/relationships/image" Target="media/image710.wmf"/><Relationship Id="rId1664" Type="http://schemas.openxmlformats.org/officeDocument/2006/relationships/image" Target="media/image813.wmf"/><Relationship Id="rId1871" Type="http://schemas.openxmlformats.org/officeDocument/2006/relationships/image" Target="media/image913.wmf"/><Relationship Id="rId1317" Type="http://schemas.openxmlformats.org/officeDocument/2006/relationships/image" Target="media/image640.wmf"/><Relationship Id="rId1524" Type="http://schemas.openxmlformats.org/officeDocument/2006/relationships/oleObject" Target="embeddings/oleObject771.bin"/><Relationship Id="rId1731" Type="http://schemas.openxmlformats.org/officeDocument/2006/relationships/image" Target="media/image847.wmf"/><Relationship Id="rId1969" Type="http://schemas.openxmlformats.org/officeDocument/2006/relationships/oleObject" Target="embeddings/oleObject1000.bin"/><Relationship Id="rId23" Type="http://schemas.openxmlformats.org/officeDocument/2006/relationships/oleObject" Target="embeddings/oleObject8.bin"/><Relationship Id="rId1829" Type="http://schemas.openxmlformats.org/officeDocument/2006/relationships/oleObject" Target="embeddings/oleObject926.bin"/><Relationship Id="rId2298" Type="http://schemas.openxmlformats.org/officeDocument/2006/relationships/image" Target="media/image1092.wmf"/><Relationship Id="rId172" Type="http://schemas.openxmlformats.org/officeDocument/2006/relationships/image" Target="media/image80.wmf"/><Relationship Id="rId477" Type="http://schemas.openxmlformats.org/officeDocument/2006/relationships/image" Target="media/image231.wmf"/><Relationship Id="rId684" Type="http://schemas.openxmlformats.org/officeDocument/2006/relationships/oleObject" Target="embeddings/oleObject343.bin"/><Relationship Id="rId2060" Type="http://schemas.openxmlformats.org/officeDocument/2006/relationships/oleObject" Target="embeddings/oleObject1055.bin"/><Relationship Id="rId2158" Type="http://schemas.openxmlformats.org/officeDocument/2006/relationships/image" Target="media/image1036.wmf"/><Relationship Id="rId2365" Type="http://schemas.openxmlformats.org/officeDocument/2006/relationships/oleObject" Target="embeddings/oleObject1229.bin"/><Relationship Id="rId337" Type="http://schemas.openxmlformats.org/officeDocument/2006/relationships/oleObject" Target="embeddings/oleObject168.bin"/><Relationship Id="rId891" Type="http://schemas.openxmlformats.org/officeDocument/2006/relationships/image" Target="media/image434.wmf"/><Relationship Id="rId989" Type="http://schemas.openxmlformats.org/officeDocument/2006/relationships/image" Target="media/image481.wmf"/><Relationship Id="rId2018" Type="http://schemas.openxmlformats.org/officeDocument/2006/relationships/oleObject" Target="embeddings/oleObject1029.bin"/><Relationship Id="rId544" Type="http://schemas.openxmlformats.org/officeDocument/2006/relationships/oleObject" Target="embeddings/oleObject269.bin"/><Relationship Id="rId751" Type="http://schemas.openxmlformats.org/officeDocument/2006/relationships/image" Target="media/image366.wmf"/><Relationship Id="rId849" Type="http://schemas.openxmlformats.org/officeDocument/2006/relationships/image" Target="media/image415.wmf"/><Relationship Id="rId1174" Type="http://schemas.openxmlformats.org/officeDocument/2006/relationships/oleObject" Target="embeddings/oleObject593.bin"/><Relationship Id="rId1381" Type="http://schemas.openxmlformats.org/officeDocument/2006/relationships/image" Target="media/image672.wmf"/><Relationship Id="rId1479" Type="http://schemas.openxmlformats.org/officeDocument/2006/relationships/image" Target="media/image721.wmf"/><Relationship Id="rId1686" Type="http://schemas.openxmlformats.org/officeDocument/2006/relationships/oleObject" Target="embeddings/oleObject851.bin"/><Relationship Id="rId2225" Type="http://schemas.openxmlformats.org/officeDocument/2006/relationships/image" Target="media/image1062.wmf"/><Relationship Id="rId2432" Type="http://schemas.openxmlformats.org/officeDocument/2006/relationships/image" Target="media/image1159.wmf"/><Relationship Id="rId404" Type="http://schemas.openxmlformats.org/officeDocument/2006/relationships/image" Target="media/image195.wmf"/><Relationship Id="rId611" Type="http://schemas.openxmlformats.org/officeDocument/2006/relationships/image" Target="media/image297.emf"/><Relationship Id="rId1034" Type="http://schemas.openxmlformats.org/officeDocument/2006/relationships/image" Target="media/image503.wmf"/><Relationship Id="rId1241" Type="http://schemas.openxmlformats.org/officeDocument/2006/relationships/image" Target="media/image602.wmf"/><Relationship Id="rId1339" Type="http://schemas.openxmlformats.org/officeDocument/2006/relationships/image" Target="media/image651.wmf"/><Relationship Id="rId1893" Type="http://schemas.openxmlformats.org/officeDocument/2006/relationships/oleObject" Target="embeddings/oleObject960.bin"/><Relationship Id="rId709" Type="http://schemas.openxmlformats.org/officeDocument/2006/relationships/image" Target="media/image346.wmf"/><Relationship Id="rId916" Type="http://schemas.openxmlformats.org/officeDocument/2006/relationships/image" Target="media/image445.wmf"/><Relationship Id="rId1101" Type="http://schemas.openxmlformats.org/officeDocument/2006/relationships/oleObject" Target="embeddings/oleObject554.bin"/><Relationship Id="rId1546" Type="http://schemas.openxmlformats.org/officeDocument/2006/relationships/image" Target="media/image753.wmf"/><Relationship Id="rId1753" Type="http://schemas.openxmlformats.org/officeDocument/2006/relationships/oleObject" Target="embeddings/oleObject884.bin"/><Relationship Id="rId1960" Type="http://schemas.openxmlformats.org/officeDocument/2006/relationships/image" Target="media/image954.wmf"/><Relationship Id="rId45" Type="http://schemas.openxmlformats.org/officeDocument/2006/relationships/image" Target="media/image16.wmf"/><Relationship Id="rId1406" Type="http://schemas.openxmlformats.org/officeDocument/2006/relationships/oleObject" Target="embeddings/oleObject711.bin"/><Relationship Id="rId1613" Type="http://schemas.openxmlformats.org/officeDocument/2006/relationships/oleObject" Target="embeddings/oleObject816.bin"/><Relationship Id="rId1820" Type="http://schemas.openxmlformats.org/officeDocument/2006/relationships/image" Target="media/image889.wmf"/><Relationship Id="rId194" Type="http://schemas.openxmlformats.org/officeDocument/2006/relationships/oleObject" Target="embeddings/oleObject96.bin"/><Relationship Id="rId1918" Type="http://schemas.openxmlformats.org/officeDocument/2006/relationships/image" Target="media/image935.wmf"/><Relationship Id="rId2082" Type="http://schemas.openxmlformats.org/officeDocument/2006/relationships/image" Target="media/image1001.wmf"/><Relationship Id="rId261" Type="http://schemas.openxmlformats.org/officeDocument/2006/relationships/image" Target="media/image124.wmf"/><Relationship Id="rId499" Type="http://schemas.openxmlformats.org/officeDocument/2006/relationships/image" Target="media/image243.emf"/><Relationship Id="rId2387" Type="http://schemas.openxmlformats.org/officeDocument/2006/relationships/oleObject" Target="embeddings/oleObject1240.bin"/><Relationship Id="rId359" Type="http://schemas.openxmlformats.org/officeDocument/2006/relationships/oleObject" Target="embeddings/oleObject179.bin"/><Relationship Id="rId566" Type="http://schemas.openxmlformats.org/officeDocument/2006/relationships/oleObject" Target="embeddings/oleObject281.bin"/><Relationship Id="rId773" Type="http://schemas.openxmlformats.org/officeDocument/2006/relationships/oleObject" Target="embeddings/oleObject385.bin"/><Relationship Id="rId1196" Type="http://schemas.openxmlformats.org/officeDocument/2006/relationships/oleObject" Target="embeddings/oleObject606.bin"/><Relationship Id="rId2247" Type="http://schemas.openxmlformats.org/officeDocument/2006/relationships/oleObject" Target="embeddings/oleObject1165.bin"/><Relationship Id="rId2454" Type="http://schemas.openxmlformats.org/officeDocument/2006/relationships/image" Target="media/image1170.wmf"/><Relationship Id="rId121" Type="http://schemas.openxmlformats.org/officeDocument/2006/relationships/oleObject" Target="embeddings/oleObject59.bin"/><Relationship Id="rId219" Type="http://schemas.openxmlformats.org/officeDocument/2006/relationships/image" Target="media/image103.wmf"/><Relationship Id="rId426" Type="http://schemas.openxmlformats.org/officeDocument/2006/relationships/image" Target="media/image206.wmf"/><Relationship Id="rId633" Type="http://schemas.openxmlformats.org/officeDocument/2006/relationships/image" Target="media/image309.wmf"/><Relationship Id="rId980" Type="http://schemas.openxmlformats.org/officeDocument/2006/relationships/oleObject" Target="embeddings/oleObject493.bin"/><Relationship Id="rId1056" Type="http://schemas.openxmlformats.org/officeDocument/2006/relationships/image" Target="media/image514.wmf"/><Relationship Id="rId1263" Type="http://schemas.openxmlformats.org/officeDocument/2006/relationships/image" Target="media/image613.wmf"/><Relationship Id="rId2107" Type="http://schemas.openxmlformats.org/officeDocument/2006/relationships/oleObject" Target="embeddings/oleObject1085.bin"/><Relationship Id="rId2314" Type="http://schemas.openxmlformats.org/officeDocument/2006/relationships/image" Target="media/image1100.wmf"/><Relationship Id="rId840" Type="http://schemas.openxmlformats.org/officeDocument/2006/relationships/oleObject" Target="embeddings/oleObject419.bin"/><Relationship Id="rId938" Type="http://schemas.openxmlformats.org/officeDocument/2006/relationships/image" Target="media/image456.wmf"/><Relationship Id="rId1470" Type="http://schemas.openxmlformats.org/officeDocument/2006/relationships/oleObject" Target="embeddings/oleObject743.bin"/><Relationship Id="rId1568" Type="http://schemas.openxmlformats.org/officeDocument/2006/relationships/image" Target="media/image764.wmf"/><Relationship Id="rId1775" Type="http://schemas.openxmlformats.org/officeDocument/2006/relationships/image" Target="media/image869.wmf"/><Relationship Id="rId67" Type="http://schemas.openxmlformats.org/officeDocument/2006/relationships/oleObject" Target="embeddings/oleObject32.bin"/><Relationship Id="rId700" Type="http://schemas.openxmlformats.org/officeDocument/2006/relationships/oleObject" Target="embeddings/oleObject351.bin"/><Relationship Id="rId1123" Type="http://schemas.openxmlformats.org/officeDocument/2006/relationships/oleObject" Target="embeddings/oleObject565.bin"/><Relationship Id="rId1330" Type="http://schemas.openxmlformats.org/officeDocument/2006/relationships/oleObject" Target="embeddings/oleObject673.bin"/><Relationship Id="rId1428" Type="http://schemas.openxmlformats.org/officeDocument/2006/relationships/oleObject" Target="embeddings/oleObject722.bin"/><Relationship Id="rId1635" Type="http://schemas.openxmlformats.org/officeDocument/2006/relationships/oleObject" Target="embeddings/oleObject827.bin"/><Relationship Id="rId1982" Type="http://schemas.openxmlformats.org/officeDocument/2006/relationships/oleObject" Target="embeddings/oleObject1007.bin"/><Relationship Id="rId1842" Type="http://schemas.openxmlformats.org/officeDocument/2006/relationships/image" Target="media/image899.wmf"/><Relationship Id="rId1702" Type="http://schemas.openxmlformats.org/officeDocument/2006/relationships/oleObject" Target="embeddings/oleObject859.bin"/><Relationship Id="rId283" Type="http://schemas.openxmlformats.org/officeDocument/2006/relationships/image" Target="media/image135.wmf"/><Relationship Id="rId490" Type="http://schemas.openxmlformats.org/officeDocument/2006/relationships/oleObject" Target="embeddings/oleObject245.bin"/><Relationship Id="rId2171" Type="http://schemas.openxmlformats.org/officeDocument/2006/relationships/oleObject" Target="embeddings/oleObject1119.bin"/><Relationship Id="rId143" Type="http://schemas.openxmlformats.org/officeDocument/2006/relationships/oleObject" Target="embeddings/oleObject70.bin"/><Relationship Id="rId350" Type="http://schemas.openxmlformats.org/officeDocument/2006/relationships/image" Target="media/image168.wmf"/><Relationship Id="rId588" Type="http://schemas.openxmlformats.org/officeDocument/2006/relationships/oleObject" Target="embeddings/oleObject293.bin"/><Relationship Id="rId795" Type="http://schemas.openxmlformats.org/officeDocument/2006/relationships/oleObject" Target="embeddings/oleObject396.bin"/><Relationship Id="rId2031" Type="http://schemas.openxmlformats.org/officeDocument/2006/relationships/oleObject" Target="embeddings/oleObject1038.bin"/><Relationship Id="rId2269" Type="http://schemas.openxmlformats.org/officeDocument/2006/relationships/oleObject" Target="embeddings/oleObject1179.bin"/><Relationship Id="rId9" Type="http://schemas.openxmlformats.org/officeDocument/2006/relationships/image" Target="media/image1.wmf"/><Relationship Id="rId210" Type="http://schemas.openxmlformats.org/officeDocument/2006/relationships/oleObject" Target="embeddings/oleObject104.bin"/><Relationship Id="rId448" Type="http://schemas.openxmlformats.org/officeDocument/2006/relationships/image" Target="media/image217.wmf"/><Relationship Id="rId655" Type="http://schemas.openxmlformats.org/officeDocument/2006/relationships/image" Target="media/image320.wmf"/><Relationship Id="rId862" Type="http://schemas.openxmlformats.org/officeDocument/2006/relationships/image" Target="media/image421.wmf"/><Relationship Id="rId1078" Type="http://schemas.openxmlformats.org/officeDocument/2006/relationships/image" Target="media/image525.wmf"/><Relationship Id="rId1285" Type="http://schemas.openxmlformats.org/officeDocument/2006/relationships/image" Target="media/image624.wmf"/><Relationship Id="rId1492" Type="http://schemas.openxmlformats.org/officeDocument/2006/relationships/oleObject" Target="embeddings/oleObject754.bin"/><Relationship Id="rId2129" Type="http://schemas.openxmlformats.org/officeDocument/2006/relationships/oleObject" Target="embeddings/oleObject1096.bin"/><Relationship Id="rId2336" Type="http://schemas.openxmlformats.org/officeDocument/2006/relationships/image" Target="media/image1111.wmf"/><Relationship Id="rId308" Type="http://schemas.openxmlformats.org/officeDocument/2006/relationships/image" Target="media/image147.wmf"/><Relationship Id="rId515" Type="http://schemas.openxmlformats.org/officeDocument/2006/relationships/oleObject" Target="embeddings/oleObject254.bin"/><Relationship Id="rId722" Type="http://schemas.openxmlformats.org/officeDocument/2006/relationships/image" Target="media/image351.wmf"/><Relationship Id="rId1145" Type="http://schemas.openxmlformats.org/officeDocument/2006/relationships/oleObject" Target="embeddings/oleObject576.bin"/><Relationship Id="rId1352" Type="http://schemas.openxmlformats.org/officeDocument/2006/relationships/oleObject" Target="embeddings/oleObject684.bin"/><Relationship Id="rId1797" Type="http://schemas.openxmlformats.org/officeDocument/2006/relationships/image" Target="media/image880.wmf"/><Relationship Id="rId2403" Type="http://schemas.openxmlformats.org/officeDocument/2006/relationships/oleObject" Target="embeddings/oleObject1248.bin"/><Relationship Id="rId89" Type="http://schemas.openxmlformats.org/officeDocument/2006/relationships/oleObject" Target="embeddings/oleObject43.bin"/><Relationship Id="rId1005" Type="http://schemas.openxmlformats.org/officeDocument/2006/relationships/oleObject" Target="embeddings/oleObject505.bin"/><Relationship Id="rId1212" Type="http://schemas.openxmlformats.org/officeDocument/2006/relationships/image" Target="media/image587.wmf"/><Relationship Id="rId1657" Type="http://schemas.openxmlformats.org/officeDocument/2006/relationships/image" Target="media/image809.jpeg"/><Relationship Id="rId1864" Type="http://schemas.openxmlformats.org/officeDocument/2006/relationships/image" Target="media/image910.wmf"/><Relationship Id="rId1517" Type="http://schemas.openxmlformats.org/officeDocument/2006/relationships/oleObject" Target="embeddings/oleObject767.bin"/><Relationship Id="rId1724" Type="http://schemas.openxmlformats.org/officeDocument/2006/relationships/oleObject" Target="embeddings/oleObject870.bin"/><Relationship Id="rId16" Type="http://schemas.openxmlformats.org/officeDocument/2006/relationships/oleObject" Target="embeddings/oleObject4.bin"/><Relationship Id="rId1931" Type="http://schemas.openxmlformats.org/officeDocument/2006/relationships/oleObject" Target="embeddings/oleObject980.bin"/><Relationship Id="rId2193" Type="http://schemas.openxmlformats.org/officeDocument/2006/relationships/oleObject" Target="embeddings/oleObject1133.bin"/><Relationship Id="rId165" Type="http://schemas.openxmlformats.org/officeDocument/2006/relationships/oleObject" Target="embeddings/oleObject81.bin"/><Relationship Id="rId372" Type="http://schemas.openxmlformats.org/officeDocument/2006/relationships/image" Target="media/image179.wmf"/><Relationship Id="rId677" Type="http://schemas.openxmlformats.org/officeDocument/2006/relationships/image" Target="media/image330.wmf"/><Relationship Id="rId2053" Type="http://schemas.openxmlformats.org/officeDocument/2006/relationships/image" Target="media/image991.wmf"/><Relationship Id="rId2260" Type="http://schemas.openxmlformats.org/officeDocument/2006/relationships/image" Target="media/image1076.wmf"/><Relationship Id="rId2358" Type="http://schemas.openxmlformats.org/officeDocument/2006/relationships/image" Target="media/image1122.wmf"/><Relationship Id="rId232" Type="http://schemas.openxmlformats.org/officeDocument/2006/relationships/oleObject" Target="embeddings/oleObject115.bin"/><Relationship Id="rId884" Type="http://schemas.openxmlformats.org/officeDocument/2006/relationships/oleObject" Target="embeddings/oleObject442.bin"/><Relationship Id="rId2120" Type="http://schemas.openxmlformats.org/officeDocument/2006/relationships/image" Target="media/image1018.wmf"/><Relationship Id="rId537" Type="http://schemas.openxmlformats.org/officeDocument/2006/relationships/image" Target="media/image265.wmf"/><Relationship Id="rId744" Type="http://schemas.openxmlformats.org/officeDocument/2006/relationships/image" Target="media/image362.wmf"/><Relationship Id="rId951" Type="http://schemas.openxmlformats.org/officeDocument/2006/relationships/oleObject" Target="embeddings/oleObject478.bin"/><Relationship Id="rId1167" Type="http://schemas.openxmlformats.org/officeDocument/2006/relationships/oleObject" Target="embeddings/oleObject589.bin"/><Relationship Id="rId1374" Type="http://schemas.openxmlformats.org/officeDocument/2006/relationships/oleObject" Target="embeddings/oleObject695.bin"/><Relationship Id="rId1581" Type="http://schemas.openxmlformats.org/officeDocument/2006/relationships/oleObject" Target="embeddings/oleObject800.bin"/><Relationship Id="rId1679" Type="http://schemas.openxmlformats.org/officeDocument/2006/relationships/image" Target="media/image821.wmf"/><Relationship Id="rId2218" Type="http://schemas.openxmlformats.org/officeDocument/2006/relationships/oleObject" Target="embeddings/oleObject1149.bin"/><Relationship Id="rId2425" Type="http://schemas.openxmlformats.org/officeDocument/2006/relationships/oleObject" Target="embeddings/oleObject1259.bin"/><Relationship Id="rId80" Type="http://schemas.openxmlformats.org/officeDocument/2006/relationships/image" Target="media/image34.wmf"/><Relationship Id="rId604" Type="http://schemas.openxmlformats.org/officeDocument/2006/relationships/oleObject" Target="embeddings/oleObject302.bin"/><Relationship Id="rId811" Type="http://schemas.openxmlformats.org/officeDocument/2006/relationships/oleObject" Target="embeddings/oleObject404.bin"/><Relationship Id="rId1027" Type="http://schemas.openxmlformats.org/officeDocument/2006/relationships/oleObject" Target="embeddings/oleObject516.bin"/><Relationship Id="rId1234" Type="http://schemas.openxmlformats.org/officeDocument/2006/relationships/oleObject" Target="embeddings/oleObject625.bin"/><Relationship Id="rId1441" Type="http://schemas.openxmlformats.org/officeDocument/2006/relationships/image" Target="media/image702.wmf"/><Relationship Id="rId1886" Type="http://schemas.openxmlformats.org/officeDocument/2006/relationships/image" Target="media/image920.wmf"/><Relationship Id="rId909" Type="http://schemas.openxmlformats.org/officeDocument/2006/relationships/oleObject" Target="embeddings/oleObject457.bin"/><Relationship Id="rId1301" Type="http://schemas.openxmlformats.org/officeDocument/2006/relationships/image" Target="media/image632.wmf"/><Relationship Id="rId1539" Type="http://schemas.openxmlformats.org/officeDocument/2006/relationships/oleObject" Target="embeddings/oleObject779.bin"/><Relationship Id="rId1746" Type="http://schemas.openxmlformats.org/officeDocument/2006/relationships/image" Target="media/image855.wmf"/><Relationship Id="rId1953" Type="http://schemas.openxmlformats.org/officeDocument/2006/relationships/oleObject" Target="embeddings/oleObject992.bin"/><Relationship Id="rId38" Type="http://schemas.openxmlformats.org/officeDocument/2006/relationships/image" Target="media/image13.wmf"/><Relationship Id="rId1606" Type="http://schemas.openxmlformats.org/officeDocument/2006/relationships/image" Target="media/image783.wmf"/><Relationship Id="rId1813" Type="http://schemas.openxmlformats.org/officeDocument/2006/relationships/image" Target="media/image888.wmf"/><Relationship Id="rId187" Type="http://schemas.openxmlformats.org/officeDocument/2006/relationships/oleObject" Target="embeddings/oleObject92.bin"/><Relationship Id="rId394" Type="http://schemas.openxmlformats.org/officeDocument/2006/relationships/image" Target="media/image190.wmf"/><Relationship Id="rId2075" Type="http://schemas.openxmlformats.org/officeDocument/2006/relationships/oleObject" Target="embeddings/oleObject1065.bin"/><Relationship Id="rId2282" Type="http://schemas.openxmlformats.org/officeDocument/2006/relationships/oleObject" Target="embeddings/oleObject1187.bin"/><Relationship Id="rId254" Type="http://schemas.openxmlformats.org/officeDocument/2006/relationships/oleObject" Target="embeddings/oleObject126.bin"/><Relationship Id="rId699" Type="http://schemas.openxmlformats.org/officeDocument/2006/relationships/image" Target="media/image341.wmf"/><Relationship Id="rId1091" Type="http://schemas.openxmlformats.org/officeDocument/2006/relationships/oleObject" Target="embeddings/oleObject549.bin"/><Relationship Id="rId114" Type="http://schemas.openxmlformats.org/officeDocument/2006/relationships/image" Target="media/image51.wmf"/><Relationship Id="rId461" Type="http://schemas.openxmlformats.org/officeDocument/2006/relationships/oleObject" Target="embeddings/oleObject230.bin"/><Relationship Id="rId559" Type="http://schemas.openxmlformats.org/officeDocument/2006/relationships/oleObject" Target="embeddings/oleObject277.bin"/><Relationship Id="rId766" Type="http://schemas.openxmlformats.org/officeDocument/2006/relationships/image" Target="media/image374.wmf"/><Relationship Id="rId1189" Type="http://schemas.openxmlformats.org/officeDocument/2006/relationships/image" Target="media/image576.emf"/><Relationship Id="rId1396" Type="http://schemas.openxmlformats.org/officeDocument/2006/relationships/oleObject" Target="embeddings/oleObject706.bin"/><Relationship Id="rId2142" Type="http://schemas.openxmlformats.org/officeDocument/2006/relationships/image" Target="media/image1029.wmf"/><Relationship Id="rId2447" Type="http://schemas.openxmlformats.org/officeDocument/2006/relationships/oleObject" Target="embeddings/oleObject1270.bin"/><Relationship Id="rId321" Type="http://schemas.openxmlformats.org/officeDocument/2006/relationships/oleObject" Target="embeddings/oleObject160.bin"/><Relationship Id="rId419" Type="http://schemas.openxmlformats.org/officeDocument/2006/relationships/oleObject" Target="embeddings/oleObject209.bin"/><Relationship Id="rId626" Type="http://schemas.openxmlformats.org/officeDocument/2006/relationships/oleObject" Target="embeddings/oleObject313.bin"/><Relationship Id="rId973" Type="http://schemas.openxmlformats.org/officeDocument/2006/relationships/oleObject" Target="embeddings/oleObject489.bin"/><Relationship Id="rId1049" Type="http://schemas.openxmlformats.org/officeDocument/2006/relationships/oleObject" Target="embeddings/oleObject528.bin"/><Relationship Id="rId1256" Type="http://schemas.openxmlformats.org/officeDocument/2006/relationships/oleObject" Target="embeddings/oleObject636.bin"/><Relationship Id="rId2002" Type="http://schemas.openxmlformats.org/officeDocument/2006/relationships/oleObject" Target="embeddings/oleObject1019.bin"/><Relationship Id="rId2307" Type="http://schemas.openxmlformats.org/officeDocument/2006/relationships/oleObject" Target="embeddings/oleObject1200.bin"/><Relationship Id="rId833" Type="http://schemas.openxmlformats.org/officeDocument/2006/relationships/oleObject" Target="embeddings/oleObject415.bin"/><Relationship Id="rId1116" Type="http://schemas.openxmlformats.org/officeDocument/2006/relationships/image" Target="media/image544.wmf"/><Relationship Id="rId1463" Type="http://schemas.openxmlformats.org/officeDocument/2006/relationships/image" Target="media/image713.wmf"/><Relationship Id="rId1670" Type="http://schemas.openxmlformats.org/officeDocument/2006/relationships/image" Target="media/image816.wmf"/><Relationship Id="rId1768" Type="http://schemas.openxmlformats.org/officeDocument/2006/relationships/oleObject" Target="embeddings/oleObject892.bin"/><Relationship Id="rId900" Type="http://schemas.openxmlformats.org/officeDocument/2006/relationships/image" Target="media/image437.wmf"/><Relationship Id="rId1323" Type="http://schemas.openxmlformats.org/officeDocument/2006/relationships/image" Target="media/image643.wmf"/><Relationship Id="rId1530" Type="http://schemas.openxmlformats.org/officeDocument/2006/relationships/image" Target="media/image745.wmf"/><Relationship Id="rId1628" Type="http://schemas.openxmlformats.org/officeDocument/2006/relationships/image" Target="media/image794.wmf"/><Relationship Id="rId1975" Type="http://schemas.openxmlformats.org/officeDocument/2006/relationships/image" Target="media/image961.wmf"/><Relationship Id="rId1835" Type="http://schemas.openxmlformats.org/officeDocument/2006/relationships/oleObject" Target="embeddings/oleObject929.bin"/><Relationship Id="rId1902" Type="http://schemas.openxmlformats.org/officeDocument/2006/relationships/image" Target="media/image927.wmf"/><Relationship Id="rId2097" Type="http://schemas.openxmlformats.org/officeDocument/2006/relationships/oleObject" Target="embeddings/oleObject1080.bin"/><Relationship Id="rId276" Type="http://schemas.openxmlformats.org/officeDocument/2006/relationships/oleObject" Target="embeddings/oleObject137.bin"/><Relationship Id="rId483" Type="http://schemas.openxmlformats.org/officeDocument/2006/relationships/image" Target="media/image234.wmf"/><Relationship Id="rId690" Type="http://schemas.openxmlformats.org/officeDocument/2006/relationships/oleObject" Target="embeddings/oleObject346.bin"/><Relationship Id="rId2164" Type="http://schemas.openxmlformats.org/officeDocument/2006/relationships/oleObject" Target="embeddings/oleObject1115.bin"/><Relationship Id="rId2371" Type="http://schemas.openxmlformats.org/officeDocument/2006/relationships/oleObject" Target="embeddings/oleObject1232.bin"/><Relationship Id="rId136" Type="http://schemas.openxmlformats.org/officeDocument/2006/relationships/image" Target="media/image62.wmf"/><Relationship Id="rId343" Type="http://schemas.openxmlformats.org/officeDocument/2006/relationships/oleObject" Target="embeddings/oleObject171.bin"/><Relationship Id="rId550" Type="http://schemas.openxmlformats.org/officeDocument/2006/relationships/oleObject" Target="embeddings/oleObject272.bin"/><Relationship Id="rId788" Type="http://schemas.openxmlformats.org/officeDocument/2006/relationships/image" Target="media/image385.wmf"/><Relationship Id="rId995" Type="http://schemas.openxmlformats.org/officeDocument/2006/relationships/oleObject" Target="embeddings/oleObject500.bin"/><Relationship Id="rId1180" Type="http://schemas.openxmlformats.org/officeDocument/2006/relationships/oleObject" Target="embeddings/oleObject596.bin"/><Relationship Id="rId2024" Type="http://schemas.openxmlformats.org/officeDocument/2006/relationships/oleObject" Target="embeddings/oleObject1034.bin"/><Relationship Id="rId2231" Type="http://schemas.openxmlformats.org/officeDocument/2006/relationships/oleObject" Target="embeddings/oleObject1156.bin"/><Relationship Id="rId2469" Type="http://schemas.openxmlformats.org/officeDocument/2006/relationships/oleObject" Target="embeddings/oleObject1282.bin"/><Relationship Id="rId203" Type="http://schemas.openxmlformats.org/officeDocument/2006/relationships/image" Target="media/image95.wmf"/><Relationship Id="rId648" Type="http://schemas.openxmlformats.org/officeDocument/2006/relationships/oleObject" Target="embeddings/oleObject324.bin"/><Relationship Id="rId855" Type="http://schemas.openxmlformats.org/officeDocument/2006/relationships/oleObject" Target="embeddings/oleObject427.bin"/><Relationship Id="rId1040" Type="http://schemas.openxmlformats.org/officeDocument/2006/relationships/image" Target="media/image506.wmf"/><Relationship Id="rId1278" Type="http://schemas.openxmlformats.org/officeDocument/2006/relationships/oleObject" Target="embeddings/oleObject647.bin"/><Relationship Id="rId1485" Type="http://schemas.openxmlformats.org/officeDocument/2006/relationships/image" Target="media/image724.wmf"/><Relationship Id="rId1692" Type="http://schemas.openxmlformats.org/officeDocument/2006/relationships/oleObject" Target="embeddings/oleObject854.bin"/><Relationship Id="rId2329" Type="http://schemas.openxmlformats.org/officeDocument/2006/relationships/oleObject" Target="embeddings/oleObject1211.bin"/><Relationship Id="rId410" Type="http://schemas.openxmlformats.org/officeDocument/2006/relationships/image" Target="media/image198.wmf"/><Relationship Id="rId508" Type="http://schemas.openxmlformats.org/officeDocument/2006/relationships/oleObject" Target="embeddings/oleObject252.bin"/><Relationship Id="rId715" Type="http://schemas.openxmlformats.org/officeDocument/2006/relationships/image" Target="media/image349.wmf"/><Relationship Id="rId922" Type="http://schemas.openxmlformats.org/officeDocument/2006/relationships/image" Target="media/image448.wmf"/><Relationship Id="rId1138" Type="http://schemas.openxmlformats.org/officeDocument/2006/relationships/image" Target="media/image555.wmf"/><Relationship Id="rId1345" Type="http://schemas.openxmlformats.org/officeDocument/2006/relationships/image" Target="media/image654.wmf"/><Relationship Id="rId1552" Type="http://schemas.openxmlformats.org/officeDocument/2006/relationships/image" Target="media/image756.wmf"/><Relationship Id="rId1997" Type="http://schemas.openxmlformats.org/officeDocument/2006/relationships/oleObject" Target="embeddings/oleObject1016.bin"/><Relationship Id="rId1205" Type="http://schemas.openxmlformats.org/officeDocument/2006/relationships/oleObject" Target="embeddings/oleObject611.bin"/><Relationship Id="rId1857" Type="http://schemas.openxmlformats.org/officeDocument/2006/relationships/oleObject" Target="embeddings/oleObject940.bin"/><Relationship Id="rId51" Type="http://schemas.openxmlformats.org/officeDocument/2006/relationships/image" Target="media/image19.wmf"/><Relationship Id="rId1412" Type="http://schemas.openxmlformats.org/officeDocument/2006/relationships/oleObject" Target="embeddings/oleObject714.bin"/><Relationship Id="rId1717" Type="http://schemas.openxmlformats.org/officeDocument/2006/relationships/image" Target="media/image840.wmf"/><Relationship Id="rId1924" Type="http://schemas.openxmlformats.org/officeDocument/2006/relationships/oleObject" Target="embeddings/oleObject976.bin"/><Relationship Id="rId298" Type="http://schemas.openxmlformats.org/officeDocument/2006/relationships/image" Target="media/image142.wmf"/><Relationship Id="rId158" Type="http://schemas.openxmlformats.org/officeDocument/2006/relationships/image" Target="media/image73.wmf"/><Relationship Id="rId2186" Type="http://schemas.openxmlformats.org/officeDocument/2006/relationships/oleObject" Target="embeddings/oleObject1128.bin"/><Relationship Id="rId2393" Type="http://schemas.openxmlformats.org/officeDocument/2006/relationships/oleObject" Target="embeddings/oleObject1243.bin"/><Relationship Id="rId365" Type="http://schemas.openxmlformats.org/officeDocument/2006/relationships/oleObject" Target="embeddings/oleObject182.bin"/><Relationship Id="rId572" Type="http://schemas.openxmlformats.org/officeDocument/2006/relationships/image" Target="media/image280.wmf"/><Relationship Id="rId2046" Type="http://schemas.openxmlformats.org/officeDocument/2006/relationships/oleObject" Target="embeddings/oleObject1047.bin"/><Relationship Id="rId2253" Type="http://schemas.openxmlformats.org/officeDocument/2006/relationships/oleObject" Target="embeddings/oleObject1169.bin"/><Relationship Id="rId2460" Type="http://schemas.openxmlformats.org/officeDocument/2006/relationships/image" Target="media/image1173.wmf"/><Relationship Id="rId225" Type="http://schemas.openxmlformats.org/officeDocument/2006/relationships/image" Target="media/image106.wmf"/><Relationship Id="rId432" Type="http://schemas.openxmlformats.org/officeDocument/2006/relationships/image" Target="media/image209.wmf"/><Relationship Id="rId877" Type="http://schemas.openxmlformats.org/officeDocument/2006/relationships/oleObject" Target="embeddings/oleObject438.bin"/><Relationship Id="rId1062" Type="http://schemas.openxmlformats.org/officeDocument/2006/relationships/image" Target="media/image517.wmf"/><Relationship Id="rId2113" Type="http://schemas.openxmlformats.org/officeDocument/2006/relationships/oleObject" Target="embeddings/oleObject1088.bin"/><Relationship Id="rId2320" Type="http://schemas.openxmlformats.org/officeDocument/2006/relationships/image" Target="media/image1103.wmf"/><Relationship Id="rId737" Type="http://schemas.openxmlformats.org/officeDocument/2006/relationships/package" Target="embeddings/Microsoft_Word_Document.docx"/><Relationship Id="rId944" Type="http://schemas.openxmlformats.org/officeDocument/2006/relationships/image" Target="media/image459.wmf"/><Relationship Id="rId1367" Type="http://schemas.openxmlformats.org/officeDocument/2006/relationships/image" Target="media/image665.wmf"/><Relationship Id="rId1574" Type="http://schemas.openxmlformats.org/officeDocument/2006/relationships/image" Target="media/image767.wmf"/><Relationship Id="rId1781" Type="http://schemas.openxmlformats.org/officeDocument/2006/relationships/image" Target="media/image872.wmf"/><Relationship Id="rId2418" Type="http://schemas.openxmlformats.org/officeDocument/2006/relationships/image" Target="media/image1152.wmf"/><Relationship Id="rId73" Type="http://schemas.openxmlformats.org/officeDocument/2006/relationships/oleObject" Target="embeddings/oleObject35.bin"/><Relationship Id="rId804" Type="http://schemas.openxmlformats.org/officeDocument/2006/relationships/image" Target="media/image393.wmf"/><Relationship Id="rId1227" Type="http://schemas.openxmlformats.org/officeDocument/2006/relationships/image" Target="media/image595.wmf"/><Relationship Id="rId1434" Type="http://schemas.openxmlformats.org/officeDocument/2006/relationships/oleObject" Target="embeddings/oleObject725.bin"/><Relationship Id="rId1641" Type="http://schemas.openxmlformats.org/officeDocument/2006/relationships/oleObject" Target="embeddings/oleObject830.bin"/><Relationship Id="rId1879" Type="http://schemas.openxmlformats.org/officeDocument/2006/relationships/image" Target="media/image917.wmf"/><Relationship Id="rId1501" Type="http://schemas.openxmlformats.org/officeDocument/2006/relationships/image" Target="media/image732.wmf"/><Relationship Id="rId1739" Type="http://schemas.openxmlformats.org/officeDocument/2006/relationships/oleObject" Target="embeddings/oleObject877.bin"/><Relationship Id="rId1946" Type="http://schemas.openxmlformats.org/officeDocument/2006/relationships/image" Target="media/image947.wmf"/><Relationship Id="rId1806" Type="http://schemas.openxmlformats.org/officeDocument/2006/relationships/oleObject" Target="embeddings/oleObject911.bin"/><Relationship Id="rId387" Type="http://schemas.openxmlformats.org/officeDocument/2006/relationships/oleObject" Target="embeddings/oleObject193.bin"/><Relationship Id="rId594" Type="http://schemas.openxmlformats.org/officeDocument/2006/relationships/image" Target="media/image290.wmf"/><Relationship Id="rId2068" Type="http://schemas.openxmlformats.org/officeDocument/2006/relationships/image" Target="media/image998.wmf"/><Relationship Id="rId2275" Type="http://schemas.openxmlformats.org/officeDocument/2006/relationships/image" Target="media/image1081.wmf"/><Relationship Id="rId247" Type="http://schemas.openxmlformats.org/officeDocument/2006/relationships/image" Target="media/image117.wmf"/><Relationship Id="rId899" Type="http://schemas.openxmlformats.org/officeDocument/2006/relationships/oleObject" Target="embeddings/oleObject452.bin"/><Relationship Id="rId1084" Type="http://schemas.openxmlformats.org/officeDocument/2006/relationships/image" Target="media/image528.wmf"/><Relationship Id="rId107" Type="http://schemas.openxmlformats.org/officeDocument/2006/relationships/oleObject" Target="embeddings/oleObject52.bin"/><Relationship Id="rId454" Type="http://schemas.openxmlformats.org/officeDocument/2006/relationships/image" Target="media/image220.wmf"/><Relationship Id="rId661" Type="http://schemas.openxmlformats.org/officeDocument/2006/relationships/oleObject" Target="embeddings/oleObject331.bin"/><Relationship Id="rId759" Type="http://schemas.openxmlformats.org/officeDocument/2006/relationships/image" Target="media/image370.emf"/><Relationship Id="rId966" Type="http://schemas.openxmlformats.org/officeDocument/2006/relationships/image" Target="media/image470.wmf"/><Relationship Id="rId1291" Type="http://schemas.openxmlformats.org/officeDocument/2006/relationships/image" Target="media/image627.wmf"/><Relationship Id="rId1389" Type="http://schemas.openxmlformats.org/officeDocument/2006/relationships/image" Target="media/image676.wmf"/><Relationship Id="rId1596" Type="http://schemas.openxmlformats.org/officeDocument/2006/relationships/image" Target="media/image778.wmf"/><Relationship Id="rId2135" Type="http://schemas.openxmlformats.org/officeDocument/2006/relationships/oleObject" Target="embeddings/oleObject1099.bin"/><Relationship Id="rId2342" Type="http://schemas.openxmlformats.org/officeDocument/2006/relationships/image" Target="media/image1114.wmf"/><Relationship Id="rId314" Type="http://schemas.openxmlformats.org/officeDocument/2006/relationships/image" Target="media/image150.wmf"/><Relationship Id="rId521" Type="http://schemas.openxmlformats.org/officeDocument/2006/relationships/oleObject" Target="embeddings/oleObject257.bin"/><Relationship Id="rId619" Type="http://schemas.openxmlformats.org/officeDocument/2006/relationships/oleObject" Target="embeddings/oleObject310.bin"/><Relationship Id="rId1151" Type="http://schemas.openxmlformats.org/officeDocument/2006/relationships/oleObject" Target="embeddings/oleObject579.bin"/><Relationship Id="rId1249" Type="http://schemas.openxmlformats.org/officeDocument/2006/relationships/image" Target="media/image606.wmf"/><Relationship Id="rId2202" Type="http://schemas.openxmlformats.org/officeDocument/2006/relationships/oleObject" Target="embeddings/oleObject1139.bin"/><Relationship Id="rId95" Type="http://schemas.openxmlformats.org/officeDocument/2006/relationships/oleObject" Target="embeddings/oleObject46.bin"/><Relationship Id="rId826" Type="http://schemas.openxmlformats.org/officeDocument/2006/relationships/image" Target="media/image404.wmf"/><Relationship Id="rId1011" Type="http://schemas.openxmlformats.org/officeDocument/2006/relationships/oleObject" Target="embeddings/oleObject508.bin"/><Relationship Id="rId1109" Type="http://schemas.openxmlformats.org/officeDocument/2006/relationships/oleObject" Target="embeddings/oleObject558.bin"/><Relationship Id="rId1456" Type="http://schemas.openxmlformats.org/officeDocument/2006/relationships/oleObject" Target="embeddings/oleObject736.bin"/><Relationship Id="rId1663" Type="http://schemas.openxmlformats.org/officeDocument/2006/relationships/oleObject" Target="embeddings/oleObject840.bin"/><Relationship Id="rId1870" Type="http://schemas.openxmlformats.org/officeDocument/2006/relationships/oleObject" Target="embeddings/oleObject947.bin"/><Relationship Id="rId1968" Type="http://schemas.openxmlformats.org/officeDocument/2006/relationships/image" Target="media/image958.wmf"/><Relationship Id="rId1316" Type="http://schemas.openxmlformats.org/officeDocument/2006/relationships/oleObject" Target="embeddings/oleObject666.bin"/><Relationship Id="rId1523" Type="http://schemas.openxmlformats.org/officeDocument/2006/relationships/oleObject" Target="embeddings/oleObject770.bin"/><Relationship Id="rId1730" Type="http://schemas.openxmlformats.org/officeDocument/2006/relationships/oleObject" Target="embeddings/oleObject873.bin"/><Relationship Id="rId22" Type="http://schemas.openxmlformats.org/officeDocument/2006/relationships/oleObject" Target="embeddings/oleObject7.bin"/><Relationship Id="rId1828" Type="http://schemas.openxmlformats.org/officeDocument/2006/relationships/image" Target="media/image892.wmf"/><Relationship Id="rId171" Type="http://schemas.openxmlformats.org/officeDocument/2006/relationships/oleObject" Target="embeddings/oleObject84.bin"/><Relationship Id="rId2297" Type="http://schemas.openxmlformats.org/officeDocument/2006/relationships/oleObject" Target="embeddings/oleObject1195.bin"/><Relationship Id="rId269" Type="http://schemas.openxmlformats.org/officeDocument/2006/relationships/image" Target="media/image128.wmf"/><Relationship Id="rId476" Type="http://schemas.openxmlformats.org/officeDocument/2006/relationships/oleObject" Target="embeddings/oleObject238.bin"/><Relationship Id="rId683" Type="http://schemas.openxmlformats.org/officeDocument/2006/relationships/image" Target="media/image333.wmf"/><Relationship Id="rId890" Type="http://schemas.openxmlformats.org/officeDocument/2006/relationships/oleObject" Target="embeddings/oleObject446.bin"/><Relationship Id="rId2157" Type="http://schemas.openxmlformats.org/officeDocument/2006/relationships/oleObject" Target="embeddings/oleObject1111.bin"/><Relationship Id="rId2364" Type="http://schemas.openxmlformats.org/officeDocument/2006/relationships/image" Target="media/image1125.wmf"/><Relationship Id="rId129" Type="http://schemas.openxmlformats.org/officeDocument/2006/relationships/oleObject" Target="embeddings/oleObject63.bin"/><Relationship Id="rId336" Type="http://schemas.openxmlformats.org/officeDocument/2006/relationships/image" Target="media/image161.wmf"/><Relationship Id="rId543" Type="http://schemas.openxmlformats.org/officeDocument/2006/relationships/image" Target="media/image267.wmf"/><Relationship Id="rId988" Type="http://schemas.openxmlformats.org/officeDocument/2006/relationships/oleObject" Target="embeddings/oleObject497.bin"/><Relationship Id="rId1173" Type="http://schemas.openxmlformats.org/officeDocument/2006/relationships/image" Target="media/image570.wmf"/><Relationship Id="rId1380" Type="http://schemas.openxmlformats.org/officeDocument/2006/relationships/oleObject" Target="embeddings/oleObject698.bin"/><Relationship Id="rId2017" Type="http://schemas.openxmlformats.org/officeDocument/2006/relationships/oleObject" Target="embeddings/oleObject1028.bin"/><Relationship Id="rId2224" Type="http://schemas.openxmlformats.org/officeDocument/2006/relationships/oleObject" Target="embeddings/oleObject1152.bin"/><Relationship Id="rId403" Type="http://schemas.openxmlformats.org/officeDocument/2006/relationships/oleObject" Target="embeddings/oleObject201.bin"/><Relationship Id="rId750" Type="http://schemas.openxmlformats.org/officeDocument/2006/relationships/oleObject" Target="embeddings/oleObject375.bin"/><Relationship Id="rId848" Type="http://schemas.openxmlformats.org/officeDocument/2006/relationships/oleObject" Target="embeddings/oleObject423.bin"/><Relationship Id="rId1033" Type="http://schemas.openxmlformats.org/officeDocument/2006/relationships/oleObject" Target="embeddings/oleObject520.bin"/><Relationship Id="rId1478" Type="http://schemas.openxmlformats.org/officeDocument/2006/relationships/oleObject" Target="embeddings/oleObject747.bin"/><Relationship Id="rId1685" Type="http://schemas.openxmlformats.org/officeDocument/2006/relationships/image" Target="media/image824.wmf"/><Relationship Id="rId1892" Type="http://schemas.openxmlformats.org/officeDocument/2006/relationships/oleObject" Target="embeddings/oleObject959.bin"/><Relationship Id="rId2431" Type="http://schemas.openxmlformats.org/officeDocument/2006/relationships/oleObject" Target="embeddings/oleObject1262.bin"/><Relationship Id="rId610" Type="http://schemas.openxmlformats.org/officeDocument/2006/relationships/oleObject" Target="embeddings/oleObject306.bin"/><Relationship Id="rId708" Type="http://schemas.openxmlformats.org/officeDocument/2006/relationships/oleObject" Target="embeddings/oleObject355.bin"/><Relationship Id="rId915" Type="http://schemas.openxmlformats.org/officeDocument/2006/relationships/oleObject" Target="embeddings/oleObject460.bin"/><Relationship Id="rId1240" Type="http://schemas.openxmlformats.org/officeDocument/2006/relationships/oleObject" Target="embeddings/oleObject628.bin"/><Relationship Id="rId1338" Type="http://schemas.openxmlformats.org/officeDocument/2006/relationships/oleObject" Target="embeddings/oleObject677.bin"/><Relationship Id="rId1545" Type="http://schemas.openxmlformats.org/officeDocument/2006/relationships/oleObject" Target="embeddings/oleObject782.bin"/><Relationship Id="rId1100" Type="http://schemas.openxmlformats.org/officeDocument/2006/relationships/image" Target="media/image536.wmf"/><Relationship Id="rId1405" Type="http://schemas.openxmlformats.org/officeDocument/2006/relationships/image" Target="media/image684.wmf"/><Relationship Id="rId1752" Type="http://schemas.openxmlformats.org/officeDocument/2006/relationships/image" Target="media/image858.wmf"/><Relationship Id="rId44" Type="http://schemas.openxmlformats.org/officeDocument/2006/relationships/oleObject" Target="embeddings/oleObject21.bin"/><Relationship Id="rId1612" Type="http://schemas.openxmlformats.org/officeDocument/2006/relationships/image" Target="media/image786.wmf"/><Relationship Id="rId1917" Type="http://schemas.openxmlformats.org/officeDocument/2006/relationships/oleObject" Target="embeddings/oleObject972.bin"/><Relationship Id="rId193" Type="http://schemas.openxmlformats.org/officeDocument/2006/relationships/image" Target="media/image90.wmf"/><Relationship Id="rId498" Type="http://schemas.openxmlformats.org/officeDocument/2006/relationships/image" Target="media/image242.emf"/><Relationship Id="rId2081" Type="http://schemas.openxmlformats.org/officeDocument/2006/relationships/oleObject" Target="embeddings/oleObject1070.bin"/><Relationship Id="rId2179" Type="http://schemas.openxmlformats.org/officeDocument/2006/relationships/image" Target="media/image1045.wmf"/><Relationship Id="rId260" Type="http://schemas.openxmlformats.org/officeDocument/2006/relationships/oleObject" Target="embeddings/oleObject129.bin"/><Relationship Id="rId2386" Type="http://schemas.openxmlformats.org/officeDocument/2006/relationships/image" Target="media/image1136.wmf"/><Relationship Id="rId120" Type="http://schemas.openxmlformats.org/officeDocument/2006/relationships/image" Target="media/image54.wmf"/><Relationship Id="rId358" Type="http://schemas.openxmlformats.org/officeDocument/2006/relationships/image" Target="media/image172.wmf"/><Relationship Id="rId565" Type="http://schemas.openxmlformats.org/officeDocument/2006/relationships/image" Target="media/image277.wmf"/><Relationship Id="rId772" Type="http://schemas.openxmlformats.org/officeDocument/2006/relationships/image" Target="media/image377.wmf"/><Relationship Id="rId1195" Type="http://schemas.openxmlformats.org/officeDocument/2006/relationships/image" Target="media/image579.wmf"/><Relationship Id="rId2039" Type="http://schemas.openxmlformats.org/officeDocument/2006/relationships/image" Target="media/image985.wmf"/><Relationship Id="rId2246" Type="http://schemas.openxmlformats.org/officeDocument/2006/relationships/image" Target="media/image1071.wmf"/><Relationship Id="rId2453" Type="http://schemas.openxmlformats.org/officeDocument/2006/relationships/oleObject" Target="embeddings/oleObject1273.bin"/><Relationship Id="rId218" Type="http://schemas.openxmlformats.org/officeDocument/2006/relationships/oleObject" Target="embeddings/oleObject108.bin"/><Relationship Id="rId425" Type="http://schemas.openxmlformats.org/officeDocument/2006/relationships/oleObject" Target="embeddings/oleObject212.bin"/><Relationship Id="rId632" Type="http://schemas.openxmlformats.org/officeDocument/2006/relationships/oleObject" Target="embeddings/oleObject316.bin"/><Relationship Id="rId1055" Type="http://schemas.openxmlformats.org/officeDocument/2006/relationships/oleObject" Target="embeddings/oleObject531.bin"/><Relationship Id="rId1262" Type="http://schemas.openxmlformats.org/officeDocument/2006/relationships/oleObject" Target="embeddings/oleObject639.bin"/><Relationship Id="rId2106" Type="http://schemas.openxmlformats.org/officeDocument/2006/relationships/image" Target="media/image1011.wmf"/><Relationship Id="rId2313" Type="http://schemas.openxmlformats.org/officeDocument/2006/relationships/oleObject" Target="embeddings/oleObject1203.bin"/><Relationship Id="rId937" Type="http://schemas.openxmlformats.org/officeDocument/2006/relationships/oleObject" Target="embeddings/oleObject471.bin"/><Relationship Id="rId1122" Type="http://schemas.openxmlformats.org/officeDocument/2006/relationships/image" Target="media/image547.wmf"/><Relationship Id="rId1567" Type="http://schemas.openxmlformats.org/officeDocument/2006/relationships/oleObject" Target="embeddings/oleObject793.bin"/><Relationship Id="rId1774" Type="http://schemas.openxmlformats.org/officeDocument/2006/relationships/oleObject" Target="embeddings/oleObject895.bin"/><Relationship Id="rId1981" Type="http://schemas.openxmlformats.org/officeDocument/2006/relationships/image" Target="media/image964.wmf"/><Relationship Id="rId66" Type="http://schemas.openxmlformats.org/officeDocument/2006/relationships/image" Target="media/image27.wmf"/><Relationship Id="rId1427" Type="http://schemas.openxmlformats.org/officeDocument/2006/relationships/image" Target="media/image695.wmf"/><Relationship Id="rId1634" Type="http://schemas.openxmlformats.org/officeDocument/2006/relationships/image" Target="media/image797.wmf"/><Relationship Id="rId1841" Type="http://schemas.openxmlformats.org/officeDocument/2006/relationships/oleObject" Target="embeddings/oleObject932.bin"/><Relationship Id="rId1939" Type="http://schemas.openxmlformats.org/officeDocument/2006/relationships/image" Target="media/image944.wmf"/><Relationship Id="rId1701" Type="http://schemas.openxmlformats.org/officeDocument/2006/relationships/image" Target="media/image832.wmf"/><Relationship Id="rId282" Type="http://schemas.openxmlformats.org/officeDocument/2006/relationships/oleObject" Target="embeddings/oleObject140.bin"/><Relationship Id="rId587" Type="http://schemas.openxmlformats.org/officeDocument/2006/relationships/image" Target="media/image287.wmf"/><Relationship Id="rId2170" Type="http://schemas.openxmlformats.org/officeDocument/2006/relationships/image" Target="media/image1041.wmf"/><Relationship Id="rId2268" Type="http://schemas.openxmlformats.org/officeDocument/2006/relationships/oleObject" Target="embeddings/oleObject1178.bin"/><Relationship Id="rId8" Type="http://schemas.openxmlformats.org/officeDocument/2006/relationships/endnotes" Target="endnotes.xml"/><Relationship Id="rId142" Type="http://schemas.openxmlformats.org/officeDocument/2006/relationships/image" Target="media/image65.wmf"/><Relationship Id="rId447" Type="http://schemas.openxmlformats.org/officeDocument/2006/relationships/oleObject" Target="embeddings/oleObject223.bin"/><Relationship Id="rId794" Type="http://schemas.openxmlformats.org/officeDocument/2006/relationships/image" Target="media/image388.wmf"/><Relationship Id="rId1077" Type="http://schemas.openxmlformats.org/officeDocument/2006/relationships/oleObject" Target="embeddings/oleObject542.bin"/><Relationship Id="rId2030" Type="http://schemas.openxmlformats.org/officeDocument/2006/relationships/image" Target="media/image982.wmf"/><Relationship Id="rId2128" Type="http://schemas.openxmlformats.org/officeDocument/2006/relationships/image" Target="media/image1022.wmf"/><Relationship Id="rId2475" Type="http://schemas.openxmlformats.org/officeDocument/2006/relationships/theme" Target="theme/theme1.xml"/><Relationship Id="rId654" Type="http://schemas.openxmlformats.org/officeDocument/2006/relationships/oleObject" Target="embeddings/oleObject327.bin"/><Relationship Id="rId861" Type="http://schemas.openxmlformats.org/officeDocument/2006/relationships/oleObject" Target="embeddings/oleObject430.bin"/><Relationship Id="rId959" Type="http://schemas.openxmlformats.org/officeDocument/2006/relationships/oleObject" Target="embeddings/oleObject482.bin"/><Relationship Id="rId1284" Type="http://schemas.openxmlformats.org/officeDocument/2006/relationships/oleObject" Target="embeddings/oleObject650.bin"/><Relationship Id="rId1491" Type="http://schemas.openxmlformats.org/officeDocument/2006/relationships/image" Target="media/image727.wmf"/><Relationship Id="rId1589" Type="http://schemas.openxmlformats.org/officeDocument/2006/relationships/oleObject" Target="embeddings/oleObject804.bin"/><Relationship Id="rId2335" Type="http://schemas.openxmlformats.org/officeDocument/2006/relationships/oleObject" Target="embeddings/oleObject1214.bin"/><Relationship Id="rId307" Type="http://schemas.openxmlformats.org/officeDocument/2006/relationships/oleObject" Target="embeddings/oleObject153.bin"/><Relationship Id="rId514" Type="http://schemas.openxmlformats.org/officeDocument/2006/relationships/image" Target="media/image253.wmf"/><Relationship Id="rId721" Type="http://schemas.openxmlformats.org/officeDocument/2006/relationships/oleObject" Target="embeddings/oleObject363.bin"/><Relationship Id="rId1144" Type="http://schemas.openxmlformats.org/officeDocument/2006/relationships/image" Target="media/image558.wmf"/><Relationship Id="rId1351" Type="http://schemas.openxmlformats.org/officeDocument/2006/relationships/image" Target="media/image657.wmf"/><Relationship Id="rId1449" Type="http://schemas.openxmlformats.org/officeDocument/2006/relationships/image" Target="media/image706.wmf"/><Relationship Id="rId1796" Type="http://schemas.openxmlformats.org/officeDocument/2006/relationships/oleObject" Target="embeddings/oleObject906.bin"/><Relationship Id="rId2402" Type="http://schemas.openxmlformats.org/officeDocument/2006/relationships/image" Target="media/image1144.wmf"/><Relationship Id="rId88" Type="http://schemas.openxmlformats.org/officeDocument/2006/relationships/image" Target="media/image38.wmf"/><Relationship Id="rId819" Type="http://schemas.openxmlformats.org/officeDocument/2006/relationships/oleObject" Target="embeddings/oleObject408.bin"/><Relationship Id="rId1004" Type="http://schemas.openxmlformats.org/officeDocument/2006/relationships/image" Target="media/image489.wmf"/><Relationship Id="rId1211" Type="http://schemas.openxmlformats.org/officeDocument/2006/relationships/oleObject" Target="embeddings/oleObject614.bin"/><Relationship Id="rId1656" Type="http://schemas.openxmlformats.org/officeDocument/2006/relationships/image" Target="media/image808.jpeg"/><Relationship Id="rId1863" Type="http://schemas.openxmlformats.org/officeDocument/2006/relationships/oleObject" Target="embeddings/oleObject943.bin"/><Relationship Id="rId1309" Type="http://schemas.openxmlformats.org/officeDocument/2006/relationships/image" Target="media/image636.wmf"/><Relationship Id="rId1516" Type="http://schemas.openxmlformats.org/officeDocument/2006/relationships/image" Target="media/image739.wmf"/><Relationship Id="rId1723" Type="http://schemas.openxmlformats.org/officeDocument/2006/relationships/image" Target="media/image843.wmf"/><Relationship Id="rId1930" Type="http://schemas.openxmlformats.org/officeDocument/2006/relationships/image" Target="media/image940.wmf"/><Relationship Id="rId15" Type="http://schemas.openxmlformats.org/officeDocument/2006/relationships/image" Target="media/image4.wmf"/><Relationship Id="rId2192" Type="http://schemas.openxmlformats.org/officeDocument/2006/relationships/oleObject" Target="embeddings/oleObject1132.bin"/><Relationship Id="rId164" Type="http://schemas.openxmlformats.org/officeDocument/2006/relationships/image" Target="media/image76.wmf"/><Relationship Id="rId371" Type="http://schemas.openxmlformats.org/officeDocument/2006/relationships/oleObject" Target="embeddings/oleObject185.bin"/><Relationship Id="rId2052" Type="http://schemas.openxmlformats.org/officeDocument/2006/relationships/oleObject" Target="embeddings/oleObject1051.bin"/><Relationship Id="rId469" Type="http://schemas.openxmlformats.org/officeDocument/2006/relationships/oleObject" Target="embeddings/oleObject234.bin"/><Relationship Id="rId676" Type="http://schemas.openxmlformats.org/officeDocument/2006/relationships/oleObject" Target="embeddings/oleObject339.bin"/><Relationship Id="rId883" Type="http://schemas.openxmlformats.org/officeDocument/2006/relationships/image" Target="media/image431.wmf"/><Relationship Id="rId1099" Type="http://schemas.openxmlformats.org/officeDocument/2006/relationships/oleObject" Target="embeddings/oleObject553.bin"/><Relationship Id="rId2357" Type="http://schemas.openxmlformats.org/officeDocument/2006/relationships/oleObject" Target="embeddings/oleObject1225.bin"/><Relationship Id="rId231" Type="http://schemas.openxmlformats.org/officeDocument/2006/relationships/image" Target="media/image109.wmf"/><Relationship Id="rId329" Type="http://schemas.openxmlformats.org/officeDocument/2006/relationships/oleObject" Target="embeddings/oleObject164.bin"/><Relationship Id="rId536" Type="http://schemas.openxmlformats.org/officeDocument/2006/relationships/image" Target="media/image264.wmf"/><Relationship Id="rId1166" Type="http://schemas.openxmlformats.org/officeDocument/2006/relationships/image" Target="media/image567.wmf"/><Relationship Id="rId1373" Type="http://schemas.openxmlformats.org/officeDocument/2006/relationships/image" Target="media/image668.wmf"/><Relationship Id="rId2217" Type="http://schemas.openxmlformats.org/officeDocument/2006/relationships/image" Target="media/image1058.wmf"/><Relationship Id="rId743" Type="http://schemas.openxmlformats.org/officeDocument/2006/relationships/oleObject" Target="embeddings/oleObject372.bin"/><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0.wmf"/><Relationship Id="rId1678" Type="http://schemas.openxmlformats.org/officeDocument/2006/relationships/oleObject" Target="embeddings/oleObject847.bin"/><Relationship Id="rId1885" Type="http://schemas.openxmlformats.org/officeDocument/2006/relationships/oleObject" Target="embeddings/oleObject955.bin"/><Relationship Id="rId2424" Type="http://schemas.openxmlformats.org/officeDocument/2006/relationships/image" Target="media/image1155.wmf"/><Relationship Id="rId603" Type="http://schemas.openxmlformats.org/officeDocument/2006/relationships/image" Target="media/image294.wmf"/><Relationship Id="rId810" Type="http://schemas.openxmlformats.org/officeDocument/2006/relationships/image" Target="media/image396.wmf"/><Relationship Id="rId908" Type="http://schemas.openxmlformats.org/officeDocument/2006/relationships/image" Target="media/image441.wmf"/><Relationship Id="rId1233" Type="http://schemas.openxmlformats.org/officeDocument/2006/relationships/image" Target="media/image598.wmf"/><Relationship Id="rId1440" Type="http://schemas.openxmlformats.org/officeDocument/2006/relationships/oleObject" Target="embeddings/oleObject728.bin"/><Relationship Id="rId1538" Type="http://schemas.openxmlformats.org/officeDocument/2006/relationships/image" Target="media/image749.wmf"/><Relationship Id="rId1300" Type="http://schemas.openxmlformats.org/officeDocument/2006/relationships/oleObject" Target="embeddings/oleObject658.bin"/><Relationship Id="rId1745" Type="http://schemas.openxmlformats.org/officeDocument/2006/relationships/oleObject" Target="embeddings/oleObject880.bin"/><Relationship Id="rId1952" Type="http://schemas.openxmlformats.org/officeDocument/2006/relationships/image" Target="media/image950.wmf"/><Relationship Id="rId37" Type="http://schemas.openxmlformats.org/officeDocument/2006/relationships/oleObject" Target="embeddings/oleObject17.bin"/><Relationship Id="rId1605" Type="http://schemas.openxmlformats.org/officeDocument/2006/relationships/oleObject" Target="embeddings/oleObject812.bin"/><Relationship Id="rId1812" Type="http://schemas.openxmlformats.org/officeDocument/2006/relationships/oleObject" Target="embeddings/oleObject914.bin"/><Relationship Id="rId186" Type="http://schemas.openxmlformats.org/officeDocument/2006/relationships/image" Target="media/image87.wmf"/><Relationship Id="rId393" Type="http://schemas.openxmlformats.org/officeDocument/2006/relationships/oleObject" Target="embeddings/oleObject196.bin"/><Relationship Id="rId2074" Type="http://schemas.openxmlformats.org/officeDocument/2006/relationships/image" Target="media/image999.wmf"/><Relationship Id="rId2281" Type="http://schemas.openxmlformats.org/officeDocument/2006/relationships/image" Target="media/image1084.wmf"/><Relationship Id="rId253" Type="http://schemas.openxmlformats.org/officeDocument/2006/relationships/image" Target="media/image120.wmf"/><Relationship Id="rId460" Type="http://schemas.openxmlformats.org/officeDocument/2006/relationships/image" Target="media/image223.wmf"/><Relationship Id="rId698" Type="http://schemas.openxmlformats.org/officeDocument/2006/relationships/oleObject" Target="embeddings/oleObject350.bin"/><Relationship Id="rId1090" Type="http://schemas.openxmlformats.org/officeDocument/2006/relationships/image" Target="media/image531.wmf"/><Relationship Id="rId2141" Type="http://schemas.openxmlformats.org/officeDocument/2006/relationships/oleObject" Target="embeddings/oleObject1102.bin"/><Relationship Id="rId2379" Type="http://schemas.openxmlformats.org/officeDocument/2006/relationships/oleObject" Target="embeddings/oleObject1236.bin"/><Relationship Id="rId113" Type="http://schemas.openxmlformats.org/officeDocument/2006/relationships/oleObject" Target="embeddings/oleObject55.bin"/><Relationship Id="rId320" Type="http://schemas.openxmlformats.org/officeDocument/2006/relationships/image" Target="media/image153.wmf"/><Relationship Id="rId558" Type="http://schemas.openxmlformats.org/officeDocument/2006/relationships/image" Target="media/image274.wmf"/><Relationship Id="rId765" Type="http://schemas.openxmlformats.org/officeDocument/2006/relationships/image" Target="media/image373.emf"/><Relationship Id="rId972" Type="http://schemas.openxmlformats.org/officeDocument/2006/relationships/image" Target="media/image473.wmf"/><Relationship Id="rId1188" Type="http://schemas.openxmlformats.org/officeDocument/2006/relationships/oleObject" Target="embeddings/oleObject602.bin"/><Relationship Id="rId1395" Type="http://schemas.openxmlformats.org/officeDocument/2006/relationships/image" Target="media/image679.wmf"/><Relationship Id="rId2001" Type="http://schemas.openxmlformats.org/officeDocument/2006/relationships/oleObject" Target="embeddings/oleObject1018.bin"/><Relationship Id="rId2239" Type="http://schemas.openxmlformats.org/officeDocument/2006/relationships/image" Target="media/image1068.wmf"/><Relationship Id="rId2446" Type="http://schemas.openxmlformats.org/officeDocument/2006/relationships/image" Target="media/image1166.wmf"/><Relationship Id="rId418" Type="http://schemas.openxmlformats.org/officeDocument/2006/relationships/image" Target="media/image202.wmf"/><Relationship Id="rId625" Type="http://schemas.openxmlformats.org/officeDocument/2006/relationships/image" Target="media/image305.wmf"/><Relationship Id="rId832" Type="http://schemas.openxmlformats.org/officeDocument/2006/relationships/image" Target="media/image407.wmf"/><Relationship Id="rId1048" Type="http://schemas.openxmlformats.org/officeDocument/2006/relationships/image" Target="media/image510.wmf"/><Relationship Id="rId1255" Type="http://schemas.openxmlformats.org/officeDocument/2006/relationships/image" Target="media/image609.wmf"/><Relationship Id="rId1462" Type="http://schemas.openxmlformats.org/officeDocument/2006/relationships/oleObject" Target="embeddings/oleObject739.bin"/><Relationship Id="rId2306" Type="http://schemas.openxmlformats.org/officeDocument/2006/relationships/image" Target="media/image1096.wmf"/><Relationship Id="rId1115" Type="http://schemas.openxmlformats.org/officeDocument/2006/relationships/oleObject" Target="embeddings/oleObject561.bin"/><Relationship Id="rId1322" Type="http://schemas.openxmlformats.org/officeDocument/2006/relationships/oleObject" Target="embeddings/oleObject669.bin"/><Relationship Id="rId1767" Type="http://schemas.openxmlformats.org/officeDocument/2006/relationships/oleObject" Target="embeddings/oleObject891.bin"/><Relationship Id="rId1974" Type="http://schemas.openxmlformats.org/officeDocument/2006/relationships/oleObject" Target="embeddings/oleObject1003.bin"/><Relationship Id="rId59" Type="http://schemas.openxmlformats.org/officeDocument/2006/relationships/oleObject" Target="embeddings/oleObject28.bin"/><Relationship Id="rId1627" Type="http://schemas.openxmlformats.org/officeDocument/2006/relationships/oleObject" Target="embeddings/oleObject823.bin"/><Relationship Id="rId1834" Type="http://schemas.openxmlformats.org/officeDocument/2006/relationships/image" Target="media/image895.wmf"/><Relationship Id="rId2096" Type="http://schemas.openxmlformats.org/officeDocument/2006/relationships/image" Target="media/image1006.wmf"/><Relationship Id="rId1901" Type="http://schemas.openxmlformats.org/officeDocument/2006/relationships/oleObject" Target="embeddings/oleObject964.bin"/><Relationship Id="rId275" Type="http://schemas.openxmlformats.org/officeDocument/2006/relationships/image" Target="media/image131.wmf"/><Relationship Id="rId482" Type="http://schemas.openxmlformats.org/officeDocument/2006/relationships/oleObject" Target="embeddings/oleObject241.bin"/><Relationship Id="rId2163" Type="http://schemas.openxmlformats.org/officeDocument/2006/relationships/oleObject" Target="embeddings/oleObject1114.bin"/><Relationship Id="rId2370" Type="http://schemas.openxmlformats.org/officeDocument/2006/relationships/image" Target="media/image1128.wmf"/><Relationship Id="rId135" Type="http://schemas.openxmlformats.org/officeDocument/2006/relationships/oleObject" Target="embeddings/oleObject66.bin"/><Relationship Id="rId342" Type="http://schemas.openxmlformats.org/officeDocument/2006/relationships/image" Target="media/image164.wmf"/><Relationship Id="rId787" Type="http://schemas.openxmlformats.org/officeDocument/2006/relationships/oleObject" Target="embeddings/oleObject392.bin"/><Relationship Id="rId994" Type="http://schemas.openxmlformats.org/officeDocument/2006/relationships/image" Target="media/image484.wmf"/><Relationship Id="rId2023" Type="http://schemas.openxmlformats.org/officeDocument/2006/relationships/oleObject" Target="embeddings/oleObject1033.bin"/><Relationship Id="rId2230" Type="http://schemas.openxmlformats.org/officeDocument/2006/relationships/oleObject" Target="embeddings/oleObject1155.bin"/><Relationship Id="rId2468" Type="http://schemas.openxmlformats.org/officeDocument/2006/relationships/oleObject" Target="embeddings/oleObject1281.bin"/><Relationship Id="rId202" Type="http://schemas.openxmlformats.org/officeDocument/2006/relationships/oleObject" Target="embeddings/oleObject100.bin"/><Relationship Id="rId647" Type="http://schemas.openxmlformats.org/officeDocument/2006/relationships/image" Target="media/image316.wmf"/><Relationship Id="rId854" Type="http://schemas.openxmlformats.org/officeDocument/2006/relationships/oleObject" Target="embeddings/oleObject426.bin"/><Relationship Id="rId1277" Type="http://schemas.openxmlformats.org/officeDocument/2006/relationships/image" Target="media/image620.wmf"/><Relationship Id="rId1484" Type="http://schemas.openxmlformats.org/officeDocument/2006/relationships/oleObject" Target="embeddings/oleObject750.bin"/><Relationship Id="rId1691" Type="http://schemas.openxmlformats.org/officeDocument/2006/relationships/image" Target="media/image827.wmf"/><Relationship Id="rId2328" Type="http://schemas.openxmlformats.org/officeDocument/2006/relationships/image" Target="media/image1107.wmf"/><Relationship Id="rId507" Type="http://schemas.openxmlformats.org/officeDocument/2006/relationships/image" Target="media/image248.wmf"/><Relationship Id="rId714" Type="http://schemas.openxmlformats.org/officeDocument/2006/relationships/oleObject" Target="embeddings/oleObject358.bin"/><Relationship Id="rId921" Type="http://schemas.openxmlformats.org/officeDocument/2006/relationships/oleObject" Target="embeddings/oleObject463.bin"/><Relationship Id="rId1137" Type="http://schemas.openxmlformats.org/officeDocument/2006/relationships/oleObject" Target="embeddings/oleObject572.bin"/><Relationship Id="rId1344" Type="http://schemas.openxmlformats.org/officeDocument/2006/relationships/oleObject" Target="embeddings/oleObject680.bin"/><Relationship Id="rId1551" Type="http://schemas.openxmlformats.org/officeDocument/2006/relationships/oleObject" Target="embeddings/oleObject785.bin"/><Relationship Id="rId1789" Type="http://schemas.openxmlformats.org/officeDocument/2006/relationships/image" Target="media/image876.wmf"/><Relationship Id="rId1996" Type="http://schemas.openxmlformats.org/officeDocument/2006/relationships/image" Target="media/image970.wmf"/><Relationship Id="rId50" Type="http://schemas.openxmlformats.org/officeDocument/2006/relationships/oleObject" Target="embeddings/oleObject24.bin"/><Relationship Id="rId1204" Type="http://schemas.openxmlformats.org/officeDocument/2006/relationships/image" Target="media/image583.wmf"/><Relationship Id="rId1411" Type="http://schemas.openxmlformats.org/officeDocument/2006/relationships/image" Target="media/image687.wmf"/><Relationship Id="rId1649" Type="http://schemas.openxmlformats.org/officeDocument/2006/relationships/oleObject" Target="embeddings/oleObject834.bin"/><Relationship Id="rId1856" Type="http://schemas.openxmlformats.org/officeDocument/2006/relationships/image" Target="media/image906.wmf"/><Relationship Id="rId1509" Type="http://schemas.openxmlformats.org/officeDocument/2006/relationships/oleObject" Target="embeddings/oleObject763.bin"/><Relationship Id="rId1716" Type="http://schemas.openxmlformats.org/officeDocument/2006/relationships/oleObject" Target="embeddings/oleObject866.bin"/><Relationship Id="rId1923" Type="http://schemas.openxmlformats.org/officeDocument/2006/relationships/image" Target="media/image937.wmf"/><Relationship Id="rId297" Type="http://schemas.openxmlformats.org/officeDocument/2006/relationships/oleObject" Target="embeddings/oleObject148.bin"/><Relationship Id="rId2185" Type="http://schemas.openxmlformats.org/officeDocument/2006/relationships/image" Target="media/image1047.wmf"/><Relationship Id="rId2392" Type="http://schemas.openxmlformats.org/officeDocument/2006/relationships/image" Target="media/image1139.wmf"/><Relationship Id="rId157" Type="http://schemas.openxmlformats.org/officeDocument/2006/relationships/oleObject" Target="embeddings/oleObject77.bin"/><Relationship Id="rId364" Type="http://schemas.openxmlformats.org/officeDocument/2006/relationships/image" Target="media/image175.wmf"/><Relationship Id="rId2045" Type="http://schemas.openxmlformats.org/officeDocument/2006/relationships/image" Target="media/image988.wmf"/><Relationship Id="rId571" Type="http://schemas.openxmlformats.org/officeDocument/2006/relationships/oleObject" Target="embeddings/oleObject284.bin"/><Relationship Id="rId669" Type="http://schemas.openxmlformats.org/officeDocument/2006/relationships/image" Target="media/image326.wmf"/><Relationship Id="rId876" Type="http://schemas.openxmlformats.org/officeDocument/2006/relationships/image" Target="media/image428.wmf"/><Relationship Id="rId1299" Type="http://schemas.openxmlformats.org/officeDocument/2006/relationships/image" Target="media/image631.wmf"/><Relationship Id="rId2252" Type="http://schemas.openxmlformats.org/officeDocument/2006/relationships/image" Target="media/image1073.wmf"/><Relationship Id="rId224" Type="http://schemas.openxmlformats.org/officeDocument/2006/relationships/oleObject" Target="embeddings/oleObject111.bin"/><Relationship Id="rId431" Type="http://schemas.openxmlformats.org/officeDocument/2006/relationships/oleObject" Target="embeddings/oleObject215.bin"/><Relationship Id="rId529" Type="http://schemas.openxmlformats.org/officeDocument/2006/relationships/oleObject" Target="embeddings/oleObject261.bin"/><Relationship Id="rId736" Type="http://schemas.openxmlformats.org/officeDocument/2006/relationships/image" Target="media/image358.emf"/><Relationship Id="rId1061" Type="http://schemas.openxmlformats.org/officeDocument/2006/relationships/oleObject" Target="embeddings/oleObject534.bin"/><Relationship Id="rId1159" Type="http://schemas.openxmlformats.org/officeDocument/2006/relationships/oleObject" Target="embeddings/oleObject584.bin"/><Relationship Id="rId1366" Type="http://schemas.openxmlformats.org/officeDocument/2006/relationships/oleObject" Target="embeddings/oleObject691.bin"/><Relationship Id="rId2112" Type="http://schemas.openxmlformats.org/officeDocument/2006/relationships/image" Target="media/image1014.wmf"/><Relationship Id="rId2417" Type="http://schemas.openxmlformats.org/officeDocument/2006/relationships/oleObject" Target="embeddings/oleObject1255.bin"/><Relationship Id="rId943" Type="http://schemas.openxmlformats.org/officeDocument/2006/relationships/oleObject" Target="embeddings/oleObject474.bin"/><Relationship Id="rId1019" Type="http://schemas.openxmlformats.org/officeDocument/2006/relationships/oleObject" Target="embeddings/oleObject512.bin"/><Relationship Id="rId1573" Type="http://schemas.openxmlformats.org/officeDocument/2006/relationships/oleObject" Target="embeddings/oleObject796.bin"/><Relationship Id="rId1780" Type="http://schemas.openxmlformats.org/officeDocument/2006/relationships/oleObject" Target="embeddings/oleObject898.bin"/><Relationship Id="rId1878" Type="http://schemas.openxmlformats.org/officeDocument/2006/relationships/oleObject" Target="embeddings/oleObject951.bin"/><Relationship Id="rId72" Type="http://schemas.openxmlformats.org/officeDocument/2006/relationships/image" Target="media/image30.wmf"/><Relationship Id="rId803" Type="http://schemas.openxmlformats.org/officeDocument/2006/relationships/oleObject" Target="embeddings/oleObject400.bin"/><Relationship Id="rId1226" Type="http://schemas.openxmlformats.org/officeDocument/2006/relationships/image" Target="media/image594.png"/><Relationship Id="rId1433" Type="http://schemas.openxmlformats.org/officeDocument/2006/relationships/image" Target="media/image698.wmf"/><Relationship Id="rId1640" Type="http://schemas.openxmlformats.org/officeDocument/2006/relationships/image" Target="media/image800.wmf"/><Relationship Id="rId1738" Type="http://schemas.openxmlformats.org/officeDocument/2006/relationships/image" Target="media/image851.wmf"/><Relationship Id="rId1500" Type="http://schemas.openxmlformats.org/officeDocument/2006/relationships/oleObject" Target="embeddings/oleObject758.bin"/><Relationship Id="rId1945" Type="http://schemas.openxmlformats.org/officeDocument/2006/relationships/oleObject" Target="embeddings/oleObject988.bin"/><Relationship Id="rId1805" Type="http://schemas.openxmlformats.org/officeDocument/2006/relationships/image" Target="media/image884.wmf"/><Relationship Id="rId179" Type="http://schemas.openxmlformats.org/officeDocument/2006/relationships/oleObject" Target="embeddings/oleObject88.bin"/><Relationship Id="rId386" Type="http://schemas.openxmlformats.org/officeDocument/2006/relationships/image" Target="media/image186.wmf"/><Relationship Id="rId593" Type="http://schemas.openxmlformats.org/officeDocument/2006/relationships/oleObject" Target="embeddings/oleObject296.bin"/><Relationship Id="rId2067" Type="http://schemas.openxmlformats.org/officeDocument/2006/relationships/oleObject" Target="embeddings/oleObject1059.bin"/><Relationship Id="rId2274" Type="http://schemas.openxmlformats.org/officeDocument/2006/relationships/oleObject" Target="embeddings/oleObject1183.bin"/><Relationship Id="rId246" Type="http://schemas.openxmlformats.org/officeDocument/2006/relationships/oleObject" Target="embeddings/oleObject122.bin"/><Relationship Id="rId453" Type="http://schemas.openxmlformats.org/officeDocument/2006/relationships/oleObject" Target="embeddings/oleObject226.bin"/><Relationship Id="rId660" Type="http://schemas.openxmlformats.org/officeDocument/2006/relationships/oleObject" Target="embeddings/oleObject330.bin"/><Relationship Id="rId898" Type="http://schemas.openxmlformats.org/officeDocument/2006/relationships/image" Target="media/image436.wmf"/><Relationship Id="rId1083" Type="http://schemas.openxmlformats.org/officeDocument/2006/relationships/oleObject" Target="embeddings/oleObject545.bin"/><Relationship Id="rId1290" Type="http://schemas.openxmlformats.org/officeDocument/2006/relationships/oleObject" Target="embeddings/oleObject653.bin"/><Relationship Id="rId2134" Type="http://schemas.openxmlformats.org/officeDocument/2006/relationships/image" Target="media/image1025.wmf"/><Relationship Id="rId2341" Type="http://schemas.openxmlformats.org/officeDocument/2006/relationships/oleObject" Target="embeddings/oleObject1217.bin"/><Relationship Id="rId106" Type="http://schemas.openxmlformats.org/officeDocument/2006/relationships/image" Target="media/image47.wmf"/><Relationship Id="rId313" Type="http://schemas.openxmlformats.org/officeDocument/2006/relationships/oleObject" Target="embeddings/oleObject156.bin"/><Relationship Id="rId758" Type="http://schemas.openxmlformats.org/officeDocument/2006/relationships/oleObject" Target="embeddings/oleObject379.bin"/><Relationship Id="rId965" Type="http://schemas.openxmlformats.org/officeDocument/2006/relationships/oleObject" Target="embeddings/oleObject485.bin"/><Relationship Id="rId1150" Type="http://schemas.openxmlformats.org/officeDocument/2006/relationships/image" Target="media/image561.wmf"/><Relationship Id="rId1388" Type="http://schemas.openxmlformats.org/officeDocument/2006/relationships/oleObject" Target="embeddings/oleObject702.bin"/><Relationship Id="rId1595" Type="http://schemas.openxmlformats.org/officeDocument/2006/relationships/oleObject" Target="embeddings/oleObject807.bin"/><Relationship Id="rId2439" Type="http://schemas.openxmlformats.org/officeDocument/2006/relationships/oleObject" Target="embeddings/oleObject1266.bin"/><Relationship Id="rId94" Type="http://schemas.openxmlformats.org/officeDocument/2006/relationships/image" Target="media/image41.wmf"/><Relationship Id="rId520" Type="http://schemas.openxmlformats.org/officeDocument/2006/relationships/image" Target="media/image256.wmf"/><Relationship Id="rId618" Type="http://schemas.openxmlformats.org/officeDocument/2006/relationships/image" Target="media/image301.wmf"/><Relationship Id="rId825" Type="http://schemas.openxmlformats.org/officeDocument/2006/relationships/oleObject" Target="embeddings/oleObject411.bin"/><Relationship Id="rId1248" Type="http://schemas.openxmlformats.org/officeDocument/2006/relationships/oleObject" Target="embeddings/oleObject632.bin"/><Relationship Id="rId1455" Type="http://schemas.openxmlformats.org/officeDocument/2006/relationships/image" Target="media/image709.wmf"/><Relationship Id="rId1662" Type="http://schemas.openxmlformats.org/officeDocument/2006/relationships/image" Target="media/image812.wmf"/><Relationship Id="rId2201" Type="http://schemas.openxmlformats.org/officeDocument/2006/relationships/image" Target="media/image1052.wmf"/><Relationship Id="rId1010" Type="http://schemas.openxmlformats.org/officeDocument/2006/relationships/image" Target="media/image492.wmf"/><Relationship Id="rId1108" Type="http://schemas.openxmlformats.org/officeDocument/2006/relationships/image" Target="media/image540.wmf"/><Relationship Id="rId1315" Type="http://schemas.openxmlformats.org/officeDocument/2006/relationships/image" Target="media/image639.wmf"/><Relationship Id="rId1967" Type="http://schemas.openxmlformats.org/officeDocument/2006/relationships/oleObject" Target="embeddings/oleObject999.bin"/><Relationship Id="rId1522" Type="http://schemas.openxmlformats.org/officeDocument/2006/relationships/image" Target="media/image742.wmf"/><Relationship Id="rId21" Type="http://schemas.openxmlformats.org/officeDocument/2006/relationships/image" Target="media/image7.wmf"/><Relationship Id="rId2089" Type="http://schemas.openxmlformats.org/officeDocument/2006/relationships/oleObject" Target="embeddings/oleObject1076.bin"/><Relationship Id="rId2296" Type="http://schemas.openxmlformats.org/officeDocument/2006/relationships/image" Target="media/image1091.wmf"/><Relationship Id="rId268" Type="http://schemas.openxmlformats.org/officeDocument/2006/relationships/oleObject" Target="embeddings/oleObject133.bin"/><Relationship Id="rId475" Type="http://schemas.openxmlformats.org/officeDocument/2006/relationships/oleObject" Target="embeddings/oleObject237.bin"/><Relationship Id="rId682" Type="http://schemas.openxmlformats.org/officeDocument/2006/relationships/oleObject" Target="embeddings/oleObject342.bin"/><Relationship Id="rId2156" Type="http://schemas.openxmlformats.org/officeDocument/2006/relationships/image" Target="media/image1035.wmf"/><Relationship Id="rId2363" Type="http://schemas.openxmlformats.org/officeDocument/2006/relationships/oleObject" Target="embeddings/oleObject1228.bin"/><Relationship Id="rId128" Type="http://schemas.openxmlformats.org/officeDocument/2006/relationships/image" Target="media/image58.wmf"/><Relationship Id="rId335" Type="http://schemas.openxmlformats.org/officeDocument/2006/relationships/oleObject" Target="embeddings/oleObject167.bin"/><Relationship Id="rId542" Type="http://schemas.openxmlformats.org/officeDocument/2006/relationships/oleObject" Target="embeddings/oleObject268.bin"/><Relationship Id="rId1172" Type="http://schemas.openxmlformats.org/officeDocument/2006/relationships/oleObject" Target="embeddings/oleObject592.bin"/><Relationship Id="rId2016" Type="http://schemas.openxmlformats.org/officeDocument/2006/relationships/image" Target="media/image978.wmf"/><Relationship Id="rId2223" Type="http://schemas.openxmlformats.org/officeDocument/2006/relationships/image" Target="media/image1061.wmf"/><Relationship Id="rId2430" Type="http://schemas.openxmlformats.org/officeDocument/2006/relationships/image" Target="media/image1158.wmf"/><Relationship Id="rId402" Type="http://schemas.openxmlformats.org/officeDocument/2006/relationships/image" Target="media/image194.wmf"/><Relationship Id="rId1032" Type="http://schemas.openxmlformats.org/officeDocument/2006/relationships/oleObject" Target="embeddings/oleObject519.bin"/><Relationship Id="rId1989" Type="http://schemas.openxmlformats.org/officeDocument/2006/relationships/oleObject" Target="embeddings/oleObject1011.bin"/><Relationship Id="rId1849" Type="http://schemas.openxmlformats.org/officeDocument/2006/relationships/oleObject" Target="embeddings/oleObject936.bin"/><Relationship Id="rId192" Type="http://schemas.openxmlformats.org/officeDocument/2006/relationships/oleObject" Target="embeddings/oleObject95.bin"/><Relationship Id="rId1709" Type="http://schemas.openxmlformats.org/officeDocument/2006/relationships/image" Target="media/image836.wmf"/><Relationship Id="rId1916" Type="http://schemas.openxmlformats.org/officeDocument/2006/relationships/image" Target="media/image934.wmf"/><Relationship Id="rId2080" Type="http://schemas.openxmlformats.org/officeDocument/2006/relationships/oleObject" Target="embeddings/oleObject1069.bin"/><Relationship Id="rId869" Type="http://schemas.openxmlformats.org/officeDocument/2006/relationships/oleObject" Target="embeddings/oleObject434.bin"/><Relationship Id="rId1499" Type="http://schemas.openxmlformats.org/officeDocument/2006/relationships/image" Target="media/image731.wmf"/><Relationship Id="rId729" Type="http://schemas.openxmlformats.org/officeDocument/2006/relationships/image" Target="media/image354.wmf"/><Relationship Id="rId1359" Type="http://schemas.openxmlformats.org/officeDocument/2006/relationships/image" Target="media/image661.wmf"/><Relationship Id="rId936" Type="http://schemas.openxmlformats.org/officeDocument/2006/relationships/image" Target="media/image455.wmf"/><Relationship Id="rId1219" Type="http://schemas.openxmlformats.org/officeDocument/2006/relationships/oleObject" Target="embeddings/oleObject618.bin"/><Relationship Id="rId1566" Type="http://schemas.openxmlformats.org/officeDocument/2006/relationships/image" Target="media/image763.wmf"/><Relationship Id="rId1773" Type="http://schemas.openxmlformats.org/officeDocument/2006/relationships/image" Target="media/image868.wmf"/><Relationship Id="rId1980" Type="http://schemas.openxmlformats.org/officeDocument/2006/relationships/oleObject" Target="embeddings/oleObject1006.bin"/><Relationship Id="rId65" Type="http://schemas.openxmlformats.org/officeDocument/2006/relationships/oleObject" Target="embeddings/oleObject31.bin"/><Relationship Id="rId1426" Type="http://schemas.openxmlformats.org/officeDocument/2006/relationships/oleObject" Target="embeddings/oleObject721.bin"/><Relationship Id="rId1633" Type="http://schemas.openxmlformats.org/officeDocument/2006/relationships/oleObject" Target="embeddings/oleObject826.bin"/><Relationship Id="rId1840" Type="http://schemas.openxmlformats.org/officeDocument/2006/relationships/image" Target="media/image898.wmf"/><Relationship Id="rId1700" Type="http://schemas.openxmlformats.org/officeDocument/2006/relationships/oleObject" Target="embeddings/oleObject858.bin"/><Relationship Id="rId379" Type="http://schemas.openxmlformats.org/officeDocument/2006/relationships/oleObject" Target="embeddings/oleObject189.bin"/><Relationship Id="rId586" Type="http://schemas.openxmlformats.org/officeDocument/2006/relationships/oleObject" Target="embeddings/oleObject292.bin"/><Relationship Id="rId793" Type="http://schemas.openxmlformats.org/officeDocument/2006/relationships/oleObject" Target="embeddings/oleObject395.bin"/><Relationship Id="rId2267" Type="http://schemas.openxmlformats.org/officeDocument/2006/relationships/oleObject" Target="embeddings/oleObject1177.bin"/><Relationship Id="rId2474" Type="http://schemas.openxmlformats.org/officeDocument/2006/relationships/fontTable" Target="fontTable.xml"/><Relationship Id="rId239" Type="http://schemas.openxmlformats.org/officeDocument/2006/relationships/image" Target="media/image113.wmf"/><Relationship Id="rId446" Type="http://schemas.openxmlformats.org/officeDocument/2006/relationships/image" Target="media/image216.wmf"/><Relationship Id="rId653" Type="http://schemas.openxmlformats.org/officeDocument/2006/relationships/image" Target="media/image319.wmf"/><Relationship Id="rId1076" Type="http://schemas.openxmlformats.org/officeDocument/2006/relationships/image" Target="media/image524.wmf"/><Relationship Id="rId1283" Type="http://schemas.openxmlformats.org/officeDocument/2006/relationships/image" Target="media/image623.wmf"/><Relationship Id="rId1490" Type="http://schemas.openxmlformats.org/officeDocument/2006/relationships/oleObject" Target="embeddings/oleObject753.bin"/><Relationship Id="rId2127" Type="http://schemas.openxmlformats.org/officeDocument/2006/relationships/oleObject" Target="embeddings/oleObject1095.bin"/><Relationship Id="rId2334" Type="http://schemas.openxmlformats.org/officeDocument/2006/relationships/image" Target="media/image1110.wmf"/><Relationship Id="rId306" Type="http://schemas.openxmlformats.org/officeDocument/2006/relationships/image" Target="media/image146.wmf"/><Relationship Id="rId860" Type="http://schemas.openxmlformats.org/officeDocument/2006/relationships/image" Target="media/image420.wmf"/><Relationship Id="rId1143" Type="http://schemas.openxmlformats.org/officeDocument/2006/relationships/oleObject" Target="embeddings/oleObject575.bin"/><Relationship Id="rId513" Type="http://schemas.openxmlformats.org/officeDocument/2006/relationships/image" Target="media/image252.png"/><Relationship Id="rId720" Type="http://schemas.openxmlformats.org/officeDocument/2006/relationships/oleObject" Target="embeddings/oleObject362.bin"/><Relationship Id="rId1350" Type="http://schemas.openxmlformats.org/officeDocument/2006/relationships/oleObject" Target="embeddings/oleObject683.bin"/><Relationship Id="rId2401" Type="http://schemas.openxmlformats.org/officeDocument/2006/relationships/oleObject" Target="embeddings/oleObject1247.bin"/><Relationship Id="rId1003" Type="http://schemas.openxmlformats.org/officeDocument/2006/relationships/oleObject" Target="embeddings/oleObject504.bin"/><Relationship Id="rId1210" Type="http://schemas.openxmlformats.org/officeDocument/2006/relationships/image" Target="media/image586.wmf"/><Relationship Id="rId2191" Type="http://schemas.openxmlformats.org/officeDocument/2006/relationships/image" Target="media/image1049.wmf"/><Relationship Id="rId163" Type="http://schemas.openxmlformats.org/officeDocument/2006/relationships/oleObject" Target="embeddings/oleObject80.bin"/><Relationship Id="rId370" Type="http://schemas.openxmlformats.org/officeDocument/2006/relationships/image" Target="media/image178.wmf"/><Relationship Id="rId2051" Type="http://schemas.openxmlformats.org/officeDocument/2006/relationships/oleObject" Target="embeddings/oleObject1050.bin"/><Relationship Id="rId230" Type="http://schemas.openxmlformats.org/officeDocument/2006/relationships/oleObject" Target="embeddings/oleObject114.bin"/><Relationship Id="rId1677" Type="http://schemas.openxmlformats.org/officeDocument/2006/relationships/image" Target="media/image820.wmf"/><Relationship Id="rId1884" Type="http://schemas.openxmlformats.org/officeDocument/2006/relationships/oleObject" Target="embeddings/oleObject954.bin"/><Relationship Id="rId907" Type="http://schemas.openxmlformats.org/officeDocument/2006/relationships/oleObject" Target="embeddings/oleObject456.bin"/><Relationship Id="rId1537" Type="http://schemas.openxmlformats.org/officeDocument/2006/relationships/oleObject" Target="embeddings/oleObject778.bin"/><Relationship Id="rId1744" Type="http://schemas.openxmlformats.org/officeDocument/2006/relationships/image" Target="media/image854.wmf"/><Relationship Id="rId1951" Type="http://schemas.openxmlformats.org/officeDocument/2006/relationships/oleObject" Target="embeddings/oleObject991.bin"/><Relationship Id="rId36" Type="http://schemas.openxmlformats.org/officeDocument/2006/relationships/oleObject" Target="embeddings/oleObject16.bin"/><Relationship Id="rId1604" Type="http://schemas.openxmlformats.org/officeDocument/2006/relationships/image" Target="media/image782.wmf"/><Relationship Id="rId1811" Type="http://schemas.openxmlformats.org/officeDocument/2006/relationships/image" Target="media/image887.wmf"/><Relationship Id="rId697" Type="http://schemas.openxmlformats.org/officeDocument/2006/relationships/image" Target="media/image340.wmf"/><Relationship Id="rId2378" Type="http://schemas.openxmlformats.org/officeDocument/2006/relationships/image" Target="media/image1132.wmf"/><Relationship Id="rId1187" Type="http://schemas.openxmlformats.org/officeDocument/2006/relationships/image" Target="media/image575.wmf"/><Relationship Id="rId557" Type="http://schemas.openxmlformats.org/officeDocument/2006/relationships/oleObject" Target="embeddings/oleObject276.bin"/><Relationship Id="rId764" Type="http://schemas.openxmlformats.org/officeDocument/2006/relationships/oleObject" Target="embeddings/oleObject381.bin"/><Relationship Id="rId971" Type="http://schemas.openxmlformats.org/officeDocument/2006/relationships/oleObject" Target="embeddings/oleObject488.bin"/><Relationship Id="rId1394" Type="http://schemas.openxmlformats.org/officeDocument/2006/relationships/oleObject" Target="embeddings/oleObject705.bin"/><Relationship Id="rId2238" Type="http://schemas.openxmlformats.org/officeDocument/2006/relationships/oleObject" Target="embeddings/oleObject1160.bin"/><Relationship Id="rId2445" Type="http://schemas.openxmlformats.org/officeDocument/2006/relationships/oleObject" Target="embeddings/oleObject1269.bin"/><Relationship Id="rId417" Type="http://schemas.openxmlformats.org/officeDocument/2006/relationships/oleObject" Target="embeddings/oleObject208.bin"/><Relationship Id="rId624" Type="http://schemas.openxmlformats.org/officeDocument/2006/relationships/image" Target="media/image304.emf"/><Relationship Id="rId831" Type="http://schemas.openxmlformats.org/officeDocument/2006/relationships/oleObject" Target="embeddings/oleObject414.bin"/><Relationship Id="rId1047" Type="http://schemas.openxmlformats.org/officeDocument/2006/relationships/oleObject" Target="embeddings/oleObject527.bin"/><Relationship Id="rId1254" Type="http://schemas.openxmlformats.org/officeDocument/2006/relationships/oleObject" Target="embeddings/oleObject635.bin"/><Relationship Id="rId1461" Type="http://schemas.openxmlformats.org/officeDocument/2006/relationships/image" Target="media/image712.wmf"/><Relationship Id="rId2305" Type="http://schemas.openxmlformats.org/officeDocument/2006/relationships/oleObject" Target="embeddings/oleObject1199.bin"/><Relationship Id="rId1114" Type="http://schemas.openxmlformats.org/officeDocument/2006/relationships/image" Target="media/image543.wmf"/><Relationship Id="rId1321" Type="http://schemas.openxmlformats.org/officeDocument/2006/relationships/image" Target="media/image642.wmf"/><Relationship Id="rId2095" Type="http://schemas.openxmlformats.org/officeDocument/2006/relationships/oleObject" Target="embeddings/oleObject1079.bin"/><Relationship Id="rId274" Type="http://schemas.openxmlformats.org/officeDocument/2006/relationships/oleObject" Target="embeddings/oleObject136.bin"/><Relationship Id="rId481" Type="http://schemas.openxmlformats.org/officeDocument/2006/relationships/image" Target="media/image233.wmf"/><Relationship Id="rId2162" Type="http://schemas.openxmlformats.org/officeDocument/2006/relationships/image" Target="media/image1038.wmf"/><Relationship Id="rId134" Type="http://schemas.openxmlformats.org/officeDocument/2006/relationships/image" Target="media/image61.wmf"/><Relationship Id="rId341" Type="http://schemas.openxmlformats.org/officeDocument/2006/relationships/oleObject" Target="embeddings/oleObject170.bin"/><Relationship Id="rId2022" Type="http://schemas.openxmlformats.org/officeDocument/2006/relationships/oleObject" Target="embeddings/oleObject1032.bin"/><Relationship Id="rId201" Type="http://schemas.openxmlformats.org/officeDocument/2006/relationships/image" Target="media/image94.wmf"/><Relationship Id="rId1788" Type="http://schemas.openxmlformats.org/officeDocument/2006/relationships/oleObject" Target="embeddings/oleObject902.bin"/><Relationship Id="rId1995" Type="http://schemas.openxmlformats.org/officeDocument/2006/relationships/oleObject" Target="embeddings/oleObject1015.bin"/><Relationship Id="rId1648" Type="http://schemas.openxmlformats.org/officeDocument/2006/relationships/image" Target="media/image804.wmf"/><Relationship Id="rId1508" Type="http://schemas.openxmlformats.org/officeDocument/2006/relationships/image" Target="media/image735.wmf"/><Relationship Id="rId1855" Type="http://schemas.openxmlformats.org/officeDocument/2006/relationships/oleObject" Target="embeddings/oleObject939.bin"/><Relationship Id="rId1715" Type="http://schemas.openxmlformats.org/officeDocument/2006/relationships/image" Target="media/image839.wmf"/><Relationship Id="rId1922" Type="http://schemas.openxmlformats.org/officeDocument/2006/relationships/oleObject" Target="embeddings/oleObject975.bin"/><Relationship Id="rId668" Type="http://schemas.openxmlformats.org/officeDocument/2006/relationships/oleObject" Target="embeddings/oleObject335.bin"/><Relationship Id="rId875" Type="http://schemas.openxmlformats.org/officeDocument/2006/relationships/oleObject" Target="embeddings/oleObject437.bin"/><Relationship Id="rId1298" Type="http://schemas.openxmlformats.org/officeDocument/2006/relationships/oleObject" Target="embeddings/oleObject657.bin"/><Relationship Id="rId2349" Type="http://schemas.openxmlformats.org/officeDocument/2006/relationships/oleObject" Target="embeddings/oleObject1221.bin"/><Relationship Id="rId528" Type="http://schemas.openxmlformats.org/officeDocument/2006/relationships/image" Target="media/image260.wmf"/><Relationship Id="rId735" Type="http://schemas.openxmlformats.org/officeDocument/2006/relationships/image" Target="media/image357.emf"/><Relationship Id="rId942" Type="http://schemas.openxmlformats.org/officeDocument/2006/relationships/image" Target="media/image458.wmf"/><Relationship Id="rId1158" Type="http://schemas.openxmlformats.org/officeDocument/2006/relationships/oleObject" Target="embeddings/oleObject583.bin"/><Relationship Id="rId1365" Type="http://schemas.openxmlformats.org/officeDocument/2006/relationships/image" Target="media/image664.wmf"/><Relationship Id="rId1572" Type="http://schemas.openxmlformats.org/officeDocument/2006/relationships/image" Target="media/image766.wmf"/><Relationship Id="rId2209" Type="http://schemas.openxmlformats.org/officeDocument/2006/relationships/oleObject" Target="embeddings/oleObject1144.bin"/><Relationship Id="rId2416" Type="http://schemas.openxmlformats.org/officeDocument/2006/relationships/image" Target="media/image1151.wmf"/><Relationship Id="rId1018" Type="http://schemas.openxmlformats.org/officeDocument/2006/relationships/image" Target="media/image496.wmf"/><Relationship Id="rId1225" Type="http://schemas.openxmlformats.org/officeDocument/2006/relationships/oleObject" Target="embeddings/oleObject621.bin"/><Relationship Id="rId1432" Type="http://schemas.openxmlformats.org/officeDocument/2006/relationships/oleObject" Target="embeddings/oleObject724.bin"/><Relationship Id="rId71" Type="http://schemas.openxmlformats.org/officeDocument/2006/relationships/oleObject" Target="embeddings/oleObject34.bin"/><Relationship Id="rId802" Type="http://schemas.openxmlformats.org/officeDocument/2006/relationships/image" Target="media/image392.wmf"/><Relationship Id="rId178" Type="http://schemas.openxmlformats.org/officeDocument/2006/relationships/image" Target="media/image83.wmf"/><Relationship Id="rId385" Type="http://schemas.openxmlformats.org/officeDocument/2006/relationships/oleObject" Target="embeddings/oleObject192.bin"/><Relationship Id="rId592" Type="http://schemas.openxmlformats.org/officeDocument/2006/relationships/image" Target="media/image289.wmf"/><Relationship Id="rId2066" Type="http://schemas.openxmlformats.org/officeDocument/2006/relationships/image" Target="media/image997.wmf"/><Relationship Id="rId2273" Type="http://schemas.openxmlformats.org/officeDocument/2006/relationships/image" Target="media/image1080.wmf"/><Relationship Id="rId245" Type="http://schemas.openxmlformats.org/officeDocument/2006/relationships/image" Target="media/image116.wmf"/><Relationship Id="rId452" Type="http://schemas.openxmlformats.org/officeDocument/2006/relationships/image" Target="media/image219.wmf"/><Relationship Id="rId1082" Type="http://schemas.openxmlformats.org/officeDocument/2006/relationships/image" Target="media/image527.wmf"/><Relationship Id="rId2133" Type="http://schemas.openxmlformats.org/officeDocument/2006/relationships/oleObject" Target="embeddings/oleObject1098.bin"/><Relationship Id="rId2340" Type="http://schemas.openxmlformats.org/officeDocument/2006/relationships/image" Target="media/image1113.wmf"/><Relationship Id="rId105" Type="http://schemas.openxmlformats.org/officeDocument/2006/relationships/oleObject" Target="embeddings/oleObject51.bin"/><Relationship Id="rId312" Type="http://schemas.openxmlformats.org/officeDocument/2006/relationships/image" Target="media/image149.wmf"/><Relationship Id="rId2200" Type="http://schemas.openxmlformats.org/officeDocument/2006/relationships/oleObject" Target="embeddings/oleObject1138.bin"/><Relationship Id="rId1899" Type="http://schemas.openxmlformats.org/officeDocument/2006/relationships/oleObject" Target="embeddings/oleObject963.bin"/><Relationship Id="rId1759" Type="http://schemas.openxmlformats.org/officeDocument/2006/relationships/oleObject" Target="embeddings/oleObject887.bin"/><Relationship Id="rId1966" Type="http://schemas.openxmlformats.org/officeDocument/2006/relationships/image" Target="media/image957.wmf"/><Relationship Id="rId1619" Type="http://schemas.openxmlformats.org/officeDocument/2006/relationships/oleObject" Target="embeddings/oleObject819.bin"/><Relationship Id="rId1826" Type="http://schemas.openxmlformats.org/officeDocument/2006/relationships/image" Target="media/image891.wmf"/><Relationship Id="rId779" Type="http://schemas.openxmlformats.org/officeDocument/2006/relationships/oleObject" Target="embeddings/oleObject388.bin"/><Relationship Id="rId986" Type="http://schemas.openxmlformats.org/officeDocument/2006/relationships/oleObject" Target="embeddings/oleObject496.bin"/><Relationship Id="rId639" Type="http://schemas.openxmlformats.org/officeDocument/2006/relationships/image" Target="media/image312.wmf"/><Relationship Id="rId1269" Type="http://schemas.openxmlformats.org/officeDocument/2006/relationships/image" Target="media/image616.wmf"/><Relationship Id="rId1476" Type="http://schemas.openxmlformats.org/officeDocument/2006/relationships/oleObject" Target="embeddings/oleObject746.bin"/><Relationship Id="rId846" Type="http://schemas.openxmlformats.org/officeDocument/2006/relationships/oleObject" Target="embeddings/oleObject422.bin"/><Relationship Id="rId1129" Type="http://schemas.openxmlformats.org/officeDocument/2006/relationships/oleObject" Target="embeddings/oleObject568.bin"/><Relationship Id="rId1683" Type="http://schemas.openxmlformats.org/officeDocument/2006/relationships/image" Target="media/image823.wmf"/><Relationship Id="rId1890" Type="http://schemas.openxmlformats.org/officeDocument/2006/relationships/image" Target="media/image922.wmf"/><Relationship Id="rId706" Type="http://schemas.openxmlformats.org/officeDocument/2006/relationships/oleObject" Target="embeddings/oleObject354.bin"/><Relationship Id="rId913" Type="http://schemas.openxmlformats.org/officeDocument/2006/relationships/oleObject" Target="embeddings/oleObject459.bin"/><Relationship Id="rId1336" Type="http://schemas.openxmlformats.org/officeDocument/2006/relationships/oleObject" Target="embeddings/oleObject676.bin"/><Relationship Id="rId1543" Type="http://schemas.openxmlformats.org/officeDocument/2006/relationships/oleObject" Target="embeddings/oleObject781.bin"/><Relationship Id="rId1750" Type="http://schemas.openxmlformats.org/officeDocument/2006/relationships/image" Target="media/image857.wmf"/><Relationship Id="rId42" Type="http://schemas.openxmlformats.org/officeDocument/2006/relationships/image" Target="media/image15.wmf"/><Relationship Id="rId1403" Type="http://schemas.openxmlformats.org/officeDocument/2006/relationships/image" Target="media/image683.wmf"/><Relationship Id="rId1610" Type="http://schemas.openxmlformats.org/officeDocument/2006/relationships/image" Target="media/image785.wmf"/><Relationship Id="rId289" Type="http://schemas.openxmlformats.org/officeDocument/2006/relationships/oleObject" Target="embeddings/oleObject144.bin"/><Relationship Id="rId496" Type="http://schemas.openxmlformats.org/officeDocument/2006/relationships/oleObject" Target="embeddings/oleObject248.bin"/><Relationship Id="rId2177" Type="http://schemas.openxmlformats.org/officeDocument/2006/relationships/image" Target="media/image1044.wmf"/><Relationship Id="rId2384" Type="http://schemas.openxmlformats.org/officeDocument/2006/relationships/image" Target="media/image1135.wmf"/><Relationship Id="rId149" Type="http://schemas.openxmlformats.org/officeDocument/2006/relationships/oleObject" Target="embeddings/oleObject73.bin"/><Relationship Id="rId356" Type="http://schemas.openxmlformats.org/officeDocument/2006/relationships/image" Target="media/image171.wmf"/><Relationship Id="rId563" Type="http://schemas.openxmlformats.org/officeDocument/2006/relationships/oleObject" Target="embeddings/oleObject279.bin"/><Relationship Id="rId770" Type="http://schemas.openxmlformats.org/officeDocument/2006/relationships/image" Target="media/image376.wmf"/><Relationship Id="rId1193" Type="http://schemas.openxmlformats.org/officeDocument/2006/relationships/image" Target="media/image578.wmf"/><Relationship Id="rId2037" Type="http://schemas.openxmlformats.org/officeDocument/2006/relationships/image" Target="media/image984.wmf"/><Relationship Id="rId2244" Type="http://schemas.openxmlformats.org/officeDocument/2006/relationships/oleObject" Target="embeddings/oleObject1163.bin"/><Relationship Id="rId2451" Type="http://schemas.openxmlformats.org/officeDocument/2006/relationships/oleObject" Target="embeddings/oleObject1272.bin"/><Relationship Id="rId216" Type="http://schemas.openxmlformats.org/officeDocument/2006/relationships/oleObject" Target="embeddings/oleObject107.bin"/><Relationship Id="rId423" Type="http://schemas.openxmlformats.org/officeDocument/2006/relationships/oleObject" Target="embeddings/oleObject211.bin"/><Relationship Id="rId1053" Type="http://schemas.openxmlformats.org/officeDocument/2006/relationships/oleObject" Target="embeddings/oleObject530.bin"/><Relationship Id="rId1260" Type="http://schemas.openxmlformats.org/officeDocument/2006/relationships/oleObject" Target="embeddings/oleObject638.bin"/><Relationship Id="rId2104" Type="http://schemas.openxmlformats.org/officeDocument/2006/relationships/image" Target="media/image1010.wmf"/><Relationship Id="rId630" Type="http://schemas.openxmlformats.org/officeDocument/2006/relationships/oleObject" Target="embeddings/oleObject315.bin"/><Relationship Id="rId2311" Type="http://schemas.openxmlformats.org/officeDocument/2006/relationships/oleObject" Target="embeddings/oleObject1202.bin"/><Relationship Id="rId1120" Type="http://schemas.openxmlformats.org/officeDocument/2006/relationships/image" Target="media/image546.wmf"/><Relationship Id="rId1937" Type="http://schemas.openxmlformats.org/officeDocument/2006/relationships/image" Target="media/image943.wmf"/><Relationship Id="rId280" Type="http://schemas.openxmlformats.org/officeDocument/2006/relationships/oleObject" Target="embeddings/oleObject139.bin"/><Relationship Id="rId140" Type="http://schemas.openxmlformats.org/officeDocument/2006/relationships/image" Target="media/image64.wmf"/><Relationship Id="rId6" Type="http://schemas.openxmlformats.org/officeDocument/2006/relationships/webSettings" Target="webSettings.xml"/><Relationship Id="rId957" Type="http://schemas.openxmlformats.org/officeDocument/2006/relationships/oleObject" Target="embeddings/oleObject481.bin"/><Relationship Id="rId1587" Type="http://schemas.openxmlformats.org/officeDocument/2006/relationships/oleObject" Target="embeddings/oleObject803.bin"/><Relationship Id="rId1794" Type="http://schemas.openxmlformats.org/officeDocument/2006/relationships/oleObject" Target="embeddings/oleObject905.bin"/><Relationship Id="rId86" Type="http://schemas.openxmlformats.org/officeDocument/2006/relationships/image" Target="media/image37.wmf"/><Relationship Id="rId817" Type="http://schemas.openxmlformats.org/officeDocument/2006/relationships/oleObject" Target="embeddings/oleObject407.bin"/><Relationship Id="rId1447" Type="http://schemas.openxmlformats.org/officeDocument/2006/relationships/image" Target="media/image705.wmf"/><Relationship Id="rId1654" Type="http://schemas.openxmlformats.org/officeDocument/2006/relationships/oleObject" Target="embeddings/oleObject836.bin"/><Relationship Id="rId1861" Type="http://schemas.openxmlformats.org/officeDocument/2006/relationships/oleObject" Target="embeddings/oleObject942.bin"/><Relationship Id="rId1307" Type="http://schemas.openxmlformats.org/officeDocument/2006/relationships/image" Target="media/image635.wmf"/><Relationship Id="rId1514" Type="http://schemas.openxmlformats.org/officeDocument/2006/relationships/image" Target="media/image738.wmf"/><Relationship Id="rId1721" Type="http://schemas.openxmlformats.org/officeDocument/2006/relationships/image" Target="media/image842.wmf"/><Relationship Id="rId13" Type="http://schemas.openxmlformats.org/officeDocument/2006/relationships/image" Target="media/image3.wmf"/><Relationship Id="rId2288" Type="http://schemas.openxmlformats.org/officeDocument/2006/relationships/image" Target="media/image1087.wmf"/><Relationship Id="rId467" Type="http://schemas.openxmlformats.org/officeDocument/2006/relationships/oleObject" Target="embeddings/oleObject233.bin"/><Relationship Id="rId1097" Type="http://schemas.openxmlformats.org/officeDocument/2006/relationships/oleObject" Target="embeddings/oleObject552.bin"/><Relationship Id="rId2148" Type="http://schemas.openxmlformats.org/officeDocument/2006/relationships/oleObject" Target="embeddings/oleObject1106.bin"/><Relationship Id="rId674" Type="http://schemas.openxmlformats.org/officeDocument/2006/relationships/oleObject" Target="embeddings/oleObject338.bin"/><Relationship Id="rId881" Type="http://schemas.openxmlformats.org/officeDocument/2006/relationships/image" Target="media/image430.wmf"/><Relationship Id="rId2355" Type="http://schemas.openxmlformats.org/officeDocument/2006/relationships/oleObject" Target="embeddings/oleObject1224.bin"/><Relationship Id="rId327" Type="http://schemas.openxmlformats.org/officeDocument/2006/relationships/oleObject" Target="embeddings/oleObject163.bin"/><Relationship Id="rId534" Type="http://schemas.openxmlformats.org/officeDocument/2006/relationships/image" Target="media/image263.wmf"/><Relationship Id="rId741" Type="http://schemas.openxmlformats.org/officeDocument/2006/relationships/oleObject" Target="embeddings/oleObject371.bin"/><Relationship Id="rId1164" Type="http://schemas.openxmlformats.org/officeDocument/2006/relationships/image" Target="media/image566.wmf"/><Relationship Id="rId1371" Type="http://schemas.openxmlformats.org/officeDocument/2006/relationships/image" Target="media/image667.wmf"/><Relationship Id="rId2008" Type="http://schemas.openxmlformats.org/officeDocument/2006/relationships/image" Target="media/image975.wmf"/><Relationship Id="rId2215" Type="http://schemas.openxmlformats.org/officeDocument/2006/relationships/image" Target="media/image1057.wmf"/><Relationship Id="rId2422" Type="http://schemas.openxmlformats.org/officeDocument/2006/relationships/image" Target="media/image1154.wmf"/><Relationship Id="rId601" Type="http://schemas.openxmlformats.org/officeDocument/2006/relationships/oleObject" Target="embeddings/oleObject300.bin"/><Relationship Id="rId1024" Type="http://schemas.openxmlformats.org/officeDocument/2006/relationships/image" Target="media/image499.wmf"/><Relationship Id="rId1231" Type="http://schemas.openxmlformats.org/officeDocument/2006/relationships/image" Target="media/image597.wmf"/><Relationship Id="rId184" Type="http://schemas.openxmlformats.org/officeDocument/2006/relationships/image" Target="media/image86.wmf"/><Relationship Id="rId391" Type="http://schemas.openxmlformats.org/officeDocument/2006/relationships/oleObject" Target="embeddings/oleObject195.bin"/><Relationship Id="rId1908" Type="http://schemas.openxmlformats.org/officeDocument/2006/relationships/image" Target="media/image930.wmf"/><Relationship Id="rId2072" Type="http://schemas.openxmlformats.org/officeDocument/2006/relationships/oleObject" Target="embeddings/oleObject1063.bin"/><Relationship Id="rId251" Type="http://schemas.openxmlformats.org/officeDocument/2006/relationships/image" Target="media/image119.wmf"/><Relationship Id="rId111" Type="http://schemas.openxmlformats.org/officeDocument/2006/relationships/oleObject" Target="embeddings/oleObject54.bin"/><Relationship Id="rId1698" Type="http://schemas.openxmlformats.org/officeDocument/2006/relationships/oleObject" Target="embeddings/oleObject857.bin"/><Relationship Id="rId928" Type="http://schemas.openxmlformats.org/officeDocument/2006/relationships/image" Target="media/image451.wmf"/><Relationship Id="rId1558" Type="http://schemas.openxmlformats.org/officeDocument/2006/relationships/image" Target="media/image759.wmf"/><Relationship Id="rId1765" Type="http://schemas.openxmlformats.org/officeDocument/2006/relationships/oleObject" Target="embeddings/oleObject890.bin"/><Relationship Id="rId57" Type="http://schemas.openxmlformats.org/officeDocument/2006/relationships/oleObject" Target="embeddings/oleObject27.bin"/><Relationship Id="rId1418" Type="http://schemas.openxmlformats.org/officeDocument/2006/relationships/oleObject" Target="embeddings/oleObject717.bin"/><Relationship Id="rId1972" Type="http://schemas.openxmlformats.org/officeDocument/2006/relationships/image" Target="media/image960.wmf"/><Relationship Id="rId1625" Type="http://schemas.openxmlformats.org/officeDocument/2006/relationships/oleObject" Target="embeddings/oleObject822.bin"/><Relationship Id="rId1832" Type="http://schemas.openxmlformats.org/officeDocument/2006/relationships/image" Target="media/image894.wmf"/><Relationship Id="rId2399" Type="http://schemas.openxmlformats.org/officeDocument/2006/relationships/oleObject" Target="embeddings/oleObject1246.bin"/><Relationship Id="rId578" Type="http://schemas.openxmlformats.org/officeDocument/2006/relationships/oleObject" Target="embeddings/oleObject288.bin"/><Relationship Id="rId785" Type="http://schemas.openxmlformats.org/officeDocument/2006/relationships/oleObject" Target="embeddings/oleObject391.bin"/><Relationship Id="rId992" Type="http://schemas.openxmlformats.org/officeDocument/2006/relationships/image" Target="media/image483.wmf"/><Relationship Id="rId2259" Type="http://schemas.openxmlformats.org/officeDocument/2006/relationships/oleObject" Target="embeddings/oleObject1173.bin"/><Relationship Id="rId2466" Type="http://schemas.openxmlformats.org/officeDocument/2006/relationships/image" Target="media/image1176.wmf"/><Relationship Id="rId438" Type="http://schemas.openxmlformats.org/officeDocument/2006/relationships/image" Target="media/image212.wmf"/><Relationship Id="rId645" Type="http://schemas.openxmlformats.org/officeDocument/2006/relationships/image" Target="media/image315.wmf"/><Relationship Id="rId852" Type="http://schemas.openxmlformats.org/officeDocument/2006/relationships/oleObject" Target="embeddings/oleObject425.bin"/><Relationship Id="rId1068" Type="http://schemas.openxmlformats.org/officeDocument/2006/relationships/image" Target="media/image520.wmf"/><Relationship Id="rId1275" Type="http://schemas.openxmlformats.org/officeDocument/2006/relationships/image" Target="media/image619.wmf"/><Relationship Id="rId1482" Type="http://schemas.openxmlformats.org/officeDocument/2006/relationships/oleObject" Target="embeddings/oleObject749.bin"/><Relationship Id="rId2119" Type="http://schemas.openxmlformats.org/officeDocument/2006/relationships/oleObject" Target="embeddings/oleObject1091.bin"/><Relationship Id="rId2326" Type="http://schemas.openxmlformats.org/officeDocument/2006/relationships/image" Target="media/image1106.wmf"/><Relationship Id="rId505" Type="http://schemas.openxmlformats.org/officeDocument/2006/relationships/image" Target="media/image247.wmf"/><Relationship Id="rId712" Type="http://schemas.openxmlformats.org/officeDocument/2006/relationships/oleObject" Target="embeddings/oleObject357.bin"/><Relationship Id="rId1135" Type="http://schemas.openxmlformats.org/officeDocument/2006/relationships/oleObject" Target="embeddings/oleObject571.bin"/><Relationship Id="rId1342" Type="http://schemas.openxmlformats.org/officeDocument/2006/relationships/oleObject" Target="embeddings/oleObject679.bin"/><Relationship Id="rId1202" Type="http://schemas.openxmlformats.org/officeDocument/2006/relationships/image" Target="media/image582.wmf"/><Relationship Id="rId295" Type="http://schemas.openxmlformats.org/officeDocument/2006/relationships/oleObject" Target="embeddings/oleObject147.bin"/><Relationship Id="rId2183" Type="http://schemas.openxmlformats.org/officeDocument/2006/relationships/image" Target="media/image1046.wmf"/><Relationship Id="rId2390" Type="http://schemas.openxmlformats.org/officeDocument/2006/relationships/image" Target="media/image1138.wmf"/><Relationship Id="rId155" Type="http://schemas.openxmlformats.org/officeDocument/2006/relationships/oleObject" Target="embeddings/oleObject76.bin"/><Relationship Id="rId362" Type="http://schemas.openxmlformats.org/officeDocument/2006/relationships/image" Target="media/image174.wmf"/><Relationship Id="rId2043" Type="http://schemas.openxmlformats.org/officeDocument/2006/relationships/image" Target="media/image987.wmf"/><Relationship Id="rId2250" Type="http://schemas.openxmlformats.org/officeDocument/2006/relationships/image" Target="media/image1072.wmf"/><Relationship Id="rId222" Type="http://schemas.openxmlformats.org/officeDocument/2006/relationships/oleObject" Target="embeddings/oleObject110.bin"/><Relationship Id="rId2110" Type="http://schemas.openxmlformats.org/officeDocument/2006/relationships/image" Target="media/image10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6971F-4B53-4B18-83BC-2751BC59D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Pages>
  <Words>34789</Words>
  <Characters>184385</Characters>
  <Application>Microsoft Office Word</Application>
  <DocSecurity>0</DocSecurity>
  <Lines>1536</Lines>
  <Paragraphs>437</Paragraphs>
  <ScaleCrop>false</ScaleCrop>
  <HeadingPairs>
    <vt:vector size="8" baseType="variant">
      <vt:variant>
        <vt:lpstr>Title</vt:lpstr>
      </vt:variant>
      <vt:variant>
        <vt:i4>1</vt:i4>
      </vt:variant>
      <vt:variant>
        <vt:lpstr>Headings</vt:lpstr>
      </vt:variant>
      <vt:variant>
        <vt:i4>4</vt:i4>
      </vt:variant>
      <vt:variant>
        <vt:lpstr>タイトル</vt:lpstr>
      </vt:variant>
      <vt:variant>
        <vt:i4>1</vt:i4>
      </vt:variant>
      <vt:variant>
        <vt:lpstr>Titel</vt:lpstr>
      </vt:variant>
      <vt:variant>
        <vt:i4>1</vt:i4>
      </vt:variant>
    </vt:vector>
  </HeadingPairs>
  <TitlesOfParts>
    <vt:vector size="7" baseType="lpstr">
      <vt:lpstr>3GPP TS ab.cde</vt:lpstr>
      <vt:lpstr>    6.2	MDCT Coding mode decoding</vt:lpstr>
      <vt:lpstr>        6.2.1	General MDCT decoding</vt:lpstr>
      <vt:lpstr>        6.2.2	MDCT based TCX</vt:lpstr>
      <vt:lpstr>        6.2.3	High Quality MDCT decoder (HQ)</vt:lpstr>
      <vt:lpstr>3GPP TS ab.cde</vt:lpstr>
      <vt:lpstr>3GPP TS ab.cde</vt:lpstr>
    </vt:vector>
  </TitlesOfParts>
  <Company>HP</Company>
  <LinksUpToDate>false</LinksUpToDate>
  <CharactersWithSpaces>218737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13 |12 |11 | 10 | 9 | 8 | 7 | 6 | 5 | 4)</dc:subject>
  <dc:creator>MCC Support;S4-200830_CR-0050</dc:creator>
  <cp:keywords>&lt;keyword[, keyword, ]&gt;</cp:keywords>
  <cp:lastModifiedBy>Wilhelm Meding</cp:lastModifiedBy>
  <cp:revision>2</cp:revision>
  <dcterms:created xsi:type="dcterms:W3CDTF">2024-07-21T15:21:00Z</dcterms:created>
  <dcterms:modified xsi:type="dcterms:W3CDTF">2024-07-21T15:21:00Z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(3)OaOibXivLRqmscLrkA3KRON0CXgdZnNtE001DhV2LEgaKX1cj2Hb5eUdpzxHQH4kI12LMvRL_x000d_
oTJGxcMKEZrFNAZCPhZQxtSttxaVTJiNyiEt/HEF79JlCJe2tyhsD8B7oOZF/eqJ+k4nfRA+_x000d_
D9NYfpDZeD778TC9I684YUvxvfxNvyso2m6QcUH/MSB5fC5/tSd51YVaKb9Y2fko94whH2rT_x000d_
3es/xfe6voUb1o/MDu</vt:lpwstr>
  </property>
  <property fmtid="{D5CDD505-2E9C-101B-9397-08002B2CF9AE}" pid="3" name="_new_ms_pID_72543_00">
    <vt:lpwstr>_new_ms_pID_72543</vt:lpwstr>
  </property>
  <property fmtid="{D5CDD505-2E9C-101B-9397-08002B2CF9AE}" pid="4" name="_new_ms_pID_725431">
    <vt:lpwstr>0MSXOSbi4+1447V5ptDxI7HbE2fy0qzPj6ozc+RARto0+1F2ZiYS9i_x000d_
+7tt7Dgp63atoG9rPbxflbBqXdm8rUhy2oJefD2SM4tB+9mOUMRveRVHuNSYBwUptiux+t68_x000d_
V9NA4vJyaJp0X1aFN7GwZjbDm6EttQrgu1yJYoGrHDkB9lnvIpEMwuBGdSnidFr6XRlroNyl_x000d_
o/THPLShDsI9OzBOYXl8I+nA0u+mw1iHWwTw</vt:lpwstr>
  </property>
  <property fmtid="{D5CDD505-2E9C-101B-9397-08002B2CF9AE}" pid="5" name="_new_ms_pID_725431_00">
    <vt:lpwstr>_new_ms_pID_725431</vt:lpwstr>
  </property>
  <property fmtid="{D5CDD505-2E9C-101B-9397-08002B2CF9AE}" pid="6" name="_new_ms_pID_725432">
    <vt:lpwstr>OcEoGGwbpDhQcv08kE7iMhA1jjUpLvPjm/D0_x000d_
CNtQ6+vr</vt:lpwstr>
  </property>
  <property fmtid="{D5CDD505-2E9C-101B-9397-08002B2CF9AE}" pid="7" name="_new_ms_pID_725432_00">
    <vt:lpwstr>_new_ms_pID_725432</vt:lpwstr>
  </property>
  <property fmtid="{D5CDD505-2E9C-101B-9397-08002B2CF9AE}" pid="8" name="sflag">
    <vt:lpwstr>1409108540</vt:lpwstr>
  </property>
</Properties>
</file>