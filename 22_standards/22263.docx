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3"/>
        <w:gridCol w:w="5540"/>
      </w:tblGrid>
      <w:tr w:rsidR="004F0988" w:rsidRPr="005C4D8F" w14:paraId="16DC6701" w14:textId="77777777" w:rsidTr="00602AEA">
        <w:tc>
          <w:tcPr>
            <w:tcW w:w="10423" w:type="dxa"/>
            <w:gridSpan w:val="2"/>
            <w:tcBorders>
              <w:top w:val="nil"/>
              <w:left w:val="nil"/>
              <w:bottom w:val="nil"/>
              <w:right w:val="nil"/>
            </w:tcBorders>
            <w:shd w:val="clear" w:color="auto" w:fill="auto"/>
          </w:tcPr>
          <w:p w14:paraId="0BAD6A87" w14:textId="765AD548" w:rsidR="004F0988" w:rsidRPr="001515AF" w:rsidRDefault="004F0988" w:rsidP="00133525">
            <w:pPr>
              <w:pStyle w:val="ZA"/>
              <w:framePr w:w="0" w:hRule="auto" w:wrap="auto" w:vAnchor="margin" w:hAnchor="text" w:yAlign="inline"/>
            </w:pPr>
            <w:bookmarkStart w:id="0" w:name="page1"/>
            <w:r w:rsidRPr="0037475D">
              <w:rPr>
                <w:sz w:val="64"/>
              </w:rPr>
              <w:t xml:space="preserve">3GPP TS </w:t>
            </w:r>
            <w:r w:rsidR="00B34973" w:rsidRPr="0037475D">
              <w:rPr>
                <w:sz w:val="64"/>
              </w:rPr>
              <w:t>22.263</w:t>
            </w:r>
            <w:r w:rsidRPr="0037475D">
              <w:rPr>
                <w:sz w:val="64"/>
              </w:rPr>
              <w:t xml:space="preserve"> </w:t>
            </w:r>
            <w:r w:rsidR="0094788B" w:rsidRPr="0037475D">
              <w:t>V</w:t>
            </w:r>
            <w:r w:rsidR="00D75200">
              <w:t>1</w:t>
            </w:r>
            <w:r w:rsidR="00A87A41">
              <w:t>8</w:t>
            </w:r>
            <w:r w:rsidRPr="0015573D">
              <w:t>.</w:t>
            </w:r>
            <w:r w:rsidR="00A87A41">
              <w:t>0</w:t>
            </w:r>
            <w:r w:rsidRPr="0015573D">
              <w:t>.</w:t>
            </w:r>
            <w:r w:rsidR="00A87A41">
              <w:t>1</w:t>
            </w:r>
            <w:r w:rsidRPr="0015573D">
              <w:t xml:space="preserve"> </w:t>
            </w:r>
            <w:r w:rsidRPr="0015573D">
              <w:rPr>
                <w:sz w:val="32"/>
              </w:rPr>
              <w:t>(</w:t>
            </w:r>
            <w:r w:rsidR="0045481A" w:rsidRPr="0015573D">
              <w:rPr>
                <w:sz w:val="32"/>
              </w:rPr>
              <w:t>20</w:t>
            </w:r>
            <w:r w:rsidR="00A87A41">
              <w:rPr>
                <w:sz w:val="32"/>
              </w:rPr>
              <w:t>24</w:t>
            </w:r>
            <w:r w:rsidRPr="00D321F2">
              <w:rPr>
                <w:sz w:val="32"/>
              </w:rPr>
              <w:t>-</w:t>
            </w:r>
            <w:r w:rsidR="00A87A41">
              <w:rPr>
                <w:sz w:val="32"/>
              </w:rPr>
              <w:t>03</w:t>
            </w:r>
            <w:r w:rsidRPr="00E0498E">
              <w:rPr>
                <w:sz w:val="32"/>
              </w:rPr>
              <w:t>)</w:t>
            </w:r>
          </w:p>
        </w:tc>
      </w:tr>
      <w:tr w:rsidR="004F0988" w:rsidRPr="005C4D8F" w14:paraId="57268C72" w14:textId="77777777" w:rsidTr="00602AEA">
        <w:trPr>
          <w:trHeight w:hRule="exact" w:val="1134"/>
        </w:trPr>
        <w:tc>
          <w:tcPr>
            <w:tcW w:w="10423" w:type="dxa"/>
            <w:gridSpan w:val="2"/>
            <w:tcBorders>
              <w:top w:val="nil"/>
              <w:left w:val="nil"/>
              <w:bottom w:val="nil"/>
              <w:right w:val="nil"/>
            </w:tcBorders>
            <w:shd w:val="clear" w:color="auto" w:fill="auto"/>
          </w:tcPr>
          <w:p w14:paraId="2068606A" w14:textId="77777777" w:rsidR="004F0988" w:rsidRPr="005C4D8F" w:rsidRDefault="004F0988" w:rsidP="00133525">
            <w:pPr>
              <w:pStyle w:val="ZB"/>
              <w:framePr w:w="0" w:hRule="auto" w:wrap="auto" w:vAnchor="margin" w:hAnchor="text" w:yAlign="inline"/>
            </w:pPr>
            <w:r w:rsidRPr="005C4D8F">
              <w:t>Technical Specification</w:t>
            </w:r>
          </w:p>
          <w:p w14:paraId="5F478E2F" w14:textId="77777777" w:rsidR="00BA4B8D" w:rsidRPr="005C4D8F" w:rsidRDefault="00BA4B8D" w:rsidP="00BA4B8D">
            <w:pPr>
              <w:pStyle w:val="Guidance"/>
            </w:pPr>
            <w:r w:rsidRPr="005C4D8F">
              <w:br/>
            </w:r>
            <w:r w:rsidRPr="005C4D8F">
              <w:br/>
            </w:r>
          </w:p>
        </w:tc>
      </w:tr>
      <w:tr w:rsidR="004F0988" w:rsidRPr="005C4D8F" w14:paraId="4A491D71" w14:textId="77777777" w:rsidTr="00602AEA">
        <w:trPr>
          <w:trHeight w:hRule="exact" w:val="3686"/>
        </w:trPr>
        <w:tc>
          <w:tcPr>
            <w:tcW w:w="10423" w:type="dxa"/>
            <w:gridSpan w:val="2"/>
            <w:tcBorders>
              <w:top w:val="nil"/>
              <w:left w:val="nil"/>
              <w:bottom w:val="nil"/>
              <w:right w:val="nil"/>
            </w:tcBorders>
            <w:shd w:val="clear" w:color="auto" w:fill="auto"/>
          </w:tcPr>
          <w:p w14:paraId="7CE6D66A" w14:textId="77777777" w:rsidR="004F0988" w:rsidRPr="005C4D8F" w:rsidRDefault="004F0988" w:rsidP="00133525">
            <w:pPr>
              <w:pStyle w:val="ZT"/>
              <w:framePr w:wrap="auto" w:hAnchor="text" w:yAlign="inline"/>
            </w:pPr>
            <w:r w:rsidRPr="005C4D8F">
              <w:t>3rd Generation Partnership Project;</w:t>
            </w:r>
          </w:p>
          <w:p w14:paraId="3EBC9B04" w14:textId="77777777" w:rsidR="004F0988" w:rsidRPr="005C4D8F" w:rsidRDefault="004F0988" w:rsidP="00133525">
            <w:pPr>
              <w:pStyle w:val="ZT"/>
              <w:framePr w:wrap="auto" w:hAnchor="text" w:yAlign="inline"/>
            </w:pPr>
            <w:r w:rsidRPr="005C4D8F">
              <w:t xml:space="preserve">Technical Specification Group </w:t>
            </w:r>
            <w:r w:rsidR="009C0091" w:rsidRPr="005C4D8F">
              <w:t>Technical Specification Group Services and System Aspects</w:t>
            </w:r>
            <w:r w:rsidRPr="005C4D8F">
              <w:t>;</w:t>
            </w:r>
          </w:p>
          <w:p w14:paraId="6493C1B1" w14:textId="77777777" w:rsidR="004F0988" w:rsidRPr="005C4D8F" w:rsidRDefault="009C0091" w:rsidP="00133525">
            <w:pPr>
              <w:pStyle w:val="ZT"/>
              <w:framePr w:wrap="auto" w:hAnchor="text" w:yAlign="inline"/>
            </w:pPr>
            <w:r w:rsidRPr="005C4D8F">
              <w:t xml:space="preserve"> Service requirements for </w:t>
            </w:r>
            <w:r w:rsidR="00D75200">
              <w:t>v</w:t>
            </w:r>
            <w:r w:rsidRPr="005C4D8F">
              <w:t xml:space="preserve">ideo, </w:t>
            </w:r>
            <w:r w:rsidR="00D75200">
              <w:t>i</w:t>
            </w:r>
            <w:r w:rsidRPr="005C4D8F">
              <w:t xml:space="preserve">maging and </w:t>
            </w:r>
            <w:r w:rsidR="00D75200">
              <w:t>a</w:t>
            </w:r>
            <w:r w:rsidRPr="005C4D8F">
              <w:t xml:space="preserve">udio for </w:t>
            </w:r>
            <w:r w:rsidR="00D75200">
              <w:t>p</w:t>
            </w:r>
            <w:r w:rsidRPr="005C4D8F">
              <w:t xml:space="preserve">rofessional </w:t>
            </w:r>
            <w:r w:rsidR="00D75200">
              <w:t>a</w:t>
            </w:r>
            <w:r w:rsidRPr="005C4D8F">
              <w:t>pplications (VIAPA);</w:t>
            </w:r>
          </w:p>
          <w:p w14:paraId="137A89F5" w14:textId="77777777" w:rsidR="009C0091" w:rsidRPr="005C4D8F" w:rsidRDefault="009C0091" w:rsidP="00133525">
            <w:pPr>
              <w:pStyle w:val="ZT"/>
              <w:framePr w:wrap="auto" w:hAnchor="text" w:yAlign="inline"/>
            </w:pPr>
            <w:r w:rsidRPr="005C4D8F">
              <w:t>S</w:t>
            </w:r>
            <w:r w:rsidR="00D75200">
              <w:t>tage</w:t>
            </w:r>
            <w:r w:rsidRPr="005C4D8F">
              <w:t xml:space="preserve"> 1</w:t>
            </w:r>
          </w:p>
          <w:p w14:paraId="5F0B29A2" w14:textId="77777777" w:rsidR="004F0988" w:rsidRPr="005C4D8F" w:rsidRDefault="004F0988" w:rsidP="00133525">
            <w:pPr>
              <w:pStyle w:val="ZT"/>
              <w:framePr w:wrap="auto" w:hAnchor="text" w:yAlign="inline"/>
              <w:rPr>
                <w:i/>
                <w:sz w:val="28"/>
              </w:rPr>
            </w:pPr>
            <w:r w:rsidRPr="005C4D8F">
              <w:t>(</w:t>
            </w:r>
            <w:r w:rsidRPr="005C4D8F">
              <w:rPr>
                <w:rStyle w:val="ZGSM"/>
              </w:rPr>
              <w:t>Release 1</w:t>
            </w:r>
            <w:r w:rsidR="00A87A41">
              <w:rPr>
                <w:rStyle w:val="ZGSM"/>
              </w:rPr>
              <w:t>8</w:t>
            </w:r>
            <w:r w:rsidRPr="005C4D8F">
              <w:t>)</w:t>
            </w:r>
          </w:p>
        </w:tc>
      </w:tr>
      <w:tr w:rsidR="00BF128E" w:rsidRPr="005C4D8F" w14:paraId="539DD130" w14:textId="77777777" w:rsidTr="00602AEA">
        <w:tc>
          <w:tcPr>
            <w:tcW w:w="10423" w:type="dxa"/>
            <w:gridSpan w:val="2"/>
            <w:tcBorders>
              <w:top w:val="nil"/>
              <w:left w:val="nil"/>
              <w:bottom w:val="nil"/>
              <w:right w:val="nil"/>
            </w:tcBorders>
            <w:shd w:val="clear" w:color="auto" w:fill="auto"/>
          </w:tcPr>
          <w:p w14:paraId="71FB5FF9" w14:textId="77777777" w:rsidR="00BF128E" w:rsidRPr="005C4D8F" w:rsidRDefault="00BF128E" w:rsidP="00133525">
            <w:pPr>
              <w:pStyle w:val="ZU"/>
              <w:framePr w:w="0" w:wrap="auto" w:vAnchor="margin" w:hAnchor="text" w:yAlign="inline"/>
              <w:tabs>
                <w:tab w:val="right" w:pos="10206"/>
              </w:tabs>
              <w:jc w:val="left"/>
              <w:rPr>
                <w:color w:val="0000FF"/>
              </w:rPr>
            </w:pPr>
            <w:r w:rsidRPr="005C4D8F">
              <w:rPr>
                <w:color w:val="0000FF"/>
              </w:rPr>
              <w:tab/>
            </w:r>
          </w:p>
        </w:tc>
      </w:tr>
      <w:tr w:rsidR="00D57972" w:rsidRPr="005C4D8F" w14:paraId="159FE2FE" w14:textId="77777777" w:rsidTr="00602AEA">
        <w:trPr>
          <w:trHeight w:hRule="exact" w:val="1531"/>
        </w:trPr>
        <w:tc>
          <w:tcPr>
            <w:tcW w:w="4883" w:type="dxa"/>
            <w:tcBorders>
              <w:top w:val="nil"/>
              <w:left w:val="nil"/>
              <w:bottom w:val="nil"/>
              <w:right w:val="nil"/>
            </w:tcBorders>
            <w:shd w:val="clear" w:color="auto" w:fill="auto"/>
          </w:tcPr>
          <w:p w14:paraId="686EF07B" w14:textId="03D7BEE9" w:rsidR="00D57972" w:rsidRPr="0015573D" w:rsidRDefault="00B83A8A">
            <w:bookmarkStart w:id="1" w:name="_Hlk163229531"/>
            <w:r>
              <w:rPr>
                <w:i/>
                <w:noProof/>
              </w:rPr>
              <w:drawing>
                <wp:inline distT="0" distB="0" distL="0" distR="0" wp14:anchorId="01004858" wp14:editId="41A220F9">
                  <wp:extent cx="1624330" cy="10096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4330" cy="1009650"/>
                          </a:xfrm>
                          <a:prstGeom prst="rect">
                            <a:avLst/>
                          </a:prstGeom>
                          <a:noFill/>
                          <a:ln>
                            <a:noFill/>
                          </a:ln>
                        </pic:spPr>
                      </pic:pic>
                    </a:graphicData>
                  </a:graphic>
                </wp:inline>
              </w:drawing>
            </w:r>
            <w:bookmarkEnd w:id="1"/>
          </w:p>
        </w:tc>
        <w:tc>
          <w:tcPr>
            <w:tcW w:w="5540" w:type="dxa"/>
            <w:tcBorders>
              <w:top w:val="nil"/>
              <w:left w:val="nil"/>
              <w:bottom w:val="nil"/>
              <w:right w:val="nil"/>
            </w:tcBorders>
            <w:shd w:val="clear" w:color="auto" w:fill="auto"/>
          </w:tcPr>
          <w:p w14:paraId="030C9AEB" w14:textId="38D01C22" w:rsidR="00D57972" w:rsidRPr="0015573D" w:rsidRDefault="00B83A8A" w:rsidP="00133525">
            <w:pPr>
              <w:jc w:val="right"/>
            </w:pPr>
            <w:r w:rsidRPr="00514E07">
              <w:rPr>
                <w:noProof/>
              </w:rPr>
              <w:drawing>
                <wp:inline distT="0" distB="0" distL="0" distR="0" wp14:anchorId="02E3FC9D" wp14:editId="6C0C8ED3">
                  <wp:extent cx="1624330" cy="942975"/>
                  <wp:effectExtent l="0" t="0" r="0" b="0"/>
                  <wp:docPr id="3" name="Picture 2" descr="3GPP-logo_w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4330" cy="942975"/>
                          </a:xfrm>
                          <a:prstGeom prst="rect">
                            <a:avLst/>
                          </a:prstGeom>
                          <a:noFill/>
                          <a:ln>
                            <a:noFill/>
                          </a:ln>
                        </pic:spPr>
                      </pic:pic>
                    </a:graphicData>
                  </a:graphic>
                </wp:inline>
              </w:drawing>
            </w:r>
          </w:p>
        </w:tc>
      </w:tr>
      <w:tr w:rsidR="0053388B" w:rsidRPr="005C4D8F" w14:paraId="2BDA2A4B" w14:textId="77777777" w:rsidTr="00602AEA">
        <w:trPr>
          <w:trHeight w:hRule="exact" w:val="5783"/>
        </w:trPr>
        <w:tc>
          <w:tcPr>
            <w:tcW w:w="10423" w:type="dxa"/>
            <w:gridSpan w:val="2"/>
            <w:tcBorders>
              <w:top w:val="nil"/>
              <w:left w:val="nil"/>
              <w:bottom w:val="nil"/>
              <w:right w:val="nil"/>
            </w:tcBorders>
            <w:shd w:val="clear" w:color="auto" w:fill="auto"/>
          </w:tcPr>
          <w:p w14:paraId="31D3F7E7" w14:textId="77777777" w:rsidR="0063543D" w:rsidRPr="005C4D8F" w:rsidRDefault="0063543D" w:rsidP="00B34973">
            <w:pPr>
              <w:pStyle w:val="Guidance"/>
              <w:ind w:left="720"/>
            </w:pPr>
          </w:p>
        </w:tc>
      </w:tr>
      <w:tr w:rsidR="004F0988" w:rsidRPr="005C4D8F" w14:paraId="3424BC63" w14:textId="77777777" w:rsidTr="00602AEA">
        <w:trPr>
          <w:cantSplit/>
          <w:trHeight w:hRule="exact" w:val="964"/>
        </w:trPr>
        <w:tc>
          <w:tcPr>
            <w:tcW w:w="10423" w:type="dxa"/>
            <w:gridSpan w:val="2"/>
            <w:tcBorders>
              <w:top w:val="nil"/>
              <w:left w:val="nil"/>
              <w:bottom w:val="nil"/>
              <w:right w:val="nil"/>
            </w:tcBorders>
            <w:shd w:val="clear" w:color="auto" w:fill="auto"/>
          </w:tcPr>
          <w:p w14:paraId="6B953CC3" w14:textId="77777777" w:rsidR="004F0988" w:rsidRPr="005C4D8F" w:rsidRDefault="00BF128E">
            <w:pPr>
              <w:rPr>
                <w:sz w:val="16"/>
              </w:rPr>
            </w:pPr>
            <w:r w:rsidRPr="005C4D8F">
              <w:rPr>
                <w:sz w:val="16"/>
              </w:rPr>
              <w:t>The present document has been developed within the 3rd Generation Partnership Project (3GPP</w:t>
            </w:r>
            <w:r w:rsidRPr="005C4D8F">
              <w:rPr>
                <w:sz w:val="16"/>
                <w:vertAlign w:val="superscript"/>
              </w:rPr>
              <w:t xml:space="preserve"> TM</w:t>
            </w:r>
            <w:r w:rsidRPr="005C4D8F">
              <w:rPr>
                <w:sz w:val="16"/>
              </w:rPr>
              <w:t>) and may be further elaborated for the purposes of 3GPP.</w:t>
            </w:r>
            <w:r w:rsidRPr="005C4D8F">
              <w:rPr>
                <w:sz w:val="16"/>
              </w:rPr>
              <w:br/>
              <w:t>The present document has not been subject to any approval process by the 3GPP</w:t>
            </w:r>
            <w:r w:rsidRPr="005C4D8F">
              <w:rPr>
                <w:sz w:val="16"/>
                <w:vertAlign w:val="superscript"/>
              </w:rPr>
              <w:t xml:space="preserve"> </w:t>
            </w:r>
            <w:r w:rsidRPr="005C4D8F">
              <w:rPr>
                <w:sz w:val="16"/>
              </w:rPr>
              <w:t>Organizational Partners and shall not be implemented.</w:t>
            </w:r>
            <w:r w:rsidRPr="005C4D8F">
              <w:rPr>
                <w:sz w:val="16"/>
              </w:rPr>
              <w:br/>
              <w:t>This Specification is provided for future development work within 3GPP</w:t>
            </w:r>
            <w:r w:rsidRPr="005C4D8F">
              <w:rPr>
                <w:sz w:val="16"/>
                <w:vertAlign w:val="superscript"/>
              </w:rPr>
              <w:t xml:space="preserve"> </w:t>
            </w:r>
            <w:r w:rsidRPr="005C4D8F">
              <w:rPr>
                <w:sz w:val="16"/>
              </w:rPr>
              <w:t>only. The Organizational Partners accept no liability for any use of this Specification.</w:t>
            </w:r>
            <w:r w:rsidRPr="005C4D8F">
              <w:rPr>
                <w:sz w:val="16"/>
              </w:rPr>
              <w:br/>
              <w:t>Specifications and Reports for implementation of the 3GPP</w:t>
            </w:r>
            <w:r w:rsidRPr="005C4D8F">
              <w:rPr>
                <w:sz w:val="16"/>
                <w:vertAlign w:val="superscript"/>
              </w:rPr>
              <w:t xml:space="preserve"> TM</w:t>
            </w:r>
            <w:r w:rsidRPr="005C4D8F">
              <w:rPr>
                <w:sz w:val="16"/>
              </w:rPr>
              <w:t xml:space="preserve"> system should be obtained via the 3GPP Organizational Partners' Publications Offices.</w:t>
            </w:r>
          </w:p>
          <w:p w14:paraId="5748E38C" w14:textId="77777777" w:rsidR="009114D7" w:rsidRPr="005C4D8F" w:rsidRDefault="009114D7" w:rsidP="00133525">
            <w:pPr>
              <w:pStyle w:val="ZV"/>
              <w:framePr w:w="0" w:wrap="auto" w:vAnchor="margin" w:hAnchor="text" w:yAlign="inline"/>
            </w:pPr>
          </w:p>
          <w:p w14:paraId="224E627B" w14:textId="77777777" w:rsidR="009114D7" w:rsidRPr="005C4D8F" w:rsidRDefault="009114D7">
            <w:pPr>
              <w:rPr>
                <w:sz w:val="16"/>
              </w:rPr>
            </w:pPr>
          </w:p>
        </w:tc>
      </w:tr>
      <w:bookmarkEnd w:id="0"/>
    </w:tbl>
    <w:p w14:paraId="005BE22F" w14:textId="77777777" w:rsidR="00080512" w:rsidRPr="005C4D8F" w:rsidRDefault="00080512">
      <w:pPr>
        <w:sectPr w:rsidR="00080512" w:rsidRPr="005C4D8F" w:rsidSect="00285CDD">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5C4D8F" w14:paraId="1994E103" w14:textId="77777777" w:rsidTr="00133525">
        <w:trPr>
          <w:trHeight w:hRule="exact" w:val="5670"/>
        </w:trPr>
        <w:tc>
          <w:tcPr>
            <w:tcW w:w="10423" w:type="dxa"/>
            <w:shd w:val="clear" w:color="auto" w:fill="auto"/>
          </w:tcPr>
          <w:p w14:paraId="6000CBBC" w14:textId="77777777" w:rsidR="00E16509" w:rsidRPr="005C4D8F" w:rsidRDefault="00E16509" w:rsidP="00E16509">
            <w:pPr>
              <w:pStyle w:val="Guidance"/>
            </w:pPr>
            <w:bookmarkStart w:id="2" w:name="page2"/>
          </w:p>
        </w:tc>
      </w:tr>
      <w:tr w:rsidR="00E16509" w:rsidRPr="005C4D8F" w14:paraId="1C243836" w14:textId="77777777" w:rsidTr="00133525">
        <w:trPr>
          <w:trHeight w:hRule="exact" w:val="4366"/>
        </w:trPr>
        <w:tc>
          <w:tcPr>
            <w:tcW w:w="10423" w:type="dxa"/>
            <w:shd w:val="clear" w:color="auto" w:fill="auto"/>
          </w:tcPr>
          <w:p w14:paraId="7F88FFA9" w14:textId="77777777" w:rsidR="00E16509" w:rsidRPr="005C4D8F" w:rsidRDefault="00E16509" w:rsidP="00133525">
            <w:pPr>
              <w:pStyle w:val="FP"/>
              <w:spacing w:after="240"/>
              <w:ind w:left="2835" w:right="2835"/>
              <w:jc w:val="center"/>
              <w:rPr>
                <w:rFonts w:ascii="Arial" w:hAnsi="Arial"/>
                <w:b/>
                <w:i/>
              </w:rPr>
            </w:pPr>
            <w:r w:rsidRPr="005C4D8F">
              <w:rPr>
                <w:rFonts w:ascii="Arial" w:hAnsi="Arial"/>
                <w:b/>
                <w:i/>
              </w:rPr>
              <w:t>3GPP</w:t>
            </w:r>
          </w:p>
          <w:p w14:paraId="45C4F2DA" w14:textId="77777777" w:rsidR="00E16509" w:rsidRPr="005C4D8F" w:rsidRDefault="00E16509" w:rsidP="00133525">
            <w:pPr>
              <w:pStyle w:val="FP"/>
              <w:pBdr>
                <w:bottom w:val="single" w:sz="6" w:space="1" w:color="auto"/>
              </w:pBdr>
              <w:ind w:left="2835" w:right="2835"/>
              <w:jc w:val="center"/>
            </w:pPr>
            <w:r w:rsidRPr="005C4D8F">
              <w:t>Postal address</w:t>
            </w:r>
          </w:p>
          <w:p w14:paraId="2FA563CC" w14:textId="77777777" w:rsidR="00E16509" w:rsidRPr="005C4D8F" w:rsidRDefault="00E16509" w:rsidP="00133525">
            <w:pPr>
              <w:pStyle w:val="FP"/>
              <w:ind w:left="2835" w:right="2835"/>
              <w:jc w:val="center"/>
              <w:rPr>
                <w:rFonts w:ascii="Arial" w:hAnsi="Arial"/>
                <w:sz w:val="18"/>
              </w:rPr>
            </w:pPr>
          </w:p>
          <w:p w14:paraId="76F25156" w14:textId="77777777" w:rsidR="00E16509" w:rsidRPr="005C4D8F" w:rsidRDefault="00E16509" w:rsidP="00133525">
            <w:pPr>
              <w:pStyle w:val="FP"/>
              <w:pBdr>
                <w:bottom w:val="single" w:sz="6" w:space="1" w:color="auto"/>
              </w:pBdr>
              <w:spacing w:before="240"/>
              <w:ind w:left="2835" w:right="2835"/>
              <w:jc w:val="center"/>
            </w:pPr>
            <w:r w:rsidRPr="005C4D8F">
              <w:t>3GPP support office address</w:t>
            </w:r>
          </w:p>
          <w:p w14:paraId="49275457" w14:textId="77777777" w:rsidR="00E16509" w:rsidRPr="00E909EB" w:rsidRDefault="00E16509" w:rsidP="00133525">
            <w:pPr>
              <w:pStyle w:val="FP"/>
              <w:ind w:left="2835" w:right="2835"/>
              <w:jc w:val="center"/>
              <w:rPr>
                <w:rFonts w:ascii="Arial" w:hAnsi="Arial"/>
                <w:sz w:val="18"/>
                <w:lang w:val="fr-FR"/>
              </w:rPr>
            </w:pPr>
            <w:r w:rsidRPr="00E909EB">
              <w:rPr>
                <w:rFonts w:ascii="Arial" w:hAnsi="Arial"/>
                <w:sz w:val="18"/>
                <w:lang w:val="fr-FR"/>
              </w:rPr>
              <w:t>650 Route des Lucioles - Sophia Antipolis</w:t>
            </w:r>
          </w:p>
          <w:p w14:paraId="04DB7071" w14:textId="77777777" w:rsidR="00E16509" w:rsidRPr="00E909EB" w:rsidRDefault="00E16509" w:rsidP="00133525">
            <w:pPr>
              <w:pStyle w:val="FP"/>
              <w:ind w:left="2835" w:right="2835"/>
              <w:jc w:val="center"/>
              <w:rPr>
                <w:rFonts w:ascii="Arial" w:hAnsi="Arial"/>
                <w:sz w:val="18"/>
                <w:lang w:val="fr-FR"/>
              </w:rPr>
            </w:pPr>
            <w:r w:rsidRPr="00E909EB">
              <w:rPr>
                <w:rFonts w:ascii="Arial" w:hAnsi="Arial"/>
                <w:sz w:val="18"/>
                <w:lang w:val="fr-FR"/>
              </w:rPr>
              <w:t>Valbonne - FRANCE</w:t>
            </w:r>
          </w:p>
          <w:p w14:paraId="71754290" w14:textId="77777777" w:rsidR="00E16509" w:rsidRPr="005C4D8F" w:rsidRDefault="00E16509" w:rsidP="00133525">
            <w:pPr>
              <w:pStyle w:val="FP"/>
              <w:spacing w:after="20"/>
              <w:ind w:left="2835" w:right="2835"/>
              <w:jc w:val="center"/>
              <w:rPr>
                <w:rFonts w:ascii="Arial" w:hAnsi="Arial"/>
                <w:sz w:val="18"/>
              </w:rPr>
            </w:pPr>
            <w:r w:rsidRPr="005C4D8F">
              <w:rPr>
                <w:rFonts w:ascii="Arial" w:hAnsi="Arial"/>
                <w:sz w:val="18"/>
              </w:rPr>
              <w:t>Tel.: +33 4 92 94 42 00 Fax: +33 4 93 65 47 16</w:t>
            </w:r>
          </w:p>
          <w:p w14:paraId="3A879243" w14:textId="77777777" w:rsidR="00E16509" w:rsidRPr="005C4D8F" w:rsidRDefault="00E16509" w:rsidP="00133525">
            <w:pPr>
              <w:pStyle w:val="FP"/>
              <w:pBdr>
                <w:bottom w:val="single" w:sz="6" w:space="1" w:color="auto"/>
              </w:pBdr>
              <w:spacing w:before="240"/>
              <w:ind w:left="2835" w:right="2835"/>
              <w:jc w:val="center"/>
            </w:pPr>
            <w:r w:rsidRPr="005C4D8F">
              <w:t>Internet</w:t>
            </w:r>
          </w:p>
          <w:p w14:paraId="7E02E93B" w14:textId="77777777" w:rsidR="00E16509" w:rsidRPr="005C4D8F" w:rsidRDefault="00E16509" w:rsidP="00133525">
            <w:pPr>
              <w:pStyle w:val="FP"/>
              <w:ind w:left="2835" w:right="2835"/>
              <w:jc w:val="center"/>
              <w:rPr>
                <w:rFonts w:ascii="Arial" w:hAnsi="Arial"/>
                <w:sz w:val="18"/>
              </w:rPr>
            </w:pPr>
            <w:r w:rsidRPr="005C4D8F">
              <w:rPr>
                <w:rFonts w:ascii="Arial" w:hAnsi="Arial"/>
                <w:sz w:val="18"/>
              </w:rPr>
              <w:t>http://www.3gpp.org</w:t>
            </w:r>
          </w:p>
          <w:p w14:paraId="50BA74EB" w14:textId="77777777" w:rsidR="00E16509" w:rsidRPr="005C4D8F" w:rsidRDefault="00E16509" w:rsidP="00133525"/>
        </w:tc>
      </w:tr>
      <w:tr w:rsidR="00E16509" w:rsidRPr="005C4D8F" w14:paraId="0380DADA" w14:textId="77777777" w:rsidTr="00133525">
        <w:tc>
          <w:tcPr>
            <w:tcW w:w="10423" w:type="dxa"/>
            <w:shd w:val="clear" w:color="auto" w:fill="auto"/>
          </w:tcPr>
          <w:p w14:paraId="348D251E" w14:textId="77777777" w:rsidR="00E16509" w:rsidRPr="005C4D8F" w:rsidRDefault="00E16509" w:rsidP="00133525">
            <w:pPr>
              <w:pStyle w:val="FP"/>
              <w:pBdr>
                <w:bottom w:val="single" w:sz="6" w:space="1" w:color="auto"/>
              </w:pBdr>
              <w:spacing w:after="240"/>
              <w:jc w:val="center"/>
              <w:rPr>
                <w:rFonts w:ascii="Arial" w:hAnsi="Arial"/>
                <w:b/>
                <w:i/>
                <w:noProof/>
              </w:rPr>
            </w:pPr>
            <w:r w:rsidRPr="005C4D8F">
              <w:rPr>
                <w:rFonts w:ascii="Arial" w:hAnsi="Arial"/>
                <w:b/>
                <w:i/>
                <w:noProof/>
              </w:rPr>
              <w:t>Copyright Notification</w:t>
            </w:r>
          </w:p>
          <w:p w14:paraId="25D5BDE7" w14:textId="77777777" w:rsidR="00E16509" w:rsidRPr="005C4D8F" w:rsidRDefault="00E16509" w:rsidP="00133525">
            <w:pPr>
              <w:pStyle w:val="FP"/>
              <w:jc w:val="center"/>
              <w:rPr>
                <w:noProof/>
              </w:rPr>
            </w:pPr>
            <w:r w:rsidRPr="005C4D8F">
              <w:rPr>
                <w:noProof/>
              </w:rPr>
              <w:t>No part may be reproduced except as authorized by written permission.</w:t>
            </w:r>
            <w:r w:rsidRPr="005C4D8F">
              <w:rPr>
                <w:noProof/>
              </w:rPr>
              <w:br/>
              <w:t>The copyright and the foregoing restriction extend to reproduction in all media.</w:t>
            </w:r>
          </w:p>
          <w:p w14:paraId="13E2FDC5" w14:textId="77777777" w:rsidR="00E16509" w:rsidRPr="005C4D8F" w:rsidRDefault="00E16509" w:rsidP="00133525">
            <w:pPr>
              <w:pStyle w:val="FP"/>
              <w:jc w:val="center"/>
              <w:rPr>
                <w:noProof/>
              </w:rPr>
            </w:pPr>
          </w:p>
          <w:p w14:paraId="062E208C" w14:textId="77777777" w:rsidR="00E16509" w:rsidRPr="005C4D8F" w:rsidRDefault="00E16509" w:rsidP="00133525">
            <w:pPr>
              <w:pStyle w:val="FP"/>
              <w:jc w:val="center"/>
              <w:rPr>
                <w:noProof/>
                <w:sz w:val="18"/>
              </w:rPr>
            </w:pPr>
            <w:r w:rsidRPr="005C4D8F">
              <w:rPr>
                <w:noProof/>
                <w:sz w:val="18"/>
              </w:rPr>
              <w:t>©20</w:t>
            </w:r>
            <w:r w:rsidR="00A87A41">
              <w:rPr>
                <w:noProof/>
                <w:sz w:val="18"/>
              </w:rPr>
              <w:t>24</w:t>
            </w:r>
            <w:r w:rsidRPr="005C4D8F">
              <w:rPr>
                <w:noProof/>
                <w:sz w:val="18"/>
              </w:rPr>
              <w:t>, 3GPP Organizational Partners (ARIB, ATIS, CCSA, ETSI, TSDSI, TTA, TTC).</w:t>
            </w:r>
            <w:bookmarkStart w:id="3" w:name="copyrightaddon"/>
            <w:bookmarkEnd w:id="3"/>
          </w:p>
          <w:p w14:paraId="32A35441" w14:textId="77777777" w:rsidR="00E16509" w:rsidRPr="005C4D8F" w:rsidRDefault="00E16509" w:rsidP="00133525">
            <w:pPr>
              <w:pStyle w:val="FP"/>
              <w:jc w:val="center"/>
              <w:rPr>
                <w:noProof/>
                <w:sz w:val="18"/>
              </w:rPr>
            </w:pPr>
            <w:r w:rsidRPr="005C4D8F">
              <w:rPr>
                <w:noProof/>
                <w:sz w:val="18"/>
              </w:rPr>
              <w:t>All rights reserved.</w:t>
            </w:r>
          </w:p>
          <w:p w14:paraId="3EE420B3" w14:textId="77777777" w:rsidR="00E16509" w:rsidRPr="005C4D8F" w:rsidRDefault="00E16509" w:rsidP="00E16509">
            <w:pPr>
              <w:pStyle w:val="FP"/>
              <w:rPr>
                <w:noProof/>
                <w:sz w:val="18"/>
              </w:rPr>
            </w:pPr>
          </w:p>
          <w:p w14:paraId="50C739C2" w14:textId="77777777" w:rsidR="00E16509" w:rsidRPr="005C4D8F" w:rsidRDefault="00E16509" w:rsidP="00E16509">
            <w:pPr>
              <w:pStyle w:val="FP"/>
              <w:rPr>
                <w:noProof/>
                <w:sz w:val="18"/>
              </w:rPr>
            </w:pPr>
            <w:r w:rsidRPr="005C4D8F">
              <w:rPr>
                <w:noProof/>
                <w:sz w:val="18"/>
              </w:rPr>
              <w:t>UMTS™ is a Trade Mark of ETSI registered for the benefit of its members</w:t>
            </w:r>
          </w:p>
          <w:p w14:paraId="05FFB34D" w14:textId="77777777" w:rsidR="00E16509" w:rsidRPr="005C4D8F" w:rsidRDefault="00E16509" w:rsidP="00E16509">
            <w:pPr>
              <w:pStyle w:val="FP"/>
              <w:rPr>
                <w:noProof/>
                <w:sz w:val="18"/>
              </w:rPr>
            </w:pPr>
            <w:r w:rsidRPr="005C4D8F">
              <w:rPr>
                <w:noProof/>
                <w:sz w:val="18"/>
              </w:rPr>
              <w:t>3GPP™ is a Trade Mark of ETSI registered for the benefit of its Members and of the 3GPP Organizational Partners</w:t>
            </w:r>
            <w:r w:rsidRPr="005C4D8F">
              <w:rPr>
                <w:noProof/>
                <w:sz w:val="18"/>
              </w:rPr>
              <w:br/>
              <w:t>LTE™ is a Trade Mark of ETSI registered for the benefit of its Members and of the 3GPP Organizational Partners</w:t>
            </w:r>
          </w:p>
          <w:p w14:paraId="3D8E530F" w14:textId="77777777" w:rsidR="00E16509" w:rsidRPr="005C4D8F" w:rsidRDefault="00E16509" w:rsidP="00E16509">
            <w:pPr>
              <w:pStyle w:val="FP"/>
              <w:rPr>
                <w:noProof/>
                <w:sz w:val="18"/>
              </w:rPr>
            </w:pPr>
            <w:r w:rsidRPr="005C4D8F">
              <w:rPr>
                <w:noProof/>
                <w:sz w:val="18"/>
              </w:rPr>
              <w:t>GSM® and the GSM logo are registered and owned by the GSM Association</w:t>
            </w:r>
          </w:p>
          <w:p w14:paraId="1815483C" w14:textId="77777777" w:rsidR="00E16509" w:rsidRPr="005C4D8F" w:rsidRDefault="00E16509" w:rsidP="00133525"/>
        </w:tc>
      </w:tr>
      <w:bookmarkEnd w:id="2"/>
    </w:tbl>
    <w:p w14:paraId="01588164" w14:textId="77777777" w:rsidR="00080512" w:rsidRPr="005C4D8F" w:rsidRDefault="00080512">
      <w:pPr>
        <w:pStyle w:val="TT"/>
      </w:pPr>
      <w:r w:rsidRPr="005C4D8F">
        <w:br w:type="page"/>
      </w:r>
      <w:r w:rsidRPr="005C4D8F">
        <w:lastRenderedPageBreak/>
        <w:t>Contents</w:t>
      </w:r>
    </w:p>
    <w:p w14:paraId="3B68828A" w14:textId="77777777" w:rsidR="00D75324" w:rsidRPr="000E5BA3" w:rsidRDefault="00E36E41">
      <w:pPr>
        <w:pStyle w:val="TOC1"/>
        <w:rPr>
          <w:rFonts w:ascii="Calibri" w:hAnsi="Calibri"/>
          <w:szCs w:val="22"/>
          <w:lang w:eastAsia="en-GB"/>
        </w:rPr>
      </w:pPr>
      <w:r>
        <w:fldChar w:fldCharType="begin" w:fldLock="1"/>
      </w:r>
      <w:r>
        <w:instrText xml:space="preserve"> TOC \o "1-9" </w:instrText>
      </w:r>
      <w:r>
        <w:fldChar w:fldCharType="separate"/>
      </w:r>
      <w:r w:rsidR="00D75324">
        <w:t>Foreword</w:t>
      </w:r>
      <w:r w:rsidR="00D75324">
        <w:tab/>
      </w:r>
      <w:r w:rsidR="00D75324">
        <w:fldChar w:fldCharType="begin" w:fldLock="1"/>
      </w:r>
      <w:r w:rsidR="00D75324">
        <w:instrText xml:space="preserve"> PAGEREF _Toc75520366 \h </w:instrText>
      </w:r>
      <w:r w:rsidR="00D75324">
        <w:fldChar w:fldCharType="separate"/>
      </w:r>
      <w:r w:rsidR="00D75324">
        <w:t>4</w:t>
      </w:r>
      <w:r w:rsidR="00D75324">
        <w:fldChar w:fldCharType="end"/>
      </w:r>
    </w:p>
    <w:p w14:paraId="3364BE3A" w14:textId="77777777" w:rsidR="00D75324" w:rsidRPr="000E5BA3" w:rsidRDefault="00D75324">
      <w:pPr>
        <w:pStyle w:val="TOC1"/>
        <w:rPr>
          <w:rFonts w:ascii="Calibri" w:hAnsi="Calibri"/>
          <w:szCs w:val="22"/>
          <w:lang w:eastAsia="en-GB"/>
        </w:rPr>
      </w:pPr>
      <w:r>
        <w:t>1</w:t>
      </w:r>
      <w:r w:rsidRPr="000E5BA3">
        <w:rPr>
          <w:rFonts w:ascii="Calibri" w:hAnsi="Calibri"/>
          <w:szCs w:val="22"/>
          <w:lang w:eastAsia="en-GB"/>
        </w:rPr>
        <w:tab/>
      </w:r>
      <w:r>
        <w:t>Scope</w:t>
      </w:r>
      <w:r>
        <w:tab/>
      </w:r>
      <w:r>
        <w:fldChar w:fldCharType="begin" w:fldLock="1"/>
      </w:r>
      <w:r>
        <w:instrText xml:space="preserve"> PAGEREF _Toc75520367 \h </w:instrText>
      </w:r>
      <w:r>
        <w:fldChar w:fldCharType="separate"/>
      </w:r>
      <w:r>
        <w:t>5</w:t>
      </w:r>
      <w:r>
        <w:fldChar w:fldCharType="end"/>
      </w:r>
    </w:p>
    <w:p w14:paraId="3AE2910F" w14:textId="77777777" w:rsidR="00D75324" w:rsidRPr="000E5BA3" w:rsidRDefault="00D75324">
      <w:pPr>
        <w:pStyle w:val="TOC1"/>
        <w:rPr>
          <w:rFonts w:ascii="Calibri" w:hAnsi="Calibri"/>
          <w:szCs w:val="22"/>
          <w:lang w:eastAsia="en-GB"/>
        </w:rPr>
      </w:pPr>
      <w:r>
        <w:t>2</w:t>
      </w:r>
      <w:r w:rsidRPr="000E5BA3">
        <w:rPr>
          <w:rFonts w:ascii="Calibri" w:hAnsi="Calibri"/>
          <w:szCs w:val="22"/>
          <w:lang w:eastAsia="en-GB"/>
        </w:rPr>
        <w:tab/>
      </w:r>
      <w:r>
        <w:t>References</w:t>
      </w:r>
      <w:r>
        <w:tab/>
      </w:r>
      <w:r>
        <w:fldChar w:fldCharType="begin" w:fldLock="1"/>
      </w:r>
      <w:r>
        <w:instrText xml:space="preserve"> PAGEREF _Toc75520368 \h </w:instrText>
      </w:r>
      <w:r>
        <w:fldChar w:fldCharType="separate"/>
      </w:r>
      <w:r>
        <w:t>5</w:t>
      </w:r>
      <w:r>
        <w:fldChar w:fldCharType="end"/>
      </w:r>
    </w:p>
    <w:p w14:paraId="20E3CC0F" w14:textId="77777777" w:rsidR="00D75324" w:rsidRPr="000E5BA3" w:rsidRDefault="00D75324">
      <w:pPr>
        <w:pStyle w:val="TOC1"/>
        <w:rPr>
          <w:rFonts w:ascii="Calibri" w:hAnsi="Calibri"/>
          <w:szCs w:val="22"/>
          <w:lang w:eastAsia="en-GB"/>
        </w:rPr>
      </w:pPr>
      <w:r>
        <w:t>3</w:t>
      </w:r>
      <w:r w:rsidRPr="000E5BA3">
        <w:rPr>
          <w:rFonts w:ascii="Calibri" w:hAnsi="Calibri"/>
          <w:szCs w:val="22"/>
          <w:lang w:eastAsia="en-GB"/>
        </w:rPr>
        <w:tab/>
      </w:r>
      <w:r>
        <w:t>Definitions of terms, symbols and abbreviations</w:t>
      </w:r>
      <w:r>
        <w:tab/>
      </w:r>
      <w:r>
        <w:fldChar w:fldCharType="begin" w:fldLock="1"/>
      </w:r>
      <w:r>
        <w:instrText xml:space="preserve"> PAGEREF _Toc75520369 \h </w:instrText>
      </w:r>
      <w:r>
        <w:fldChar w:fldCharType="separate"/>
      </w:r>
      <w:r>
        <w:t>6</w:t>
      </w:r>
      <w:r>
        <w:fldChar w:fldCharType="end"/>
      </w:r>
    </w:p>
    <w:p w14:paraId="5E182C98" w14:textId="77777777" w:rsidR="00D75324" w:rsidRPr="000E5BA3" w:rsidRDefault="00D75324">
      <w:pPr>
        <w:pStyle w:val="TOC2"/>
        <w:rPr>
          <w:rFonts w:ascii="Calibri" w:hAnsi="Calibri"/>
          <w:sz w:val="22"/>
          <w:szCs w:val="22"/>
          <w:lang w:eastAsia="en-GB"/>
        </w:rPr>
      </w:pPr>
      <w:r>
        <w:t>3.1</w:t>
      </w:r>
      <w:r w:rsidRPr="000E5BA3">
        <w:rPr>
          <w:rFonts w:ascii="Calibri" w:hAnsi="Calibri"/>
          <w:sz w:val="22"/>
          <w:szCs w:val="22"/>
          <w:lang w:eastAsia="en-GB"/>
        </w:rPr>
        <w:tab/>
      </w:r>
      <w:r>
        <w:t>Definitions</w:t>
      </w:r>
      <w:r>
        <w:tab/>
      </w:r>
      <w:r>
        <w:fldChar w:fldCharType="begin" w:fldLock="1"/>
      </w:r>
      <w:r>
        <w:instrText xml:space="preserve"> PAGEREF _Toc75520370 \h </w:instrText>
      </w:r>
      <w:r>
        <w:fldChar w:fldCharType="separate"/>
      </w:r>
      <w:r>
        <w:t>6</w:t>
      </w:r>
      <w:r>
        <w:fldChar w:fldCharType="end"/>
      </w:r>
    </w:p>
    <w:p w14:paraId="6073B88E" w14:textId="77777777" w:rsidR="00D75324" w:rsidRPr="000E5BA3" w:rsidRDefault="00D75324">
      <w:pPr>
        <w:pStyle w:val="TOC2"/>
        <w:rPr>
          <w:rFonts w:ascii="Calibri" w:hAnsi="Calibri"/>
          <w:sz w:val="22"/>
          <w:szCs w:val="22"/>
          <w:lang w:eastAsia="en-GB"/>
        </w:rPr>
      </w:pPr>
      <w:r>
        <w:t>3.2</w:t>
      </w:r>
      <w:r w:rsidRPr="000E5BA3">
        <w:rPr>
          <w:rFonts w:ascii="Calibri" w:hAnsi="Calibri"/>
          <w:sz w:val="22"/>
          <w:szCs w:val="22"/>
          <w:lang w:eastAsia="en-GB"/>
        </w:rPr>
        <w:tab/>
      </w:r>
      <w:r>
        <w:t>Symbols</w:t>
      </w:r>
      <w:r>
        <w:tab/>
      </w:r>
      <w:r>
        <w:fldChar w:fldCharType="begin" w:fldLock="1"/>
      </w:r>
      <w:r>
        <w:instrText xml:space="preserve"> PAGEREF _Toc75520371 \h </w:instrText>
      </w:r>
      <w:r>
        <w:fldChar w:fldCharType="separate"/>
      </w:r>
      <w:r>
        <w:t>7</w:t>
      </w:r>
      <w:r>
        <w:fldChar w:fldCharType="end"/>
      </w:r>
    </w:p>
    <w:p w14:paraId="527C0AA8" w14:textId="77777777" w:rsidR="00D75324" w:rsidRPr="000E5BA3" w:rsidRDefault="00D75324">
      <w:pPr>
        <w:pStyle w:val="TOC2"/>
        <w:rPr>
          <w:rFonts w:ascii="Calibri" w:hAnsi="Calibri"/>
          <w:sz w:val="22"/>
          <w:szCs w:val="22"/>
          <w:lang w:eastAsia="en-GB"/>
        </w:rPr>
      </w:pPr>
      <w:r>
        <w:t>3.3</w:t>
      </w:r>
      <w:r w:rsidRPr="000E5BA3">
        <w:rPr>
          <w:rFonts w:ascii="Calibri" w:hAnsi="Calibri"/>
          <w:sz w:val="22"/>
          <w:szCs w:val="22"/>
          <w:lang w:eastAsia="en-GB"/>
        </w:rPr>
        <w:tab/>
      </w:r>
      <w:r>
        <w:t>Abbreviations</w:t>
      </w:r>
      <w:r>
        <w:tab/>
      </w:r>
      <w:r>
        <w:fldChar w:fldCharType="begin" w:fldLock="1"/>
      </w:r>
      <w:r>
        <w:instrText xml:space="preserve"> PAGEREF _Toc75520372 \h </w:instrText>
      </w:r>
      <w:r>
        <w:fldChar w:fldCharType="separate"/>
      </w:r>
      <w:r>
        <w:t>7</w:t>
      </w:r>
      <w:r>
        <w:fldChar w:fldCharType="end"/>
      </w:r>
    </w:p>
    <w:p w14:paraId="7BB1BE85" w14:textId="77777777" w:rsidR="00D75324" w:rsidRPr="000E5BA3" w:rsidRDefault="00D75324">
      <w:pPr>
        <w:pStyle w:val="TOC1"/>
        <w:rPr>
          <w:rFonts w:ascii="Calibri" w:hAnsi="Calibri"/>
          <w:szCs w:val="22"/>
          <w:lang w:eastAsia="en-GB"/>
        </w:rPr>
      </w:pPr>
      <w:r>
        <w:t>4</w:t>
      </w:r>
      <w:r w:rsidRPr="000E5BA3">
        <w:rPr>
          <w:rFonts w:ascii="Calibri" w:hAnsi="Calibri"/>
          <w:szCs w:val="22"/>
          <w:lang w:eastAsia="en-GB"/>
        </w:rPr>
        <w:tab/>
      </w:r>
      <w:r>
        <w:t>Overview on video, imaging and audio professional applications</w:t>
      </w:r>
      <w:r>
        <w:tab/>
      </w:r>
      <w:r>
        <w:fldChar w:fldCharType="begin" w:fldLock="1"/>
      </w:r>
      <w:r>
        <w:instrText xml:space="preserve"> PAGEREF _Toc75520373 \h </w:instrText>
      </w:r>
      <w:r>
        <w:fldChar w:fldCharType="separate"/>
      </w:r>
      <w:r>
        <w:t>7</w:t>
      </w:r>
      <w:r>
        <w:fldChar w:fldCharType="end"/>
      </w:r>
    </w:p>
    <w:p w14:paraId="6CE6FF4E" w14:textId="77777777" w:rsidR="00D75324" w:rsidRPr="000E5BA3" w:rsidRDefault="00D75324">
      <w:pPr>
        <w:pStyle w:val="TOC2"/>
        <w:rPr>
          <w:rFonts w:ascii="Calibri" w:hAnsi="Calibri"/>
          <w:sz w:val="22"/>
          <w:szCs w:val="22"/>
          <w:lang w:eastAsia="en-GB"/>
        </w:rPr>
      </w:pPr>
      <w:r>
        <w:t>4.1</w:t>
      </w:r>
      <w:r w:rsidRPr="000E5BA3">
        <w:rPr>
          <w:rFonts w:ascii="Calibri" w:hAnsi="Calibri"/>
          <w:sz w:val="22"/>
          <w:szCs w:val="22"/>
          <w:lang w:eastAsia="en-GB"/>
        </w:rPr>
        <w:tab/>
      </w:r>
      <w:r>
        <w:t>Introduction</w:t>
      </w:r>
      <w:r>
        <w:tab/>
      </w:r>
      <w:r>
        <w:fldChar w:fldCharType="begin" w:fldLock="1"/>
      </w:r>
      <w:r>
        <w:instrText xml:space="preserve"> PAGEREF _Toc75520374 \h </w:instrText>
      </w:r>
      <w:r>
        <w:fldChar w:fldCharType="separate"/>
      </w:r>
      <w:r>
        <w:t>7</w:t>
      </w:r>
      <w:r>
        <w:fldChar w:fldCharType="end"/>
      </w:r>
    </w:p>
    <w:p w14:paraId="74DD5170" w14:textId="77777777" w:rsidR="00D75324" w:rsidRPr="000E5BA3" w:rsidRDefault="00D75324">
      <w:pPr>
        <w:pStyle w:val="TOC2"/>
        <w:rPr>
          <w:rFonts w:ascii="Calibri" w:hAnsi="Calibri"/>
          <w:sz w:val="22"/>
          <w:szCs w:val="22"/>
          <w:lang w:eastAsia="en-GB"/>
        </w:rPr>
      </w:pPr>
      <w:r>
        <w:t>4.2</w:t>
      </w:r>
      <w:r w:rsidRPr="000E5BA3">
        <w:rPr>
          <w:rFonts w:ascii="Calibri" w:hAnsi="Calibri"/>
          <w:sz w:val="22"/>
          <w:szCs w:val="22"/>
          <w:lang w:eastAsia="en-GB"/>
        </w:rPr>
        <w:tab/>
      </w:r>
      <w:r>
        <w:t>Key parameters</w:t>
      </w:r>
      <w:r>
        <w:tab/>
      </w:r>
      <w:r>
        <w:fldChar w:fldCharType="begin" w:fldLock="1"/>
      </w:r>
      <w:r>
        <w:instrText xml:space="preserve"> PAGEREF _Toc75520375 \h </w:instrText>
      </w:r>
      <w:r>
        <w:fldChar w:fldCharType="separate"/>
      </w:r>
      <w:r>
        <w:t>7</w:t>
      </w:r>
      <w:r>
        <w:fldChar w:fldCharType="end"/>
      </w:r>
    </w:p>
    <w:p w14:paraId="698A2A80" w14:textId="77777777" w:rsidR="00D75324" w:rsidRPr="000E5BA3" w:rsidRDefault="00D75324">
      <w:pPr>
        <w:pStyle w:val="TOC3"/>
        <w:rPr>
          <w:rFonts w:ascii="Calibri" w:hAnsi="Calibri"/>
          <w:sz w:val="22"/>
          <w:szCs w:val="22"/>
          <w:lang w:eastAsia="en-GB"/>
        </w:rPr>
      </w:pPr>
      <w:r>
        <w:t>4.2.1</w:t>
      </w:r>
      <w:r w:rsidRPr="000E5BA3">
        <w:rPr>
          <w:rFonts w:ascii="Calibri" w:hAnsi="Calibri"/>
          <w:sz w:val="22"/>
          <w:szCs w:val="22"/>
          <w:lang w:eastAsia="en-GB"/>
        </w:rPr>
        <w:tab/>
      </w:r>
      <w:r>
        <w:t>System latency</w:t>
      </w:r>
      <w:r>
        <w:tab/>
      </w:r>
      <w:r>
        <w:fldChar w:fldCharType="begin" w:fldLock="1"/>
      </w:r>
      <w:r>
        <w:instrText xml:space="preserve"> PAGEREF _Toc75520376 \h </w:instrText>
      </w:r>
      <w:r>
        <w:fldChar w:fldCharType="separate"/>
      </w:r>
      <w:r>
        <w:t>7</w:t>
      </w:r>
      <w:r>
        <w:fldChar w:fldCharType="end"/>
      </w:r>
    </w:p>
    <w:p w14:paraId="748D513B" w14:textId="77777777" w:rsidR="00D75324" w:rsidRPr="000E5BA3" w:rsidRDefault="00D75324">
      <w:pPr>
        <w:pStyle w:val="TOC3"/>
        <w:rPr>
          <w:rFonts w:ascii="Calibri" w:hAnsi="Calibri"/>
          <w:sz w:val="22"/>
          <w:szCs w:val="22"/>
          <w:lang w:eastAsia="en-GB"/>
        </w:rPr>
      </w:pPr>
      <w:r>
        <w:t>4.2.2</w:t>
      </w:r>
      <w:r w:rsidRPr="000E5BA3">
        <w:rPr>
          <w:rFonts w:ascii="Calibri" w:hAnsi="Calibri"/>
          <w:sz w:val="22"/>
          <w:szCs w:val="22"/>
          <w:lang w:eastAsia="en-GB"/>
        </w:rPr>
        <w:tab/>
      </w:r>
      <w:r>
        <w:t>Bandwidth</w:t>
      </w:r>
      <w:r>
        <w:tab/>
      </w:r>
      <w:r>
        <w:fldChar w:fldCharType="begin" w:fldLock="1"/>
      </w:r>
      <w:r>
        <w:instrText xml:space="preserve"> PAGEREF _Toc75520377 \h </w:instrText>
      </w:r>
      <w:r>
        <w:fldChar w:fldCharType="separate"/>
      </w:r>
      <w:r>
        <w:t>8</w:t>
      </w:r>
      <w:r>
        <w:fldChar w:fldCharType="end"/>
      </w:r>
    </w:p>
    <w:p w14:paraId="6C723161" w14:textId="77777777" w:rsidR="00D75324" w:rsidRPr="000E5BA3" w:rsidRDefault="00D75324">
      <w:pPr>
        <w:pStyle w:val="TOC3"/>
        <w:rPr>
          <w:rFonts w:ascii="Calibri" w:hAnsi="Calibri"/>
          <w:sz w:val="22"/>
          <w:szCs w:val="22"/>
          <w:lang w:eastAsia="en-GB"/>
        </w:rPr>
      </w:pPr>
      <w:r>
        <w:rPr>
          <w:lang w:eastAsia="x-none"/>
        </w:rPr>
        <w:t>4.</w:t>
      </w:r>
      <w:r>
        <w:t>2</w:t>
      </w:r>
      <w:r>
        <w:rPr>
          <w:lang w:eastAsia="x-none"/>
        </w:rPr>
        <w:t xml:space="preserve">.3 </w:t>
      </w:r>
      <w:r w:rsidRPr="000E5BA3">
        <w:rPr>
          <w:rFonts w:ascii="Calibri" w:hAnsi="Calibri"/>
          <w:sz w:val="22"/>
          <w:szCs w:val="22"/>
          <w:lang w:eastAsia="en-GB"/>
        </w:rPr>
        <w:tab/>
      </w:r>
      <w:r>
        <w:rPr>
          <w:lang w:eastAsia="x-none"/>
        </w:rPr>
        <w:t>Reliability</w:t>
      </w:r>
      <w:r>
        <w:tab/>
      </w:r>
      <w:r>
        <w:fldChar w:fldCharType="begin" w:fldLock="1"/>
      </w:r>
      <w:r>
        <w:instrText xml:space="preserve"> PAGEREF _Toc75520378 \h </w:instrText>
      </w:r>
      <w:r>
        <w:fldChar w:fldCharType="separate"/>
      </w:r>
      <w:r>
        <w:t>8</w:t>
      </w:r>
      <w:r>
        <w:fldChar w:fldCharType="end"/>
      </w:r>
    </w:p>
    <w:p w14:paraId="73DD3445" w14:textId="77777777" w:rsidR="00D75324" w:rsidRPr="000E5BA3" w:rsidRDefault="00D75324">
      <w:pPr>
        <w:pStyle w:val="TOC2"/>
        <w:rPr>
          <w:rFonts w:ascii="Calibri" w:hAnsi="Calibri"/>
          <w:sz w:val="22"/>
          <w:szCs w:val="22"/>
          <w:lang w:eastAsia="en-GB"/>
        </w:rPr>
      </w:pPr>
      <w:r>
        <w:t>4.3</w:t>
      </w:r>
      <w:r w:rsidRPr="000E5BA3">
        <w:rPr>
          <w:rFonts w:ascii="Calibri" w:hAnsi="Calibri"/>
          <w:sz w:val="22"/>
          <w:szCs w:val="22"/>
          <w:lang w:eastAsia="en-GB"/>
        </w:rPr>
        <w:tab/>
      </w:r>
      <w:r>
        <w:t>AV production</w:t>
      </w:r>
      <w:r>
        <w:tab/>
      </w:r>
      <w:r>
        <w:fldChar w:fldCharType="begin" w:fldLock="1"/>
      </w:r>
      <w:r>
        <w:instrText xml:space="preserve"> PAGEREF _Toc75520379 \h </w:instrText>
      </w:r>
      <w:r>
        <w:fldChar w:fldCharType="separate"/>
      </w:r>
      <w:r>
        <w:t>8</w:t>
      </w:r>
      <w:r>
        <w:fldChar w:fldCharType="end"/>
      </w:r>
    </w:p>
    <w:p w14:paraId="082B39C6" w14:textId="77777777" w:rsidR="00D75324" w:rsidRPr="000E5BA3" w:rsidRDefault="00D75324">
      <w:pPr>
        <w:pStyle w:val="TOC2"/>
        <w:rPr>
          <w:rFonts w:ascii="Calibri" w:hAnsi="Calibri"/>
          <w:sz w:val="22"/>
          <w:szCs w:val="22"/>
          <w:lang w:eastAsia="en-GB"/>
        </w:rPr>
      </w:pPr>
      <w:r>
        <w:t>4.4</w:t>
      </w:r>
      <w:r w:rsidRPr="000E5BA3">
        <w:rPr>
          <w:rFonts w:ascii="Calibri" w:hAnsi="Calibri"/>
          <w:sz w:val="22"/>
          <w:szCs w:val="22"/>
          <w:lang w:eastAsia="en-GB"/>
        </w:rPr>
        <w:tab/>
      </w:r>
      <w:r>
        <w:t>Medical applications</w:t>
      </w:r>
      <w:r>
        <w:tab/>
      </w:r>
      <w:r>
        <w:fldChar w:fldCharType="begin" w:fldLock="1"/>
      </w:r>
      <w:r>
        <w:instrText xml:space="preserve"> PAGEREF _Toc75520380 \h </w:instrText>
      </w:r>
      <w:r>
        <w:fldChar w:fldCharType="separate"/>
      </w:r>
      <w:r>
        <w:t>9</w:t>
      </w:r>
      <w:r>
        <w:fldChar w:fldCharType="end"/>
      </w:r>
    </w:p>
    <w:p w14:paraId="7D541A65" w14:textId="77777777" w:rsidR="00D75324" w:rsidRPr="000E5BA3" w:rsidRDefault="00D75324">
      <w:pPr>
        <w:pStyle w:val="TOC1"/>
        <w:rPr>
          <w:rFonts w:ascii="Calibri" w:hAnsi="Calibri"/>
          <w:szCs w:val="22"/>
          <w:lang w:eastAsia="en-GB"/>
        </w:rPr>
      </w:pPr>
      <w:r>
        <w:t>5</w:t>
      </w:r>
      <w:r w:rsidRPr="000E5BA3">
        <w:rPr>
          <w:rFonts w:ascii="Calibri" w:hAnsi="Calibri"/>
          <w:szCs w:val="22"/>
          <w:lang w:eastAsia="en-GB"/>
        </w:rPr>
        <w:tab/>
      </w:r>
      <w:r>
        <w:t>Service requirements</w:t>
      </w:r>
      <w:r>
        <w:tab/>
      </w:r>
      <w:r>
        <w:fldChar w:fldCharType="begin" w:fldLock="1"/>
      </w:r>
      <w:r>
        <w:instrText xml:space="preserve"> PAGEREF _Toc75520381 \h </w:instrText>
      </w:r>
      <w:r>
        <w:fldChar w:fldCharType="separate"/>
      </w:r>
      <w:r>
        <w:t>10</w:t>
      </w:r>
      <w:r>
        <w:fldChar w:fldCharType="end"/>
      </w:r>
    </w:p>
    <w:p w14:paraId="1E85A11C" w14:textId="77777777" w:rsidR="00D75324" w:rsidRPr="000E5BA3" w:rsidRDefault="00D75324">
      <w:pPr>
        <w:pStyle w:val="TOC2"/>
        <w:rPr>
          <w:rFonts w:ascii="Calibri" w:hAnsi="Calibri"/>
          <w:sz w:val="22"/>
          <w:szCs w:val="22"/>
          <w:lang w:eastAsia="en-GB"/>
        </w:rPr>
      </w:pPr>
      <w:r>
        <w:t>5.1</w:t>
      </w:r>
      <w:r w:rsidRPr="000E5BA3">
        <w:rPr>
          <w:rFonts w:ascii="Calibri" w:hAnsi="Calibri"/>
          <w:sz w:val="22"/>
          <w:szCs w:val="22"/>
          <w:lang w:eastAsia="en-GB"/>
        </w:rPr>
        <w:tab/>
      </w:r>
      <w:r>
        <w:t>Non-public network requirements</w:t>
      </w:r>
      <w:r>
        <w:tab/>
      </w:r>
      <w:r>
        <w:fldChar w:fldCharType="begin" w:fldLock="1"/>
      </w:r>
      <w:r>
        <w:instrText xml:space="preserve"> PAGEREF _Toc75520382 \h </w:instrText>
      </w:r>
      <w:r>
        <w:fldChar w:fldCharType="separate"/>
      </w:r>
      <w:r>
        <w:t>10</w:t>
      </w:r>
      <w:r>
        <w:fldChar w:fldCharType="end"/>
      </w:r>
    </w:p>
    <w:p w14:paraId="078271F0" w14:textId="77777777" w:rsidR="00D75324" w:rsidRPr="000E5BA3" w:rsidRDefault="00D75324">
      <w:pPr>
        <w:pStyle w:val="TOC2"/>
        <w:rPr>
          <w:rFonts w:ascii="Calibri" w:hAnsi="Calibri"/>
          <w:sz w:val="22"/>
          <w:szCs w:val="22"/>
          <w:lang w:eastAsia="en-GB"/>
        </w:rPr>
      </w:pPr>
      <w:r>
        <w:t>5.2</w:t>
      </w:r>
      <w:r w:rsidRPr="000E5BA3">
        <w:rPr>
          <w:rFonts w:ascii="Calibri" w:hAnsi="Calibri"/>
          <w:sz w:val="22"/>
          <w:szCs w:val="22"/>
          <w:lang w:eastAsia="en-GB"/>
        </w:rPr>
        <w:tab/>
      </w:r>
      <w:r>
        <w:t>Application specific requirements</w:t>
      </w:r>
      <w:r>
        <w:tab/>
      </w:r>
      <w:r>
        <w:fldChar w:fldCharType="begin" w:fldLock="1"/>
      </w:r>
      <w:r>
        <w:instrText xml:space="preserve"> PAGEREF _Toc75520383 \h </w:instrText>
      </w:r>
      <w:r>
        <w:fldChar w:fldCharType="separate"/>
      </w:r>
      <w:r>
        <w:t>10</w:t>
      </w:r>
      <w:r>
        <w:fldChar w:fldCharType="end"/>
      </w:r>
    </w:p>
    <w:p w14:paraId="3259B198" w14:textId="77777777" w:rsidR="00D75324" w:rsidRPr="000E5BA3" w:rsidRDefault="00D75324">
      <w:pPr>
        <w:pStyle w:val="TOC2"/>
        <w:rPr>
          <w:rFonts w:ascii="Calibri" w:hAnsi="Calibri"/>
          <w:sz w:val="22"/>
          <w:szCs w:val="22"/>
          <w:lang w:eastAsia="en-GB"/>
        </w:rPr>
      </w:pPr>
      <w:r>
        <w:t>5.3</w:t>
      </w:r>
      <w:r w:rsidRPr="000E5BA3">
        <w:rPr>
          <w:rFonts w:ascii="Calibri" w:hAnsi="Calibri"/>
          <w:sz w:val="22"/>
          <w:szCs w:val="22"/>
          <w:lang w:eastAsia="en-GB"/>
        </w:rPr>
        <w:tab/>
      </w:r>
      <w:r>
        <w:t>Clock synchronization</w:t>
      </w:r>
      <w:r>
        <w:tab/>
      </w:r>
      <w:r>
        <w:fldChar w:fldCharType="begin" w:fldLock="1"/>
      </w:r>
      <w:r>
        <w:instrText xml:space="preserve"> PAGEREF _Toc75520384 \h </w:instrText>
      </w:r>
      <w:r>
        <w:fldChar w:fldCharType="separate"/>
      </w:r>
      <w:r>
        <w:t>10</w:t>
      </w:r>
      <w:r>
        <w:fldChar w:fldCharType="end"/>
      </w:r>
    </w:p>
    <w:p w14:paraId="35FEF0E8" w14:textId="77777777" w:rsidR="00D75324" w:rsidRPr="000E5BA3" w:rsidRDefault="00D75324">
      <w:pPr>
        <w:pStyle w:val="TOC2"/>
        <w:rPr>
          <w:rFonts w:ascii="Calibri" w:hAnsi="Calibri"/>
          <w:sz w:val="22"/>
          <w:szCs w:val="22"/>
          <w:lang w:eastAsia="en-GB"/>
        </w:rPr>
      </w:pPr>
      <w:r>
        <w:t>5.4</w:t>
      </w:r>
      <w:r w:rsidRPr="000E5BA3">
        <w:rPr>
          <w:rFonts w:ascii="Calibri" w:hAnsi="Calibri"/>
          <w:sz w:val="22"/>
          <w:szCs w:val="22"/>
          <w:lang w:eastAsia="en-GB"/>
        </w:rPr>
        <w:tab/>
      </w:r>
      <w:r>
        <w:t>Network exposure requirements</w:t>
      </w:r>
      <w:r>
        <w:tab/>
      </w:r>
      <w:r>
        <w:fldChar w:fldCharType="begin" w:fldLock="1"/>
      </w:r>
      <w:r>
        <w:instrText xml:space="preserve"> PAGEREF _Toc75520385 \h </w:instrText>
      </w:r>
      <w:r>
        <w:fldChar w:fldCharType="separate"/>
      </w:r>
      <w:r>
        <w:t>10</w:t>
      </w:r>
      <w:r>
        <w:fldChar w:fldCharType="end"/>
      </w:r>
    </w:p>
    <w:p w14:paraId="106CC236" w14:textId="77777777" w:rsidR="00D75324" w:rsidRPr="000E5BA3" w:rsidRDefault="00D75324">
      <w:pPr>
        <w:pStyle w:val="TOC2"/>
        <w:rPr>
          <w:rFonts w:ascii="Calibri" w:hAnsi="Calibri"/>
          <w:sz w:val="22"/>
          <w:szCs w:val="22"/>
          <w:lang w:eastAsia="en-GB"/>
        </w:rPr>
      </w:pPr>
      <w:r>
        <w:t>5.5</w:t>
      </w:r>
      <w:r w:rsidRPr="000E5BA3">
        <w:rPr>
          <w:rFonts w:ascii="Calibri" w:hAnsi="Calibri"/>
          <w:sz w:val="22"/>
          <w:szCs w:val="22"/>
          <w:lang w:eastAsia="en-GB"/>
        </w:rPr>
        <w:tab/>
      </w:r>
      <w:r>
        <w:t>Service continuity</w:t>
      </w:r>
      <w:r>
        <w:tab/>
      </w:r>
      <w:r>
        <w:fldChar w:fldCharType="begin" w:fldLock="1"/>
      </w:r>
      <w:r>
        <w:instrText xml:space="preserve"> PAGEREF _Toc75520386 \h </w:instrText>
      </w:r>
      <w:r>
        <w:fldChar w:fldCharType="separate"/>
      </w:r>
      <w:r>
        <w:t>10</w:t>
      </w:r>
      <w:r>
        <w:fldChar w:fldCharType="end"/>
      </w:r>
    </w:p>
    <w:p w14:paraId="3763417F" w14:textId="77777777" w:rsidR="00D75324" w:rsidRPr="000E5BA3" w:rsidRDefault="00D75324">
      <w:pPr>
        <w:pStyle w:val="TOC2"/>
        <w:rPr>
          <w:rFonts w:ascii="Calibri" w:hAnsi="Calibri"/>
          <w:sz w:val="22"/>
          <w:szCs w:val="22"/>
          <w:lang w:eastAsia="en-GB"/>
        </w:rPr>
      </w:pPr>
      <w:r>
        <w:t>5.6</w:t>
      </w:r>
      <w:r w:rsidRPr="000E5BA3">
        <w:rPr>
          <w:rFonts w:ascii="Calibri" w:hAnsi="Calibri"/>
          <w:sz w:val="22"/>
          <w:szCs w:val="22"/>
          <w:lang w:eastAsia="en-GB"/>
        </w:rPr>
        <w:tab/>
      </w:r>
      <w:r>
        <w:t>Multi-network connectivity and service delivery</w:t>
      </w:r>
      <w:r>
        <w:tab/>
      </w:r>
      <w:r>
        <w:fldChar w:fldCharType="begin" w:fldLock="1"/>
      </w:r>
      <w:r>
        <w:instrText xml:space="preserve"> PAGEREF _Toc75520387 \h </w:instrText>
      </w:r>
      <w:r>
        <w:fldChar w:fldCharType="separate"/>
      </w:r>
      <w:r>
        <w:t>10</w:t>
      </w:r>
      <w:r>
        <w:fldChar w:fldCharType="end"/>
      </w:r>
    </w:p>
    <w:p w14:paraId="75D48198" w14:textId="77777777" w:rsidR="00D75324" w:rsidRPr="000E5BA3" w:rsidRDefault="00D75324">
      <w:pPr>
        <w:pStyle w:val="TOC1"/>
        <w:rPr>
          <w:rFonts w:ascii="Calibri" w:hAnsi="Calibri"/>
          <w:szCs w:val="22"/>
          <w:lang w:eastAsia="en-GB"/>
        </w:rPr>
      </w:pPr>
      <w:r>
        <w:t>6</w:t>
      </w:r>
      <w:r w:rsidRPr="000E5BA3">
        <w:rPr>
          <w:rFonts w:ascii="Calibri" w:hAnsi="Calibri"/>
          <w:szCs w:val="22"/>
          <w:lang w:eastAsia="en-GB"/>
        </w:rPr>
        <w:tab/>
      </w:r>
      <w:r>
        <w:t>Performance requirements</w:t>
      </w:r>
      <w:r>
        <w:tab/>
      </w:r>
      <w:r>
        <w:fldChar w:fldCharType="begin" w:fldLock="1"/>
      </w:r>
      <w:r>
        <w:instrText xml:space="preserve"> PAGEREF _Toc75520388 \h </w:instrText>
      </w:r>
      <w:r>
        <w:fldChar w:fldCharType="separate"/>
      </w:r>
      <w:r>
        <w:t>11</w:t>
      </w:r>
      <w:r>
        <w:fldChar w:fldCharType="end"/>
      </w:r>
    </w:p>
    <w:p w14:paraId="747CA9F6" w14:textId="77777777" w:rsidR="00D75324" w:rsidRPr="000E5BA3" w:rsidRDefault="00D75324">
      <w:pPr>
        <w:pStyle w:val="TOC2"/>
        <w:rPr>
          <w:rFonts w:ascii="Calibri" w:hAnsi="Calibri"/>
          <w:sz w:val="22"/>
          <w:szCs w:val="22"/>
          <w:lang w:eastAsia="en-GB"/>
        </w:rPr>
      </w:pPr>
      <w:r>
        <w:t>6.1</w:t>
      </w:r>
      <w:r w:rsidRPr="000E5BA3">
        <w:rPr>
          <w:rFonts w:ascii="Calibri" w:hAnsi="Calibri"/>
          <w:sz w:val="22"/>
          <w:szCs w:val="22"/>
          <w:lang w:eastAsia="en-GB"/>
        </w:rPr>
        <w:tab/>
      </w:r>
      <w:r>
        <w:t>Introduction</w:t>
      </w:r>
      <w:r>
        <w:tab/>
      </w:r>
      <w:r>
        <w:fldChar w:fldCharType="begin" w:fldLock="1"/>
      </w:r>
      <w:r>
        <w:instrText xml:space="preserve"> PAGEREF _Toc75520389 \h </w:instrText>
      </w:r>
      <w:r>
        <w:fldChar w:fldCharType="separate"/>
      </w:r>
      <w:r>
        <w:t>11</w:t>
      </w:r>
      <w:r>
        <w:fldChar w:fldCharType="end"/>
      </w:r>
    </w:p>
    <w:p w14:paraId="6D914B69" w14:textId="77777777" w:rsidR="00D75324" w:rsidRPr="000E5BA3" w:rsidRDefault="00D75324">
      <w:pPr>
        <w:pStyle w:val="TOC2"/>
        <w:rPr>
          <w:rFonts w:ascii="Calibri" w:hAnsi="Calibri"/>
          <w:sz w:val="22"/>
          <w:szCs w:val="22"/>
          <w:lang w:eastAsia="en-GB"/>
        </w:rPr>
      </w:pPr>
      <w:r>
        <w:t>6.2</w:t>
      </w:r>
      <w:r w:rsidRPr="000E5BA3">
        <w:rPr>
          <w:rFonts w:ascii="Calibri" w:hAnsi="Calibri"/>
          <w:sz w:val="22"/>
          <w:szCs w:val="22"/>
          <w:lang w:eastAsia="en-GB"/>
        </w:rPr>
        <w:tab/>
      </w:r>
      <w:r>
        <w:t>General performance requirements</w:t>
      </w:r>
      <w:r>
        <w:tab/>
      </w:r>
      <w:r>
        <w:fldChar w:fldCharType="begin" w:fldLock="1"/>
      </w:r>
      <w:r>
        <w:instrText xml:space="preserve"> PAGEREF _Toc75520390 \h </w:instrText>
      </w:r>
      <w:r>
        <w:fldChar w:fldCharType="separate"/>
      </w:r>
      <w:r>
        <w:t>11</w:t>
      </w:r>
      <w:r>
        <w:fldChar w:fldCharType="end"/>
      </w:r>
    </w:p>
    <w:p w14:paraId="7A06DD86" w14:textId="77777777" w:rsidR="00D75324" w:rsidRPr="000E5BA3" w:rsidRDefault="00D75324">
      <w:pPr>
        <w:pStyle w:val="TOC3"/>
        <w:rPr>
          <w:rFonts w:ascii="Calibri" w:hAnsi="Calibri"/>
          <w:sz w:val="22"/>
          <w:szCs w:val="22"/>
          <w:lang w:eastAsia="en-GB"/>
        </w:rPr>
      </w:pPr>
      <w:r>
        <w:t>6.2.2</w:t>
      </w:r>
      <w:r w:rsidRPr="000E5BA3">
        <w:rPr>
          <w:rFonts w:ascii="Calibri" w:hAnsi="Calibri"/>
          <w:sz w:val="22"/>
          <w:szCs w:val="22"/>
          <w:lang w:eastAsia="en-GB"/>
        </w:rPr>
        <w:tab/>
      </w:r>
      <w:r>
        <w:t>Medical applications</w:t>
      </w:r>
      <w:r>
        <w:tab/>
      </w:r>
      <w:r>
        <w:fldChar w:fldCharType="begin" w:fldLock="1"/>
      </w:r>
      <w:r>
        <w:instrText xml:space="preserve"> PAGEREF _Toc75520391 \h </w:instrText>
      </w:r>
      <w:r>
        <w:fldChar w:fldCharType="separate"/>
      </w:r>
      <w:r>
        <w:t>14</w:t>
      </w:r>
      <w:r>
        <w:fldChar w:fldCharType="end"/>
      </w:r>
    </w:p>
    <w:p w14:paraId="746D4A8C" w14:textId="77777777" w:rsidR="00D75324" w:rsidRPr="000E5BA3" w:rsidRDefault="00D75324">
      <w:pPr>
        <w:pStyle w:val="TOC2"/>
        <w:rPr>
          <w:rFonts w:ascii="Calibri" w:hAnsi="Calibri"/>
          <w:sz w:val="22"/>
          <w:szCs w:val="22"/>
          <w:lang w:eastAsia="en-GB"/>
        </w:rPr>
      </w:pPr>
      <w:r>
        <w:t>6.3</w:t>
      </w:r>
      <w:r w:rsidRPr="000E5BA3">
        <w:rPr>
          <w:rFonts w:ascii="Calibri" w:hAnsi="Calibri"/>
          <w:sz w:val="22"/>
          <w:szCs w:val="22"/>
          <w:lang w:eastAsia="en-GB"/>
        </w:rPr>
        <w:tab/>
      </w:r>
      <w:r>
        <w:t>Multicast performance requirements</w:t>
      </w:r>
      <w:r>
        <w:tab/>
      </w:r>
      <w:r>
        <w:fldChar w:fldCharType="begin" w:fldLock="1"/>
      </w:r>
      <w:r>
        <w:instrText xml:space="preserve"> PAGEREF _Toc75520392 \h </w:instrText>
      </w:r>
      <w:r>
        <w:fldChar w:fldCharType="separate"/>
      </w:r>
      <w:r>
        <w:t>15</w:t>
      </w:r>
      <w:r>
        <w:fldChar w:fldCharType="end"/>
      </w:r>
    </w:p>
    <w:p w14:paraId="1FD1DA37" w14:textId="77777777" w:rsidR="00D75324" w:rsidRPr="000E5BA3" w:rsidRDefault="00D75324">
      <w:pPr>
        <w:pStyle w:val="TOC3"/>
        <w:rPr>
          <w:rFonts w:ascii="Calibri" w:hAnsi="Calibri"/>
          <w:sz w:val="22"/>
          <w:szCs w:val="22"/>
          <w:lang w:eastAsia="en-GB"/>
        </w:rPr>
      </w:pPr>
      <w:r>
        <w:t>6.3.1</w:t>
      </w:r>
      <w:r w:rsidRPr="000E5BA3">
        <w:rPr>
          <w:rFonts w:ascii="Calibri" w:hAnsi="Calibri"/>
          <w:sz w:val="22"/>
          <w:szCs w:val="22"/>
          <w:lang w:eastAsia="en-GB"/>
        </w:rPr>
        <w:tab/>
      </w:r>
      <w:r>
        <w:t>Audio and video production applications</w:t>
      </w:r>
      <w:r>
        <w:tab/>
      </w:r>
      <w:r>
        <w:fldChar w:fldCharType="begin" w:fldLock="1"/>
      </w:r>
      <w:r>
        <w:instrText xml:space="preserve"> PAGEREF _Toc75520393 \h </w:instrText>
      </w:r>
      <w:r>
        <w:fldChar w:fldCharType="separate"/>
      </w:r>
      <w:r>
        <w:t>15</w:t>
      </w:r>
      <w:r>
        <w:fldChar w:fldCharType="end"/>
      </w:r>
    </w:p>
    <w:p w14:paraId="50AD4579" w14:textId="77777777" w:rsidR="00D75324" w:rsidRPr="000E5BA3" w:rsidRDefault="00D75324">
      <w:pPr>
        <w:pStyle w:val="TOC3"/>
        <w:rPr>
          <w:rFonts w:ascii="Calibri" w:hAnsi="Calibri"/>
          <w:sz w:val="22"/>
          <w:szCs w:val="22"/>
          <w:lang w:eastAsia="en-GB"/>
        </w:rPr>
      </w:pPr>
      <w:r>
        <w:t>6.3.2</w:t>
      </w:r>
      <w:r w:rsidRPr="000E5BA3">
        <w:rPr>
          <w:rFonts w:ascii="Calibri" w:hAnsi="Calibri"/>
          <w:sz w:val="22"/>
          <w:szCs w:val="22"/>
          <w:lang w:eastAsia="en-GB"/>
        </w:rPr>
        <w:tab/>
      </w:r>
      <w:r>
        <w:t>Medical applications</w:t>
      </w:r>
      <w:r>
        <w:tab/>
      </w:r>
      <w:r>
        <w:fldChar w:fldCharType="begin" w:fldLock="1"/>
      </w:r>
      <w:r>
        <w:instrText xml:space="preserve"> PAGEREF _Toc75520394 \h </w:instrText>
      </w:r>
      <w:r>
        <w:fldChar w:fldCharType="separate"/>
      </w:r>
      <w:r>
        <w:t>16</w:t>
      </w:r>
      <w:r>
        <w:fldChar w:fldCharType="end"/>
      </w:r>
    </w:p>
    <w:p w14:paraId="224F1677" w14:textId="77777777" w:rsidR="00D75324" w:rsidRPr="000E5BA3" w:rsidRDefault="00D75324">
      <w:pPr>
        <w:pStyle w:val="TOC8"/>
        <w:rPr>
          <w:rFonts w:ascii="Calibri" w:hAnsi="Calibri"/>
          <w:b w:val="0"/>
          <w:szCs w:val="22"/>
          <w:lang w:eastAsia="en-GB"/>
        </w:rPr>
      </w:pPr>
      <w:r>
        <w:t>Annex A (informative): Change history</w:t>
      </w:r>
      <w:r>
        <w:tab/>
      </w:r>
      <w:r>
        <w:fldChar w:fldCharType="begin" w:fldLock="1"/>
      </w:r>
      <w:r>
        <w:instrText xml:space="preserve"> PAGEREF _Toc75520395 \h </w:instrText>
      </w:r>
      <w:r>
        <w:fldChar w:fldCharType="separate"/>
      </w:r>
      <w:r>
        <w:t>17</w:t>
      </w:r>
      <w:r>
        <w:fldChar w:fldCharType="end"/>
      </w:r>
    </w:p>
    <w:p w14:paraId="4F1D8F19" w14:textId="77777777" w:rsidR="00080512" w:rsidRPr="0015573D" w:rsidRDefault="00E36E41" w:rsidP="002042B6">
      <w:pPr>
        <w:pStyle w:val="TOC1"/>
      </w:pPr>
      <w:r>
        <w:fldChar w:fldCharType="end"/>
      </w:r>
    </w:p>
    <w:p w14:paraId="3C0790F1" w14:textId="77777777" w:rsidR="0074026F" w:rsidRPr="0015573D" w:rsidRDefault="0074026F">
      <w:pPr>
        <w:pStyle w:val="Guidance"/>
      </w:pPr>
    </w:p>
    <w:p w14:paraId="095045BF" w14:textId="77777777" w:rsidR="009C0091" w:rsidRPr="005C4D8F" w:rsidRDefault="009C0091">
      <w:pPr>
        <w:spacing w:after="0"/>
        <w:rPr>
          <w:rFonts w:ascii="Arial" w:hAnsi="Arial"/>
          <w:sz w:val="36"/>
        </w:rPr>
      </w:pPr>
      <w:r w:rsidRPr="005C4D8F">
        <w:br w:type="page"/>
      </w:r>
    </w:p>
    <w:p w14:paraId="67905BD8" w14:textId="77777777" w:rsidR="00080512" w:rsidRPr="005C4D8F" w:rsidRDefault="00080512">
      <w:pPr>
        <w:pStyle w:val="Heading1"/>
      </w:pPr>
      <w:bookmarkStart w:id="4" w:name="_Toc45387820"/>
      <w:bookmarkStart w:id="5" w:name="_Toc52642359"/>
      <w:bookmarkStart w:id="6" w:name="_Toc75520366"/>
      <w:r w:rsidRPr="005C4D8F">
        <w:lastRenderedPageBreak/>
        <w:t>Foreword</w:t>
      </w:r>
      <w:bookmarkEnd w:id="4"/>
      <w:bookmarkEnd w:id="5"/>
      <w:bookmarkEnd w:id="6"/>
    </w:p>
    <w:p w14:paraId="282054CC" w14:textId="77777777" w:rsidR="00080512" w:rsidRPr="005C4D8F" w:rsidRDefault="00080512">
      <w:r w:rsidRPr="005C4D8F">
        <w:t>This Technical Specification has been produced by the 3</w:t>
      </w:r>
      <w:r w:rsidR="00F04712" w:rsidRPr="005C4D8F">
        <w:t>rd</w:t>
      </w:r>
      <w:r w:rsidRPr="005C4D8F">
        <w:t xml:space="preserve"> Generation Partnership Project (3GPP).</w:t>
      </w:r>
    </w:p>
    <w:p w14:paraId="7B61DC17" w14:textId="77777777" w:rsidR="00080512" w:rsidRPr="005C4D8F" w:rsidRDefault="00080512">
      <w:r w:rsidRPr="005C4D8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4455138" w14:textId="77777777" w:rsidR="00080512" w:rsidRPr="005C4D8F" w:rsidRDefault="00080512">
      <w:pPr>
        <w:pStyle w:val="B1"/>
      </w:pPr>
      <w:r w:rsidRPr="005C4D8F">
        <w:t xml:space="preserve">Version </w:t>
      </w:r>
      <w:proofErr w:type="spellStart"/>
      <w:r w:rsidRPr="005C4D8F">
        <w:t>x.y.z</w:t>
      </w:r>
      <w:proofErr w:type="spellEnd"/>
    </w:p>
    <w:p w14:paraId="2249BCB8" w14:textId="77777777" w:rsidR="00080512" w:rsidRPr="005C4D8F" w:rsidRDefault="00080512">
      <w:pPr>
        <w:pStyle w:val="B1"/>
      </w:pPr>
      <w:r w:rsidRPr="005C4D8F">
        <w:t>where:</w:t>
      </w:r>
    </w:p>
    <w:p w14:paraId="01D99D90" w14:textId="77777777" w:rsidR="00080512" w:rsidRPr="005C4D8F" w:rsidRDefault="00080512">
      <w:pPr>
        <w:pStyle w:val="B2"/>
      </w:pPr>
      <w:r w:rsidRPr="005C4D8F">
        <w:t>x</w:t>
      </w:r>
      <w:r w:rsidRPr="005C4D8F">
        <w:tab/>
        <w:t>the first digit:</w:t>
      </w:r>
    </w:p>
    <w:p w14:paraId="147E5211" w14:textId="77777777" w:rsidR="00080512" w:rsidRPr="005C4D8F" w:rsidRDefault="00080512">
      <w:pPr>
        <w:pStyle w:val="B3"/>
      </w:pPr>
      <w:r w:rsidRPr="005C4D8F">
        <w:t>1</w:t>
      </w:r>
      <w:r w:rsidRPr="005C4D8F">
        <w:tab/>
        <w:t>presented to TSG for information;</w:t>
      </w:r>
    </w:p>
    <w:p w14:paraId="4D1F04DC" w14:textId="77777777" w:rsidR="00080512" w:rsidRPr="005C4D8F" w:rsidRDefault="00080512">
      <w:pPr>
        <w:pStyle w:val="B3"/>
      </w:pPr>
      <w:r w:rsidRPr="005C4D8F">
        <w:t>2</w:t>
      </w:r>
      <w:r w:rsidRPr="005C4D8F">
        <w:tab/>
        <w:t>presented to TSG for approval;</w:t>
      </w:r>
    </w:p>
    <w:p w14:paraId="3A0A3C9F" w14:textId="77777777" w:rsidR="00080512" w:rsidRPr="005C4D8F" w:rsidRDefault="00080512">
      <w:pPr>
        <w:pStyle w:val="B3"/>
      </w:pPr>
      <w:r w:rsidRPr="005C4D8F">
        <w:t>3</w:t>
      </w:r>
      <w:r w:rsidRPr="005C4D8F">
        <w:tab/>
        <w:t>or greater indicates TSG approved document under change control.</w:t>
      </w:r>
    </w:p>
    <w:p w14:paraId="35C46B4A" w14:textId="77777777" w:rsidR="00080512" w:rsidRPr="005C4D8F" w:rsidRDefault="00080512">
      <w:pPr>
        <w:pStyle w:val="B2"/>
      </w:pPr>
      <w:r w:rsidRPr="005C4D8F">
        <w:t>y</w:t>
      </w:r>
      <w:r w:rsidRPr="005C4D8F">
        <w:tab/>
        <w:t>the second digit is incremented for all changes of substance, i.e. technical enhancements, corrections, updates, etc.</w:t>
      </w:r>
    </w:p>
    <w:p w14:paraId="4B54D351" w14:textId="77777777" w:rsidR="00080512" w:rsidRPr="005C4D8F" w:rsidRDefault="00080512">
      <w:pPr>
        <w:pStyle w:val="B2"/>
      </w:pPr>
      <w:r w:rsidRPr="005C4D8F">
        <w:t>z</w:t>
      </w:r>
      <w:r w:rsidRPr="005C4D8F">
        <w:tab/>
        <w:t>the third digit is incremented when editorial only changes have been incorporated in the document.</w:t>
      </w:r>
    </w:p>
    <w:p w14:paraId="103BB7AD" w14:textId="77777777" w:rsidR="00080512" w:rsidRPr="005C4D8F" w:rsidRDefault="00080512">
      <w:pPr>
        <w:pStyle w:val="Heading1"/>
      </w:pPr>
      <w:r w:rsidRPr="005C4D8F">
        <w:br w:type="page"/>
      </w:r>
      <w:bookmarkStart w:id="7" w:name="_Toc45387821"/>
      <w:bookmarkStart w:id="8" w:name="_Toc52642360"/>
      <w:bookmarkStart w:id="9" w:name="_Toc75520367"/>
      <w:r w:rsidRPr="005C4D8F">
        <w:lastRenderedPageBreak/>
        <w:t>1</w:t>
      </w:r>
      <w:r w:rsidRPr="005C4D8F">
        <w:tab/>
        <w:t>Scope</w:t>
      </w:r>
      <w:bookmarkEnd w:id="7"/>
      <w:bookmarkEnd w:id="8"/>
      <w:bookmarkEnd w:id="9"/>
    </w:p>
    <w:p w14:paraId="5E0214E1" w14:textId="77777777" w:rsidR="00F57044" w:rsidRPr="005C4D8F" w:rsidRDefault="00F57044" w:rsidP="00F57044">
      <w:r w:rsidRPr="005C4D8F">
        <w:t xml:space="preserve">This document describes the service and performance requirements for the operation of professional video, audio and imaging via a 5G system, including a UE, NG-RAN and 5G Core network. </w:t>
      </w:r>
    </w:p>
    <w:p w14:paraId="10E7DBF3" w14:textId="77777777" w:rsidR="00F57044" w:rsidRPr="005C4D8F" w:rsidRDefault="00F57044" w:rsidP="00F57044">
      <w:pPr>
        <w:rPr>
          <w:rFonts w:eastAsia="SimSun"/>
          <w:lang w:eastAsia="zh-CN"/>
        </w:rPr>
      </w:pPr>
      <w:r w:rsidRPr="005C4D8F">
        <w:rPr>
          <w:rFonts w:eastAsia="SimSun"/>
          <w:lang w:eastAsia="zh-CN"/>
        </w:rPr>
        <w:t>The aspects addressed in this document include:</w:t>
      </w:r>
    </w:p>
    <w:p w14:paraId="29EDB572" w14:textId="77777777" w:rsidR="00F57044" w:rsidRPr="005C4D8F" w:rsidRDefault="00F57044" w:rsidP="005C4D8F">
      <w:pPr>
        <w:pStyle w:val="B1"/>
        <w:rPr>
          <w:rFonts w:eastAsia="SimSun"/>
        </w:rPr>
      </w:pPr>
      <w:r w:rsidRPr="005C4D8F">
        <w:rPr>
          <w:rFonts w:eastAsia="SimSun"/>
        </w:rPr>
        <w:t>-</w:t>
      </w:r>
      <w:r w:rsidRPr="005C4D8F">
        <w:rPr>
          <w:rFonts w:eastAsia="SimSun"/>
        </w:rPr>
        <w:tab/>
        <w:t>Network service requirements specific for the operation of professional video, imaging and audio for PLMN and non-public networks (NPN)</w:t>
      </w:r>
    </w:p>
    <w:p w14:paraId="1F56AAC9" w14:textId="77777777" w:rsidR="00F57044" w:rsidRPr="005C4D8F" w:rsidRDefault="00F57044" w:rsidP="005C4D8F">
      <w:pPr>
        <w:pStyle w:val="B1"/>
        <w:rPr>
          <w:lang w:eastAsia="zh-CN"/>
        </w:rPr>
      </w:pPr>
      <w:r w:rsidRPr="005C4D8F">
        <w:rPr>
          <w:rFonts w:eastAsia="SimSun"/>
        </w:rPr>
        <w:t>-</w:t>
      </w:r>
      <w:r w:rsidRPr="005C4D8F">
        <w:rPr>
          <w:lang w:eastAsia="zh-CN"/>
        </w:rPr>
        <w:t xml:space="preserve"> </w:t>
      </w:r>
      <w:r w:rsidRPr="005C4D8F">
        <w:rPr>
          <w:lang w:eastAsia="zh-CN"/>
        </w:rPr>
        <w:tab/>
        <w:t>New key performance indicators (KPIs) for PLMN and NPN</w:t>
      </w:r>
    </w:p>
    <w:p w14:paraId="5AE2A8B9" w14:textId="77777777" w:rsidR="00F57044" w:rsidRPr="005C4D8F" w:rsidRDefault="00F57044" w:rsidP="005C4D8F">
      <w:pPr>
        <w:pStyle w:val="B1"/>
        <w:rPr>
          <w:lang w:eastAsia="zh-CN"/>
        </w:rPr>
      </w:pPr>
      <w:r w:rsidRPr="005C4D8F">
        <w:rPr>
          <w:lang w:eastAsia="zh-CN"/>
        </w:rPr>
        <w:t>-</w:t>
      </w:r>
      <w:r w:rsidRPr="005C4D8F">
        <w:rPr>
          <w:lang w:eastAsia="zh-CN"/>
        </w:rPr>
        <w:tab/>
        <w:t>KPIs for Multicast and Broadcast Services</w:t>
      </w:r>
    </w:p>
    <w:p w14:paraId="446FBAE4" w14:textId="77777777" w:rsidR="00F57044" w:rsidRPr="005C4D8F" w:rsidRDefault="00F57044" w:rsidP="005C4D8F">
      <w:pPr>
        <w:pStyle w:val="B1"/>
        <w:rPr>
          <w:lang w:eastAsia="zh-CN"/>
        </w:rPr>
      </w:pPr>
      <w:r w:rsidRPr="005C4D8F">
        <w:rPr>
          <w:lang w:eastAsia="zh-CN"/>
        </w:rPr>
        <w:t>-</w:t>
      </w:r>
      <w:r w:rsidRPr="005C4D8F">
        <w:rPr>
          <w:lang w:eastAsia="zh-CN"/>
        </w:rPr>
        <w:tab/>
        <w:t>Network Exposure Requirements</w:t>
      </w:r>
    </w:p>
    <w:p w14:paraId="0D619612" w14:textId="77777777" w:rsidR="00F57044" w:rsidRPr="005C4D8F" w:rsidRDefault="00F57044" w:rsidP="005C4D8F">
      <w:pPr>
        <w:pStyle w:val="B1"/>
        <w:rPr>
          <w:lang w:eastAsia="zh-CN"/>
        </w:rPr>
      </w:pPr>
      <w:r w:rsidRPr="005C4D8F">
        <w:rPr>
          <w:lang w:eastAsia="zh-CN"/>
        </w:rPr>
        <w:t>-</w:t>
      </w:r>
      <w:r w:rsidRPr="005C4D8F">
        <w:rPr>
          <w:lang w:eastAsia="zh-CN"/>
        </w:rPr>
        <w:tab/>
        <w:t>Clock synchronisation</w:t>
      </w:r>
    </w:p>
    <w:p w14:paraId="73C6F0D3" w14:textId="77777777" w:rsidR="00F57044" w:rsidRPr="005C4D8F" w:rsidRDefault="00F57044" w:rsidP="005C4D8F">
      <w:pPr>
        <w:pStyle w:val="B1"/>
        <w:rPr>
          <w:rFonts w:eastAsia="SimSun"/>
        </w:rPr>
      </w:pPr>
      <w:r w:rsidRPr="005C4D8F">
        <w:rPr>
          <w:lang w:eastAsia="zh-CN"/>
        </w:rPr>
        <w:t>-</w:t>
      </w:r>
      <w:r w:rsidRPr="005C4D8F">
        <w:rPr>
          <w:lang w:eastAsia="zh-CN"/>
        </w:rPr>
        <w:tab/>
        <w:t xml:space="preserve">Application Specific Requirements for </w:t>
      </w:r>
      <w:r w:rsidRPr="005C4D8F">
        <w:rPr>
          <w:rFonts w:eastAsia="SimSun"/>
        </w:rPr>
        <w:t>video, imaging and audio</w:t>
      </w:r>
    </w:p>
    <w:p w14:paraId="3211C903" w14:textId="77777777" w:rsidR="00F57044" w:rsidRPr="005C4D8F" w:rsidRDefault="00F57044" w:rsidP="005C4D8F">
      <w:pPr>
        <w:pStyle w:val="B1"/>
        <w:rPr>
          <w:lang w:eastAsia="zh-CN"/>
        </w:rPr>
      </w:pPr>
      <w:r w:rsidRPr="005C4D8F">
        <w:rPr>
          <w:lang w:eastAsia="zh-CN"/>
        </w:rPr>
        <w:t>-</w:t>
      </w:r>
      <w:r w:rsidRPr="005C4D8F">
        <w:rPr>
          <w:lang w:eastAsia="zh-CN"/>
        </w:rPr>
        <w:tab/>
        <w:t>Mobile and airborne base stations for NPNs</w:t>
      </w:r>
    </w:p>
    <w:p w14:paraId="6F594364" w14:textId="77777777" w:rsidR="009C0091" w:rsidRPr="005C4D8F" w:rsidRDefault="00F57044" w:rsidP="005C4D8F">
      <w:pPr>
        <w:pStyle w:val="B1"/>
      </w:pPr>
      <w:r w:rsidRPr="005C4D8F">
        <w:rPr>
          <w:lang w:eastAsia="zh-CN"/>
        </w:rPr>
        <w:t>-</w:t>
      </w:r>
      <w:r w:rsidRPr="005C4D8F">
        <w:rPr>
          <w:lang w:eastAsia="zh-CN"/>
        </w:rPr>
        <w:tab/>
        <w:t>Service continuity</w:t>
      </w:r>
    </w:p>
    <w:p w14:paraId="4E7B4239" w14:textId="77777777" w:rsidR="00080512" w:rsidRPr="005C4D8F" w:rsidRDefault="00080512">
      <w:pPr>
        <w:pStyle w:val="Heading1"/>
      </w:pPr>
      <w:bookmarkStart w:id="10" w:name="_Toc45387822"/>
      <w:bookmarkStart w:id="11" w:name="_Toc52642361"/>
      <w:bookmarkStart w:id="12" w:name="_Toc75520368"/>
      <w:r w:rsidRPr="005C4D8F">
        <w:t>2</w:t>
      </w:r>
      <w:r w:rsidRPr="005C4D8F">
        <w:tab/>
        <w:t>References</w:t>
      </w:r>
      <w:bookmarkEnd w:id="10"/>
      <w:bookmarkEnd w:id="11"/>
      <w:bookmarkEnd w:id="12"/>
    </w:p>
    <w:p w14:paraId="69A857F3" w14:textId="77777777" w:rsidR="00080512" w:rsidRPr="005C4D8F" w:rsidRDefault="00080512">
      <w:r w:rsidRPr="005C4D8F">
        <w:t>The following documents contain provisions which, through reference in this text, constitute provisions of the present document.</w:t>
      </w:r>
    </w:p>
    <w:p w14:paraId="7A42FDE9" w14:textId="77777777" w:rsidR="00080512" w:rsidRPr="005C4D8F" w:rsidRDefault="00051834" w:rsidP="00051834">
      <w:pPr>
        <w:pStyle w:val="B1"/>
      </w:pPr>
      <w:r w:rsidRPr="005C4D8F">
        <w:t>-</w:t>
      </w:r>
      <w:r w:rsidRPr="005C4D8F">
        <w:tab/>
      </w:r>
      <w:r w:rsidR="00080512" w:rsidRPr="005C4D8F">
        <w:t>References are either specific (identified by date of publication, edition numbe</w:t>
      </w:r>
      <w:r w:rsidR="00DC4DA2" w:rsidRPr="005C4D8F">
        <w:t>r, version number, etc.) or non</w:t>
      </w:r>
      <w:r w:rsidR="00DC4DA2" w:rsidRPr="005C4D8F">
        <w:noBreakHyphen/>
      </w:r>
      <w:r w:rsidR="00080512" w:rsidRPr="005C4D8F">
        <w:t>specific.</w:t>
      </w:r>
    </w:p>
    <w:p w14:paraId="7713BE6A" w14:textId="77777777" w:rsidR="00080512" w:rsidRPr="005C4D8F" w:rsidRDefault="00051834" w:rsidP="00051834">
      <w:pPr>
        <w:pStyle w:val="B1"/>
      </w:pPr>
      <w:r w:rsidRPr="005C4D8F">
        <w:t>-</w:t>
      </w:r>
      <w:r w:rsidRPr="005C4D8F">
        <w:tab/>
      </w:r>
      <w:r w:rsidR="00080512" w:rsidRPr="005C4D8F">
        <w:t>For a specific reference, subsequent revisions do not apply.</w:t>
      </w:r>
    </w:p>
    <w:p w14:paraId="4B7CE291" w14:textId="77777777" w:rsidR="00080512" w:rsidRPr="005C4D8F" w:rsidRDefault="00051834" w:rsidP="00051834">
      <w:pPr>
        <w:pStyle w:val="B1"/>
      </w:pPr>
      <w:r w:rsidRPr="005C4D8F">
        <w:t>-</w:t>
      </w:r>
      <w:r w:rsidRPr="005C4D8F">
        <w:tab/>
      </w:r>
      <w:r w:rsidR="00080512" w:rsidRPr="005C4D8F">
        <w:t>For a non-specific reference, the latest version applies. In the case of a reference to a 3GPP document (including a GSM document), a non-specific reference implicitly refers to the latest version of that document</w:t>
      </w:r>
      <w:r w:rsidR="00080512" w:rsidRPr="005C4D8F">
        <w:rPr>
          <w:i/>
        </w:rPr>
        <w:t xml:space="preserve"> in the same Release as the present document</w:t>
      </w:r>
      <w:r w:rsidR="00080512" w:rsidRPr="005C4D8F">
        <w:t>.</w:t>
      </w:r>
    </w:p>
    <w:p w14:paraId="110CAA79" w14:textId="77777777" w:rsidR="00EC4A25" w:rsidRPr="005C4D8F" w:rsidRDefault="00EC4A25" w:rsidP="00EC4A25">
      <w:pPr>
        <w:pStyle w:val="EX"/>
      </w:pPr>
      <w:r w:rsidRPr="005C4D8F">
        <w:t>[1]</w:t>
      </w:r>
      <w:r w:rsidRPr="005C4D8F">
        <w:tab/>
        <w:t>3GPP TR 21.905: "Vocabulary for 3GPP Specifications".</w:t>
      </w:r>
    </w:p>
    <w:p w14:paraId="2DF4969C" w14:textId="77777777" w:rsidR="00CF1046" w:rsidRPr="005C4D8F" w:rsidRDefault="00CF1046" w:rsidP="00CF1046">
      <w:pPr>
        <w:pStyle w:val="EX"/>
      </w:pPr>
      <w:r w:rsidRPr="005C4D8F">
        <w:t>[2]</w:t>
      </w:r>
      <w:r w:rsidRPr="005C4D8F">
        <w:tab/>
        <w:t>Internet Engineering Task Force (IETF), IETF RFC 4175</w:t>
      </w:r>
    </w:p>
    <w:p w14:paraId="1B42B06C" w14:textId="77777777" w:rsidR="00CF1046" w:rsidRPr="005C4D8F" w:rsidRDefault="00CF1046" w:rsidP="00CF1046">
      <w:pPr>
        <w:pStyle w:val="EX"/>
      </w:pPr>
      <w:r w:rsidRPr="005C4D8F">
        <w:t>[3]</w:t>
      </w:r>
      <w:r w:rsidRPr="005C4D8F">
        <w:tab/>
        <w:t>3GPP TS 22.104: "</w:t>
      </w:r>
      <w:r w:rsidRPr="005C4D8F">
        <w:rPr>
          <w:rFonts w:eastAsia="SimSun"/>
        </w:rPr>
        <w:t>Service requirements for cyber-physical control applications in vertical domains</w:t>
      </w:r>
      <w:r w:rsidRPr="005C4D8F">
        <w:t>"</w:t>
      </w:r>
    </w:p>
    <w:p w14:paraId="6876D93A" w14:textId="77777777" w:rsidR="003F0733" w:rsidRDefault="00CF1046" w:rsidP="00CF1046">
      <w:pPr>
        <w:pStyle w:val="EX"/>
      </w:pPr>
      <w:r w:rsidRPr="005C4D8F">
        <w:t>[4]</w:t>
      </w:r>
      <w:r w:rsidRPr="005C4D8F">
        <w:tab/>
        <w:t>3GPP TS 22.261: "Service requirements for the 5G system".</w:t>
      </w:r>
    </w:p>
    <w:p w14:paraId="3278768A" w14:textId="77777777" w:rsidR="00F13281" w:rsidRDefault="00F13281" w:rsidP="00F13281">
      <w:pPr>
        <w:pStyle w:val="EX"/>
      </w:pPr>
      <w:r>
        <w:t>[5]</w:t>
      </w:r>
      <w:r>
        <w:tab/>
      </w:r>
      <w:r w:rsidRPr="00A90EF3">
        <w:rPr>
          <w:color w:val="333333"/>
        </w:rPr>
        <w:t xml:space="preserve">ST 2059-2:2015 - SMPTE Standard </w:t>
      </w:r>
      <w:r>
        <w:rPr>
          <w:color w:val="333333"/>
        </w:rPr>
        <w:t>–</w:t>
      </w:r>
      <w:r w:rsidRPr="00A90EF3">
        <w:rPr>
          <w:color w:val="333333"/>
        </w:rPr>
        <w:t xml:space="preserve"> </w:t>
      </w:r>
      <w:r w:rsidRPr="005C4D8F">
        <w:t>"</w:t>
      </w:r>
      <w:r w:rsidRPr="00A90EF3">
        <w:rPr>
          <w:color w:val="333333"/>
        </w:rPr>
        <w:t>SMPTE Profile for Use of IEEE-1588 Precision Time Protocol in Professional Broadcast Applications</w:t>
      </w:r>
      <w:r w:rsidRPr="005C4D8F">
        <w:t>"</w:t>
      </w:r>
    </w:p>
    <w:p w14:paraId="52685842" w14:textId="77777777" w:rsidR="00F13281" w:rsidRPr="005C4D8F" w:rsidRDefault="00F13281" w:rsidP="00AA19DD">
      <w:pPr>
        <w:pStyle w:val="EX"/>
      </w:pPr>
      <w:r>
        <w:t>[6]</w:t>
      </w:r>
      <w:r>
        <w:tab/>
      </w:r>
      <w:r w:rsidRPr="00A90EF3">
        <w:t xml:space="preserve">IEEE 1588-2008 - </w:t>
      </w:r>
      <w:r w:rsidRPr="005C4D8F">
        <w:t>"</w:t>
      </w:r>
      <w:r w:rsidRPr="00A90EF3">
        <w:t>IEEE Standard for a Precision Clock Synchronization Protocol for Networked</w:t>
      </w:r>
      <w:r>
        <w:t xml:space="preserve"> </w:t>
      </w:r>
      <w:r w:rsidRPr="00A90EF3">
        <w:t>Measurement and Control Systems</w:t>
      </w:r>
      <w:r w:rsidRPr="005C4D8F">
        <w:t>"</w:t>
      </w:r>
    </w:p>
    <w:p w14:paraId="080ECACD" w14:textId="77777777" w:rsidR="00D03F52" w:rsidRPr="005C4D8F" w:rsidRDefault="00080512" w:rsidP="00336DED">
      <w:pPr>
        <w:pStyle w:val="Heading1"/>
      </w:pPr>
      <w:bookmarkStart w:id="13" w:name="_Toc45387823"/>
      <w:bookmarkStart w:id="14" w:name="_Toc52642362"/>
      <w:bookmarkStart w:id="15" w:name="_Toc75520369"/>
      <w:r w:rsidRPr="005C4D8F">
        <w:t>3</w:t>
      </w:r>
      <w:r w:rsidRPr="005C4D8F">
        <w:tab/>
        <w:t>Definitions</w:t>
      </w:r>
      <w:r w:rsidR="00602AEA" w:rsidRPr="005C4D8F">
        <w:t xml:space="preserve"> of terms, symbols and abbreviations</w:t>
      </w:r>
      <w:bookmarkEnd w:id="13"/>
      <w:bookmarkEnd w:id="14"/>
      <w:bookmarkEnd w:id="15"/>
    </w:p>
    <w:p w14:paraId="3A86C063" w14:textId="77777777" w:rsidR="00080512" w:rsidRPr="005C4D8F" w:rsidRDefault="00080512">
      <w:pPr>
        <w:pStyle w:val="Heading2"/>
      </w:pPr>
      <w:bookmarkStart w:id="16" w:name="_Toc45387824"/>
      <w:bookmarkStart w:id="17" w:name="_Toc52642363"/>
      <w:bookmarkStart w:id="18" w:name="_Toc75520370"/>
      <w:r w:rsidRPr="005C4D8F">
        <w:t>3.1</w:t>
      </w:r>
      <w:r w:rsidRPr="005C4D8F">
        <w:tab/>
      </w:r>
      <w:r w:rsidR="00336DED" w:rsidRPr="005C4D8F">
        <w:t>Definitions</w:t>
      </w:r>
      <w:bookmarkEnd w:id="16"/>
      <w:bookmarkEnd w:id="17"/>
      <w:bookmarkEnd w:id="18"/>
    </w:p>
    <w:p w14:paraId="5E8F6C5B" w14:textId="77777777" w:rsidR="00336DED" w:rsidRPr="005C4D8F" w:rsidRDefault="00336DED" w:rsidP="00336DED">
      <w:r w:rsidRPr="005C4D8F">
        <w:t xml:space="preserve">For the purposes of the present document, the terms and definitions given in </w:t>
      </w:r>
      <w:bookmarkStart w:id="19" w:name="OLE_LINK6"/>
      <w:bookmarkStart w:id="20" w:name="OLE_LINK7"/>
      <w:bookmarkStart w:id="21" w:name="OLE_LINK8"/>
      <w:r w:rsidRPr="005C4D8F">
        <w:t xml:space="preserve">3GPP </w:t>
      </w:r>
      <w:bookmarkEnd w:id="19"/>
      <w:bookmarkEnd w:id="20"/>
      <w:bookmarkEnd w:id="21"/>
      <w:r w:rsidRPr="005C4D8F">
        <w:t>TR 21.905 [1] and the following apply. A term defined in the present document takes precedence over the definition of the same term, if any, in 3GPP TR 21.905 [1].</w:t>
      </w:r>
    </w:p>
    <w:p w14:paraId="3F3CC975" w14:textId="77777777" w:rsidR="00CF1046" w:rsidRPr="005C4D8F" w:rsidRDefault="00CF1046" w:rsidP="00CF1046">
      <w:r w:rsidRPr="005C4D8F">
        <w:rPr>
          <w:b/>
        </w:rPr>
        <w:lastRenderedPageBreak/>
        <w:t xml:space="preserve">AV Production: </w:t>
      </w:r>
      <w:r w:rsidRPr="005C4D8F">
        <w:t>the process by which audio and video content are combined in order to produce media content. This could be for live events, media production, conferences or other professional applications.</w:t>
      </w:r>
    </w:p>
    <w:p w14:paraId="1A0964A6" w14:textId="77777777" w:rsidR="00CF1046" w:rsidRPr="005C4D8F" w:rsidRDefault="00CF1046" w:rsidP="00CF1046">
      <w:r w:rsidRPr="005C4D8F">
        <w:rPr>
          <w:b/>
        </w:rPr>
        <w:t xml:space="preserve">Compressed Video: </w:t>
      </w:r>
      <w:r w:rsidRPr="005C4D8F">
        <w:t xml:space="preserve">a means of making video file or stream sizes smaller to meet various applications. Different applications have different compressions methodologies applied. </w:t>
      </w:r>
    </w:p>
    <w:p w14:paraId="7566F14B" w14:textId="77777777" w:rsidR="00CF1046" w:rsidRPr="005C4D8F" w:rsidRDefault="00D01595" w:rsidP="00D01595">
      <w:pPr>
        <w:pStyle w:val="B1"/>
      </w:pPr>
      <w:r>
        <w:rPr>
          <w:b/>
          <w:bCs/>
        </w:rPr>
        <w:t>-</w:t>
      </w:r>
      <w:r>
        <w:rPr>
          <w:b/>
          <w:bCs/>
        </w:rPr>
        <w:tab/>
      </w:r>
      <w:r w:rsidR="00CF1046" w:rsidRPr="005C4D8F">
        <w:rPr>
          <w:b/>
          <w:bCs/>
        </w:rPr>
        <w:t>Mezzanine compression</w:t>
      </w:r>
      <w:r w:rsidR="00CF1046" w:rsidRPr="005C4D8F">
        <w:t xml:space="preserve">: low latency and non-complex compression applied to a video signal in order to maintain the maximum amount of information whilst reducing the stream size to allow for the available bandwidth. </w:t>
      </w:r>
    </w:p>
    <w:p w14:paraId="0943C4E8" w14:textId="77777777" w:rsidR="00CF1046" w:rsidRPr="005C4D8F" w:rsidRDefault="00D01595" w:rsidP="00D01595">
      <w:pPr>
        <w:pStyle w:val="B1"/>
      </w:pPr>
      <w:r>
        <w:rPr>
          <w:b/>
          <w:bCs/>
        </w:rPr>
        <w:t>-</w:t>
      </w:r>
      <w:r>
        <w:rPr>
          <w:b/>
          <w:bCs/>
        </w:rPr>
        <w:tab/>
      </w:r>
      <w:r w:rsidR="00CF1046" w:rsidRPr="005C4D8F">
        <w:rPr>
          <w:b/>
          <w:bCs/>
        </w:rPr>
        <w:t>Visually lossless compression</w:t>
      </w:r>
      <w:r w:rsidR="00CF1046" w:rsidRPr="005C4D8F">
        <w:t>: the maximum amount of compression that can be applied to a video signal before visible compression artefact</w:t>
      </w:r>
      <w:r w:rsidR="00557724">
        <w:t>s</w:t>
      </w:r>
      <w:r w:rsidR="00CF1046" w:rsidRPr="005C4D8F">
        <w:t xml:space="preserve"> appear.</w:t>
      </w:r>
    </w:p>
    <w:p w14:paraId="07E5B919" w14:textId="77777777" w:rsidR="00CF1046" w:rsidRDefault="00D01595" w:rsidP="00D01595">
      <w:pPr>
        <w:pStyle w:val="B1"/>
      </w:pPr>
      <w:r>
        <w:rPr>
          <w:b/>
          <w:bCs/>
        </w:rPr>
        <w:t>-</w:t>
      </w:r>
      <w:r>
        <w:rPr>
          <w:b/>
          <w:bCs/>
        </w:rPr>
        <w:tab/>
      </w:r>
      <w:r w:rsidR="00CF1046" w:rsidRPr="005C4D8F">
        <w:rPr>
          <w:b/>
          <w:bCs/>
        </w:rPr>
        <w:t>Highly compressed</w:t>
      </w:r>
      <w:r w:rsidR="00CF1046" w:rsidRPr="005C4D8F">
        <w:t>: use of compression to distribute content over very low bandwidth connections where the content is more important than the quality of the image.</w:t>
      </w:r>
    </w:p>
    <w:p w14:paraId="12FAAC22" w14:textId="77777777" w:rsidR="00CF1046" w:rsidRPr="005C4D8F" w:rsidRDefault="00CF1046" w:rsidP="00CF1046">
      <w:r w:rsidRPr="005C4D8F">
        <w:rPr>
          <w:b/>
        </w:rPr>
        <w:t>Communication service availability</w:t>
      </w:r>
      <w:r w:rsidRPr="005C4D8F">
        <w:t xml:space="preserve">: </w:t>
      </w:r>
      <w:r w:rsidR="00557724">
        <w:t>as defined in TS 22.261 [4].</w:t>
      </w:r>
    </w:p>
    <w:p w14:paraId="35AA42BC" w14:textId="77777777" w:rsidR="00CF1046" w:rsidRPr="005C4D8F" w:rsidRDefault="00CF1046" w:rsidP="00CF1046">
      <w:r w:rsidRPr="005C4D8F">
        <w:rPr>
          <w:b/>
        </w:rPr>
        <w:t xml:space="preserve">Communication service reliability: </w:t>
      </w:r>
      <w:r w:rsidR="00557724" w:rsidRPr="00557724">
        <w:t>as defined in TS 22.</w:t>
      </w:r>
      <w:r w:rsidR="00557724">
        <w:t>104</w:t>
      </w:r>
      <w:r w:rsidR="00557724" w:rsidRPr="00557724">
        <w:t xml:space="preserve"> [</w:t>
      </w:r>
      <w:r w:rsidR="00557724">
        <w:t>3</w:t>
      </w:r>
      <w:r w:rsidR="00557724" w:rsidRPr="00557724">
        <w:t>]</w:t>
      </w:r>
      <w:r w:rsidRPr="005C4D8F">
        <w:t>.</w:t>
      </w:r>
    </w:p>
    <w:p w14:paraId="5FCEEA7B" w14:textId="77777777" w:rsidR="00CF1046" w:rsidRPr="005C4D8F" w:rsidRDefault="00CF1046" w:rsidP="00CF1046">
      <w:r w:rsidRPr="005C4D8F">
        <w:rPr>
          <w:b/>
        </w:rPr>
        <w:t>End-to-end Latency:</w:t>
      </w:r>
      <w:r w:rsidRPr="005C4D8F">
        <w:t xml:space="preserve"> </w:t>
      </w:r>
      <w:r w:rsidR="00557724" w:rsidRPr="00557724">
        <w:t>as defined in TS 22.261 [4]</w:t>
      </w:r>
      <w:r w:rsidRPr="005C4D8F">
        <w:t>.</w:t>
      </w:r>
    </w:p>
    <w:p w14:paraId="200655C4" w14:textId="77777777" w:rsidR="00CF1046" w:rsidRPr="005C4D8F" w:rsidRDefault="00CF1046" w:rsidP="00CF1046">
      <w:pPr>
        <w:rPr>
          <w:rFonts w:eastAsia="SimSun"/>
          <w:lang w:eastAsia="zh-CN"/>
        </w:rPr>
      </w:pPr>
      <w:r w:rsidRPr="005C4D8F">
        <w:rPr>
          <w:b/>
        </w:rPr>
        <w:t>Isochronou</w:t>
      </w:r>
      <w:r w:rsidRPr="005C4D8F">
        <w:rPr>
          <w:rFonts w:eastAsia="SimSun"/>
          <w:b/>
          <w:lang w:eastAsia="zh-CN"/>
        </w:rPr>
        <w:t>s</w:t>
      </w:r>
      <w:r w:rsidRPr="005C4D8F">
        <w:rPr>
          <w:rFonts w:eastAsia="SimSun"/>
          <w:lang w:eastAsia="zh-CN"/>
        </w:rPr>
        <w:t>: The time characteristic of an event or signal that is recurring at known, periodic time intervals.</w:t>
      </w:r>
    </w:p>
    <w:p w14:paraId="2E14F4F4" w14:textId="77777777" w:rsidR="00CF1046" w:rsidRPr="005C4D8F" w:rsidRDefault="00CF1046" w:rsidP="005C4D8F">
      <w:pPr>
        <w:pStyle w:val="NO"/>
        <w:rPr>
          <w:rFonts w:eastAsia="SimSun"/>
          <w:lang w:eastAsia="zh-CN"/>
        </w:rPr>
      </w:pPr>
      <w:r w:rsidRPr="005C4D8F">
        <w:rPr>
          <w:rFonts w:eastAsia="SimSun"/>
          <w:lang w:eastAsia="zh-CN"/>
        </w:rPr>
        <w:t xml:space="preserve">NOTE </w:t>
      </w:r>
      <w:r w:rsidR="00557724">
        <w:rPr>
          <w:rFonts w:eastAsia="SimSun"/>
          <w:lang w:eastAsia="zh-CN"/>
        </w:rPr>
        <w:t>1</w:t>
      </w:r>
      <w:r w:rsidRPr="005C4D8F">
        <w:rPr>
          <w:rFonts w:eastAsia="SimSun"/>
          <w:lang w:eastAsia="zh-CN"/>
        </w:rPr>
        <w:t>:</w:t>
      </w:r>
      <w:r w:rsidRPr="005C4D8F">
        <w:rPr>
          <w:rFonts w:eastAsia="SimSun"/>
          <w:lang w:eastAsia="zh-CN"/>
        </w:rPr>
        <w:tab/>
        <w:t>Isochronous data transmission is a form of synchronous data transmission where similar (logically or in size) data frames are sent linked to a periodic clock pulse.</w:t>
      </w:r>
    </w:p>
    <w:p w14:paraId="750609AE" w14:textId="77777777" w:rsidR="00CF1046" w:rsidRPr="005C4D8F" w:rsidRDefault="00CF1046" w:rsidP="005C4D8F">
      <w:pPr>
        <w:pStyle w:val="NO"/>
        <w:rPr>
          <w:rFonts w:eastAsia="SimSun"/>
          <w:lang w:eastAsia="zh-CN"/>
        </w:rPr>
      </w:pPr>
      <w:r w:rsidRPr="005C4D8F">
        <w:rPr>
          <w:rFonts w:eastAsia="SimSun"/>
          <w:lang w:eastAsia="zh-CN"/>
        </w:rPr>
        <w:t xml:space="preserve">NOTE </w:t>
      </w:r>
      <w:r w:rsidR="00557724">
        <w:rPr>
          <w:rFonts w:eastAsia="SimSun"/>
          <w:lang w:eastAsia="zh-CN"/>
        </w:rPr>
        <w:t>2</w:t>
      </w:r>
      <w:r w:rsidRPr="005C4D8F">
        <w:rPr>
          <w:rFonts w:eastAsia="SimSun"/>
          <w:lang w:eastAsia="zh-CN"/>
        </w:rPr>
        <w:t>:</w:t>
      </w:r>
      <w:r w:rsidRPr="005C4D8F">
        <w:rPr>
          <w:rFonts w:eastAsia="SimSun"/>
          <w:lang w:eastAsia="zh-CN"/>
        </w:rPr>
        <w:tab/>
        <w:t>Isochronous data transmission ensures that data between the source and the sink of the AV application flows continuously and at a steady rate.</w:t>
      </w:r>
    </w:p>
    <w:p w14:paraId="03AE5EA3" w14:textId="77777777" w:rsidR="00CF1046" w:rsidRPr="005C4D8F" w:rsidRDefault="00CF1046" w:rsidP="00CF1046">
      <w:r w:rsidRPr="005C4D8F">
        <w:rPr>
          <w:b/>
        </w:rPr>
        <w:t>Imaging System Latency:</w:t>
      </w:r>
      <w:r w:rsidRPr="005C4D8F">
        <w:t xml:space="preserve"> The time that takes to generate an image from a source, to apply a certain amount of processing, to transfer it to a destination and then to render the resulting image on a suitable display device, as measured from the moment a specific event happens to the moment that very same event is displayed on a screen.</w:t>
      </w:r>
    </w:p>
    <w:p w14:paraId="53714198" w14:textId="77777777" w:rsidR="00CF1046" w:rsidRPr="005C4D8F" w:rsidRDefault="00CF1046" w:rsidP="00CF1046">
      <w:r w:rsidRPr="005C4D8F">
        <w:rPr>
          <w:b/>
        </w:rPr>
        <w:t xml:space="preserve">In-Ear-Monitoring (IEM): </w:t>
      </w:r>
      <w:r w:rsidRPr="005C4D8F">
        <w:t>A specialist type of earphone usually worn by a performer in which an audio signal is fed to a wireless receive</w:t>
      </w:r>
      <w:r w:rsidR="00557724">
        <w:t>r</w:t>
      </w:r>
      <w:r w:rsidRPr="005C4D8F">
        <w:t xml:space="preserve"> and attached earphone.</w:t>
      </w:r>
    </w:p>
    <w:p w14:paraId="3AEE4EC4" w14:textId="77777777" w:rsidR="004311C8" w:rsidRDefault="00CF1046" w:rsidP="004311C8">
      <w:r w:rsidRPr="005C4D8F">
        <w:rPr>
          <w:b/>
        </w:rPr>
        <w:t>Media Clock:</w:t>
      </w:r>
      <w:r w:rsidRPr="005C4D8F">
        <w:t xml:space="preserve"> Media clocks are used to control the flow (timing and period) of audio / video data acquisition, processing and playback. Typically, media clocks are generated locally in every mobile or stationary device with a master clock generated by an externally sourced grand master clock</w:t>
      </w:r>
      <w:r w:rsidR="00557724">
        <w:t>.</w:t>
      </w:r>
    </w:p>
    <w:p w14:paraId="63509A48" w14:textId="77777777" w:rsidR="00CF1046" w:rsidRPr="005C4D8F" w:rsidRDefault="004311C8" w:rsidP="005E3AF2">
      <w:pPr>
        <w:pStyle w:val="NO"/>
      </w:pPr>
      <w:r w:rsidRPr="003544DE">
        <w:rPr>
          <w:rFonts w:eastAsia="SimSun" w:hint="eastAsia"/>
          <w:lang w:eastAsia="zh-CN"/>
        </w:rPr>
        <w:t>N</w:t>
      </w:r>
      <w:r>
        <w:rPr>
          <w:rFonts w:eastAsia="SimSun"/>
          <w:lang w:eastAsia="zh-CN"/>
        </w:rPr>
        <w:t xml:space="preserve">OTE </w:t>
      </w:r>
      <w:r w:rsidR="00557724">
        <w:rPr>
          <w:rFonts w:eastAsia="SimSun"/>
          <w:lang w:eastAsia="zh-CN"/>
        </w:rPr>
        <w:t>3</w:t>
      </w:r>
      <w:r>
        <w:rPr>
          <w:rFonts w:eastAsia="SimSun"/>
          <w:lang w:eastAsia="zh-CN"/>
        </w:rPr>
        <w:t>:</w:t>
      </w:r>
      <w:r>
        <w:rPr>
          <w:lang w:val="en-US" w:eastAsia="zh-CN"/>
        </w:rPr>
        <w:t xml:space="preserve"> </w:t>
      </w:r>
      <w:r w:rsidR="00E36E41">
        <w:t>C</w:t>
      </w:r>
      <w:r w:rsidR="00E36E41" w:rsidRPr="005C4D8F">
        <w:t>urrently</w:t>
      </w:r>
      <w:r w:rsidR="00CF1046" w:rsidRPr="005C4D8F">
        <w:t xml:space="preserve"> GPS but transitioning to 5G in future. </w:t>
      </w:r>
    </w:p>
    <w:p w14:paraId="263B9745" w14:textId="77777777" w:rsidR="00CF1046" w:rsidRPr="0015573D" w:rsidRDefault="00CF1046" w:rsidP="00CF1046">
      <w:r w:rsidRPr="005C4D8F">
        <w:rPr>
          <w:b/>
        </w:rPr>
        <w:t xml:space="preserve">Mouth-to-ear Latency: </w:t>
      </w:r>
      <w:r w:rsidRPr="005C4D8F">
        <w:t xml:space="preserve">End-to-end maximum latency between the analogue input at the audio source (e.g. wireless microphone) and the </w:t>
      </w:r>
      <w:r w:rsidR="00E36E41" w:rsidRPr="005C4D8F">
        <w:t>analogue</w:t>
      </w:r>
      <w:r w:rsidRPr="005C4D8F">
        <w:t xml:space="preserve"> output at the audio sink (e.g. IEM). It includes audio application, application interfacing and the time delay introduced by the wireless transmission path.</w:t>
      </w:r>
    </w:p>
    <w:p w14:paraId="5727071C" w14:textId="77777777" w:rsidR="00CF1046" w:rsidRPr="00D321F2" w:rsidRDefault="00CF1046" w:rsidP="00D75324">
      <w:pPr>
        <w:pStyle w:val="NO"/>
        <w:ind w:left="851"/>
        <w:rPr>
          <w:rFonts w:eastAsia="Malgun Gothic"/>
        </w:rPr>
      </w:pPr>
      <w:r w:rsidRPr="0015573D">
        <w:rPr>
          <w:b/>
        </w:rPr>
        <w:t xml:space="preserve">Non-public network: </w:t>
      </w:r>
      <w:r w:rsidR="00557724">
        <w:t xml:space="preserve">as defined in </w:t>
      </w:r>
      <w:r w:rsidRPr="00D321F2">
        <w:t>TS 22.261</w:t>
      </w:r>
      <w:r w:rsidRPr="00D321F2">
        <w:rPr>
          <w:rFonts w:eastAsia="Malgun Gothic"/>
        </w:rPr>
        <w:t xml:space="preserve"> [4].</w:t>
      </w:r>
    </w:p>
    <w:p w14:paraId="0F489D3C" w14:textId="77777777" w:rsidR="00CF1046" w:rsidRPr="005C4D8F" w:rsidRDefault="00CF1046" w:rsidP="00D75324">
      <w:pPr>
        <w:pStyle w:val="NO"/>
        <w:ind w:left="851"/>
        <w:rPr>
          <w:rFonts w:eastAsia="Malgun Gothic"/>
        </w:rPr>
      </w:pPr>
      <w:r w:rsidRPr="005C4D8F">
        <w:rPr>
          <w:b/>
        </w:rPr>
        <w:t xml:space="preserve">Survival time: </w:t>
      </w:r>
      <w:r w:rsidR="00557724">
        <w:t xml:space="preserve">as defined in </w:t>
      </w:r>
      <w:r w:rsidRPr="005C4D8F">
        <w:t>TS 22.261</w:t>
      </w:r>
      <w:r w:rsidRPr="005C4D8F">
        <w:rPr>
          <w:rFonts w:eastAsia="Malgun Gothic"/>
        </w:rPr>
        <w:t xml:space="preserve"> [4].</w:t>
      </w:r>
    </w:p>
    <w:p w14:paraId="6FC4B506" w14:textId="77777777" w:rsidR="004311C8" w:rsidRDefault="00CF1046" w:rsidP="00CF1046">
      <w:r w:rsidRPr="005C4D8F">
        <w:rPr>
          <w:b/>
        </w:rPr>
        <w:t xml:space="preserve">Uncompressed Video: </w:t>
      </w:r>
      <w:r w:rsidRPr="005C4D8F">
        <w:t>Uncompressed video is </w:t>
      </w:r>
      <w:hyperlink r:id="rId14" w:tooltip="Digital video" w:history="1">
        <w:r w:rsidRPr="0015573D">
          <w:t>digital video</w:t>
        </w:r>
      </w:hyperlink>
      <w:r w:rsidRPr="0015573D">
        <w:t> that either has never been </w:t>
      </w:r>
      <w:hyperlink r:id="rId15" w:tooltip="Video compression" w:history="1">
        <w:r w:rsidRPr="0015573D">
          <w:t>compressed</w:t>
        </w:r>
      </w:hyperlink>
      <w:r w:rsidRPr="0015573D">
        <w:t xml:space="preserve"> or was generated by decompressing previously compressed digital video. </w:t>
      </w:r>
    </w:p>
    <w:p w14:paraId="6861AA27" w14:textId="77777777" w:rsidR="00CF1046" w:rsidRPr="0015573D" w:rsidRDefault="004311C8" w:rsidP="005E3AF2">
      <w:pPr>
        <w:pStyle w:val="NO"/>
      </w:pPr>
      <w:r>
        <w:t xml:space="preserve">NOTE </w:t>
      </w:r>
      <w:r w:rsidR="00557724">
        <w:t>4</w:t>
      </w:r>
      <w:r>
        <w:t xml:space="preserve">:  </w:t>
      </w:r>
      <w:r w:rsidR="00CF1046" w:rsidRPr="0015573D">
        <w:t>RTP payload is described in [2].</w:t>
      </w:r>
    </w:p>
    <w:p w14:paraId="05C9877E" w14:textId="77777777" w:rsidR="00D03F52" w:rsidRPr="0015573D" w:rsidRDefault="00CF1046">
      <w:r w:rsidRPr="0015573D">
        <w:rPr>
          <w:b/>
        </w:rPr>
        <w:t xml:space="preserve">Video, imaging and audio: </w:t>
      </w:r>
      <w:r w:rsidRPr="0015573D">
        <w:t>The means of digital capture, transmission and storage of still and moving pictures and sound for professional use.</w:t>
      </w:r>
    </w:p>
    <w:p w14:paraId="1F5FA0C7" w14:textId="77777777" w:rsidR="00080512" w:rsidRPr="0015573D" w:rsidRDefault="00080512">
      <w:pPr>
        <w:pStyle w:val="Heading2"/>
      </w:pPr>
      <w:bookmarkStart w:id="22" w:name="_Toc45387825"/>
      <w:bookmarkStart w:id="23" w:name="_Toc52642364"/>
      <w:bookmarkStart w:id="24" w:name="_Toc75520371"/>
      <w:r w:rsidRPr="0015573D">
        <w:t>3.2</w:t>
      </w:r>
      <w:r w:rsidRPr="0015573D">
        <w:tab/>
        <w:t>Symbols</w:t>
      </w:r>
      <w:bookmarkEnd w:id="22"/>
      <w:bookmarkEnd w:id="23"/>
      <w:bookmarkEnd w:id="24"/>
    </w:p>
    <w:p w14:paraId="32A7A805" w14:textId="77777777" w:rsidR="00080512" w:rsidRPr="0015573D" w:rsidRDefault="00080512">
      <w:pPr>
        <w:keepNext/>
      </w:pPr>
      <w:r w:rsidRPr="0015573D">
        <w:t>For the purposes of the present document, the following symbols apply:</w:t>
      </w:r>
    </w:p>
    <w:p w14:paraId="64E5845B" w14:textId="77777777" w:rsidR="00CF1046" w:rsidRPr="005C4D8F" w:rsidRDefault="00661FC3" w:rsidP="00CF1046">
      <w:pPr>
        <w:keepLines/>
        <w:spacing w:after="0"/>
        <w:ind w:left="1702" w:hanging="1418"/>
      </w:pPr>
      <w:r w:rsidRPr="0015573D">
        <w:t xml:space="preserve"> </w:t>
      </w:r>
      <w:proofErr w:type="spellStart"/>
      <w:r w:rsidR="00CF1046" w:rsidRPr="00D321F2">
        <w:rPr>
          <w:rFonts w:eastAsia="Calibri"/>
          <w:sz w:val="18"/>
        </w:rPr>
        <w:t>T</w:t>
      </w:r>
      <w:r w:rsidR="00CF1046" w:rsidRPr="00D321F2">
        <w:rPr>
          <w:rFonts w:eastAsia="Calibri"/>
          <w:sz w:val="18"/>
          <w:vertAlign w:val="subscript"/>
        </w:rPr>
        <w:t>frame</w:t>
      </w:r>
      <w:proofErr w:type="spellEnd"/>
      <w:r w:rsidR="00CF1046" w:rsidRPr="00D321F2">
        <w:tab/>
        <w:t>Time interval between consecutive audio frames at application layer. Also used to denote the transfer interval in this docu</w:t>
      </w:r>
      <w:r w:rsidR="00CF1046" w:rsidRPr="005C4D8F">
        <w:t xml:space="preserve">ment. </w:t>
      </w:r>
    </w:p>
    <w:p w14:paraId="54138E45" w14:textId="77777777" w:rsidR="00080512" w:rsidRPr="005C4D8F" w:rsidRDefault="00080512" w:rsidP="005C4D8F">
      <w:pPr>
        <w:pStyle w:val="EW"/>
        <w:ind w:left="0" w:firstLine="0"/>
      </w:pPr>
    </w:p>
    <w:p w14:paraId="0D45C689" w14:textId="77777777" w:rsidR="00080512" w:rsidRPr="005C4D8F" w:rsidRDefault="00080512">
      <w:pPr>
        <w:pStyle w:val="Heading2"/>
      </w:pPr>
      <w:bookmarkStart w:id="25" w:name="_Toc45387826"/>
      <w:bookmarkStart w:id="26" w:name="_Toc52642365"/>
      <w:bookmarkStart w:id="27" w:name="_Toc75520372"/>
      <w:r w:rsidRPr="005C4D8F">
        <w:t>3.3</w:t>
      </w:r>
      <w:r w:rsidRPr="005C4D8F">
        <w:tab/>
        <w:t>Abbreviations</w:t>
      </w:r>
      <w:bookmarkEnd w:id="25"/>
      <w:bookmarkEnd w:id="26"/>
      <w:bookmarkEnd w:id="27"/>
    </w:p>
    <w:p w14:paraId="48DE2499" w14:textId="77777777" w:rsidR="00080512" w:rsidRPr="005C4D8F" w:rsidRDefault="00080512">
      <w:pPr>
        <w:keepNext/>
      </w:pPr>
      <w:r w:rsidRPr="005C4D8F">
        <w:t>For the purposes of the present document, the abb</w:t>
      </w:r>
      <w:r w:rsidR="004D3578" w:rsidRPr="005C4D8F">
        <w:t xml:space="preserve">reviations given in </w:t>
      </w:r>
      <w:r w:rsidR="00DF62CD" w:rsidRPr="005C4D8F">
        <w:t xml:space="preserve">3GPP </w:t>
      </w:r>
      <w:r w:rsidR="004D3578" w:rsidRPr="005C4D8F">
        <w:t>TR 21.905 [1</w:t>
      </w:r>
      <w:r w:rsidRPr="005C4D8F">
        <w:t>] and the following apply. An abbreviation defined in the present document takes precedence over the definition of the same abbre</w:t>
      </w:r>
      <w:r w:rsidR="004D3578" w:rsidRPr="005C4D8F">
        <w:t xml:space="preserve">viation, if any, in </w:t>
      </w:r>
      <w:r w:rsidR="00DF62CD" w:rsidRPr="005C4D8F">
        <w:t xml:space="preserve">3GPP </w:t>
      </w:r>
      <w:r w:rsidR="004D3578" w:rsidRPr="005C4D8F">
        <w:t>TR 21.905 [1</w:t>
      </w:r>
      <w:r w:rsidRPr="005C4D8F">
        <w:t>].</w:t>
      </w:r>
    </w:p>
    <w:p w14:paraId="0D2EEF95" w14:textId="77777777" w:rsidR="00CF1046" w:rsidRPr="005C4D8F" w:rsidRDefault="00CF1046" w:rsidP="00CF1046">
      <w:pPr>
        <w:keepLines/>
        <w:overflowPunct w:val="0"/>
        <w:autoSpaceDE w:val="0"/>
        <w:autoSpaceDN w:val="0"/>
        <w:adjustRightInd w:val="0"/>
        <w:spacing w:after="0"/>
        <w:ind w:left="1702" w:hanging="1418"/>
        <w:textAlignment w:val="baseline"/>
        <w:rPr>
          <w:lang w:eastAsia="en-GB"/>
        </w:rPr>
      </w:pPr>
      <w:r w:rsidRPr="005C4D8F">
        <w:rPr>
          <w:lang w:eastAsia="en-GB"/>
        </w:rPr>
        <w:t>AV</w:t>
      </w:r>
      <w:r w:rsidRPr="005C4D8F">
        <w:rPr>
          <w:lang w:eastAsia="en-GB"/>
        </w:rPr>
        <w:tab/>
        <w:t>Audio-Visual</w:t>
      </w:r>
    </w:p>
    <w:p w14:paraId="5CA9CD1E" w14:textId="77777777" w:rsidR="00080512" w:rsidRPr="005C4D8F" w:rsidRDefault="00CF1046" w:rsidP="005C4D8F">
      <w:pPr>
        <w:keepLines/>
        <w:overflowPunct w:val="0"/>
        <w:autoSpaceDE w:val="0"/>
        <w:autoSpaceDN w:val="0"/>
        <w:adjustRightInd w:val="0"/>
        <w:spacing w:after="0"/>
        <w:ind w:left="1702" w:hanging="1418"/>
        <w:textAlignment w:val="baseline"/>
      </w:pPr>
      <w:r w:rsidRPr="005C4D8F">
        <w:rPr>
          <w:lang w:eastAsia="en-GB"/>
        </w:rPr>
        <w:t>IEM</w:t>
      </w:r>
      <w:r w:rsidRPr="005C4D8F">
        <w:rPr>
          <w:lang w:eastAsia="en-GB"/>
        </w:rPr>
        <w:tab/>
        <w:t>In-Ear-Monitoring</w:t>
      </w:r>
    </w:p>
    <w:p w14:paraId="792ED542" w14:textId="77777777" w:rsidR="00080512" w:rsidRPr="00E0498E" w:rsidRDefault="00080512">
      <w:pPr>
        <w:pStyle w:val="Heading1"/>
      </w:pPr>
      <w:bookmarkStart w:id="28" w:name="_Toc45387827"/>
      <w:bookmarkStart w:id="29" w:name="_Toc52642366"/>
      <w:bookmarkStart w:id="30" w:name="_Toc75520373"/>
      <w:r w:rsidRPr="005C4D8F">
        <w:t>4</w:t>
      </w:r>
      <w:r w:rsidRPr="005C4D8F">
        <w:tab/>
      </w:r>
      <w:r w:rsidR="009C0091" w:rsidRPr="005C4D8F">
        <w:t xml:space="preserve">Overview on </w:t>
      </w:r>
      <w:r w:rsidR="00D321F2">
        <w:t>v</w:t>
      </w:r>
      <w:r w:rsidR="009C0091" w:rsidRPr="00D321F2">
        <w:t xml:space="preserve">ideo, </w:t>
      </w:r>
      <w:r w:rsidR="00D321F2">
        <w:t>i</w:t>
      </w:r>
      <w:r w:rsidR="009C0091" w:rsidRPr="00D321F2">
        <w:t xml:space="preserve">maging and </w:t>
      </w:r>
      <w:r w:rsidR="00D321F2">
        <w:t>a</w:t>
      </w:r>
      <w:r w:rsidR="009C0091" w:rsidRPr="00D321F2">
        <w:t xml:space="preserve">udio </w:t>
      </w:r>
      <w:r w:rsidR="00D321F2">
        <w:t>p</w:t>
      </w:r>
      <w:r w:rsidR="009C0091" w:rsidRPr="00D321F2">
        <w:t>ro</w:t>
      </w:r>
      <w:r w:rsidR="00A67317" w:rsidRPr="00D321F2">
        <w:t>f</w:t>
      </w:r>
      <w:r w:rsidR="009C0091" w:rsidRPr="00D321F2">
        <w:t xml:space="preserve">essional </w:t>
      </w:r>
      <w:r w:rsidR="00D321F2">
        <w:t>a</w:t>
      </w:r>
      <w:r w:rsidR="009C0091" w:rsidRPr="00D321F2">
        <w:t>pplications</w:t>
      </w:r>
      <w:bookmarkEnd w:id="28"/>
      <w:bookmarkEnd w:id="29"/>
      <w:bookmarkEnd w:id="30"/>
    </w:p>
    <w:p w14:paraId="14B82B42" w14:textId="77777777" w:rsidR="00CF1046" w:rsidRPr="005C4D8F" w:rsidRDefault="00CF1046" w:rsidP="005C4D8F">
      <w:pPr>
        <w:pStyle w:val="Heading2"/>
      </w:pPr>
      <w:bookmarkStart w:id="31" w:name="_Toc45387828"/>
      <w:bookmarkStart w:id="32" w:name="_Toc52642367"/>
      <w:bookmarkStart w:id="33" w:name="_Toc75520374"/>
      <w:r w:rsidRPr="005C4D8F">
        <w:t>4.</w:t>
      </w:r>
      <w:r w:rsidR="008841B6" w:rsidRPr="005C4D8F">
        <w:t>1</w:t>
      </w:r>
      <w:r w:rsidR="00A83692" w:rsidRPr="005C4D8F">
        <w:tab/>
      </w:r>
      <w:r w:rsidRPr="005C4D8F">
        <w:t>Introduction</w:t>
      </w:r>
      <w:bookmarkEnd w:id="31"/>
      <w:bookmarkEnd w:id="32"/>
      <w:bookmarkEnd w:id="33"/>
      <w:r w:rsidRPr="005C4D8F">
        <w:t xml:space="preserve"> </w:t>
      </w:r>
    </w:p>
    <w:p w14:paraId="78603434" w14:textId="77777777" w:rsidR="00CF1046" w:rsidRPr="005C4D8F" w:rsidRDefault="00CF1046" w:rsidP="00CF1046">
      <w:r w:rsidRPr="005C4D8F">
        <w:t>The present document introduces requirements related to professional video, imaging and audio services. Unlike other consumer multimedia applications envisioned for 3GPP systems, the applications in which this document focuses have more demanding performance targets and includes user devices that are managed in different workflows when compared to typical UEs.</w:t>
      </w:r>
    </w:p>
    <w:p w14:paraId="1DBF95B2" w14:textId="77777777" w:rsidR="00CF1046" w:rsidRPr="005C4D8F" w:rsidRDefault="00CF1046" w:rsidP="00CF1046">
      <w:r w:rsidRPr="005C4D8F">
        <w:t>This document focuses on services for the production of audio-visual data for any area that requires high quality images or sound. This may include AV production, medical or gaming applications.</w:t>
      </w:r>
    </w:p>
    <w:p w14:paraId="59DE893B" w14:textId="77777777" w:rsidR="00CF1046" w:rsidRPr="005C4D8F" w:rsidRDefault="00CF1046" w:rsidP="00CF1046">
      <w:pPr>
        <w:keepNext/>
      </w:pPr>
      <w:r w:rsidRPr="005C4D8F">
        <w:t>To enable devices such as professional cameras, medical imaging equipment and microphones to use the 5G network either directly or via the addition of a dedicated intermediate technology certain key parameters are required.</w:t>
      </w:r>
    </w:p>
    <w:p w14:paraId="494385C8" w14:textId="77777777" w:rsidR="00CF1046" w:rsidRPr="005C4D8F" w:rsidRDefault="00CF1046" w:rsidP="005C4D8F">
      <w:pPr>
        <w:pStyle w:val="Heading2"/>
      </w:pPr>
      <w:bookmarkStart w:id="34" w:name="_Toc45387829"/>
      <w:bookmarkStart w:id="35" w:name="_Toc52642368"/>
      <w:bookmarkStart w:id="36" w:name="_Toc75520375"/>
      <w:r w:rsidRPr="005C4D8F">
        <w:t>4.</w:t>
      </w:r>
      <w:r w:rsidR="008841B6" w:rsidRPr="005C4D8F">
        <w:t>2</w:t>
      </w:r>
      <w:r w:rsidR="00A83692" w:rsidRPr="005C4D8F">
        <w:tab/>
      </w:r>
      <w:r w:rsidRPr="005C4D8F">
        <w:t>Key parameters</w:t>
      </w:r>
      <w:bookmarkEnd w:id="34"/>
      <w:bookmarkEnd w:id="35"/>
      <w:bookmarkEnd w:id="36"/>
      <w:r w:rsidRPr="005C4D8F">
        <w:t xml:space="preserve"> </w:t>
      </w:r>
    </w:p>
    <w:p w14:paraId="3E703255" w14:textId="77777777" w:rsidR="00CF1046" w:rsidRPr="005C4D8F" w:rsidRDefault="00CF1046" w:rsidP="00CF1046">
      <w:pPr>
        <w:pStyle w:val="Heading3"/>
      </w:pPr>
      <w:bookmarkStart w:id="37" w:name="_Toc45387830"/>
      <w:bookmarkStart w:id="38" w:name="_Toc52642369"/>
      <w:bookmarkStart w:id="39" w:name="_Toc75520376"/>
      <w:r w:rsidRPr="005C4D8F">
        <w:t>4.</w:t>
      </w:r>
      <w:r w:rsidR="008841B6" w:rsidRPr="005C4D8F">
        <w:t>2</w:t>
      </w:r>
      <w:r w:rsidRPr="005C4D8F">
        <w:t>.1</w:t>
      </w:r>
      <w:r w:rsidR="00A83692" w:rsidRPr="0015573D">
        <w:tab/>
      </w:r>
      <w:r w:rsidRPr="005C4D8F">
        <w:t xml:space="preserve">System </w:t>
      </w:r>
      <w:r w:rsidR="00D321F2">
        <w:t>l</w:t>
      </w:r>
      <w:r w:rsidRPr="005C4D8F">
        <w:t>atency</w:t>
      </w:r>
      <w:bookmarkEnd w:id="37"/>
      <w:bookmarkEnd w:id="38"/>
      <w:bookmarkEnd w:id="39"/>
    </w:p>
    <w:p w14:paraId="7147B733" w14:textId="77777777" w:rsidR="00CF1046" w:rsidRPr="005C4D8F" w:rsidRDefault="00CF1046" w:rsidP="00CF1046">
      <w:r w:rsidRPr="005C4D8F">
        <w:t xml:space="preserve">The overall system latency has an important impact on the applications that this specification targets. In video production, overall system latency is referred to as imaging system latency and has an impact on the timing of synchronized cameras. For audio applications, overall system latency is referred to as mouth to ear latency and it is critical to maintain lip sync and avoid a performer to be put off by hearing their own echo. Finally, in medical applications the system latency impairs the achievable precision at a given gesture speed as it translates the time needed to traverse the whole imaging system into a geometrical error of the instruments position. </w:t>
      </w:r>
    </w:p>
    <w:p w14:paraId="674C14F0" w14:textId="77777777" w:rsidR="00CF1046" w:rsidRPr="005C4D8F" w:rsidRDefault="00CF1046" w:rsidP="00CF1046">
      <w:r w:rsidRPr="005C4D8F">
        <w:t>Figure 4.2.1.-1 depicts the general functional blocks of an AV production or medical system.</w:t>
      </w:r>
    </w:p>
    <w:p w14:paraId="6CCC2D4D" w14:textId="372846D3" w:rsidR="00CF1046" w:rsidRPr="0015573D" w:rsidRDefault="00B83A8A" w:rsidP="00D01595">
      <w:pPr>
        <w:pStyle w:val="TH"/>
      </w:pPr>
      <w:r w:rsidRPr="00C37526">
        <w:rPr>
          <w:noProof/>
        </w:rPr>
        <w:drawing>
          <wp:inline distT="0" distB="0" distL="0" distR="0" wp14:anchorId="6043F1EB" wp14:editId="6B084412">
            <wp:extent cx="6177280" cy="1905000"/>
            <wp:effectExtent l="0" t="0" r="0" b="0"/>
            <wp:docPr id="1"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lose up of a 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7280" cy="1905000"/>
                    </a:xfrm>
                    <a:prstGeom prst="rect">
                      <a:avLst/>
                    </a:prstGeom>
                    <a:noFill/>
                    <a:ln>
                      <a:noFill/>
                    </a:ln>
                  </pic:spPr>
                </pic:pic>
              </a:graphicData>
            </a:graphic>
          </wp:inline>
        </w:drawing>
      </w:r>
    </w:p>
    <w:p w14:paraId="6FF2D550" w14:textId="77777777" w:rsidR="00CF1046" w:rsidRPr="005C4D8F" w:rsidRDefault="00CF1046" w:rsidP="00D01595">
      <w:pPr>
        <w:pStyle w:val="TF"/>
      </w:pPr>
      <w:r w:rsidRPr="0015573D">
        <w:t xml:space="preserve">Figure 4.2.1-1: Overall system Latency for </w:t>
      </w:r>
      <w:r w:rsidRPr="00D321F2">
        <w:t xml:space="preserve">video, imaging and audio applications. </w:t>
      </w:r>
    </w:p>
    <w:p w14:paraId="51EE3F18" w14:textId="77777777" w:rsidR="00CF1046" w:rsidRPr="005C4D8F" w:rsidRDefault="00CF1046" w:rsidP="00CF1046">
      <w:r w:rsidRPr="005C4D8F">
        <w:t>The overall system latency comprises different latency elements as illustrated in Figure 4.2.1-1, where:</w:t>
      </w:r>
    </w:p>
    <w:p w14:paraId="3BF75E40" w14:textId="77777777" w:rsidR="00CF1046" w:rsidRPr="005C4D8F" w:rsidRDefault="00CF1046" w:rsidP="00CF1046">
      <w:r w:rsidRPr="005C4D8F">
        <w:lastRenderedPageBreak/>
        <w:t>T1 = Time for image or audio frame generation</w:t>
      </w:r>
    </w:p>
    <w:p w14:paraId="1BE7919F" w14:textId="77777777" w:rsidR="00CF1046" w:rsidRPr="005C4D8F" w:rsidRDefault="00CF1046" w:rsidP="00CF1046">
      <w:r w:rsidRPr="005C4D8F">
        <w:t>T2 = T4 = Time Delay through 5G Network, defined as the end-to-end latency in TS 22.261 [4]</w:t>
      </w:r>
    </w:p>
    <w:p w14:paraId="1DCA4878" w14:textId="77777777" w:rsidR="00CF1046" w:rsidRPr="005C4D8F" w:rsidRDefault="00CF1046" w:rsidP="00CF1046">
      <w:r w:rsidRPr="005C4D8F">
        <w:t>T3 = Application processing time</w:t>
      </w:r>
    </w:p>
    <w:p w14:paraId="744AF6E9" w14:textId="77777777" w:rsidR="00CF1046" w:rsidRPr="005C4D8F" w:rsidRDefault="00CF1046" w:rsidP="00CF1046">
      <w:r w:rsidRPr="005C4D8F">
        <w:t>T5 = Time for image display or audio playback</w:t>
      </w:r>
    </w:p>
    <w:p w14:paraId="7AEF483F" w14:textId="77777777" w:rsidR="00CF1046" w:rsidRPr="005C4D8F" w:rsidRDefault="00CF1046" w:rsidP="00CF1046">
      <w:r w:rsidRPr="005C4D8F">
        <w:t xml:space="preserve">So that the overall system latency results from the sum of the of T = T1 + T2 + T3 + T4 + T5 </w:t>
      </w:r>
    </w:p>
    <w:p w14:paraId="48B37F9D" w14:textId="77777777" w:rsidR="00CF1046" w:rsidRPr="0015573D" w:rsidRDefault="00CF1046" w:rsidP="00CF1046">
      <w:pPr>
        <w:pStyle w:val="Heading3"/>
      </w:pPr>
      <w:bookmarkStart w:id="40" w:name="_Toc45387831"/>
      <w:bookmarkStart w:id="41" w:name="_Toc52642370"/>
      <w:bookmarkStart w:id="42" w:name="_Toc75520377"/>
      <w:r w:rsidRPr="0015573D">
        <w:t>4.</w:t>
      </w:r>
      <w:r w:rsidR="008841B6" w:rsidRPr="005C4D8F">
        <w:t>2</w:t>
      </w:r>
      <w:r w:rsidRPr="0015573D">
        <w:t>.2</w:t>
      </w:r>
      <w:r w:rsidR="00A83692" w:rsidRPr="0015573D">
        <w:tab/>
      </w:r>
      <w:r w:rsidRPr="0015573D">
        <w:t>Bandwidth</w:t>
      </w:r>
      <w:bookmarkEnd w:id="40"/>
      <w:bookmarkEnd w:id="41"/>
      <w:bookmarkEnd w:id="42"/>
    </w:p>
    <w:p w14:paraId="29338513" w14:textId="77777777" w:rsidR="00CF1046" w:rsidRPr="005C4D8F" w:rsidRDefault="00CF1046" w:rsidP="00CF1046">
      <w:r w:rsidRPr="005C4D8F">
        <w:t xml:space="preserve">Video and imaging applications have extremely high bandwidth requirements and while compression may be used to mitigate this in certain user cases it often degrades the picture to the extent onward processing required by some applications is compromised.  For Video Production certain standards have been determined which indicate the maximum allowable compression for a given type of production.  In medical imaging, compression may introduce </w:t>
      </w:r>
      <w:r w:rsidR="0037475D" w:rsidRPr="0015573D">
        <w:t>artefacts</w:t>
      </w:r>
      <w:r w:rsidRPr="005C4D8F">
        <w:t xml:space="preserve"> which can impact on diagnosis of critical illness and </w:t>
      </w:r>
      <w:r w:rsidRPr="0015573D">
        <w:t>may also introduce additional delays which, in image assisted surgery, translate into misalignment between perceived instruments position on screen and their real position into patients’ body.</w:t>
      </w:r>
    </w:p>
    <w:p w14:paraId="3884F7FA" w14:textId="77777777" w:rsidR="00CF1046" w:rsidRPr="0015573D" w:rsidRDefault="00CF1046" w:rsidP="00CF1046">
      <w:pPr>
        <w:pStyle w:val="Heading3"/>
      </w:pPr>
      <w:bookmarkStart w:id="43" w:name="_Toc45387832"/>
      <w:bookmarkStart w:id="44" w:name="_Toc52642371"/>
      <w:bookmarkStart w:id="45" w:name="_Toc75520378"/>
      <w:r w:rsidRPr="005C4D8F">
        <w:rPr>
          <w:lang w:eastAsia="x-none"/>
        </w:rPr>
        <w:t>4.</w:t>
      </w:r>
      <w:r w:rsidR="008841B6" w:rsidRPr="005C4D8F">
        <w:t>2</w:t>
      </w:r>
      <w:r w:rsidRPr="005C4D8F">
        <w:rPr>
          <w:lang w:eastAsia="x-none"/>
        </w:rPr>
        <w:t xml:space="preserve">.3 </w:t>
      </w:r>
      <w:r w:rsidR="00A83692" w:rsidRPr="005C4D8F">
        <w:rPr>
          <w:lang w:eastAsia="x-none"/>
        </w:rPr>
        <w:tab/>
      </w:r>
      <w:r w:rsidRPr="005C4D8F">
        <w:rPr>
          <w:lang w:eastAsia="x-none"/>
        </w:rPr>
        <w:t>Reliability</w:t>
      </w:r>
      <w:bookmarkEnd w:id="43"/>
      <w:bookmarkEnd w:id="44"/>
      <w:bookmarkEnd w:id="45"/>
    </w:p>
    <w:p w14:paraId="602A15FF" w14:textId="77777777" w:rsidR="00CF1046" w:rsidRPr="0015573D" w:rsidRDefault="00CF1046" w:rsidP="00CF1046">
      <w:r w:rsidRPr="005C4D8F">
        <w:t>Reliability is another key parameter for VIAPA. Late or lost packets can result in dropped audio/video frames or inconsistency of motion which can degrade a video or audio signal to below acceptable levels.</w:t>
      </w:r>
    </w:p>
    <w:p w14:paraId="499AD238" w14:textId="77777777" w:rsidR="00CF1046" w:rsidRPr="005C4D8F" w:rsidRDefault="00CF1046" w:rsidP="005C4D8F">
      <w:pPr>
        <w:pStyle w:val="Heading2"/>
      </w:pPr>
      <w:bookmarkStart w:id="46" w:name="_Toc45387833"/>
      <w:bookmarkStart w:id="47" w:name="_Toc52642372"/>
      <w:bookmarkStart w:id="48" w:name="_Toc75520379"/>
      <w:r w:rsidRPr="0015573D">
        <w:t>4.</w:t>
      </w:r>
      <w:r w:rsidR="008841B6" w:rsidRPr="0015573D">
        <w:t>3</w:t>
      </w:r>
      <w:r w:rsidR="00A83692" w:rsidRPr="005C4D8F">
        <w:tab/>
      </w:r>
      <w:r w:rsidRPr="005C4D8F">
        <w:t>AV production</w:t>
      </w:r>
      <w:bookmarkEnd w:id="46"/>
      <w:bookmarkEnd w:id="47"/>
      <w:bookmarkEnd w:id="48"/>
      <w:r w:rsidRPr="005C4D8F">
        <w:t xml:space="preserve"> </w:t>
      </w:r>
    </w:p>
    <w:p w14:paraId="537F8E7A" w14:textId="77777777" w:rsidR="00CF1046" w:rsidRPr="005C4D8F" w:rsidRDefault="00CF1046" w:rsidP="00CF1046">
      <w:r w:rsidRPr="005C4D8F">
        <w:t>AV production includes television and radio studios, live news-gathering, sports events, music festivals, among others.</w:t>
      </w:r>
      <w:bookmarkStart w:id="49" w:name="_Hlk17206375"/>
      <w:r w:rsidRPr="005C4D8F">
        <w:t xml:space="preserve"> Typically, numerous wireless devices such as microphones, in-ear monitoring systems or cameras are used in these scenarios. In the future, the wireless communication service for such devices could potentially be provided by a 5G system.</w:t>
      </w:r>
      <w:bookmarkEnd w:id="49"/>
      <w:r w:rsidRPr="005C4D8F">
        <w:t xml:space="preserve"> AV production applications require a high degree of confidence, since they are related to the capturing and transmission of data at the beginning of a production chain. This differs drastically when compared to other multimedia services because the communication errors will be propagated to the entire audience that is consuming </w:t>
      </w:r>
      <w:r w:rsidR="00F13281">
        <w:t xml:space="preserve">the </w:t>
      </w:r>
      <w:r w:rsidRPr="005C4D8F">
        <w:t xml:space="preserve">content </w:t>
      </w:r>
      <w:r w:rsidR="00F13281">
        <w:t xml:space="preserve">on </w:t>
      </w:r>
      <w:r w:rsidRPr="005C4D8F">
        <w:t xml:space="preserve">both live and on recorded </w:t>
      </w:r>
      <w:r w:rsidR="00F13281">
        <w:t>outputs</w:t>
      </w:r>
      <w:r w:rsidRPr="005C4D8F">
        <w:t>. Furthermore, the transmitted data is often post-processed with filters which could actually amplify defects that would be otherwise not noticed by humans. Therefore, these applications call for uncompressed or slightly compressed data, and very low probability of errors. These devices will also be used alongside existing technologies which have a high level of performance and so any new technologies will need to match or improve upon the existing workflows to drive adoption of the technology.</w:t>
      </w:r>
    </w:p>
    <w:p w14:paraId="5F89B9E2" w14:textId="77777777" w:rsidR="00CF1046" w:rsidRPr="005C4D8F" w:rsidRDefault="00CF1046" w:rsidP="00CF1046">
      <w:r w:rsidRPr="005C4D8F">
        <w:t>The performance aspects that are covered in this document also target the latency that these services experience. Since these applications involve physical feedback on performances that are happening live, the latency requirements are very strict. One example i</w:t>
      </w:r>
      <w:r w:rsidR="00F13281">
        <w:t>s</w:t>
      </w:r>
      <w:r w:rsidRPr="005C4D8F">
        <w:t xml:space="preserve"> the transmission o</w:t>
      </w:r>
      <w:r w:rsidR="00F13281">
        <w:t>n</w:t>
      </w:r>
      <w:r w:rsidRPr="005C4D8F">
        <w:t xml:space="preserve"> professional microphones and in-ear monitors. These systems provide feedback for what the musicians are playing, and even small delays may affect their sensation of timbre, and ability to keep </w:t>
      </w:r>
      <w:r w:rsidR="00F13281">
        <w:t xml:space="preserve">to </w:t>
      </w:r>
      <w:r w:rsidRPr="005C4D8F">
        <w:t xml:space="preserve">the tempo of the music. </w:t>
      </w:r>
    </w:p>
    <w:p w14:paraId="41ACEB98" w14:textId="77777777" w:rsidR="00CF1046" w:rsidRDefault="00CF1046" w:rsidP="00CF1046">
      <w:r w:rsidRPr="005C4D8F">
        <w:t>This document also refers to how the network structure of the 5G system is configured in order to accommodate these applications. Many of these are nomadic scenarios that require simplified deployment often in different countries. For this reason, this the 5G system should enable non-public networks that can be deployed in an agile</w:t>
      </w:r>
      <w:r w:rsidR="00F13281">
        <w:t xml:space="preserve"> ad-hoc</w:t>
      </w:r>
      <w:r w:rsidRPr="005C4D8F">
        <w:t xml:space="preserve"> way.</w:t>
      </w:r>
    </w:p>
    <w:p w14:paraId="21D6ED8D" w14:textId="77777777" w:rsidR="00F13281" w:rsidRDefault="00F13281" w:rsidP="00F13281">
      <w:r w:rsidRPr="00A2240B">
        <w:t xml:space="preserve">AV production also relies on a number of other technologies that will be deployed by a 5G system such as the use of UAV’s to capture video and high bandwidth connectivity for file transfer.  Some aspects of specific 5G specifications such as </w:t>
      </w:r>
      <w:r>
        <w:t xml:space="preserve">direct communications between devices </w:t>
      </w:r>
      <w:r w:rsidRPr="00A2240B">
        <w:t>or multicast</w:t>
      </w:r>
      <w:r>
        <w:t>/broadcast</w:t>
      </w:r>
      <w:r w:rsidRPr="00A2240B">
        <w:t xml:space="preserve"> could also be used to enable future user cases such as the connection of microphones to cameras and cameras to video monitors.  Where this is the case then these requirements will be in line with the specifications in those specific areas. </w:t>
      </w:r>
    </w:p>
    <w:p w14:paraId="4D641110" w14:textId="77777777" w:rsidR="00F13281" w:rsidRDefault="00F13281" w:rsidP="00F13281">
      <w:proofErr w:type="spellStart"/>
      <w:r>
        <w:t>AVProd</w:t>
      </w:r>
      <w:proofErr w:type="spellEnd"/>
      <w:r>
        <w:t xml:space="preserve"> workflows also require accurate timing protocols for 2 reasons</w:t>
      </w:r>
    </w:p>
    <w:p w14:paraId="12EF80A9" w14:textId="77777777" w:rsidR="00F13281" w:rsidRDefault="00F13281" w:rsidP="00F13281">
      <w:pPr>
        <w:numPr>
          <w:ilvl w:val="0"/>
          <w:numId w:val="13"/>
        </w:numPr>
      </w:pPr>
      <w:r>
        <w:t>To enable multiple cameras and microphones to be synchronized thus avoiding the capture of mis-matched audio and video.</w:t>
      </w:r>
    </w:p>
    <w:p w14:paraId="092791D0" w14:textId="77777777" w:rsidR="00F13281" w:rsidRDefault="00F13281" w:rsidP="00F13281">
      <w:pPr>
        <w:numPr>
          <w:ilvl w:val="0"/>
          <w:numId w:val="13"/>
        </w:numPr>
      </w:pPr>
      <w:r>
        <w:t xml:space="preserve">To provide IEEE-1588-2008 PTP [6] with an SMPTE 2059-2 [5] profile which is used for the accurate time stamping of IP packets </w:t>
      </w:r>
    </w:p>
    <w:p w14:paraId="4E1197CD" w14:textId="77777777" w:rsidR="00F13281" w:rsidRPr="005C4D8F" w:rsidRDefault="00F13281" w:rsidP="00CF1046">
      <w:r>
        <w:lastRenderedPageBreak/>
        <w:t xml:space="preserve">It is anticipated that the 5G system will act as a master clock and media clocks will be generated by UE applications. Requirements for this are in line with those in 22.104. If suitable sources are </w:t>
      </w:r>
      <w:r w:rsidR="00D01595">
        <w:t>available,</w:t>
      </w:r>
      <w:r>
        <w:t xml:space="preserve"> then each device my operate from its own master clock</w:t>
      </w:r>
    </w:p>
    <w:p w14:paraId="13F97901" w14:textId="77777777" w:rsidR="00CF1046" w:rsidRPr="0015573D" w:rsidRDefault="00CF1046" w:rsidP="00CF1046">
      <w:pPr>
        <w:pStyle w:val="Heading2"/>
      </w:pPr>
      <w:bookmarkStart w:id="50" w:name="_Toc45387834"/>
      <w:bookmarkStart w:id="51" w:name="_Toc52642373"/>
      <w:bookmarkStart w:id="52" w:name="_Toc75520380"/>
      <w:r w:rsidRPr="005C4D8F">
        <w:t>4.</w:t>
      </w:r>
      <w:r w:rsidR="008841B6" w:rsidRPr="005C4D8F">
        <w:t>4</w:t>
      </w:r>
      <w:r w:rsidR="00A83692" w:rsidRPr="0015573D">
        <w:tab/>
      </w:r>
      <w:r w:rsidRPr="0015573D">
        <w:t xml:space="preserve">Medical </w:t>
      </w:r>
      <w:r w:rsidR="00D321F2">
        <w:t>a</w:t>
      </w:r>
      <w:r w:rsidRPr="0015573D">
        <w:t>pplications</w:t>
      </w:r>
      <w:bookmarkEnd w:id="50"/>
      <w:bookmarkEnd w:id="51"/>
      <w:bookmarkEnd w:id="52"/>
    </w:p>
    <w:p w14:paraId="64A3D38F" w14:textId="77777777" w:rsidR="00CF1046" w:rsidRPr="005C4D8F" w:rsidRDefault="00D01595" w:rsidP="00D321F2">
      <w:r>
        <w:t>"</w:t>
      </w:r>
      <w:r w:rsidR="00CF1046" w:rsidRPr="0015573D">
        <w:t>Medical</w:t>
      </w:r>
      <w:r w:rsidR="00CF1046" w:rsidRPr="005C4D8F">
        <w:t xml:space="preserve"> applications</w:t>
      </w:r>
      <w:r>
        <w:t>"</w:t>
      </w:r>
      <w:r w:rsidR="00CF1046" w:rsidRPr="005C4D8F">
        <w:t xml:space="preserve"> is a generic </w:t>
      </w:r>
      <w:r>
        <w:t xml:space="preserve">concept </w:t>
      </w:r>
      <w:r w:rsidR="00CF1046" w:rsidRPr="005C4D8F">
        <w:t xml:space="preserve">covering medical devices and applications involved in the delivery of care to patients. </w:t>
      </w:r>
    </w:p>
    <w:p w14:paraId="7BF7F7A0" w14:textId="77777777" w:rsidR="00CF1046" w:rsidRPr="00D321F2" w:rsidRDefault="00CF1046" w:rsidP="00D321F2">
      <w:r w:rsidRPr="005C4D8F">
        <w:t xml:space="preserve">Medical applications deployed into </w:t>
      </w:r>
      <w:r w:rsidRPr="0015573D">
        <w:t>operating rooms</w:t>
      </w:r>
      <w:r w:rsidRPr="005C4D8F">
        <w:t xml:space="preserve"> consume communication services delivered by a 5G system over an NPN</w:t>
      </w:r>
      <w:r w:rsidRPr="0015573D">
        <w:t>. In this document, we’ll deal with hybrid operating rooms which are rooms typically equipped with advanced imaging systems such as e.g. fixed C-arms (x-ray generator and intensifiers), CT scanners (Computer Tomography) and MR scanners (Magnetic Resonance). The whole idea is that advanced imaging enables minimally-invasive surgery that is intended to be less traumatic for the patient as it minimizes incisions and allows to perform surgery procedure through one or several small cuts. This is as an example useful for cardio-vascular surgery or neurosurgery to place deep brain stimulation ele</w:t>
      </w:r>
      <w:r w:rsidRPr="00D321F2">
        <w:t xml:space="preserve">ctrodes. </w:t>
      </w:r>
    </w:p>
    <w:p w14:paraId="72E3BDCB" w14:textId="77777777" w:rsidR="00CF1046" w:rsidRPr="005C4D8F" w:rsidRDefault="00CF1046" w:rsidP="005C4D8F">
      <w:r w:rsidRPr="005C4D8F">
        <w:t>In hybrid rooms, the different type of medical images that can be transmitted by 5G systems and processed by medical applications are e.g.:</w:t>
      </w:r>
    </w:p>
    <w:p w14:paraId="25F4FA93" w14:textId="77777777" w:rsidR="00CF1046" w:rsidRPr="00D321F2" w:rsidRDefault="00D01595" w:rsidP="00D01595">
      <w:pPr>
        <w:pStyle w:val="B1"/>
      </w:pPr>
      <w:r>
        <w:t>-</w:t>
      </w:r>
      <w:r>
        <w:tab/>
      </w:r>
      <w:r w:rsidR="00CF1046" w:rsidRPr="0015573D">
        <w:t>Ultra-</w:t>
      </w:r>
      <w:r w:rsidR="003D42E5" w:rsidRPr="0015573D">
        <w:t>high-resolution</w:t>
      </w:r>
      <w:r w:rsidR="00CF1046" w:rsidRPr="0015573D">
        <w:t xml:space="preserve"> video generated by endoscopes where it is expected that some scopes will produce up to 8K uncompressed (or compressed without quality loss) video, with the perspective to support also HDR (High Dynamic Range) for larger colour gamut management (up to 10 bits per channel) as well as HFR (High Frame Rate), i.e.; up to 120 fps. This will allow surgeons to distinguish small details like thin vessels and avoid any artefact that could potentially conduct surgeons to take wrong decisions. </w:t>
      </w:r>
    </w:p>
    <w:p w14:paraId="423DAD8C" w14:textId="77777777" w:rsidR="00CF1046" w:rsidRPr="0015573D" w:rsidRDefault="00D01595" w:rsidP="00D01595">
      <w:pPr>
        <w:pStyle w:val="B1"/>
      </w:pPr>
      <w:r>
        <w:t>-</w:t>
      </w:r>
      <w:r>
        <w:tab/>
      </w:r>
      <w:r w:rsidR="00CF1046" w:rsidRPr="0015573D">
        <w:t xml:space="preserve">2D Ultrasound images: A 2D ultrasound typically produces a data stream of uncompressed images of 512x512 pixels with 32 bits per pixel at 20 fps (up to 60 fps in the fastest cases), resulting in a data rate of 160 Mbit/s up to 500 Mbit/s. </w:t>
      </w:r>
    </w:p>
    <w:p w14:paraId="5337AD06" w14:textId="77777777" w:rsidR="00CF1046" w:rsidRPr="0015573D" w:rsidRDefault="00D01595" w:rsidP="00D01595">
      <w:pPr>
        <w:pStyle w:val="B1"/>
      </w:pPr>
      <w:r>
        <w:t>-</w:t>
      </w:r>
      <w:r>
        <w:tab/>
      </w:r>
      <w:r w:rsidR="00CF1046" w:rsidRPr="0015573D">
        <w:t xml:space="preserve">3D Ultrasound volumes: Dedicated 3D probes tend to work at higher data rates, i.e. above 1 Gbit/s of raw data, and are expected to reach multi gigabit data rates in future (e.g. producing 3D Cartesian volumes of 256 x 256 x 256 voxels each encoded with 24 bits at 10 volumes per second or better). </w:t>
      </w:r>
    </w:p>
    <w:p w14:paraId="19F59EDE" w14:textId="77777777" w:rsidR="00B7068E" w:rsidRPr="005C4D8F" w:rsidRDefault="00D01595" w:rsidP="00D01595">
      <w:pPr>
        <w:pStyle w:val="B1"/>
      </w:pPr>
      <w:r>
        <w:t>-</w:t>
      </w:r>
      <w:r>
        <w:tab/>
      </w:r>
      <w:r w:rsidR="00CF1046" w:rsidRPr="0015573D">
        <w:t>CT/MR scans: Images can range from a resolution of 1024x2024 to 3000x3000 pixels where higher resolutions are used for diagnosis purpose and lower ones are more suitable to fluoroscopy. In general, the frame rate is variable (5 to 30fps typically) where higher values are used to monitor moving organs in real time. Finally, colou</w:t>
      </w:r>
      <w:r w:rsidR="00CF1046" w:rsidRPr="00D321F2">
        <w:t>r depths of 16bits is considered in general.</w:t>
      </w:r>
    </w:p>
    <w:p w14:paraId="7EDC5C66" w14:textId="77777777" w:rsidR="003D42E5" w:rsidRDefault="003D42E5" w:rsidP="003D42E5">
      <w:pPr>
        <w:rPr>
          <w:lang w:val="en-US"/>
        </w:rPr>
      </w:pPr>
      <w:r>
        <w:rPr>
          <w:lang w:val="en-US"/>
        </w:rPr>
        <w:t xml:space="preserve">In another deployment option, when specialists and patients are located at different places, medical applications can </w:t>
      </w:r>
      <w:r w:rsidRPr="00401CB6">
        <w:rPr>
          <w:lang w:val="en-US"/>
        </w:rPr>
        <w:t>consume communicat</w:t>
      </w:r>
      <w:r>
        <w:rPr>
          <w:lang w:val="en-US"/>
        </w:rPr>
        <w:t>ion services delivered by PLMNs. In this case, t</w:t>
      </w:r>
      <w:r w:rsidRPr="0077567E">
        <w:rPr>
          <w:lang w:val="en-US"/>
        </w:rPr>
        <w:t>he 5G system help</w:t>
      </w:r>
      <w:r>
        <w:rPr>
          <w:lang w:val="en-US"/>
        </w:rPr>
        <w:t>s</w:t>
      </w:r>
      <w:r w:rsidRPr="0077567E">
        <w:rPr>
          <w:lang w:val="en-US"/>
        </w:rPr>
        <w:t xml:space="preserve"> decoupling location from quality of care, and save countless hours for doctors and surgeons, who will be able to “beam” themselves to operating rooms, incident sites and medical houses, rather than having to be physically present.</w:t>
      </w:r>
      <w:r>
        <w:rPr>
          <w:lang w:val="en-US"/>
        </w:rPr>
        <w:t xml:space="preserve"> </w:t>
      </w:r>
    </w:p>
    <w:p w14:paraId="66D1A645" w14:textId="77777777" w:rsidR="003D42E5" w:rsidRPr="004E0D0D" w:rsidRDefault="003D42E5" w:rsidP="003D42E5">
      <w:pPr>
        <w:rPr>
          <w:lang w:val="en-US"/>
        </w:rPr>
      </w:pPr>
      <w:r>
        <w:rPr>
          <w:lang w:val="en-US"/>
        </w:rPr>
        <w:t xml:space="preserve">The same type of images as in hybrid rooms is assumed when considering a communication over a PLMN although with different tradeoffs on image resolution, end to end latency and compression algorithms. The key here is to </w:t>
      </w:r>
      <w:r w:rsidRPr="004E0D0D">
        <w:rPr>
          <w:lang w:val="en-US"/>
        </w:rPr>
        <w:t xml:space="preserve">allocate the necessary high priority resources fulfilling SLAs suitable to the transport of medical data (with special care taken on medical data integrity and confidentiality) over a geographical area covering the </w:t>
      </w:r>
      <w:r>
        <w:rPr>
          <w:lang w:val="en-US"/>
        </w:rPr>
        <w:t>place where the care is delivered</w:t>
      </w:r>
      <w:r w:rsidRPr="004E0D0D">
        <w:rPr>
          <w:lang w:val="en-US"/>
        </w:rPr>
        <w:t>.</w:t>
      </w:r>
    </w:p>
    <w:p w14:paraId="13E49097" w14:textId="77777777" w:rsidR="003D42E5" w:rsidRPr="00CB32D3" w:rsidRDefault="003D42E5" w:rsidP="003D42E5">
      <w:pPr>
        <w:rPr>
          <w:rFonts w:eastAsia="MS Mincho"/>
          <w:color w:val="FF00FF"/>
          <w:sz w:val="24"/>
          <w:szCs w:val="24"/>
          <w:lang w:eastAsia="ja-JP"/>
        </w:rPr>
      </w:pPr>
      <w:r>
        <w:rPr>
          <w:lang w:val="en-US"/>
        </w:rPr>
        <w:t xml:space="preserve">Finally, in all types of deployments, it shall also be noted that each equipment involved in image generation, processing and display shall be </w:t>
      </w:r>
      <w:r w:rsidRPr="007D1459">
        <w:rPr>
          <w:lang w:val="en-US"/>
        </w:rPr>
        <w:t xml:space="preserve">synchronized thanks to </w:t>
      </w:r>
      <w:r>
        <w:rPr>
          <w:lang w:val="en-US"/>
        </w:rPr>
        <w:t xml:space="preserve">a </w:t>
      </w:r>
      <w:r w:rsidRPr="007D1459">
        <w:rPr>
          <w:lang w:val="en-US"/>
        </w:rPr>
        <w:t>common clock</w:t>
      </w:r>
      <w:r>
        <w:rPr>
          <w:lang w:val="en-US"/>
        </w:rPr>
        <w:t xml:space="preserve"> either external or provided by the 5G system. The synchronization is</w:t>
      </w:r>
      <w:r w:rsidRPr="007D1459">
        <w:rPr>
          <w:lang w:val="en-US"/>
        </w:rPr>
        <w:t xml:space="preserve"> often achieved through dedicated protocols s</w:t>
      </w:r>
      <w:r>
        <w:rPr>
          <w:lang w:val="en-US"/>
        </w:rPr>
        <w:t xml:space="preserve">uch as e.g. PTP version 2 and allows to e.g. </w:t>
      </w:r>
      <w:r w:rsidRPr="007D1459">
        <w:rPr>
          <w:lang w:val="en-US"/>
        </w:rPr>
        <w:t>guarantee correct recombination of two data streams in a single and accurate A/R image by the A/R application</w:t>
      </w:r>
      <w:r>
        <w:rPr>
          <w:lang w:val="en-US"/>
        </w:rPr>
        <w:t xml:space="preserve">, or </w:t>
      </w:r>
      <w:r w:rsidRPr="000D57E5">
        <w:rPr>
          <w:lang w:val="en-US"/>
        </w:rPr>
        <w:t>enable offline replay of the whole procedure</w:t>
      </w:r>
      <w:r>
        <w:rPr>
          <w:lang w:val="en-US"/>
        </w:rPr>
        <w:t>.</w:t>
      </w:r>
    </w:p>
    <w:p w14:paraId="428BBD6F" w14:textId="77777777" w:rsidR="009C0091" w:rsidRPr="005C4D8F" w:rsidRDefault="009C0091" w:rsidP="00B34973">
      <w:pPr>
        <w:pStyle w:val="Heading1"/>
      </w:pPr>
      <w:bookmarkStart w:id="53" w:name="_Toc45387835"/>
      <w:bookmarkStart w:id="54" w:name="_Toc52642374"/>
      <w:bookmarkStart w:id="55" w:name="_Toc75520381"/>
      <w:r w:rsidRPr="005C4D8F">
        <w:lastRenderedPageBreak/>
        <w:t>5</w:t>
      </w:r>
      <w:r w:rsidRPr="005C4D8F">
        <w:tab/>
        <w:t>Service requirements</w:t>
      </w:r>
      <w:bookmarkEnd w:id="53"/>
      <w:bookmarkEnd w:id="54"/>
      <w:bookmarkEnd w:id="55"/>
    </w:p>
    <w:p w14:paraId="05EF173B" w14:textId="77777777" w:rsidR="00CF1046" w:rsidRPr="005C4D8F" w:rsidRDefault="00CF1046" w:rsidP="005C4D8F">
      <w:pPr>
        <w:pStyle w:val="Heading2"/>
      </w:pPr>
      <w:bookmarkStart w:id="56" w:name="_Toc45387836"/>
      <w:bookmarkStart w:id="57" w:name="_Toc52642375"/>
      <w:bookmarkStart w:id="58" w:name="_Toc75520382"/>
      <w:r w:rsidRPr="005C4D8F">
        <w:t>5.</w:t>
      </w:r>
      <w:r w:rsidR="008841B6" w:rsidRPr="005C4D8F">
        <w:t>1</w:t>
      </w:r>
      <w:r w:rsidRPr="005C4D8F">
        <w:tab/>
        <w:t>Non-public network requirements</w:t>
      </w:r>
      <w:bookmarkEnd w:id="56"/>
      <w:bookmarkEnd w:id="57"/>
      <w:bookmarkEnd w:id="58"/>
    </w:p>
    <w:p w14:paraId="405AE5FC" w14:textId="77777777" w:rsidR="004311C8" w:rsidRDefault="004311C8" w:rsidP="004311C8">
      <w:r w:rsidRPr="0044315B">
        <w:t xml:space="preserve">The 5G system </w:t>
      </w:r>
      <w:r>
        <w:t>enables an NPN</w:t>
      </w:r>
      <w:r w:rsidRPr="0044315B">
        <w:t xml:space="preserve"> for video, imaging and audio for professional applications. The </w:t>
      </w:r>
      <w:r>
        <w:t xml:space="preserve">related </w:t>
      </w:r>
      <w:r w:rsidRPr="0044315B">
        <w:t xml:space="preserve">requirements are described in </w:t>
      </w:r>
      <w:r w:rsidRPr="0044315B">
        <w:rPr>
          <w:rFonts w:hint="eastAsia"/>
          <w:lang w:eastAsia="zh-CN"/>
        </w:rPr>
        <w:t xml:space="preserve">3GPP </w:t>
      </w:r>
      <w:r w:rsidRPr="0044315B">
        <w:t>TS 22.</w:t>
      </w:r>
      <w:r>
        <w:rPr>
          <w:lang w:eastAsia="zh-CN"/>
        </w:rPr>
        <w:t>261</w:t>
      </w:r>
      <w:r w:rsidRPr="0044315B">
        <w:t xml:space="preserve"> [</w:t>
      </w:r>
      <w:r>
        <w:t>4]:</w:t>
      </w:r>
    </w:p>
    <w:p w14:paraId="7A35CD2F" w14:textId="77777777" w:rsidR="004311C8" w:rsidRPr="0044315B" w:rsidRDefault="004311C8" w:rsidP="004311C8">
      <w:pPr>
        <w:pStyle w:val="B1"/>
      </w:pPr>
      <w:r>
        <w:t>-</w:t>
      </w:r>
      <w:r>
        <w:tab/>
        <w:t xml:space="preserve">Generic NPN requirements </w:t>
      </w:r>
      <w:r w:rsidRPr="0044315B">
        <w:t xml:space="preserve">can be found in </w:t>
      </w:r>
      <w:r>
        <w:t>clause 6.25</w:t>
      </w:r>
      <w:r w:rsidRPr="0044315B">
        <w:t xml:space="preserve">. </w:t>
      </w:r>
    </w:p>
    <w:p w14:paraId="7D0D7FB4" w14:textId="77777777" w:rsidR="004311C8" w:rsidRPr="0044315B" w:rsidRDefault="004311C8" w:rsidP="004311C8">
      <w:pPr>
        <w:pStyle w:val="B1"/>
      </w:pPr>
      <w:r>
        <w:t>-</w:t>
      </w:r>
      <w:r>
        <w:tab/>
        <w:t>Requirements on the s</w:t>
      </w:r>
      <w:r w:rsidRPr="0044315B">
        <w:t xml:space="preserve">ubscription aspects can be found in </w:t>
      </w:r>
      <w:r>
        <w:t>clause 6.14</w:t>
      </w:r>
      <w:r w:rsidRPr="0044315B">
        <w:t xml:space="preserve">. </w:t>
      </w:r>
    </w:p>
    <w:p w14:paraId="09E91182" w14:textId="77777777" w:rsidR="004311C8" w:rsidRPr="0044315B" w:rsidRDefault="004311C8" w:rsidP="004311C8">
      <w:pPr>
        <w:pStyle w:val="B1"/>
      </w:pPr>
      <w:r>
        <w:t>-</w:t>
      </w:r>
      <w:r>
        <w:tab/>
      </w:r>
      <w:r w:rsidRPr="0044315B">
        <w:t xml:space="preserve">Authentication </w:t>
      </w:r>
      <w:r>
        <w:t xml:space="preserve">requirements </w:t>
      </w:r>
      <w:r w:rsidRPr="0044315B">
        <w:t xml:space="preserve">can be found in </w:t>
      </w:r>
      <w:r>
        <w:t>clause 8.3</w:t>
      </w:r>
      <w:r w:rsidRPr="0044315B">
        <w:t>.</w:t>
      </w:r>
    </w:p>
    <w:p w14:paraId="4D51581B" w14:textId="77777777" w:rsidR="00CF1046" w:rsidRPr="005C4D8F" w:rsidRDefault="00CF1046" w:rsidP="005C4D8F">
      <w:pPr>
        <w:pStyle w:val="Heading2"/>
      </w:pPr>
      <w:bookmarkStart w:id="59" w:name="_Toc45387837"/>
      <w:bookmarkStart w:id="60" w:name="_Toc52642376"/>
      <w:bookmarkStart w:id="61" w:name="_Toc75520383"/>
      <w:r w:rsidRPr="0015573D">
        <w:t>5.2</w:t>
      </w:r>
      <w:r w:rsidRPr="005C4D8F">
        <w:tab/>
        <w:t>Application specific requirements</w:t>
      </w:r>
      <w:bookmarkEnd w:id="59"/>
      <w:bookmarkEnd w:id="60"/>
      <w:bookmarkEnd w:id="61"/>
    </w:p>
    <w:p w14:paraId="44ADE045" w14:textId="77777777" w:rsidR="00CF1046" w:rsidRPr="005C4D8F" w:rsidRDefault="00CF1046" w:rsidP="00D321F2">
      <w:pPr>
        <w:rPr>
          <w:b/>
        </w:rPr>
      </w:pPr>
      <w:r w:rsidRPr="005C4D8F">
        <w:rPr>
          <w:rFonts w:eastAsia="SimSun"/>
          <w:lang w:eastAsia="zh-CN"/>
        </w:rPr>
        <w:t>The 5G system shall support media flows from open standard based broadcast workflows and be agnostic to the data carried.</w:t>
      </w:r>
    </w:p>
    <w:p w14:paraId="5D819673" w14:textId="77777777" w:rsidR="00CF1046" w:rsidRPr="005C4D8F" w:rsidRDefault="00CF1046" w:rsidP="00CF1046">
      <w:pPr>
        <w:pStyle w:val="Heading2"/>
      </w:pPr>
      <w:bookmarkStart w:id="62" w:name="_Toc45387838"/>
      <w:bookmarkStart w:id="63" w:name="_Toc52642377"/>
      <w:bookmarkStart w:id="64" w:name="_Toc75520384"/>
      <w:r w:rsidRPr="0015573D">
        <w:t>5.3</w:t>
      </w:r>
      <w:r w:rsidRPr="005C4D8F">
        <w:tab/>
        <w:t>Clock synchronization</w:t>
      </w:r>
      <w:bookmarkEnd w:id="62"/>
      <w:bookmarkEnd w:id="63"/>
      <w:bookmarkEnd w:id="64"/>
      <w:r w:rsidRPr="005C4D8F">
        <w:t xml:space="preserve"> </w:t>
      </w:r>
    </w:p>
    <w:p w14:paraId="4F759C62" w14:textId="77777777" w:rsidR="00CF1046" w:rsidRPr="00D321F2" w:rsidRDefault="00CF1046" w:rsidP="00D321F2">
      <w:r w:rsidRPr="005C4D8F">
        <w:t>The 5G network shall be able to provide a time reference information to a 3</w:t>
      </w:r>
      <w:r w:rsidRPr="005C4D8F">
        <w:rPr>
          <w:vertAlign w:val="superscript"/>
        </w:rPr>
        <w:t>rd</w:t>
      </w:r>
      <w:r w:rsidRPr="005C4D8F">
        <w:t xml:space="preserve"> party application acting as a master clock with an accuracy of 1 microsecond.</w:t>
      </w:r>
    </w:p>
    <w:p w14:paraId="6DFD36F0" w14:textId="77777777" w:rsidR="00F13281" w:rsidRPr="005C4D8F" w:rsidRDefault="00F13281" w:rsidP="00F13281">
      <w:pPr>
        <w:pStyle w:val="Heading2"/>
      </w:pPr>
      <w:bookmarkStart w:id="65" w:name="_Toc45387839"/>
      <w:bookmarkStart w:id="66" w:name="_Toc52642378"/>
      <w:bookmarkStart w:id="67" w:name="_Toc75520385"/>
      <w:r w:rsidRPr="00D321F2">
        <w:t>5.4</w:t>
      </w:r>
      <w:r w:rsidRPr="00D321F2">
        <w:tab/>
        <w:t xml:space="preserve">Network </w:t>
      </w:r>
      <w:r>
        <w:t>e</w:t>
      </w:r>
      <w:r w:rsidRPr="00D321F2">
        <w:t xml:space="preserve">xposure </w:t>
      </w:r>
      <w:r>
        <w:t>r</w:t>
      </w:r>
      <w:r w:rsidRPr="00D321F2">
        <w:t>equirements</w:t>
      </w:r>
      <w:bookmarkEnd w:id="65"/>
      <w:bookmarkEnd w:id="66"/>
      <w:bookmarkEnd w:id="67"/>
    </w:p>
    <w:p w14:paraId="26317F23" w14:textId="77777777" w:rsidR="00F13281" w:rsidRPr="005C4D8F" w:rsidRDefault="00F13281" w:rsidP="00F13281">
      <w:r w:rsidRPr="005C4D8F">
        <w:t>The 5G system shall support mechanisms to allow 3</w:t>
      </w:r>
      <w:r w:rsidRPr="005C4D8F">
        <w:rPr>
          <w:vertAlign w:val="superscript"/>
        </w:rPr>
        <w:t>rd</w:t>
      </w:r>
      <w:r w:rsidRPr="005C4D8F">
        <w:t xml:space="preserve"> party application to update </w:t>
      </w:r>
      <w:r>
        <w:t xml:space="preserve">information associated to </w:t>
      </w:r>
      <w:r w:rsidRPr="005C4D8F">
        <w:t>UE configuration</w:t>
      </w:r>
      <w:r>
        <w:t xml:space="preserve"> (e.g. media compression, resolution, frame rate)</w:t>
      </w:r>
      <w:r w:rsidRPr="005C4D8F">
        <w:t xml:space="preserve"> for a UE or group of UEs using the application</w:t>
      </w:r>
      <w:r>
        <w:t>.</w:t>
      </w:r>
    </w:p>
    <w:p w14:paraId="53E7358F" w14:textId="77777777" w:rsidR="00CF1046" w:rsidRPr="005C4D8F" w:rsidRDefault="00CF1046" w:rsidP="005C4D8F">
      <w:pPr>
        <w:pStyle w:val="Heading2"/>
      </w:pPr>
      <w:bookmarkStart w:id="68" w:name="_Toc45387840"/>
      <w:bookmarkStart w:id="69" w:name="_Toc52642379"/>
      <w:bookmarkStart w:id="70" w:name="_Toc75520386"/>
      <w:r w:rsidRPr="0015573D">
        <w:t>5.5</w:t>
      </w:r>
      <w:r w:rsidRPr="0015573D">
        <w:tab/>
        <w:t xml:space="preserve">Service </w:t>
      </w:r>
      <w:r w:rsidR="00D321F2">
        <w:t>c</w:t>
      </w:r>
      <w:r w:rsidRPr="0015573D">
        <w:t>ontinuity</w:t>
      </w:r>
      <w:bookmarkEnd w:id="68"/>
      <w:bookmarkEnd w:id="69"/>
      <w:bookmarkEnd w:id="70"/>
      <w:r w:rsidRPr="0015573D">
        <w:t xml:space="preserve"> </w:t>
      </w:r>
    </w:p>
    <w:p w14:paraId="67FE929A" w14:textId="77777777" w:rsidR="00CF1046" w:rsidRPr="005C4D8F" w:rsidRDefault="00CF1046" w:rsidP="00CF1046">
      <w:r w:rsidRPr="005C4D8F">
        <w:t xml:space="preserve">The 5G system shall be able securely reconnect within </w:t>
      </w:r>
      <w:r w:rsidR="00A90D0F" w:rsidRPr="00D63324">
        <w:t>a short period of time (&lt;1s)</w:t>
      </w:r>
      <w:r w:rsidR="00A90D0F" w:rsidRPr="00D87A1A">
        <w:t xml:space="preserve"> </w:t>
      </w:r>
      <w:r w:rsidRPr="005C4D8F">
        <w:t xml:space="preserve">from UE starting first network </w:t>
      </w:r>
      <w:r w:rsidR="00A90D0F">
        <w:t>re</w:t>
      </w:r>
      <w:r w:rsidRPr="005C4D8F">
        <w:t xml:space="preserve">connection attempt after </w:t>
      </w:r>
      <w:r w:rsidR="00A90D0F" w:rsidRPr="0026024E">
        <w:rPr>
          <w:lang w:val="en-US"/>
        </w:rPr>
        <w:t xml:space="preserve">the UE has detected </w:t>
      </w:r>
      <w:r w:rsidRPr="005C4D8F">
        <w:t xml:space="preserve">a UE network connection loss. </w:t>
      </w:r>
    </w:p>
    <w:p w14:paraId="2C4B0E1D" w14:textId="77777777" w:rsidR="00CF1046" w:rsidRPr="0015573D" w:rsidRDefault="00CF1046" w:rsidP="00CF1046">
      <w:r w:rsidRPr="0015573D">
        <w:t>The 5G system shall support uplink and downlink service continuity maintaining acceptable performance requirements while switching between co-located PLMN and NPN (e.g., due to mobility).</w:t>
      </w:r>
    </w:p>
    <w:p w14:paraId="56694527" w14:textId="77777777" w:rsidR="009E2AA4" w:rsidRPr="005C4D8F" w:rsidRDefault="00CF1046" w:rsidP="00C326BC">
      <w:r w:rsidRPr="00D321F2">
        <w:t xml:space="preserve">The 5G system shall support service continuity maintaining </w:t>
      </w:r>
      <w:r w:rsidRPr="005C4D8F">
        <w:t>acceptable performance requirements: for an uplink stream while performing traffic steering, switching, and splitting among co-located PLMN(s) and NPN(s); for downlink while switching between co-located PLMN and NPN.</w:t>
      </w:r>
    </w:p>
    <w:p w14:paraId="1F8EC21C" w14:textId="77777777" w:rsidR="002F2ED1" w:rsidRPr="005C4D8F" w:rsidRDefault="002F2ED1" w:rsidP="002F2ED1">
      <w:pPr>
        <w:pStyle w:val="Heading2"/>
      </w:pPr>
      <w:bookmarkStart w:id="71" w:name="_Toc45387841"/>
      <w:bookmarkStart w:id="72" w:name="_Toc52642380"/>
      <w:bookmarkStart w:id="73" w:name="_Toc75520387"/>
      <w:r w:rsidRPr="005C4D8F">
        <w:t>5.6</w:t>
      </w:r>
      <w:r w:rsidRPr="0015573D">
        <w:tab/>
        <w:t>Multi-network connectivity and service delivery</w:t>
      </w:r>
      <w:bookmarkEnd w:id="71"/>
      <w:bookmarkEnd w:id="72"/>
      <w:bookmarkEnd w:id="73"/>
      <w:r w:rsidRPr="0015573D">
        <w:t xml:space="preserve"> </w:t>
      </w:r>
    </w:p>
    <w:p w14:paraId="42B976F3" w14:textId="77777777" w:rsidR="002F2ED1" w:rsidRPr="0015573D" w:rsidRDefault="002F2ED1" w:rsidP="002F2ED1">
      <w:r w:rsidRPr="0015573D">
        <w:t>The 3GPP system shall be able to enable a UE to receive low-latency downlink multicast traffic from one network (e.g. NPN), and paging as well as data services from another network (e.g. PLMN) simultaneously.</w:t>
      </w:r>
    </w:p>
    <w:p w14:paraId="60152CC1" w14:textId="77777777" w:rsidR="002F2ED1" w:rsidRPr="00D321F2" w:rsidRDefault="002F2ED1" w:rsidP="005C4D8F">
      <w:pPr>
        <w:pStyle w:val="NO"/>
      </w:pPr>
      <w:r w:rsidRPr="0015573D">
        <w:t xml:space="preserve">NOTE: </w:t>
      </w:r>
      <w:r w:rsidRPr="0015573D">
        <w:tab/>
        <w:t xml:space="preserve">Depending on the capabilities and configurations of the UE, limitations of data-rate and latency may be </w:t>
      </w:r>
      <w:r w:rsidRPr="00D321F2">
        <w:t xml:space="preserve">acceptable. </w:t>
      </w:r>
    </w:p>
    <w:p w14:paraId="2762D835" w14:textId="77777777" w:rsidR="009C0091" w:rsidRPr="005C4D8F" w:rsidRDefault="009C0091" w:rsidP="009C0091">
      <w:pPr>
        <w:pStyle w:val="Heading1"/>
      </w:pPr>
      <w:bookmarkStart w:id="74" w:name="_Toc45387842"/>
      <w:bookmarkStart w:id="75" w:name="_Toc52642381"/>
      <w:bookmarkStart w:id="76" w:name="_Toc75520388"/>
      <w:r w:rsidRPr="005C4D8F">
        <w:lastRenderedPageBreak/>
        <w:t>6</w:t>
      </w:r>
      <w:r w:rsidRPr="005C4D8F">
        <w:tab/>
        <w:t>Performance requirements</w:t>
      </w:r>
      <w:bookmarkEnd w:id="74"/>
      <w:bookmarkEnd w:id="75"/>
      <w:bookmarkEnd w:id="76"/>
    </w:p>
    <w:p w14:paraId="160D38E8" w14:textId="77777777" w:rsidR="0015573D" w:rsidRDefault="0015573D" w:rsidP="0015573D">
      <w:pPr>
        <w:pStyle w:val="Heading2"/>
      </w:pPr>
      <w:bookmarkStart w:id="77" w:name="_Toc45387843"/>
      <w:bookmarkStart w:id="78" w:name="_Toc52642382"/>
      <w:bookmarkStart w:id="79" w:name="_Toc75520389"/>
      <w:r w:rsidRPr="00693D7E">
        <w:t>6.1</w:t>
      </w:r>
      <w:r w:rsidRPr="00693D7E">
        <w:tab/>
      </w:r>
      <w:r>
        <w:t>Introduction</w:t>
      </w:r>
      <w:bookmarkEnd w:id="77"/>
      <w:bookmarkEnd w:id="78"/>
      <w:bookmarkEnd w:id="79"/>
    </w:p>
    <w:p w14:paraId="144CD2FB" w14:textId="77777777" w:rsidR="0015573D" w:rsidRPr="0015573D" w:rsidRDefault="0015573D" w:rsidP="0015573D">
      <w:r w:rsidRPr="00693D7E">
        <w:t>This section presents tables of performance requirements, where each line of the tables is considered as individual requirements.</w:t>
      </w:r>
    </w:p>
    <w:p w14:paraId="6246B196" w14:textId="77777777" w:rsidR="00E91925" w:rsidRDefault="00E91925" w:rsidP="00094F71">
      <w:pPr>
        <w:pStyle w:val="Heading2"/>
      </w:pPr>
      <w:bookmarkStart w:id="80" w:name="_Toc45387844"/>
      <w:bookmarkStart w:id="81" w:name="_Toc52642383"/>
      <w:bookmarkStart w:id="82" w:name="_Toc75520390"/>
      <w:r w:rsidRPr="0015573D">
        <w:t>6.</w:t>
      </w:r>
      <w:r w:rsidR="0015573D">
        <w:t>2</w:t>
      </w:r>
      <w:r w:rsidRPr="005C4D8F">
        <w:tab/>
        <w:t>General performance requirements</w:t>
      </w:r>
      <w:bookmarkEnd w:id="80"/>
      <w:bookmarkEnd w:id="81"/>
      <w:bookmarkEnd w:id="82"/>
    </w:p>
    <w:p w14:paraId="4D17AF7E" w14:textId="77777777" w:rsidR="008373C5" w:rsidRPr="008373C5" w:rsidRDefault="008373C5" w:rsidP="008373C5">
      <w:pPr>
        <w:keepNext/>
        <w:keepLines/>
        <w:overflowPunct w:val="0"/>
        <w:autoSpaceDE w:val="0"/>
        <w:autoSpaceDN w:val="0"/>
        <w:adjustRightInd w:val="0"/>
        <w:spacing w:before="120"/>
        <w:ind w:left="1134" w:hanging="1134"/>
        <w:textAlignment w:val="baseline"/>
        <w:outlineLvl w:val="2"/>
        <w:rPr>
          <w:rFonts w:ascii="Arial" w:hAnsi="Arial"/>
          <w:sz w:val="28"/>
          <w:lang w:val="x-none" w:eastAsia="x-none"/>
        </w:rPr>
      </w:pPr>
      <w:r w:rsidRPr="008373C5">
        <w:rPr>
          <w:rFonts w:ascii="Arial" w:hAnsi="Arial"/>
          <w:sz w:val="28"/>
          <w:lang w:val="x-none" w:eastAsia="x-none"/>
        </w:rPr>
        <w:t>6.2.1</w:t>
      </w:r>
      <w:r w:rsidRPr="008373C5">
        <w:rPr>
          <w:rFonts w:ascii="Arial" w:hAnsi="Arial"/>
          <w:sz w:val="28"/>
          <w:lang w:val="x-none" w:eastAsia="x-none"/>
        </w:rPr>
        <w:tab/>
        <w:t>Video and audio production applications</w:t>
      </w:r>
    </w:p>
    <w:p w14:paraId="20B4531C" w14:textId="77777777" w:rsidR="008373C5" w:rsidRPr="008373C5" w:rsidRDefault="008373C5" w:rsidP="00D01595">
      <w:pPr>
        <w:pStyle w:val="TH"/>
        <w:rPr>
          <w:rFonts w:eastAsia="MS Mincho"/>
        </w:rPr>
      </w:pPr>
      <w:r w:rsidRPr="008373C5">
        <w:rPr>
          <w:rFonts w:eastAsia="MS Mincho"/>
        </w:rPr>
        <w:t>Table 6.2.1-1: Performance requirements of professional low-latency periodic deterministic audio transport 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976"/>
        <w:gridCol w:w="1138"/>
        <w:gridCol w:w="1039"/>
        <w:gridCol w:w="1028"/>
        <w:gridCol w:w="1080"/>
        <w:gridCol w:w="1027"/>
        <w:gridCol w:w="999"/>
        <w:gridCol w:w="999"/>
      </w:tblGrid>
      <w:tr w:rsidR="008373C5" w:rsidRPr="008373C5" w14:paraId="05776C9A" w14:textId="77777777" w:rsidTr="004E792C">
        <w:trPr>
          <w:cantSplit/>
        </w:trPr>
        <w:tc>
          <w:tcPr>
            <w:tcW w:w="1096" w:type="dxa"/>
            <w:tcBorders>
              <w:bottom w:val="single" w:sz="12" w:space="0" w:color="auto"/>
              <w:right w:val="single" w:sz="4" w:space="0" w:color="auto"/>
            </w:tcBorders>
            <w:shd w:val="clear" w:color="auto" w:fill="D9D9D9"/>
          </w:tcPr>
          <w:p w14:paraId="40E526F3"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Profile</w:t>
            </w:r>
          </w:p>
        </w:tc>
        <w:tc>
          <w:tcPr>
            <w:tcW w:w="976" w:type="dxa"/>
            <w:tcBorders>
              <w:left w:val="single" w:sz="12" w:space="0" w:color="auto"/>
              <w:bottom w:val="single" w:sz="12" w:space="0" w:color="auto"/>
            </w:tcBorders>
            <w:shd w:val="clear" w:color="auto" w:fill="D9D9D9"/>
          </w:tcPr>
          <w:p w14:paraId="32140096"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 of active UEs</w:t>
            </w:r>
          </w:p>
        </w:tc>
        <w:tc>
          <w:tcPr>
            <w:tcW w:w="1138" w:type="dxa"/>
            <w:tcBorders>
              <w:bottom w:val="single" w:sz="12" w:space="0" w:color="auto"/>
            </w:tcBorders>
            <w:shd w:val="clear" w:color="auto" w:fill="D9D9D9"/>
          </w:tcPr>
          <w:p w14:paraId="446738D5"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UE Speed</w:t>
            </w:r>
          </w:p>
        </w:tc>
        <w:tc>
          <w:tcPr>
            <w:tcW w:w="1039" w:type="dxa"/>
            <w:tcBorders>
              <w:bottom w:val="single" w:sz="12" w:space="0" w:color="auto"/>
            </w:tcBorders>
            <w:shd w:val="clear" w:color="auto" w:fill="D9D9D9"/>
          </w:tcPr>
          <w:p w14:paraId="46FC2203"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Service Area</w:t>
            </w:r>
          </w:p>
        </w:tc>
        <w:tc>
          <w:tcPr>
            <w:tcW w:w="1028" w:type="dxa"/>
            <w:tcBorders>
              <w:bottom w:val="single" w:sz="12" w:space="0" w:color="auto"/>
            </w:tcBorders>
            <w:shd w:val="clear" w:color="auto" w:fill="D9D9D9"/>
          </w:tcPr>
          <w:p w14:paraId="51B1B6BD"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E2E latency (Note 1)</w:t>
            </w:r>
          </w:p>
        </w:tc>
        <w:tc>
          <w:tcPr>
            <w:tcW w:w="1080" w:type="dxa"/>
            <w:tcBorders>
              <w:bottom w:val="single" w:sz="12" w:space="0" w:color="auto"/>
            </w:tcBorders>
            <w:shd w:val="clear" w:color="auto" w:fill="D9D9D9"/>
          </w:tcPr>
          <w:p w14:paraId="29BC4ED9"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Transfer interval (Note 1)</w:t>
            </w:r>
          </w:p>
        </w:tc>
        <w:tc>
          <w:tcPr>
            <w:tcW w:w="1027" w:type="dxa"/>
            <w:tcBorders>
              <w:bottom w:val="single" w:sz="12" w:space="0" w:color="auto"/>
            </w:tcBorders>
            <w:shd w:val="clear" w:color="auto" w:fill="D9D9D9"/>
          </w:tcPr>
          <w:p w14:paraId="38299AAC"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Packet error rate (Note 2, Note 3)</w:t>
            </w:r>
          </w:p>
        </w:tc>
        <w:tc>
          <w:tcPr>
            <w:tcW w:w="999" w:type="dxa"/>
            <w:tcBorders>
              <w:bottom w:val="single" w:sz="12" w:space="0" w:color="auto"/>
            </w:tcBorders>
            <w:shd w:val="clear" w:color="auto" w:fill="D9D9D9"/>
          </w:tcPr>
          <w:p w14:paraId="2F1F8909"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Data rate UL</w:t>
            </w:r>
          </w:p>
        </w:tc>
        <w:tc>
          <w:tcPr>
            <w:tcW w:w="999" w:type="dxa"/>
            <w:tcBorders>
              <w:bottom w:val="single" w:sz="12" w:space="0" w:color="auto"/>
            </w:tcBorders>
            <w:shd w:val="clear" w:color="auto" w:fill="D9D9D9"/>
          </w:tcPr>
          <w:p w14:paraId="67D8DBDC"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Data rate DL</w:t>
            </w:r>
          </w:p>
        </w:tc>
      </w:tr>
      <w:tr w:rsidR="008373C5" w:rsidRPr="008373C5" w14:paraId="75EC02C9" w14:textId="77777777" w:rsidTr="004E792C">
        <w:trPr>
          <w:cantSplit/>
        </w:trPr>
        <w:tc>
          <w:tcPr>
            <w:tcW w:w="1096" w:type="dxa"/>
            <w:vMerge w:val="restart"/>
            <w:tcBorders>
              <w:right w:val="single" w:sz="4" w:space="0" w:color="auto"/>
            </w:tcBorders>
            <w:shd w:val="clear" w:color="auto" w:fill="auto"/>
          </w:tcPr>
          <w:p w14:paraId="518E1614"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Music Festival</w:t>
            </w:r>
          </w:p>
        </w:tc>
        <w:tc>
          <w:tcPr>
            <w:tcW w:w="976" w:type="dxa"/>
            <w:tcBorders>
              <w:left w:val="single" w:sz="12" w:space="0" w:color="auto"/>
            </w:tcBorders>
            <w:shd w:val="clear" w:color="auto" w:fill="auto"/>
          </w:tcPr>
          <w:p w14:paraId="52F1D7B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200</w:t>
            </w:r>
          </w:p>
        </w:tc>
        <w:tc>
          <w:tcPr>
            <w:tcW w:w="1138" w:type="dxa"/>
            <w:shd w:val="clear" w:color="auto" w:fill="auto"/>
          </w:tcPr>
          <w:p w14:paraId="22ECF77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 km/h</w:t>
            </w:r>
          </w:p>
        </w:tc>
        <w:tc>
          <w:tcPr>
            <w:tcW w:w="1039" w:type="dxa"/>
            <w:shd w:val="clear" w:color="auto" w:fill="auto"/>
          </w:tcPr>
          <w:p w14:paraId="77DDAF3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500 m x 500 m</w:t>
            </w:r>
          </w:p>
        </w:tc>
        <w:tc>
          <w:tcPr>
            <w:tcW w:w="1028" w:type="dxa"/>
            <w:shd w:val="clear" w:color="auto" w:fill="auto"/>
          </w:tcPr>
          <w:p w14:paraId="0E9708C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533783B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13C4044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61E3FB1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500 kbit/s</w:t>
            </w:r>
          </w:p>
        </w:tc>
        <w:tc>
          <w:tcPr>
            <w:tcW w:w="999" w:type="dxa"/>
            <w:shd w:val="clear" w:color="auto" w:fill="auto"/>
          </w:tcPr>
          <w:p w14:paraId="02258F0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39B0DF19" w14:textId="77777777" w:rsidTr="004E792C">
        <w:trPr>
          <w:cantSplit/>
        </w:trPr>
        <w:tc>
          <w:tcPr>
            <w:tcW w:w="1096" w:type="dxa"/>
            <w:vMerge/>
            <w:tcBorders>
              <w:right w:val="single" w:sz="4" w:space="0" w:color="auto"/>
            </w:tcBorders>
            <w:shd w:val="clear" w:color="auto" w:fill="auto"/>
          </w:tcPr>
          <w:p w14:paraId="7A33C8A9" w14:textId="77777777" w:rsidR="008373C5" w:rsidRPr="008373C5" w:rsidRDefault="008373C5" w:rsidP="008373C5">
            <w:pPr>
              <w:keepNext/>
              <w:keepLines/>
              <w:spacing w:after="0"/>
              <w:rPr>
                <w:rFonts w:ascii="Arial" w:eastAsia="Calibri" w:hAnsi="Arial"/>
                <w:sz w:val="18"/>
              </w:rPr>
            </w:pPr>
          </w:p>
        </w:tc>
        <w:tc>
          <w:tcPr>
            <w:tcW w:w="976" w:type="dxa"/>
            <w:tcBorders>
              <w:left w:val="single" w:sz="12" w:space="0" w:color="auto"/>
            </w:tcBorders>
            <w:shd w:val="clear" w:color="auto" w:fill="auto"/>
          </w:tcPr>
          <w:p w14:paraId="2FA6050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w:t>
            </w:r>
          </w:p>
        </w:tc>
        <w:tc>
          <w:tcPr>
            <w:tcW w:w="1138" w:type="dxa"/>
            <w:shd w:val="clear" w:color="auto" w:fill="auto"/>
          </w:tcPr>
          <w:p w14:paraId="0F1C1E0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 km/h</w:t>
            </w:r>
          </w:p>
        </w:tc>
        <w:tc>
          <w:tcPr>
            <w:tcW w:w="1039" w:type="dxa"/>
            <w:shd w:val="clear" w:color="auto" w:fill="auto"/>
          </w:tcPr>
          <w:p w14:paraId="44B90B1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500 m x 500 m</w:t>
            </w:r>
          </w:p>
        </w:tc>
        <w:tc>
          <w:tcPr>
            <w:tcW w:w="1028" w:type="dxa"/>
            <w:shd w:val="clear" w:color="auto" w:fill="auto"/>
          </w:tcPr>
          <w:p w14:paraId="09EB9108"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2D27964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62BE033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2E8EC08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357DE46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 Mbit/s</w:t>
            </w:r>
          </w:p>
        </w:tc>
      </w:tr>
      <w:tr w:rsidR="008373C5" w:rsidRPr="008373C5" w14:paraId="50FFCDAF" w14:textId="77777777" w:rsidTr="004E792C">
        <w:trPr>
          <w:cantSplit/>
        </w:trPr>
        <w:tc>
          <w:tcPr>
            <w:tcW w:w="1096" w:type="dxa"/>
            <w:vMerge w:val="restart"/>
            <w:tcBorders>
              <w:right w:val="single" w:sz="4" w:space="0" w:color="auto"/>
            </w:tcBorders>
            <w:shd w:val="clear" w:color="auto" w:fill="auto"/>
          </w:tcPr>
          <w:p w14:paraId="516B9015"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Musical</w:t>
            </w:r>
          </w:p>
        </w:tc>
        <w:tc>
          <w:tcPr>
            <w:tcW w:w="976" w:type="dxa"/>
            <w:tcBorders>
              <w:left w:val="single" w:sz="12" w:space="0" w:color="auto"/>
            </w:tcBorders>
            <w:shd w:val="clear" w:color="auto" w:fill="auto"/>
          </w:tcPr>
          <w:p w14:paraId="268352D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30</w:t>
            </w:r>
          </w:p>
        </w:tc>
        <w:tc>
          <w:tcPr>
            <w:tcW w:w="1138" w:type="dxa"/>
            <w:shd w:val="clear" w:color="auto" w:fill="auto"/>
          </w:tcPr>
          <w:p w14:paraId="170DDA7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 km/h</w:t>
            </w:r>
          </w:p>
        </w:tc>
        <w:tc>
          <w:tcPr>
            <w:tcW w:w="1039" w:type="dxa"/>
            <w:shd w:val="clear" w:color="auto" w:fill="auto"/>
          </w:tcPr>
          <w:p w14:paraId="0982272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 m x 50 m</w:t>
            </w:r>
          </w:p>
        </w:tc>
        <w:tc>
          <w:tcPr>
            <w:tcW w:w="1028" w:type="dxa"/>
            <w:shd w:val="clear" w:color="auto" w:fill="auto"/>
          </w:tcPr>
          <w:p w14:paraId="6125A21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7BC7534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28D269E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2B3511F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500 kbit/s</w:t>
            </w:r>
          </w:p>
        </w:tc>
        <w:tc>
          <w:tcPr>
            <w:tcW w:w="999" w:type="dxa"/>
            <w:shd w:val="clear" w:color="auto" w:fill="auto"/>
          </w:tcPr>
          <w:p w14:paraId="2DFFFFA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2C2B2E67" w14:textId="77777777" w:rsidTr="004E792C">
        <w:trPr>
          <w:cantSplit/>
        </w:trPr>
        <w:tc>
          <w:tcPr>
            <w:tcW w:w="1096" w:type="dxa"/>
            <w:vMerge/>
            <w:tcBorders>
              <w:right w:val="single" w:sz="4" w:space="0" w:color="auto"/>
            </w:tcBorders>
            <w:shd w:val="clear" w:color="auto" w:fill="auto"/>
          </w:tcPr>
          <w:p w14:paraId="0082A3DF" w14:textId="77777777" w:rsidR="008373C5" w:rsidRPr="008373C5" w:rsidRDefault="008373C5" w:rsidP="008373C5">
            <w:pPr>
              <w:keepNext/>
              <w:keepLines/>
              <w:spacing w:after="0"/>
              <w:rPr>
                <w:rFonts w:ascii="Arial" w:eastAsia="Calibri" w:hAnsi="Arial"/>
                <w:sz w:val="18"/>
              </w:rPr>
            </w:pPr>
          </w:p>
        </w:tc>
        <w:tc>
          <w:tcPr>
            <w:tcW w:w="976" w:type="dxa"/>
            <w:tcBorders>
              <w:left w:val="single" w:sz="12" w:space="0" w:color="auto"/>
            </w:tcBorders>
            <w:shd w:val="clear" w:color="auto" w:fill="auto"/>
          </w:tcPr>
          <w:p w14:paraId="2ED547B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w:t>
            </w:r>
          </w:p>
        </w:tc>
        <w:tc>
          <w:tcPr>
            <w:tcW w:w="1138" w:type="dxa"/>
            <w:shd w:val="clear" w:color="auto" w:fill="auto"/>
          </w:tcPr>
          <w:p w14:paraId="472C85E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 km/h</w:t>
            </w:r>
          </w:p>
        </w:tc>
        <w:tc>
          <w:tcPr>
            <w:tcW w:w="1039" w:type="dxa"/>
            <w:shd w:val="clear" w:color="auto" w:fill="auto"/>
          </w:tcPr>
          <w:p w14:paraId="1218E4A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 m x 50 m</w:t>
            </w:r>
          </w:p>
        </w:tc>
        <w:tc>
          <w:tcPr>
            <w:tcW w:w="1028" w:type="dxa"/>
            <w:shd w:val="clear" w:color="auto" w:fill="auto"/>
          </w:tcPr>
          <w:p w14:paraId="600825E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33A3870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237F1B0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5E3C204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43AF03A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 Mbit/s</w:t>
            </w:r>
          </w:p>
        </w:tc>
      </w:tr>
      <w:tr w:rsidR="008373C5" w:rsidRPr="008373C5" w14:paraId="1B7308AD" w14:textId="77777777" w:rsidTr="004E792C">
        <w:trPr>
          <w:cantSplit/>
        </w:trPr>
        <w:tc>
          <w:tcPr>
            <w:tcW w:w="1096" w:type="dxa"/>
            <w:vMerge/>
            <w:tcBorders>
              <w:right w:val="single" w:sz="4" w:space="0" w:color="auto"/>
            </w:tcBorders>
            <w:shd w:val="clear" w:color="auto" w:fill="auto"/>
          </w:tcPr>
          <w:p w14:paraId="0F9FE303" w14:textId="77777777" w:rsidR="008373C5" w:rsidRPr="008373C5" w:rsidRDefault="008373C5" w:rsidP="008373C5">
            <w:pPr>
              <w:keepNext/>
              <w:keepLines/>
              <w:spacing w:after="0"/>
              <w:rPr>
                <w:rFonts w:ascii="Arial" w:eastAsia="Calibri" w:hAnsi="Arial"/>
                <w:sz w:val="18"/>
              </w:rPr>
            </w:pPr>
          </w:p>
        </w:tc>
        <w:tc>
          <w:tcPr>
            <w:tcW w:w="976" w:type="dxa"/>
            <w:tcBorders>
              <w:left w:val="single" w:sz="12" w:space="0" w:color="auto"/>
            </w:tcBorders>
            <w:shd w:val="clear" w:color="auto" w:fill="auto"/>
          </w:tcPr>
          <w:p w14:paraId="03D4A96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p>
        </w:tc>
        <w:tc>
          <w:tcPr>
            <w:tcW w:w="1138" w:type="dxa"/>
            <w:shd w:val="clear" w:color="auto" w:fill="auto"/>
          </w:tcPr>
          <w:p w14:paraId="1073C0E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1039" w:type="dxa"/>
            <w:shd w:val="clear" w:color="auto" w:fill="auto"/>
          </w:tcPr>
          <w:p w14:paraId="43BCAB7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 m x 50 m</w:t>
            </w:r>
          </w:p>
        </w:tc>
        <w:tc>
          <w:tcPr>
            <w:tcW w:w="1028" w:type="dxa"/>
            <w:shd w:val="clear" w:color="auto" w:fill="auto"/>
          </w:tcPr>
          <w:p w14:paraId="380A1778"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7633356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25939B7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2ABFD3D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1C2D932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500 kbit/s</w:t>
            </w:r>
          </w:p>
        </w:tc>
      </w:tr>
      <w:tr w:rsidR="008373C5" w:rsidRPr="008373C5" w14:paraId="450BA751" w14:textId="77777777" w:rsidTr="004E792C">
        <w:trPr>
          <w:cantSplit/>
        </w:trPr>
        <w:tc>
          <w:tcPr>
            <w:tcW w:w="1096" w:type="dxa"/>
            <w:vMerge w:val="restart"/>
            <w:tcBorders>
              <w:right w:val="single" w:sz="4" w:space="0" w:color="auto"/>
            </w:tcBorders>
            <w:shd w:val="clear" w:color="auto" w:fill="auto"/>
          </w:tcPr>
          <w:p w14:paraId="27208F98"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Semi-professional</w:t>
            </w:r>
          </w:p>
        </w:tc>
        <w:tc>
          <w:tcPr>
            <w:tcW w:w="976" w:type="dxa"/>
            <w:tcBorders>
              <w:left w:val="single" w:sz="12" w:space="0" w:color="auto"/>
            </w:tcBorders>
            <w:shd w:val="clear" w:color="auto" w:fill="auto"/>
          </w:tcPr>
          <w:p w14:paraId="27317D48"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p>
        </w:tc>
        <w:tc>
          <w:tcPr>
            <w:tcW w:w="1138" w:type="dxa"/>
            <w:shd w:val="clear" w:color="auto" w:fill="auto"/>
          </w:tcPr>
          <w:p w14:paraId="309FFC7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shd w:val="clear" w:color="auto" w:fill="auto"/>
          </w:tcPr>
          <w:p w14:paraId="04A420E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m x 5 m</w:t>
            </w:r>
          </w:p>
        </w:tc>
        <w:tc>
          <w:tcPr>
            <w:tcW w:w="1028" w:type="dxa"/>
            <w:shd w:val="clear" w:color="auto" w:fill="auto"/>
          </w:tcPr>
          <w:p w14:paraId="278E9A4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24C077C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06BF975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7F1D7EC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 kbit/s</w:t>
            </w:r>
          </w:p>
        </w:tc>
        <w:tc>
          <w:tcPr>
            <w:tcW w:w="999" w:type="dxa"/>
            <w:shd w:val="clear" w:color="auto" w:fill="auto"/>
          </w:tcPr>
          <w:p w14:paraId="29949B0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7C45AF62" w14:textId="77777777" w:rsidTr="004E792C">
        <w:trPr>
          <w:cantSplit/>
        </w:trPr>
        <w:tc>
          <w:tcPr>
            <w:tcW w:w="1096" w:type="dxa"/>
            <w:vMerge/>
            <w:tcBorders>
              <w:right w:val="single" w:sz="4" w:space="0" w:color="auto"/>
            </w:tcBorders>
            <w:shd w:val="clear" w:color="auto" w:fill="auto"/>
          </w:tcPr>
          <w:p w14:paraId="6B1EB779" w14:textId="77777777" w:rsidR="008373C5" w:rsidRPr="008373C5" w:rsidRDefault="008373C5" w:rsidP="008373C5">
            <w:pPr>
              <w:keepNext/>
              <w:keepLines/>
              <w:spacing w:after="0"/>
              <w:rPr>
                <w:rFonts w:ascii="Arial" w:eastAsia="Calibri" w:hAnsi="Arial"/>
                <w:sz w:val="18"/>
              </w:rPr>
            </w:pPr>
          </w:p>
        </w:tc>
        <w:tc>
          <w:tcPr>
            <w:tcW w:w="976" w:type="dxa"/>
            <w:tcBorders>
              <w:left w:val="single" w:sz="12" w:space="0" w:color="auto"/>
            </w:tcBorders>
            <w:shd w:val="clear" w:color="auto" w:fill="auto"/>
          </w:tcPr>
          <w:p w14:paraId="1471902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p>
        </w:tc>
        <w:tc>
          <w:tcPr>
            <w:tcW w:w="1138" w:type="dxa"/>
            <w:shd w:val="clear" w:color="auto" w:fill="auto"/>
          </w:tcPr>
          <w:p w14:paraId="63B2D62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shd w:val="clear" w:color="auto" w:fill="auto"/>
          </w:tcPr>
          <w:p w14:paraId="5ECE1DF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m x 5 m</w:t>
            </w:r>
          </w:p>
        </w:tc>
        <w:tc>
          <w:tcPr>
            <w:tcW w:w="1028" w:type="dxa"/>
            <w:shd w:val="clear" w:color="auto" w:fill="auto"/>
          </w:tcPr>
          <w:p w14:paraId="24603C0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1AEB0A2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45F1ED9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6D35594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32AEF04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200 kbit/s</w:t>
            </w:r>
          </w:p>
        </w:tc>
      </w:tr>
      <w:tr w:rsidR="008373C5" w:rsidRPr="008373C5" w14:paraId="26EB5BEA" w14:textId="77777777" w:rsidTr="004E792C">
        <w:trPr>
          <w:cantSplit/>
        </w:trPr>
        <w:tc>
          <w:tcPr>
            <w:tcW w:w="1096" w:type="dxa"/>
            <w:vMerge/>
            <w:tcBorders>
              <w:right w:val="single" w:sz="4" w:space="0" w:color="auto"/>
            </w:tcBorders>
            <w:shd w:val="clear" w:color="auto" w:fill="auto"/>
          </w:tcPr>
          <w:p w14:paraId="186634A5" w14:textId="77777777" w:rsidR="008373C5" w:rsidRPr="008373C5" w:rsidRDefault="008373C5" w:rsidP="008373C5">
            <w:pPr>
              <w:keepNext/>
              <w:keepLines/>
              <w:spacing w:after="0"/>
              <w:rPr>
                <w:rFonts w:ascii="Arial" w:eastAsia="Calibri" w:hAnsi="Arial"/>
                <w:sz w:val="18"/>
              </w:rPr>
            </w:pPr>
          </w:p>
        </w:tc>
        <w:tc>
          <w:tcPr>
            <w:tcW w:w="976" w:type="dxa"/>
            <w:tcBorders>
              <w:left w:val="single" w:sz="12" w:space="0" w:color="auto"/>
            </w:tcBorders>
            <w:shd w:val="clear" w:color="auto" w:fill="auto"/>
          </w:tcPr>
          <w:p w14:paraId="23FE631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w:t>
            </w:r>
          </w:p>
        </w:tc>
        <w:tc>
          <w:tcPr>
            <w:tcW w:w="1138" w:type="dxa"/>
            <w:shd w:val="clear" w:color="auto" w:fill="auto"/>
          </w:tcPr>
          <w:p w14:paraId="712CA90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1039" w:type="dxa"/>
            <w:shd w:val="clear" w:color="auto" w:fill="auto"/>
          </w:tcPr>
          <w:p w14:paraId="595D171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m x 5 m</w:t>
            </w:r>
          </w:p>
        </w:tc>
        <w:tc>
          <w:tcPr>
            <w:tcW w:w="1028" w:type="dxa"/>
            <w:shd w:val="clear" w:color="auto" w:fill="auto"/>
          </w:tcPr>
          <w:p w14:paraId="634B5A9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5CE03F0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21DE00E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5CD4605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5A81216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 kbit/s</w:t>
            </w:r>
          </w:p>
        </w:tc>
      </w:tr>
      <w:tr w:rsidR="008373C5" w:rsidRPr="008373C5" w14:paraId="5393DD16" w14:textId="77777777" w:rsidTr="004E792C">
        <w:trPr>
          <w:cantSplit/>
        </w:trPr>
        <w:tc>
          <w:tcPr>
            <w:tcW w:w="1096" w:type="dxa"/>
            <w:vMerge w:val="restart"/>
            <w:tcBorders>
              <w:right w:val="single" w:sz="4" w:space="0" w:color="auto"/>
            </w:tcBorders>
            <w:shd w:val="clear" w:color="auto" w:fill="auto"/>
          </w:tcPr>
          <w:p w14:paraId="2E31DE46"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AV production</w:t>
            </w:r>
          </w:p>
        </w:tc>
        <w:tc>
          <w:tcPr>
            <w:tcW w:w="976" w:type="dxa"/>
            <w:tcBorders>
              <w:left w:val="single" w:sz="12" w:space="0" w:color="auto"/>
            </w:tcBorders>
            <w:shd w:val="clear" w:color="auto" w:fill="auto"/>
          </w:tcPr>
          <w:p w14:paraId="4A28FB18"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w:t>
            </w:r>
          </w:p>
        </w:tc>
        <w:tc>
          <w:tcPr>
            <w:tcW w:w="1138" w:type="dxa"/>
            <w:shd w:val="clear" w:color="auto" w:fill="auto"/>
          </w:tcPr>
          <w:p w14:paraId="2135B57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shd w:val="clear" w:color="auto" w:fill="auto"/>
          </w:tcPr>
          <w:p w14:paraId="24805A3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30 m x 30 m</w:t>
            </w:r>
          </w:p>
        </w:tc>
        <w:tc>
          <w:tcPr>
            <w:tcW w:w="1028" w:type="dxa"/>
            <w:shd w:val="clear" w:color="auto" w:fill="auto"/>
          </w:tcPr>
          <w:p w14:paraId="6B12001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2C99715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159D85C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5720CF3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1.5 Mbit/s</w:t>
            </w:r>
          </w:p>
        </w:tc>
        <w:tc>
          <w:tcPr>
            <w:tcW w:w="999" w:type="dxa"/>
            <w:shd w:val="clear" w:color="auto" w:fill="auto"/>
          </w:tcPr>
          <w:p w14:paraId="20BB7C1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7956B040" w14:textId="77777777" w:rsidTr="004E792C">
        <w:trPr>
          <w:cantSplit/>
        </w:trPr>
        <w:tc>
          <w:tcPr>
            <w:tcW w:w="1096" w:type="dxa"/>
            <w:vMerge/>
            <w:tcBorders>
              <w:right w:val="single" w:sz="4" w:space="0" w:color="auto"/>
            </w:tcBorders>
            <w:shd w:val="clear" w:color="auto" w:fill="auto"/>
          </w:tcPr>
          <w:p w14:paraId="6A957C51" w14:textId="77777777" w:rsidR="008373C5" w:rsidRPr="008373C5" w:rsidRDefault="008373C5" w:rsidP="008373C5">
            <w:pPr>
              <w:keepNext/>
              <w:keepLines/>
              <w:spacing w:after="0"/>
              <w:rPr>
                <w:rFonts w:ascii="Arial" w:eastAsia="Calibri" w:hAnsi="Arial"/>
                <w:sz w:val="18"/>
              </w:rPr>
            </w:pPr>
          </w:p>
        </w:tc>
        <w:tc>
          <w:tcPr>
            <w:tcW w:w="976" w:type="dxa"/>
            <w:tcBorders>
              <w:left w:val="single" w:sz="12" w:space="0" w:color="auto"/>
            </w:tcBorders>
            <w:shd w:val="clear" w:color="auto" w:fill="auto"/>
          </w:tcPr>
          <w:p w14:paraId="03CF1BC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p>
        </w:tc>
        <w:tc>
          <w:tcPr>
            <w:tcW w:w="1138" w:type="dxa"/>
            <w:shd w:val="clear" w:color="auto" w:fill="auto"/>
          </w:tcPr>
          <w:p w14:paraId="3B69476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shd w:val="clear" w:color="auto" w:fill="auto"/>
          </w:tcPr>
          <w:p w14:paraId="50E6324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30 m x 30 m</w:t>
            </w:r>
          </w:p>
        </w:tc>
        <w:tc>
          <w:tcPr>
            <w:tcW w:w="1028" w:type="dxa"/>
            <w:shd w:val="clear" w:color="auto" w:fill="auto"/>
          </w:tcPr>
          <w:p w14:paraId="2A22EC0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18C5075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59B806D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03EB960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7FE7C3F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 Mbit/s</w:t>
            </w:r>
          </w:p>
        </w:tc>
      </w:tr>
      <w:tr w:rsidR="008373C5" w:rsidRPr="008373C5" w14:paraId="131E4DC0" w14:textId="77777777" w:rsidTr="004E792C">
        <w:trPr>
          <w:cantSplit/>
        </w:trPr>
        <w:tc>
          <w:tcPr>
            <w:tcW w:w="1096" w:type="dxa"/>
            <w:vMerge w:val="restart"/>
            <w:tcBorders>
              <w:right w:val="single" w:sz="4" w:space="0" w:color="auto"/>
            </w:tcBorders>
            <w:shd w:val="clear" w:color="auto" w:fill="auto"/>
          </w:tcPr>
          <w:p w14:paraId="0DB48475"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Audio Studio</w:t>
            </w:r>
          </w:p>
        </w:tc>
        <w:tc>
          <w:tcPr>
            <w:tcW w:w="976" w:type="dxa"/>
            <w:tcBorders>
              <w:left w:val="single" w:sz="12" w:space="0" w:color="auto"/>
            </w:tcBorders>
            <w:shd w:val="clear" w:color="auto" w:fill="auto"/>
          </w:tcPr>
          <w:p w14:paraId="614A440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30</w:t>
            </w:r>
          </w:p>
        </w:tc>
        <w:tc>
          <w:tcPr>
            <w:tcW w:w="1138" w:type="dxa"/>
            <w:shd w:val="clear" w:color="auto" w:fill="auto"/>
          </w:tcPr>
          <w:p w14:paraId="7921DF3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1039" w:type="dxa"/>
            <w:shd w:val="clear" w:color="auto" w:fill="auto"/>
          </w:tcPr>
          <w:p w14:paraId="237C62A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 m x 10 m</w:t>
            </w:r>
          </w:p>
        </w:tc>
        <w:tc>
          <w:tcPr>
            <w:tcW w:w="1028" w:type="dxa"/>
            <w:shd w:val="clear" w:color="auto" w:fill="auto"/>
          </w:tcPr>
          <w:p w14:paraId="75E139E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5C77CE6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7B35293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417A215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Mbit/s</w:t>
            </w:r>
          </w:p>
        </w:tc>
        <w:tc>
          <w:tcPr>
            <w:tcW w:w="999" w:type="dxa"/>
            <w:shd w:val="clear" w:color="auto" w:fill="auto"/>
          </w:tcPr>
          <w:p w14:paraId="055E70E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3AB4C5D3" w14:textId="77777777" w:rsidTr="004E792C">
        <w:trPr>
          <w:cantSplit/>
        </w:trPr>
        <w:tc>
          <w:tcPr>
            <w:tcW w:w="1096" w:type="dxa"/>
            <w:vMerge/>
            <w:tcBorders>
              <w:right w:val="single" w:sz="4" w:space="0" w:color="auto"/>
            </w:tcBorders>
            <w:shd w:val="clear" w:color="auto" w:fill="auto"/>
          </w:tcPr>
          <w:p w14:paraId="0C996D95" w14:textId="77777777" w:rsidR="008373C5" w:rsidRPr="008373C5" w:rsidRDefault="008373C5" w:rsidP="008373C5">
            <w:pPr>
              <w:rPr>
                <w:rFonts w:eastAsia="Calibri"/>
                <w:sz w:val="18"/>
              </w:rPr>
            </w:pPr>
          </w:p>
        </w:tc>
        <w:tc>
          <w:tcPr>
            <w:tcW w:w="976" w:type="dxa"/>
            <w:tcBorders>
              <w:left w:val="single" w:sz="12" w:space="0" w:color="auto"/>
            </w:tcBorders>
            <w:shd w:val="clear" w:color="auto" w:fill="auto"/>
          </w:tcPr>
          <w:p w14:paraId="750DB4C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p>
        </w:tc>
        <w:tc>
          <w:tcPr>
            <w:tcW w:w="1138" w:type="dxa"/>
            <w:shd w:val="clear" w:color="auto" w:fill="auto"/>
          </w:tcPr>
          <w:p w14:paraId="29DC693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shd w:val="clear" w:color="auto" w:fill="auto"/>
          </w:tcPr>
          <w:p w14:paraId="07BC5A3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 m x 10 m</w:t>
            </w:r>
          </w:p>
        </w:tc>
        <w:tc>
          <w:tcPr>
            <w:tcW w:w="1028" w:type="dxa"/>
            <w:shd w:val="clear" w:color="auto" w:fill="auto"/>
          </w:tcPr>
          <w:p w14:paraId="5FDE9D0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7A3B826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5806168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7C9B684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70FD265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 Mbit/s</w:t>
            </w:r>
          </w:p>
        </w:tc>
      </w:tr>
      <w:tr w:rsidR="008373C5" w:rsidRPr="008373C5" w14:paraId="69B7E176" w14:textId="77777777" w:rsidTr="004E792C">
        <w:trPr>
          <w:cantSplit/>
        </w:trPr>
        <w:tc>
          <w:tcPr>
            <w:tcW w:w="9382" w:type="dxa"/>
            <w:gridSpan w:val="9"/>
            <w:tcBorders>
              <w:bottom w:val="single" w:sz="12" w:space="0" w:color="auto"/>
            </w:tcBorders>
            <w:shd w:val="clear" w:color="auto" w:fill="auto"/>
          </w:tcPr>
          <w:p w14:paraId="441610FC" w14:textId="77777777" w:rsidR="008373C5" w:rsidRPr="008373C5" w:rsidRDefault="008373C5" w:rsidP="008373C5">
            <w:pPr>
              <w:keepNext/>
              <w:keepLines/>
              <w:spacing w:after="0"/>
              <w:ind w:left="851" w:hanging="851"/>
              <w:rPr>
                <w:rFonts w:ascii="Arial" w:eastAsia="Calibri" w:hAnsi="Arial"/>
                <w:sz w:val="18"/>
              </w:rPr>
            </w:pPr>
            <w:r w:rsidRPr="008373C5">
              <w:rPr>
                <w:rFonts w:ascii="Arial" w:eastAsia="Calibri" w:hAnsi="Arial"/>
                <w:sz w:val="18"/>
              </w:rPr>
              <w:t xml:space="preserve">NOTE 1: </w:t>
            </w:r>
            <w:r w:rsidRPr="008373C5">
              <w:rPr>
                <w:rFonts w:ascii="Arial" w:hAnsi="Arial"/>
                <w:sz w:val="18"/>
              </w:rPr>
              <w:tab/>
            </w:r>
            <w:r w:rsidRPr="008373C5">
              <w:rPr>
                <w:rFonts w:ascii="Arial" w:eastAsia="Calibri" w:hAnsi="Arial"/>
                <w:sz w:val="18"/>
              </w:rPr>
              <w:t xml:space="preserve">Transfer interval refers to periodicity of the packet transfers. It has to be constant during the whole </w:t>
            </w:r>
            <w:r w:rsidR="00E36E41" w:rsidRPr="008373C5">
              <w:rPr>
                <w:rFonts w:ascii="Arial" w:eastAsia="Calibri" w:hAnsi="Arial"/>
                <w:sz w:val="18"/>
              </w:rPr>
              <w:t>operation.</w:t>
            </w:r>
            <w:r w:rsidRPr="008373C5">
              <w:rPr>
                <w:rFonts w:ascii="Arial" w:eastAsia="Calibri" w:hAnsi="Arial"/>
                <w:sz w:val="18"/>
              </w:rPr>
              <w:t xml:space="preserve"> The value given in the table is a typical one, however other transfer intervals are possible as long as the end-to-end latency is ≤ (1ms – Transfer interval).</w:t>
            </w:r>
          </w:p>
          <w:p w14:paraId="1D966B84" w14:textId="77777777" w:rsidR="008373C5" w:rsidRPr="008373C5" w:rsidRDefault="008373C5" w:rsidP="008373C5">
            <w:pPr>
              <w:keepNext/>
              <w:keepLines/>
              <w:spacing w:after="0"/>
              <w:ind w:left="851" w:hanging="851"/>
              <w:rPr>
                <w:rFonts w:ascii="Arial" w:eastAsia="Calibri" w:hAnsi="Arial"/>
                <w:sz w:val="18"/>
              </w:rPr>
            </w:pPr>
            <w:r w:rsidRPr="008373C5">
              <w:rPr>
                <w:rFonts w:ascii="Arial" w:eastAsia="Calibri" w:hAnsi="Arial"/>
                <w:sz w:val="18"/>
              </w:rPr>
              <w:t xml:space="preserve">NOTE 2: </w:t>
            </w:r>
            <w:r w:rsidRPr="008373C5">
              <w:rPr>
                <w:rFonts w:ascii="Arial" w:hAnsi="Arial"/>
                <w:sz w:val="18"/>
              </w:rPr>
              <w:tab/>
            </w:r>
            <w:r w:rsidRPr="008373C5">
              <w:rPr>
                <w:rFonts w:ascii="Arial" w:eastAsia="Calibri" w:hAnsi="Arial"/>
                <w:sz w:val="18"/>
              </w:rPr>
              <w:t>Packet error rate is related to a packet size of (transfer interval × data rate). Packets that do not conform with the end-to-end latency are also accounted as error.</w:t>
            </w:r>
          </w:p>
          <w:p w14:paraId="2EA763DF" w14:textId="77777777" w:rsidR="008373C5" w:rsidRPr="008373C5" w:rsidRDefault="008373C5" w:rsidP="008373C5">
            <w:pPr>
              <w:keepNext/>
              <w:keepLines/>
              <w:spacing w:after="0"/>
              <w:ind w:left="851" w:hanging="851"/>
              <w:rPr>
                <w:rFonts w:ascii="Arial" w:eastAsia="Calibri" w:hAnsi="Arial"/>
                <w:sz w:val="18"/>
              </w:rPr>
            </w:pPr>
            <w:r w:rsidRPr="008373C5">
              <w:rPr>
                <w:rFonts w:ascii="Arial" w:eastAsia="Calibri" w:hAnsi="Arial"/>
                <w:sz w:val="18"/>
              </w:rPr>
              <w:t xml:space="preserve">NOTE 3: </w:t>
            </w:r>
            <w:r w:rsidRPr="008373C5">
              <w:rPr>
                <w:rFonts w:ascii="Arial" w:eastAsia="Calibri" w:hAnsi="Arial"/>
                <w:sz w:val="18"/>
              </w:rPr>
              <w:tab/>
              <w:t>The given requirement for a packet error rate assumes a uniform error distribution. The requirement for packet error rate is stricter if packet errors occur in bursts.</w:t>
            </w:r>
          </w:p>
          <w:p w14:paraId="66AF2F56" w14:textId="77777777" w:rsidR="008373C5" w:rsidRPr="008373C5" w:rsidRDefault="008373C5" w:rsidP="008373C5">
            <w:pPr>
              <w:keepNext/>
              <w:keepLines/>
              <w:spacing w:after="0"/>
              <w:ind w:left="851" w:hanging="851"/>
              <w:rPr>
                <w:rFonts w:ascii="Arial" w:eastAsia="Calibri" w:hAnsi="Arial"/>
                <w:sz w:val="18"/>
              </w:rPr>
            </w:pPr>
          </w:p>
        </w:tc>
      </w:tr>
    </w:tbl>
    <w:p w14:paraId="4E51694C" w14:textId="77777777" w:rsidR="008373C5" w:rsidRPr="008373C5" w:rsidRDefault="008373C5" w:rsidP="008373C5"/>
    <w:p w14:paraId="244164FF" w14:textId="77777777" w:rsidR="008373C5" w:rsidRPr="008373C5" w:rsidRDefault="008373C5" w:rsidP="00D01595">
      <w:pPr>
        <w:pStyle w:val="TH"/>
        <w:rPr>
          <w:rFonts w:eastAsia="MS Mincho"/>
        </w:rPr>
      </w:pPr>
      <w:r w:rsidRPr="008373C5">
        <w:rPr>
          <w:rFonts w:eastAsia="MS Mincho"/>
        </w:rPr>
        <w:lastRenderedPageBreak/>
        <w:t>Table 6.2-1-2: Performance requirements of low-latency periodic deterministic audio transport service in presentation use cases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7"/>
        <w:gridCol w:w="976"/>
        <w:gridCol w:w="1138"/>
        <w:gridCol w:w="1039"/>
        <w:gridCol w:w="1028"/>
        <w:gridCol w:w="1080"/>
        <w:gridCol w:w="1027"/>
        <w:gridCol w:w="999"/>
        <w:gridCol w:w="999"/>
      </w:tblGrid>
      <w:tr w:rsidR="008373C5" w:rsidRPr="008373C5" w14:paraId="7026144A" w14:textId="77777777" w:rsidTr="004E792C">
        <w:trPr>
          <w:cantSplit/>
        </w:trPr>
        <w:tc>
          <w:tcPr>
            <w:tcW w:w="1096" w:type="dxa"/>
            <w:tcBorders>
              <w:bottom w:val="single" w:sz="12" w:space="0" w:color="auto"/>
              <w:right w:val="single" w:sz="4" w:space="0" w:color="auto"/>
            </w:tcBorders>
            <w:shd w:val="clear" w:color="auto" w:fill="D9D9D9"/>
          </w:tcPr>
          <w:p w14:paraId="7BCC630C"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Profile</w:t>
            </w:r>
          </w:p>
        </w:tc>
        <w:tc>
          <w:tcPr>
            <w:tcW w:w="976" w:type="dxa"/>
            <w:tcBorders>
              <w:left w:val="single" w:sz="12" w:space="0" w:color="auto"/>
              <w:bottom w:val="single" w:sz="12" w:space="0" w:color="auto"/>
            </w:tcBorders>
            <w:shd w:val="clear" w:color="auto" w:fill="D9D9D9"/>
          </w:tcPr>
          <w:p w14:paraId="6B00D072"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 of active UEs</w:t>
            </w:r>
          </w:p>
        </w:tc>
        <w:tc>
          <w:tcPr>
            <w:tcW w:w="1138" w:type="dxa"/>
            <w:tcBorders>
              <w:bottom w:val="single" w:sz="12" w:space="0" w:color="auto"/>
            </w:tcBorders>
            <w:shd w:val="clear" w:color="auto" w:fill="D9D9D9"/>
          </w:tcPr>
          <w:p w14:paraId="1949A6D1"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UE Speed</w:t>
            </w:r>
          </w:p>
        </w:tc>
        <w:tc>
          <w:tcPr>
            <w:tcW w:w="1039" w:type="dxa"/>
            <w:tcBorders>
              <w:bottom w:val="single" w:sz="12" w:space="0" w:color="auto"/>
            </w:tcBorders>
            <w:shd w:val="clear" w:color="auto" w:fill="D9D9D9"/>
          </w:tcPr>
          <w:p w14:paraId="39916E14"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Service Area</w:t>
            </w:r>
          </w:p>
        </w:tc>
        <w:tc>
          <w:tcPr>
            <w:tcW w:w="1028" w:type="dxa"/>
            <w:tcBorders>
              <w:bottom w:val="single" w:sz="12" w:space="0" w:color="auto"/>
            </w:tcBorders>
            <w:shd w:val="clear" w:color="auto" w:fill="D9D9D9"/>
          </w:tcPr>
          <w:p w14:paraId="1B38BA0D"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E2E latency (Note 1)</w:t>
            </w:r>
          </w:p>
        </w:tc>
        <w:tc>
          <w:tcPr>
            <w:tcW w:w="1080" w:type="dxa"/>
            <w:tcBorders>
              <w:bottom w:val="single" w:sz="12" w:space="0" w:color="auto"/>
            </w:tcBorders>
            <w:shd w:val="clear" w:color="auto" w:fill="D9D9D9"/>
          </w:tcPr>
          <w:p w14:paraId="6A4654D2"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Transfer interval (Note 1)</w:t>
            </w:r>
          </w:p>
        </w:tc>
        <w:tc>
          <w:tcPr>
            <w:tcW w:w="1027" w:type="dxa"/>
            <w:tcBorders>
              <w:bottom w:val="single" w:sz="12" w:space="0" w:color="auto"/>
            </w:tcBorders>
            <w:shd w:val="clear" w:color="auto" w:fill="D9D9D9"/>
          </w:tcPr>
          <w:p w14:paraId="2730DCCC"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Packet error rate (Note 2, Note 3)</w:t>
            </w:r>
          </w:p>
        </w:tc>
        <w:tc>
          <w:tcPr>
            <w:tcW w:w="999" w:type="dxa"/>
            <w:tcBorders>
              <w:bottom w:val="single" w:sz="12" w:space="0" w:color="auto"/>
            </w:tcBorders>
            <w:shd w:val="clear" w:color="auto" w:fill="D9D9D9"/>
          </w:tcPr>
          <w:p w14:paraId="18935627"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Data rate UL</w:t>
            </w:r>
          </w:p>
        </w:tc>
        <w:tc>
          <w:tcPr>
            <w:tcW w:w="999" w:type="dxa"/>
            <w:tcBorders>
              <w:bottom w:val="single" w:sz="12" w:space="0" w:color="auto"/>
            </w:tcBorders>
            <w:shd w:val="clear" w:color="auto" w:fill="D9D9D9"/>
          </w:tcPr>
          <w:p w14:paraId="675CDA0D"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Data rate DL</w:t>
            </w:r>
          </w:p>
        </w:tc>
      </w:tr>
      <w:tr w:rsidR="008373C5" w:rsidRPr="008373C5" w14:paraId="0504FEAC" w14:textId="77777777" w:rsidTr="004E792C">
        <w:trPr>
          <w:cantSplit/>
        </w:trPr>
        <w:tc>
          <w:tcPr>
            <w:tcW w:w="1096" w:type="dxa"/>
            <w:vMerge w:val="restart"/>
            <w:tcBorders>
              <w:top w:val="single" w:sz="12" w:space="0" w:color="auto"/>
              <w:right w:val="single" w:sz="4" w:space="0" w:color="auto"/>
            </w:tcBorders>
            <w:shd w:val="clear" w:color="auto" w:fill="auto"/>
          </w:tcPr>
          <w:p w14:paraId="7FE5467A"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Ad hoc</w:t>
            </w:r>
          </w:p>
        </w:tc>
        <w:tc>
          <w:tcPr>
            <w:tcW w:w="976" w:type="dxa"/>
            <w:tcBorders>
              <w:top w:val="single" w:sz="12" w:space="0" w:color="auto"/>
              <w:left w:val="single" w:sz="12" w:space="0" w:color="auto"/>
            </w:tcBorders>
            <w:shd w:val="clear" w:color="auto" w:fill="auto"/>
          </w:tcPr>
          <w:p w14:paraId="19CDB03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w:t>
            </w:r>
          </w:p>
        </w:tc>
        <w:tc>
          <w:tcPr>
            <w:tcW w:w="1138" w:type="dxa"/>
            <w:tcBorders>
              <w:top w:val="single" w:sz="12" w:space="0" w:color="auto"/>
            </w:tcBorders>
            <w:shd w:val="clear" w:color="auto" w:fill="auto"/>
          </w:tcPr>
          <w:p w14:paraId="02EE8F4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tcBorders>
              <w:top w:val="single" w:sz="12" w:space="0" w:color="auto"/>
            </w:tcBorders>
            <w:shd w:val="clear" w:color="auto" w:fill="auto"/>
          </w:tcPr>
          <w:p w14:paraId="14FBEB2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300 m x 300 m</w:t>
            </w:r>
          </w:p>
        </w:tc>
        <w:tc>
          <w:tcPr>
            <w:tcW w:w="1028" w:type="dxa"/>
            <w:tcBorders>
              <w:top w:val="single" w:sz="12" w:space="0" w:color="auto"/>
            </w:tcBorders>
            <w:shd w:val="clear" w:color="auto" w:fill="auto"/>
          </w:tcPr>
          <w:p w14:paraId="1F78951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4 </w:t>
            </w:r>
            <w:proofErr w:type="spellStart"/>
            <w:r w:rsidRPr="008373C5">
              <w:rPr>
                <w:rFonts w:ascii="Arial" w:eastAsia="Calibri" w:hAnsi="Arial"/>
                <w:sz w:val="18"/>
              </w:rPr>
              <w:t>ms</w:t>
            </w:r>
            <w:proofErr w:type="spellEnd"/>
          </w:p>
        </w:tc>
        <w:tc>
          <w:tcPr>
            <w:tcW w:w="1080" w:type="dxa"/>
            <w:tcBorders>
              <w:top w:val="single" w:sz="12" w:space="0" w:color="auto"/>
            </w:tcBorders>
            <w:shd w:val="clear" w:color="auto" w:fill="auto"/>
          </w:tcPr>
          <w:p w14:paraId="6FFBF84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1 </w:t>
            </w:r>
            <w:proofErr w:type="spellStart"/>
            <w:r w:rsidRPr="008373C5">
              <w:rPr>
                <w:rFonts w:ascii="Arial" w:eastAsia="Calibri" w:hAnsi="Arial"/>
                <w:sz w:val="18"/>
              </w:rPr>
              <w:t>ms</w:t>
            </w:r>
            <w:proofErr w:type="spellEnd"/>
          </w:p>
        </w:tc>
        <w:tc>
          <w:tcPr>
            <w:tcW w:w="1027" w:type="dxa"/>
            <w:tcBorders>
              <w:top w:val="single" w:sz="12" w:space="0" w:color="auto"/>
            </w:tcBorders>
            <w:shd w:val="clear" w:color="auto" w:fill="auto"/>
          </w:tcPr>
          <w:p w14:paraId="3071B29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-5</w:t>
            </w:r>
          </w:p>
        </w:tc>
        <w:tc>
          <w:tcPr>
            <w:tcW w:w="999" w:type="dxa"/>
            <w:tcBorders>
              <w:top w:val="single" w:sz="12" w:space="0" w:color="auto"/>
            </w:tcBorders>
            <w:shd w:val="clear" w:color="auto" w:fill="auto"/>
          </w:tcPr>
          <w:p w14:paraId="14DCEDD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200 kbit/s</w:t>
            </w:r>
          </w:p>
        </w:tc>
        <w:tc>
          <w:tcPr>
            <w:tcW w:w="999" w:type="dxa"/>
            <w:tcBorders>
              <w:top w:val="single" w:sz="12" w:space="0" w:color="auto"/>
            </w:tcBorders>
            <w:shd w:val="clear" w:color="auto" w:fill="auto"/>
          </w:tcPr>
          <w:p w14:paraId="7A9D710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29106A73" w14:textId="77777777" w:rsidTr="004E792C">
        <w:trPr>
          <w:cantSplit/>
        </w:trPr>
        <w:tc>
          <w:tcPr>
            <w:tcW w:w="1096" w:type="dxa"/>
            <w:vMerge/>
            <w:tcBorders>
              <w:right w:val="single" w:sz="4" w:space="0" w:color="auto"/>
            </w:tcBorders>
            <w:shd w:val="clear" w:color="auto" w:fill="auto"/>
          </w:tcPr>
          <w:p w14:paraId="2BAAAEBA" w14:textId="77777777" w:rsidR="008373C5" w:rsidRPr="008373C5" w:rsidRDefault="008373C5" w:rsidP="008373C5">
            <w:pPr>
              <w:keepNext/>
              <w:keepLines/>
              <w:spacing w:after="0"/>
              <w:rPr>
                <w:rFonts w:ascii="Arial" w:eastAsia="Calibri" w:hAnsi="Arial"/>
                <w:sz w:val="18"/>
              </w:rPr>
            </w:pPr>
          </w:p>
        </w:tc>
        <w:tc>
          <w:tcPr>
            <w:tcW w:w="976" w:type="dxa"/>
            <w:tcBorders>
              <w:left w:val="single" w:sz="12" w:space="0" w:color="auto"/>
            </w:tcBorders>
            <w:shd w:val="clear" w:color="auto" w:fill="auto"/>
          </w:tcPr>
          <w:p w14:paraId="4DFDEFC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8</w:t>
            </w:r>
          </w:p>
        </w:tc>
        <w:tc>
          <w:tcPr>
            <w:tcW w:w="1138" w:type="dxa"/>
            <w:shd w:val="clear" w:color="auto" w:fill="auto"/>
          </w:tcPr>
          <w:p w14:paraId="21E4C02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stationary</w:t>
            </w:r>
          </w:p>
        </w:tc>
        <w:tc>
          <w:tcPr>
            <w:tcW w:w="1039" w:type="dxa"/>
            <w:shd w:val="clear" w:color="auto" w:fill="auto"/>
          </w:tcPr>
          <w:p w14:paraId="5FAD1CC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300 m x 300 m</w:t>
            </w:r>
          </w:p>
        </w:tc>
        <w:tc>
          <w:tcPr>
            <w:tcW w:w="1028" w:type="dxa"/>
            <w:shd w:val="clear" w:color="auto" w:fill="auto"/>
          </w:tcPr>
          <w:p w14:paraId="0F3581A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4 </w:t>
            </w:r>
            <w:proofErr w:type="spellStart"/>
            <w:r w:rsidRPr="008373C5">
              <w:rPr>
                <w:rFonts w:ascii="Arial" w:eastAsia="Calibri" w:hAnsi="Arial"/>
                <w:sz w:val="18"/>
              </w:rPr>
              <w:t>ms</w:t>
            </w:r>
            <w:proofErr w:type="spellEnd"/>
          </w:p>
        </w:tc>
        <w:tc>
          <w:tcPr>
            <w:tcW w:w="1080" w:type="dxa"/>
            <w:shd w:val="clear" w:color="auto" w:fill="auto"/>
          </w:tcPr>
          <w:p w14:paraId="12BC374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1 </w:t>
            </w:r>
            <w:proofErr w:type="spellStart"/>
            <w:r w:rsidRPr="008373C5">
              <w:rPr>
                <w:rFonts w:ascii="Arial" w:eastAsia="Calibri" w:hAnsi="Arial"/>
                <w:sz w:val="18"/>
              </w:rPr>
              <w:t>ms</w:t>
            </w:r>
            <w:proofErr w:type="spellEnd"/>
          </w:p>
        </w:tc>
        <w:tc>
          <w:tcPr>
            <w:tcW w:w="1027" w:type="dxa"/>
            <w:shd w:val="clear" w:color="auto" w:fill="auto"/>
          </w:tcPr>
          <w:p w14:paraId="59A103B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-5</w:t>
            </w:r>
          </w:p>
        </w:tc>
        <w:tc>
          <w:tcPr>
            <w:tcW w:w="999" w:type="dxa"/>
            <w:shd w:val="clear" w:color="auto" w:fill="auto"/>
          </w:tcPr>
          <w:p w14:paraId="11197A4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197498A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200 kbit/s</w:t>
            </w:r>
          </w:p>
        </w:tc>
      </w:tr>
      <w:tr w:rsidR="008373C5" w:rsidRPr="008373C5" w14:paraId="494E2E8D" w14:textId="77777777" w:rsidTr="004E792C">
        <w:trPr>
          <w:cantSplit/>
        </w:trPr>
        <w:tc>
          <w:tcPr>
            <w:tcW w:w="1096" w:type="dxa"/>
            <w:tcBorders>
              <w:right w:val="single" w:sz="4" w:space="0" w:color="auto"/>
            </w:tcBorders>
            <w:shd w:val="clear" w:color="auto" w:fill="auto"/>
          </w:tcPr>
          <w:p w14:paraId="75D09152"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Campus</w:t>
            </w:r>
          </w:p>
        </w:tc>
        <w:tc>
          <w:tcPr>
            <w:tcW w:w="976" w:type="dxa"/>
            <w:tcBorders>
              <w:left w:val="single" w:sz="12" w:space="0" w:color="auto"/>
            </w:tcBorders>
            <w:shd w:val="clear" w:color="auto" w:fill="auto"/>
          </w:tcPr>
          <w:p w14:paraId="5D63E4E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1000</w:t>
            </w:r>
          </w:p>
        </w:tc>
        <w:tc>
          <w:tcPr>
            <w:tcW w:w="1138" w:type="dxa"/>
            <w:shd w:val="clear" w:color="auto" w:fill="auto"/>
          </w:tcPr>
          <w:p w14:paraId="5C527F4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shd w:val="clear" w:color="auto" w:fill="auto"/>
          </w:tcPr>
          <w:p w14:paraId="63E9106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 km x 2 km</w:t>
            </w:r>
          </w:p>
        </w:tc>
        <w:tc>
          <w:tcPr>
            <w:tcW w:w="1028" w:type="dxa"/>
            <w:shd w:val="clear" w:color="auto" w:fill="auto"/>
          </w:tcPr>
          <w:p w14:paraId="7F26D17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4 </w:t>
            </w:r>
            <w:proofErr w:type="spellStart"/>
            <w:r w:rsidRPr="008373C5">
              <w:rPr>
                <w:rFonts w:ascii="Arial" w:eastAsia="Calibri" w:hAnsi="Arial"/>
                <w:sz w:val="18"/>
              </w:rPr>
              <w:t>ms</w:t>
            </w:r>
            <w:proofErr w:type="spellEnd"/>
          </w:p>
        </w:tc>
        <w:tc>
          <w:tcPr>
            <w:tcW w:w="1080" w:type="dxa"/>
            <w:shd w:val="clear" w:color="auto" w:fill="auto"/>
          </w:tcPr>
          <w:p w14:paraId="0F3F068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1 </w:t>
            </w:r>
            <w:proofErr w:type="spellStart"/>
            <w:r w:rsidRPr="008373C5">
              <w:rPr>
                <w:rFonts w:ascii="Arial" w:eastAsia="Calibri" w:hAnsi="Arial"/>
                <w:sz w:val="18"/>
              </w:rPr>
              <w:t>ms</w:t>
            </w:r>
            <w:proofErr w:type="spellEnd"/>
          </w:p>
        </w:tc>
        <w:tc>
          <w:tcPr>
            <w:tcW w:w="1027" w:type="dxa"/>
            <w:shd w:val="clear" w:color="auto" w:fill="auto"/>
          </w:tcPr>
          <w:p w14:paraId="7FEAD86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-5</w:t>
            </w:r>
          </w:p>
        </w:tc>
        <w:tc>
          <w:tcPr>
            <w:tcW w:w="999" w:type="dxa"/>
            <w:shd w:val="clear" w:color="auto" w:fill="auto"/>
          </w:tcPr>
          <w:p w14:paraId="6F7E27A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200 kbit/s</w:t>
            </w:r>
          </w:p>
        </w:tc>
        <w:tc>
          <w:tcPr>
            <w:tcW w:w="999" w:type="dxa"/>
            <w:shd w:val="clear" w:color="auto" w:fill="auto"/>
          </w:tcPr>
          <w:p w14:paraId="55C3883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182FD84B" w14:textId="77777777" w:rsidTr="004E792C">
        <w:trPr>
          <w:cantSplit/>
        </w:trPr>
        <w:tc>
          <w:tcPr>
            <w:tcW w:w="1096" w:type="dxa"/>
            <w:vMerge w:val="restart"/>
            <w:tcBorders>
              <w:right w:val="single" w:sz="4" w:space="0" w:color="auto"/>
            </w:tcBorders>
            <w:shd w:val="clear" w:color="auto" w:fill="auto"/>
          </w:tcPr>
          <w:p w14:paraId="575CBF5F"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Conference</w:t>
            </w:r>
          </w:p>
        </w:tc>
        <w:tc>
          <w:tcPr>
            <w:tcW w:w="976" w:type="dxa"/>
            <w:tcBorders>
              <w:left w:val="single" w:sz="12" w:space="0" w:color="auto"/>
            </w:tcBorders>
            <w:shd w:val="clear" w:color="auto" w:fill="auto"/>
          </w:tcPr>
          <w:p w14:paraId="1C268BC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p>
        </w:tc>
        <w:tc>
          <w:tcPr>
            <w:tcW w:w="1138" w:type="dxa"/>
            <w:shd w:val="clear" w:color="auto" w:fill="auto"/>
          </w:tcPr>
          <w:p w14:paraId="0DCD638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shd w:val="clear" w:color="auto" w:fill="auto"/>
          </w:tcPr>
          <w:p w14:paraId="1B7107A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 m x 100 m</w:t>
            </w:r>
          </w:p>
        </w:tc>
        <w:tc>
          <w:tcPr>
            <w:tcW w:w="1028" w:type="dxa"/>
            <w:shd w:val="clear" w:color="auto" w:fill="auto"/>
          </w:tcPr>
          <w:p w14:paraId="5A3EFC3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4 </w:t>
            </w:r>
            <w:proofErr w:type="spellStart"/>
            <w:r w:rsidRPr="008373C5">
              <w:rPr>
                <w:rFonts w:ascii="Arial" w:eastAsia="Calibri" w:hAnsi="Arial"/>
                <w:sz w:val="18"/>
              </w:rPr>
              <w:t>ms</w:t>
            </w:r>
            <w:proofErr w:type="spellEnd"/>
          </w:p>
        </w:tc>
        <w:tc>
          <w:tcPr>
            <w:tcW w:w="1080" w:type="dxa"/>
            <w:shd w:val="clear" w:color="auto" w:fill="auto"/>
          </w:tcPr>
          <w:p w14:paraId="3D5F8BF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1 </w:t>
            </w:r>
            <w:proofErr w:type="spellStart"/>
            <w:r w:rsidRPr="008373C5">
              <w:rPr>
                <w:rFonts w:ascii="Arial" w:eastAsia="Calibri" w:hAnsi="Arial"/>
                <w:sz w:val="18"/>
              </w:rPr>
              <w:t>ms</w:t>
            </w:r>
            <w:proofErr w:type="spellEnd"/>
          </w:p>
        </w:tc>
        <w:tc>
          <w:tcPr>
            <w:tcW w:w="1027" w:type="dxa"/>
            <w:shd w:val="clear" w:color="auto" w:fill="auto"/>
          </w:tcPr>
          <w:p w14:paraId="1588B05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-5</w:t>
            </w:r>
          </w:p>
        </w:tc>
        <w:tc>
          <w:tcPr>
            <w:tcW w:w="999" w:type="dxa"/>
            <w:shd w:val="clear" w:color="auto" w:fill="auto"/>
          </w:tcPr>
          <w:p w14:paraId="37E0A808"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1.5 Mbit/s</w:t>
            </w:r>
          </w:p>
        </w:tc>
        <w:tc>
          <w:tcPr>
            <w:tcW w:w="999" w:type="dxa"/>
            <w:shd w:val="clear" w:color="auto" w:fill="auto"/>
          </w:tcPr>
          <w:p w14:paraId="409B12D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2AD88F03" w14:textId="77777777" w:rsidTr="004E792C">
        <w:trPr>
          <w:cantSplit/>
        </w:trPr>
        <w:tc>
          <w:tcPr>
            <w:tcW w:w="1096" w:type="dxa"/>
            <w:vMerge/>
            <w:tcBorders>
              <w:right w:val="single" w:sz="4" w:space="0" w:color="auto"/>
            </w:tcBorders>
            <w:shd w:val="clear" w:color="auto" w:fill="auto"/>
          </w:tcPr>
          <w:p w14:paraId="7E898292" w14:textId="77777777" w:rsidR="008373C5" w:rsidRPr="008373C5" w:rsidRDefault="008373C5" w:rsidP="008373C5">
            <w:pPr>
              <w:keepNext/>
              <w:keepLines/>
              <w:spacing w:after="0"/>
              <w:rPr>
                <w:rFonts w:ascii="Arial" w:eastAsia="Calibri" w:hAnsi="Arial"/>
                <w:sz w:val="18"/>
              </w:rPr>
            </w:pPr>
          </w:p>
        </w:tc>
        <w:tc>
          <w:tcPr>
            <w:tcW w:w="976" w:type="dxa"/>
            <w:tcBorders>
              <w:left w:val="single" w:sz="12" w:space="0" w:color="auto"/>
            </w:tcBorders>
            <w:shd w:val="clear" w:color="auto" w:fill="auto"/>
          </w:tcPr>
          <w:p w14:paraId="7C63064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4</w:t>
            </w:r>
          </w:p>
        </w:tc>
        <w:tc>
          <w:tcPr>
            <w:tcW w:w="1138" w:type="dxa"/>
            <w:shd w:val="clear" w:color="auto" w:fill="auto"/>
          </w:tcPr>
          <w:p w14:paraId="7DF40F7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stationary</w:t>
            </w:r>
          </w:p>
        </w:tc>
        <w:tc>
          <w:tcPr>
            <w:tcW w:w="1039" w:type="dxa"/>
            <w:shd w:val="clear" w:color="auto" w:fill="auto"/>
          </w:tcPr>
          <w:p w14:paraId="1702C51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 m x 100 m</w:t>
            </w:r>
          </w:p>
        </w:tc>
        <w:tc>
          <w:tcPr>
            <w:tcW w:w="1028" w:type="dxa"/>
            <w:shd w:val="clear" w:color="auto" w:fill="auto"/>
          </w:tcPr>
          <w:p w14:paraId="6050C4D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4 </w:t>
            </w:r>
            <w:proofErr w:type="spellStart"/>
            <w:r w:rsidRPr="008373C5">
              <w:rPr>
                <w:rFonts w:ascii="Arial" w:eastAsia="Calibri" w:hAnsi="Arial"/>
                <w:sz w:val="18"/>
              </w:rPr>
              <w:t>ms</w:t>
            </w:r>
            <w:proofErr w:type="spellEnd"/>
          </w:p>
        </w:tc>
        <w:tc>
          <w:tcPr>
            <w:tcW w:w="1080" w:type="dxa"/>
            <w:shd w:val="clear" w:color="auto" w:fill="auto"/>
          </w:tcPr>
          <w:p w14:paraId="159D88F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1 </w:t>
            </w:r>
            <w:proofErr w:type="spellStart"/>
            <w:r w:rsidRPr="008373C5">
              <w:rPr>
                <w:rFonts w:ascii="Arial" w:eastAsia="Calibri" w:hAnsi="Arial"/>
                <w:sz w:val="18"/>
              </w:rPr>
              <w:t>ms</w:t>
            </w:r>
            <w:proofErr w:type="spellEnd"/>
          </w:p>
        </w:tc>
        <w:tc>
          <w:tcPr>
            <w:tcW w:w="1027" w:type="dxa"/>
            <w:shd w:val="clear" w:color="auto" w:fill="auto"/>
          </w:tcPr>
          <w:p w14:paraId="579C191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-5</w:t>
            </w:r>
          </w:p>
        </w:tc>
        <w:tc>
          <w:tcPr>
            <w:tcW w:w="999" w:type="dxa"/>
            <w:shd w:val="clear" w:color="auto" w:fill="auto"/>
          </w:tcPr>
          <w:p w14:paraId="1A7A5088"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6170437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1.5 Mbit/s</w:t>
            </w:r>
          </w:p>
        </w:tc>
      </w:tr>
      <w:tr w:rsidR="008373C5" w:rsidRPr="008373C5" w14:paraId="17626777" w14:textId="77777777" w:rsidTr="004E792C">
        <w:trPr>
          <w:cantSplit/>
        </w:trPr>
        <w:tc>
          <w:tcPr>
            <w:tcW w:w="1096" w:type="dxa"/>
            <w:vMerge w:val="restart"/>
            <w:tcBorders>
              <w:right w:val="single" w:sz="4" w:space="0" w:color="auto"/>
            </w:tcBorders>
            <w:shd w:val="clear" w:color="auto" w:fill="auto"/>
          </w:tcPr>
          <w:p w14:paraId="50F31FB6"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Lecture room</w:t>
            </w:r>
          </w:p>
        </w:tc>
        <w:tc>
          <w:tcPr>
            <w:tcW w:w="976" w:type="dxa"/>
            <w:tcBorders>
              <w:left w:val="single" w:sz="12" w:space="0" w:color="auto"/>
            </w:tcBorders>
            <w:shd w:val="clear" w:color="auto" w:fill="auto"/>
          </w:tcPr>
          <w:p w14:paraId="1A1456B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4</w:t>
            </w:r>
          </w:p>
        </w:tc>
        <w:tc>
          <w:tcPr>
            <w:tcW w:w="1138" w:type="dxa"/>
            <w:shd w:val="clear" w:color="auto" w:fill="auto"/>
          </w:tcPr>
          <w:p w14:paraId="195097C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shd w:val="clear" w:color="auto" w:fill="auto"/>
          </w:tcPr>
          <w:p w14:paraId="43DAB40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 m x 10 m</w:t>
            </w:r>
          </w:p>
        </w:tc>
        <w:tc>
          <w:tcPr>
            <w:tcW w:w="1028" w:type="dxa"/>
            <w:shd w:val="clear" w:color="auto" w:fill="auto"/>
          </w:tcPr>
          <w:p w14:paraId="383A815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4 </w:t>
            </w:r>
            <w:proofErr w:type="spellStart"/>
            <w:r w:rsidRPr="008373C5">
              <w:rPr>
                <w:rFonts w:ascii="Arial" w:eastAsia="Calibri" w:hAnsi="Arial"/>
                <w:sz w:val="18"/>
              </w:rPr>
              <w:t>ms</w:t>
            </w:r>
            <w:proofErr w:type="spellEnd"/>
          </w:p>
        </w:tc>
        <w:tc>
          <w:tcPr>
            <w:tcW w:w="1080" w:type="dxa"/>
            <w:shd w:val="clear" w:color="auto" w:fill="auto"/>
          </w:tcPr>
          <w:p w14:paraId="37808A9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1 </w:t>
            </w:r>
            <w:proofErr w:type="spellStart"/>
            <w:r w:rsidRPr="008373C5">
              <w:rPr>
                <w:rFonts w:ascii="Arial" w:eastAsia="Calibri" w:hAnsi="Arial"/>
                <w:sz w:val="18"/>
              </w:rPr>
              <w:t>ms</w:t>
            </w:r>
            <w:proofErr w:type="spellEnd"/>
          </w:p>
        </w:tc>
        <w:tc>
          <w:tcPr>
            <w:tcW w:w="1027" w:type="dxa"/>
            <w:shd w:val="clear" w:color="auto" w:fill="auto"/>
          </w:tcPr>
          <w:p w14:paraId="5950E41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-5</w:t>
            </w:r>
          </w:p>
        </w:tc>
        <w:tc>
          <w:tcPr>
            <w:tcW w:w="999" w:type="dxa"/>
            <w:shd w:val="clear" w:color="auto" w:fill="auto"/>
          </w:tcPr>
          <w:p w14:paraId="0F4A690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 kbit/s</w:t>
            </w:r>
          </w:p>
        </w:tc>
        <w:tc>
          <w:tcPr>
            <w:tcW w:w="999" w:type="dxa"/>
            <w:shd w:val="clear" w:color="auto" w:fill="auto"/>
          </w:tcPr>
          <w:p w14:paraId="34AACC0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28F60516" w14:textId="77777777" w:rsidTr="004E792C">
        <w:trPr>
          <w:cantSplit/>
        </w:trPr>
        <w:tc>
          <w:tcPr>
            <w:tcW w:w="1096" w:type="dxa"/>
            <w:vMerge/>
            <w:tcBorders>
              <w:right w:val="single" w:sz="4" w:space="0" w:color="auto"/>
            </w:tcBorders>
            <w:shd w:val="clear" w:color="auto" w:fill="auto"/>
          </w:tcPr>
          <w:p w14:paraId="3527ECD0" w14:textId="77777777" w:rsidR="008373C5" w:rsidRPr="008373C5" w:rsidRDefault="008373C5" w:rsidP="008373C5">
            <w:pPr>
              <w:keepNext/>
              <w:keepLines/>
              <w:spacing w:before="60"/>
              <w:jc w:val="center"/>
              <w:rPr>
                <w:rFonts w:ascii="Arial" w:eastAsia="MS Mincho" w:hAnsi="Arial"/>
                <w:b/>
                <w:sz w:val="18"/>
              </w:rPr>
            </w:pPr>
          </w:p>
        </w:tc>
        <w:tc>
          <w:tcPr>
            <w:tcW w:w="976" w:type="dxa"/>
            <w:tcBorders>
              <w:left w:val="single" w:sz="12" w:space="0" w:color="auto"/>
            </w:tcBorders>
            <w:shd w:val="clear" w:color="auto" w:fill="auto"/>
          </w:tcPr>
          <w:p w14:paraId="57B4C45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w:t>
            </w:r>
          </w:p>
        </w:tc>
        <w:tc>
          <w:tcPr>
            <w:tcW w:w="1138" w:type="dxa"/>
            <w:shd w:val="clear" w:color="auto" w:fill="auto"/>
          </w:tcPr>
          <w:p w14:paraId="4CDC790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stationary</w:t>
            </w:r>
          </w:p>
        </w:tc>
        <w:tc>
          <w:tcPr>
            <w:tcW w:w="1039" w:type="dxa"/>
            <w:shd w:val="clear" w:color="auto" w:fill="auto"/>
          </w:tcPr>
          <w:p w14:paraId="411C937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 m x 10 m</w:t>
            </w:r>
          </w:p>
        </w:tc>
        <w:tc>
          <w:tcPr>
            <w:tcW w:w="1028" w:type="dxa"/>
            <w:shd w:val="clear" w:color="auto" w:fill="auto"/>
          </w:tcPr>
          <w:p w14:paraId="0052B28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4 </w:t>
            </w:r>
            <w:proofErr w:type="spellStart"/>
            <w:r w:rsidRPr="008373C5">
              <w:rPr>
                <w:rFonts w:ascii="Arial" w:eastAsia="Calibri" w:hAnsi="Arial"/>
                <w:sz w:val="18"/>
              </w:rPr>
              <w:t>ms</w:t>
            </w:r>
            <w:proofErr w:type="spellEnd"/>
          </w:p>
        </w:tc>
        <w:tc>
          <w:tcPr>
            <w:tcW w:w="1080" w:type="dxa"/>
            <w:shd w:val="clear" w:color="auto" w:fill="auto"/>
          </w:tcPr>
          <w:p w14:paraId="7F97742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1 </w:t>
            </w:r>
            <w:proofErr w:type="spellStart"/>
            <w:r w:rsidRPr="008373C5">
              <w:rPr>
                <w:rFonts w:ascii="Arial" w:eastAsia="Calibri" w:hAnsi="Arial"/>
                <w:sz w:val="18"/>
              </w:rPr>
              <w:t>ms</w:t>
            </w:r>
            <w:proofErr w:type="spellEnd"/>
          </w:p>
        </w:tc>
        <w:tc>
          <w:tcPr>
            <w:tcW w:w="1027" w:type="dxa"/>
            <w:shd w:val="clear" w:color="auto" w:fill="auto"/>
          </w:tcPr>
          <w:p w14:paraId="7050D6B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-5</w:t>
            </w:r>
          </w:p>
        </w:tc>
        <w:tc>
          <w:tcPr>
            <w:tcW w:w="999" w:type="dxa"/>
            <w:shd w:val="clear" w:color="auto" w:fill="auto"/>
          </w:tcPr>
          <w:p w14:paraId="6849EFC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7780F2F8"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 kbit/s</w:t>
            </w:r>
          </w:p>
        </w:tc>
      </w:tr>
      <w:tr w:rsidR="008373C5" w:rsidRPr="008373C5" w14:paraId="305D4D92" w14:textId="77777777" w:rsidTr="004E792C">
        <w:trPr>
          <w:cantSplit/>
        </w:trPr>
        <w:tc>
          <w:tcPr>
            <w:tcW w:w="9382" w:type="dxa"/>
            <w:gridSpan w:val="9"/>
            <w:tcBorders>
              <w:bottom w:val="single" w:sz="12" w:space="0" w:color="auto"/>
            </w:tcBorders>
            <w:shd w:val="clear" w:color="auto" w:fill="auto"/>
          </w:tcPr>
          <w:p w14:paraId="012DF38A" w14:textId="77777777" w:rsidR="008373C5" w:rsidRPr="008373C5" w:rsidRDefault="008373C5" w:rsidP="008373C5">
            <w:pPr>
              <w:keepNext/>
              <w:keepLines/>
              <w:spacing w:after="0"/>
              <w:ind w:left="851" w:hanging="851"/>
              <w:rPr>
                <w:rFonts w:ascii="Arial" w:eastAsia="Calibri" w:hAnsi="Arial"/>
                <w:sz w:val="18"/>
              </w:rPr>
            </w:pPr>
            <w:r w:rsidRPr="008373C5">
              <w:rPr>
                <w:rFonts w:ascii="Arial" w:eastAsia="Calibri" w:hAnsi="Arial"/>
                <w:sz w:val="18"/>
              </w:rPr>
              <w:t xml:space="preserve">NOTE 1: </w:t>
            </w:r>
            <w:r w:rsidRPr="008373C5">
              <w:rPr>
                <w:rFonts w:ascii="Arial" w:hAnsi="Arial"/>
                <w:sz w:val="18"/>
              </w:rPr>
              <w:tab/>
            </w:r>
            <w:r w:rsidRPr="008373C5">
              <w:rPr>
                <w:rFonts w:ascii="Arial" w:eastAsia="Calibri" w:hAnsi="Arial"/>
                <w:sz w:val="18"/>
              </w:rPr>
              <w:t xml:space="preserve">Transfer interval refers to periodicity of the packet transfers. It has to be constant during the whole operation. The value given in the table is a typical one, however other transfer intervals are possible as long as the end-to-end latency is ≤ (5 </w:t>
            </w:r>
            <w:proofErr w:type="spellStart"/>
            <w:r w:rsidRPr="008373C5">
              <w:rPr>
                <w:rFonts w:ascii="Arial" w:eastAsia="Calibri" w:hAnsi="Arial"/>
                <w:sz w:val="18"/>
              </w:rPr>
              <w:t>ms</w:t>
            </w:r>
            <w:proofErr w:type="spellEnd"/>
            <w:r w:rsidRPr="008373C5">
              <w:rPr>
                <w:rFonts w:ascii="Arial" w:eastAsia="Calibri" w:hAnsi="Arial"/>
                <w:sz w:val="18"/>
              </w:rPr>
              <w:t xml:space="preserve"> – Transfer interval).</w:t>
            </w:r>
          </w:p>
          <w:p w14:paraId="5AE4A0BD" w14:textId="77777777" w:rsidR="008373C5" w:rsidRPr="008373C5" w:rsidRDefault="008373C5" w:rsidP="008373C5">
            <w:pPr>
              <w:keepNext/>
              <w:keepLines/>
              <w:spacing w:after="0"/>
              <w:ind w:left="851" w:hanging="851"/>
              <w:rPr>
                <w:rFonts w:ascii="Arial" w:eastAsia="Calibri" w:hAnsi="Arial"/>
                <w:sz w:val="18"/>
              </w:rPr>
            </w:pPr>
            <w:r w:rsidRPr="008373C5">
              <w:rPr>
                <w:rFonts w:ascii="Arial" w:eastAsia="Calibri" w:hAnsi="Arial"/>
                <w:sz w:val="18"/>
              </w:rPr>
              <w:t xml:space="preserve">NOTE 2: </w:t>
            </w:r>
            <w:r w:rsidRPr="008373C5">
              <w:rPr>
                <w:rFonts w:ascii="Arial" w:hAnsi="Arial"/>
                <w:sz w:val="18"/>
              </w:rPr>
              <w:tab/>
            </w:r>
            <w:r w:rsidRPr="008373C5">
              <w:rPr>
                <w:rFonts w:ascii="Arial" w:eastAsia="Calibri" w:hAnsi="Arial"/>
                <w:sz w:val="18"/>
              </w:rPr>
              <w:t>Packet error rate is related to a packet size of (Transfer interval × data rate). Packets that do not conform with the end-to-end latency are also accounted as error.</w:t>
            </w:r>
          </w:p>
          <w:p w14:paraId="0FF767ED" w14:textId="77777777" w:rsidR="008373C5" w:rsidRPr="008373C5" w:rsidRDefault="008373C5" w:rsidP="008373C5">
            <w:pPr>
              <w:keepNext/>
              <w:keepLines/>
              <w:spacing w:after="0"/>
              <w:ind w:left="851" w:hanging="851"/>
              <w:rPr>
                <w:rFonts w:ascii="Arial" w:eastAsia="Calibri" w:hAnsi="Arial"/>
                <w:sz w:val="18"/>
              </w:rPr>
            </w:pPr>
            <w:r w:rsidRPr="008373C5">
              <w:rPr>
                <w:rFonts w:ascii="Arial" w:eastAsia="Calibri" w:hAnsi="Arial"/>
                <w:sz w:val="18"/>
              </w:rPr>
              <w:t xml:space="preserve">NOTE 3: </w:t>
            </w:r>
            <w:r w:rsidRPr="008373C5">
              <w:rPr>
                <w:rFonts w:ascii="Arial" w:eastAsia="Calibri" w:hAnsi="Arial"/>
                <w:sz w:val="18"/>
              </w:rPr>
              <w:tab/>
              <w:t>The given requirement for a packet error rate assumes a uniform error distribution. The requirement for packet error rate is stricter if packet errors occur in bursts.</w:t>
            </w:r>
          </w:p>
          <w:p w14:paraId="215AB84E" w14:textId="77777777" w:rsidR="008373C5" w:rsidRPr="008373C5" w:rsidRDefault="008373C5" w:rsidP="008373C5">
            <w:pPr>
              <w:keepNext/>
              <w:keepLines/>
              <w:spacing w:after="0"/>
              <w:ind w:left="851" w:hanging="851"/>
              <w:rPr>
                <w:rFonts w:ascii="Arial" w:eastAsia="Calibri" w:hAnsi="Arial"/>
                <w:sz w:val="18"/>
              </w:rPr>
            </w:pPr>
          </w:p>
        </w:tc>
      </w:tr>
    </w:tbl>
    <w:p w14:paraId="0675AD97" w14:textId="77777777" w:rsidR="00E91925" w:rsidRPr="005C4D8F" w:rsidRDefault="00E91925" w:rsidP="00E91925"/>
    <w:p w14:paraId="6B911B45" w14:textId="77777777" w:rsidR="00E91925" w:rsidRPr="005C4D8F" w:rsidRDefault="00E91925" w:rsidP="005C4D8F">
      <w:pPr>
        <w:pStyle w:val="TH"/>
        <w:rPr>
          <w:rFonts w:eastAsia="MS Mincho"/>
        </w:rPr>
      </w:pPr>
      <w:r w:rsidRPr="005C4D8F">
        <w:t>Table 6.</w:t>
      </w:r>
      <w:r w:rsidR="005E7097">
        <w:t>2.1</w:t>
      </w:r>
      <w:r w:rsidRPr="00D321F2">
        <w:t xml:space="preserve">-3: </w:t>
      </w:r>
      <w:r w:rsidRPr="005C4D8F">
        <w:rPr>
          <w:rFonts w:eastAsia="MS Mincho"/>
        </w:rPr>
        <w:t>Performance requirements for low latency video.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1122"/>
        <w:gridCol w:w="1126"/>
        <w:gridCol w:w="1165"/>
        <w:gridCol w:w="1157"/>
        <w:gridCol w:w="1142"/>
        <w:gridCol w:w="1127"/>
        <w:gridCol w:w="1138"/>
      </w:tblGrid>
      <w:tr w:rsidR="00E91925" w:rsidRPr="005C4D8F" w14:paraId="4F771D87" w14:textId="77777777" w:rsidTr="002649E7">
        <w:trPr>
          <w:cantSplit/>
        </w:trPr>
        <w:tc>
          <w:tcPr>
            <w:tcW w:w="1373" w:type="dxa"/>
            <w:tcBorders>
              <w:bottom w:val="single" w:sz="12" w:space="0" w:color="auto"/>
              <w:right w:val="single" w:sz="4" w:space="0" w:color="auto"/>
            </w:tcBorders>
            <w:shd w:val="clear" w:color="auto" w:fill="D9D9D9"/>
          </w:tcPr>
          <w:p w14:paraId="38D026B8" w14:textId="77777777" w:rsidR="00E91925" w:rsidRPr="005C4D8F" w:rsidRDefault="00E91925" w:rsidP="005C4D8F">
            <w:pPr>
              <w:pStyle w:val="TAH"/>
            </w:pPr>
            <w:r w:rsidRPr="005C4D8F">
              <w:t>Profile</w:t>
            </w:r>
          </w:p>
        </w:tc>
        <w:tc>
          <w:tcPr>
            <w:tcW w:w="1122" w:type="dxa"/>
            <w:tcBorders>
              <w:left w:val="single" w:sz="12" w:space="0" w:color="auto"/>
              <w:bottom w:val="single" w:sz="12" w:space="0" w:color="auto"/>
            </w:tcBorders>
            <w:shd w:val="clear" w:color="auto" w:fill="D9D9D9"/>
          </w:tcPr>
          <w:p w14:paraId="246A360A" w14:textId="77777777" w:rsidR="00E91925" w:rsidRPr="005C4D8F" w:rsidRDefault="00E91925" w:rsidP="005C4D8F">
            <w:pPr>
              <w:pStyle w:val="TAH"/>
            </w:pPr>
            <w:r w:rsidRPr="005C4D8F">
              <w:t># of active UEs</w:t>
            </w:r>
          </w:p>
        </w:tc>
        <w:tc>
          <w:tcPr>
            <w:tcW w:w="1126" w:type="dxa"/>
            <w:tcBorders>
              <w:bottom w:val="single" w:sz="12" w:space="0" w:color="auto"/>
            </w:tcBorders>
            <w:shd w:val="clear" w:color="auto" w:fill="D9D9D9"/>
          </w:tcPr>
          <w:p w14:paraId="19A7E544" w14:textId="77777777" w:rsidR="00E91925" w:rsidRPr="005C4D8F" w:rsidRDefault="00E91925" w:rsidP="005C4D8F">
            <w:pPr>
              <w:pStyle w:val="TAH"/>
            </w:pPr>
            <w:r w:rsidRPr="005C4D8F">
              <w:t>UE Speed</w:t>
            </w:r>
          </w:p>
        </w:tc>
        <w:tc>
          <w:tcPr>
            <w:tcW w:w="1165" w:type="dxa"/>
            <w:tcBorders>
              <w:bottom w:val="single" w:sz="12" w:space="0" w:color="auto"/>
            </w:tcBorders>
            <w:shd w:val="clear" w:color="auto" w:fill="D9D9D9"/>
          </w:tcPr>
          <w:p w14:paraId="59132E0E" w14:textId="77777777" w:rsidR="00E91925" w:rsidRPr="005C4D8F" w:rsidRDefault="00E91925" w:rsidP="005C4D8F">
            <w:pPr>
              <w:pStyle w:val="TAH"/>
            </w:pPr>
            <w:r w:rsidRPr="005C4D8F">
              <w:t>Service Area</w:t>
            </w:r>
          </w:p>
        </w:tc>
        <w:tc>
          <w:tcPr>
            <w:tcW w:w="1157" w:type="dxa"/>
            <w:tcBorders>
              <w:bottom w:val="single" w:sz="12" w:space="0" w:color="auto"/>
            </w:tcBorders>
            <w:shd w:val="clear" w:color="auto" w:fill="D9D9D9"/>
          </w:tcPr>
          <w:p w14:paraId="4FDAAC72" w14:textId="77777777" w:rsidR="00E91925" w:rsidRPr="005C4D8F" w:rsidRDefault="00E91925" w:rsidP="005C4D8F">
            <w:pPr>
              <w:pStyle w:val="TAH"/>
            </w:pPr>
            <w:r w:rsidRPr="005C4D8F">
              <w:t xml:space="preserve">E2E latency </w:t>
            </w:r>
          </w:p>
        </w:tc>
        <w:tc>
          <w:tcPr>
            <w:tcW w:w="1142" w:type="dxa"/>
            <w:tcBorders>
              <w:bottom w:val="single" w:sz="12" w:space="0" w:color="auto"/>
            </w:tcBorders>
            <w:shd w:val="clear" w:color="auto" w:fill="D9D9D9"/>
          </w:tcPr>
          <w:p w14:paraId="131677B2" w14:textId="77777777" w:rsidR="00E91925" w:rsidRPr="005C4D8F" w:rsidRDefault="00E91925" w:rsidP="005C4D8F">
            <w:pPr>
              <w:pStyle w:val="TAH"/>
            </w:pPr>
            <w:r w:rsidRPr="005C4D8F">
              <w:t>Packet error rate (Note 1)</w:t>
            </w:r>
          </w:p>
        </w:tc>
        <w:tc>
          <w:tcPr>
            <w:tcW w:w="1127" w:type="dxa"/>
            <w:tcBorders>
              <w:bottom w:val="single" w:sz="12" w:space="0" w:color="auto"/>
            </w:tcBorders>
            <w:shd w:val="clear" w:color="auto" w:fill="D9D9D9"/>
          </w:tcPr>
          <w:p w14:paraId="5FFA98D1" w14:textId="77777777" w:rsidR="00E91925" w:rsidRPr="005C4D8F" w:rsidRDefault="00E91925" w:rsidP="005C4D8F">
            <w:pPr>
              <w:pStyle w:val="TAH"/>
            </w:pPr>
            <w:r w:rsidRPr="005C4D8F">
              <w:t>Data rate UL</w:t>
            </w:r>
          </w:p>
        </w:tc>
        <w:tc>
          <w:tcPr>
            <w:tcW w:w="1138" w:type="dxa"/>
            <w:tcBorders>
              <w:bottom w:val="single" w:sz="12" w:space="0" w:color="auto"/>
            </w:tcBorders>
            <w:shd w:val="clear" w:color="auto" w:fill="D9D9D9"/>
          </w:tcPr>
          <w:p w14:paraId="2BC569C3" w14:textId="77777777" w:rsidR="00E91925" w:rsidRPr="005C4D8F" w:rsidRDefault="00E91925" w:rsidP="005C4D8F">
            <w:pPr>
              <w:pStyle w:val="TAH"/>
            </w:pPr>
            <w:r w:rsidRPr="005C4D8F">
              <w:t>Data rate DL</w:t>
            </w:r>
          </w:p>
        </w:tc>
      </w:tr>
      <w:tr w:rsidR="00E91925" w:rsidRPr="005C4D8F" w14:paraId="1EB2F410" w14:textId="77777777" w:rsidTr="002649E7">
        <w:trPr>
          <w:cantSplit/>
        </w:trPr>
        <w:tc>
          <w:tcPr>
            <w:tcW w:w="1373" w:type="dxa"/>
            <w:tcBorders>
              <w:right w:val="single" w:sz="4" w:space="0" w:color="auto"/>
            </w:tcBorders>
            <w:shd w:val="clear" w:color="auto" w:fill="auto"/>
          </w:tcPr>
          <w:p w14:paraId="27B4AD05" w14:textId="77777777" w:rsidR="00E91925" w:rsidRPr="005C4D8F" w:rsidRDefault="0037475D" w:rsidP="005C4D8F">
            <w:pPr>
              <w:pStyle w:val="TAL"/>
              <w:rPr>
                <w:rFonts w:eastAsia="MS Mincho"/>
              </w:rPr>
            </w:pPr>
            <w:r w:rsidRPr="005C4D8F">
              <w:rPr>
                <w:rFonts w:eastAsia="MS Mincho"/>
              </w:rPr>
              <w:t>Uncompressed UHD</w:t>
            </w:r>
            <w:r w:rsidR="00E91925" w:rsidRPr="005C4D8F">
              <w:rPr>
                <w:rFonts w:eastAsia="MS Mincho"/>
              </w:rPr>
              <w:t xml:space="preserve"> video</w:t>
            </w:r>
          </w:p>
        </w:tc>
        <w:tc>
          <w:tcPr>
            <w:tcW w:w="1122" w:type="dxa"/>
            <w:tcBorders>
              <w:left w:val="single" w:sz="12" w:space="0" w:color="auto"/>
            </w:tcBorders>
            <w:shd w:val="clear" w:color="auto" w:fill="auto"/>
          </w:tcPr>
          <w:p w14:paraId="595E5EA6" w14:textId="77777777" w:rsidR="00E91925" w:rsidRPr="005C4D8F" w:rsidRDefault="00E91925" w:rsidP="005C4D8F">
            <w:pPr>
              <w:pStyle w:val="TAC"/>
              <w:rPr>
                <w:rFonts w:eastAsia="MS Mincho"/>
              </w:rPr>
            </w:pPr>
            <w:r w:rsidRPr="005C4D8F">
              <w:rPr>
                <w:rFonts w:eastAsia="MS Mincho"/>
              </w:rPr>
              <w:t>1</w:t>
            </w:r>
          </w:p>
        </w:tc>
        <w:tc>
          <w:tcPr>
            <w:tcW w:w="1126" w:type="dxa"/>
            <w:shd w:val="clear" w:color="auto" w:fill="auto"/>
          </w:tcPr>
          <w:p w14:paraId="1461EB3C" w14:textId="77777777" w:rsidR="00E91925" w:rsidRPr="005C4D8F" w:rsidRDefault="00E91925" w:rsidP="005C4D8F">
            <w:pPr>
              <w:pStyle w:val="TAC"/>
              <w:rPr>
                <w:rFonts w:eastAsia="MS Mincho"/>
              </w:rPr>
            </w:pPr>
            <w:r w:rsidRPr="005C4D8F">
              <w:rPr>
                <w:rFonts w:eastAsia="MS Mincho"/>
              </w:rPr>
              <w:t>0 km/h</w:t>
            </w:r>
          </w:p>
        </w:tc>
        <w:tc>
          <w:tcPr>
            <w:tcW w:w="1165" w:type="dxa"/>
            <w:shd w:val="clear" w:color="auto" w:fill="auto"/>
          </w:tcPr>
          <w:p w14:paraId="0B8A29FA" w14:textId="77777777" w:rsidR="00E91925" w:rsidRPr="005C4D8F" w:rsidRDefault="00E91925" w:rsidP="005C4D8F">
            <w:pPr>
              <w:pStyle w:val="TAC"/>
              <w:rPr>
                <w:rFonts w:eastAsia="MS Mincho"/>
              </w:rPr>
            </w:pPr>
            <w:r w:rsidRPr="005C4D8F">
              <w:rPr>
                <w:rFonts w:eastAsia="MS Mincho"/>
              </w:rPr>
              <w:t>1 km</w:t>
            </w:r>
            <w:r w:rsidRPr="005C4D8F">
              <w:rPr>
                <w:rFonts w:eastAsia="MS Mincho"/>
                <w:vertAlign w:val="superscript"/>
              </w:rPr>
              <w:t>2</w:t>
            </w:r>
          </w:p>
        </w:tc>
        <w:tc>
          <w:tcPr>
            <w:tcW w:w="1157" w:type="dxa"/>
            <w:shd w:val="clear" w:color="auto" w:fill="auto"/>
          </w:tcPr>
          <w:p w14:paraId="4E7912BE" w14:textId="77777777" w:rsidR="00E91925" w:rsidRPr="005C4D8F" w:rsidRDefault="00E91925" w:rsidP="005C4D8F">
            <w:pPr>
              <w:pStyle w:val="TAC"/>
              <w:rPr>
                <w:rFonts w:eastAsia="MS Mincho"/>
              </w:rPr>
            </w:pPr>
            <w:r w:rsidRPr="005C4D8F">
              <w:rPr>
                <w:rFonts w:eastAsia="MS Mincho"/>
              </w:rPr>
              <w:t xml:space="preserve">400 </w:t>
            </w:r>
            <w:proofErr w:type="spellStart"/>
            <w:r w:rsidRPr="005C4D8F">
              <w:rPr>
                <w:rFonts w:eastAsia="MS Mincho"/>
              </w:rPr>
              <w:t>ms</w:t>
            </w:r>
            <w:proofErr w:type="spellEnd"/>
          </w:p>
        </w:tc>
        <w:tc>
          <w:tcPr>
            <w:tcW w:w="1142" w:type="dxa"/>
            <w:shd w:val="clear" w:color="auto" w:fill="auto"/>
          </w:tcPr>
          <w:p w14:paraId="15D0E256"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w:t>
            </w:r>
            <w:r w:rsidR="0037475D" w:rsidRPr="005C4D8F">
              <w:rPr>
                <w:rFonts w:eastAsia="MS Mincho"/>
                <w:vertAlign w:val="superscript"/>
              </w:rPr>
              <w:t>10</w:t>
            </w:r>
            <w:r w:rsidR="0037475D" w:rsidRPr="005C4D8F">
              <w:rPr>
                <w:rFonts w:eastAsia="MS Mincho"/>
              </w:rPr>
              <w:t xml:space="preserve"> UL</w:t>
            </w:r>
          </w:p>
          <w:p w14:paraId="0987B285"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35D8516A" w14:textId="77777777" w:rsidR="00E91925" w:rsidRPr="005C4D8F" w:rsidRDefault="00E91925" w:rsidP="005C4D8F">
            <w:pPr>
              <w:pStyle w:val="TAC"/>
              <w:rPr>
                <w:rFonts w:eastAsia="MS Mincho"/>
              </w:rPr>
            </w:pPr>
            <w:r w:rsidRPr="005C4D8F">
              <w:rPr>
                <w:rFonts w:eastAsia="MS Mincho"/>
              </w:rPr>
              <w:t>12 Gbit/s</w:t>
            </w:r>
          </w:p>
        </w:tc>
        <w:tc>
          <w:tcPr>
            <w:tcW w:w="1138" w:type="dxa"/>
            <w:shd w:val="clear" w:color="auto" w:fill="auto"/>
          </w:tcPr>
          <w:p w14:paraId="46B812B8"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042A2A8F" w14:textId="77777777" w:rsidTr="002649E7">
        <w:trPr>
          <w:cantSplit/>
        </w:trPr>
        <w:tc>
          <w:tcPr>
            <w:tcW w:w="1373" w:type="dxa"/>
            <w:tcBorders>
              <w:right w:val="single" w:sz="4" w:space="0" w:color="auto"/>
            </w:tcBorders>
            <w:shd w:val="clear" w:color="auto" w:fill="auto"/>
          </w:tcPr>
          <w:p w14:paraId="5249CDC6" w14:textId="77777777" w:rsidR="00E91925" w:rsidRPr="005C4D8F" w:rsidRDefault="0037475D" w:rsidP="005C4D8F">
            <w:pPr>
              <w:pStyle w:val="TAL"/>
              <w:rPr>
                <w:rFonts w:eastAsia="MS Mincho"/>
              </w:rPr>
            </w:pPr>
            <w:r w:rsidRPr="005C4D8F">
              <w:rPr>
                <w:rFonts w:eastAsia="MS Mincho"/>
              </w:rPr>
              <w:t>Uncompressed HD</w:t>
            </w:r>
            <w:r w:rsidR="00E91925" w:rsidRPr="005C4D8F">
              <w:rPr>
                <w:rFonts w:eastAsia="MS Mincho"/>
              </w:rPr>
              <w:t xml:space="preserve"> video</w:t>
            </w:r>
          </w:p>
        </w:tc>
        <w:tc>
          <w:tcPr>
            <w:tcW w:w="1122" w:type="dxa"/>
            <w:tcBorders>
              <w:left w:val="single" w:sz="12" w:space="0" w:color="auto"/>
            </w:tcBorders>
            <w:shd w:val="clear" w:color="auto" w:fill="auto"/>
          </w:tcPr>
          <w:p w14:paraId="7467F51A" w14:textId="77777777" w:rsidR="00E91925" w:rsidRPr="005C4D8F" w:rsidRDefault="00E91925" w:rsidP="005C4D8F">
            <w:pPr>
              <w:pStyle w:val="TAC"/>
              <w:rPr>
                <w:rFonts w:eastAsia="MS Mincho"/>
              </w:rPr>
            </w:pPr>
            <w:r w:rsidRPr="005C4D8F">
              <w:rPr>
                <w:rFonts w:eastAsia="MS Mincho"/>
              </w:rPr>
              <w:t>1</w:t>
            </w:r>
          </w:p>
        </w:tc>
        <w:tc>
          <w:tcPr>
            <w:tcW w:w="1126" w:type="dxa"/>
            <w:shd w:val="clear" w:color="auto" w:fill="auto"/>
          </w:tcPr>
          <w:p w14:paraId="5332CDEC" w14:textId="77777777" w:rsidR="00E91925" w:rsidRPr="005C4D8F" w:rsidRDefault="00E91925" w:rsidP="005C4D8F">
            <w:pPr>
              <w:pStyle w:val="TAC"/>
              <w:rPr>
                <w:rFonts w:eastAsia="MS Mincho"/>
              </w:rPr>
            </w:pPr>
            <w:r w:rsidRPr="005C4D8F">
              <w:rPr>
                <w:rFonts w:eastAsia="MS Mincho"/>
              </w:rPr>
              <w:t>0 km/h</w:t>
            </w:r>
          </w:p>
        </w:tc>
        <w:tc>
          <w:tcPr>
            <w:tcW w:w="1165" w:type="dxa"/>
            <w:shd w:val="clear" w:color="auto" w:fill="auto"/>
          </w:tcPr>
          <w:p w14:paraId="5F12AABA" w14:textId="77777777" w:rsidR="00E91925" w:rsidRPr="005C4D8F" w:rsidRDefault="00E91925" w:rsidP="005C4D8F">
            <w:pPr>
              <w:pStyle w:val="TAC"/>
              <w:rPr>
                <w:rFonts w:eastAsia="MS Mincho"/>
              </w:rPr>
            </w:pPr>
            <w:r w:rsidRPr="005C4D8F">
              <w:rPr>
                <w:rFonts w:eastAsia="MS Mincho"/>
              </w:rPr>
              <w:t>1 km</w:t>
            </w:r>
            <w:r w:rsidRPr="005C4D8F">
              <w:rPr>
                <w:rFonts w:eastAsia="MS Mincho"/>
                <w:vertAlign w:val="superscript"/>
              </w:rPr>
              <w:t>2</w:t>
            </w:r>
          </w:p>
        </w:tc>
        <w:tc>
          <w:tcPr>
            <w:tcW w:w="1157" w:type="dxa"/>
            <w:shd w:val="clear" w:color="auto" w:fill="auto"/>
          </w:tcPr>
          <w:p w14:paraId="6A2C9329" w14:textId="77777777" w:rsidR="00E91925" w:rsidRPr="005C4D8F" w:rsidRDefault="00E91925" w:rsidP="005C4D8F">
            <w:pPr>
              <w:pStyle w:val="TAC"/>
              <w:rPr>
                <w:rFonts w:eastAsia="MS Mincho"/>
              </w:rPr>
            </w:pPr>
            <w:r w:rsidRPr="005C4D8F">
              <w:rPr>
                <w:rFonts w:eastAsia="MS Mincho"/>
              </w:rPr>
              <w:t xml:space="preserve">400 </w:t>
            </w:r>
            <w:proofErr w:type="spellStart"/>
            <w:r w:rsidRPr="005C4D8F">
              <w:rPr>
                <w:rFonts w:eastAsia="MS Mincho"/>
              </w:rPr>
              <w:t>ms</w:t>
            </w:r>
            <w:proofErr w:type="spellEnd"/>
          </w:p>
        </w:tc>
        <w:tc>
          <w:tcPr>
            <w:tcW w:w="1142" w:type="dxa"/>
            <w:shd w:val="clear" w:color="auto" w:fill="auto"/>
          </w:tcPr>
          <w:p w14:paraId="4B1673D2"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-9</w:t>
            </w:r>
            <w:r w:rsidRPr="005C4D8F">
              <w:rPr>
                <w:rFonts w:eastAsia="MS Mincho"/>
              </w:rPr>
              <w:t xml:space="preserve"> UL</w:t>
            </w:r>
          </w:p>
          <w:p w14:paraId="376616A8"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627FFCED" w14:textId="77777777" w:rsidR="00E91925" w:rsidRPr="005C4D8F" w:rsidRDefault="00E91925" w:rsidP="005C4D8F">
            <w:pPr>
              <w:pStyle w:val="TAC"/>
              <w:rPr>
                <w:rFonts w:eastAsia="MS Mincho"/>
              </w:rPr>
            </w:pPr>
            <w:r w:rsidRPr="005C4D8F">
              <w:rPr>
                <w:rFonts w:eastAsia="MS Mincho"/>
              </w:rPr>
              <w:t>3 .2 Gbit/s</w:t>
            </w:r>
          </w:p>
        </w:tc>
        <w:tc>
          <w:tcPr>
            <w:tcW w:w="1138" w:type="dxa"/>
            <w:shd w:val="clear" w:color="auto" w:fill="auto"/>
          </w:tcPr>
          <w:p w14:paraId="6316FE64"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73CBB97B" w14:textId="77777777" w:rsidTr="002649E7">
        <w:trPr>
          <w:cantSplit/>
        </w:trPr>
        <w:tc>
          <w:tcPr>
            <w:tcW w:w="1373" w:type="dxa"/>
            <w:tcBorders>
              <w:right w:val="single" w:sz="4" w:space="0" w:color="auto"/>
            </w:tcBorders>
            <w:shd w:val="clear" w:color="auto" w:fill="auto"/>
          </w:tcPr>
          <w:p w14:paraId="60AF5676" w14:textId="77777777" w:rsidR="00E91925" w:rsidRPr="005C4D8F" w:rsidRDefault="00E91925" w:rsidP="005C4D8F">
            <w:pPr>
              <w:pStyle w:val="TAL"/>
              <w:rPr>
                <w:rFonts w:eastAsia="MS Mincho"/>
              </w:rPr>
            </w:pPr>
            <w:r w:rsidRPr="005C4D8F">
              <w:rPr>
                <w:rFonts w:eastAsia="MS Mincho"/>
              </w:rPr>
              <w:t>Mezzanine compression UHD video</w:t>
            </w:r>
          </w:p>
        </w:tc>
        <w:tc>
          <w:tcPr>
            <w:tcW w:w="1122" w:type="dxa"/>
            <w:tcBorders>
              <w:left w:val="single" w:sz="12" w:space="0" w:color="auto"/>
            </w:tcBorders>
            <w:shd w:val="clear" w:color="auto" w:fill="auto"/>
          </w:tcPr>
          <w:p w14:paraId="4194D4A5"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05AE8760" w14:textId="77777777" w:rsidR="00E91925" w:rsidRPr="005C4D8F" w:rsidRDefault="00E91925" w:rsidP="005C4D8F">
            <w:pPr>
              <w:pStyle w:val="TAC"/>
              <w:rPr>
                <w:rFonts w:eastAsia="MS Mincho"/>
              </w:rPr>
            </w:pPr>
            <w:r w:rsidRPr="005C4D8F">
              <w:rPr>
                <w:rFonts w:eastAsia="MS Mincho"/>
              </w:rPr>
              <w:t>0 km/h</w:t>
            </w:r>
          </w:p>
        </w:tc>
        <w:tc>
          <w:tcPr>
            <w:tcW w:w="1165" w:type="dxa"/>
            <w:shd w:val="clear" w:color="auto" w:fill="auto"/>
          </w:tcPr>
          <w:p w14:paraId="138C21A7"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01F3CADB" w14:textId="77777777" w:rsidR="00E91925" w:rsidRPr="005C4D8F" w:rsidRDefault="00E91925" w:rsidP="005C4D8F">
            <w:pPr>
              <w:pStyle w:val="TAC"/>
              <w:rPr>
                <w:rFonts w:eastAsia="MS Mincho"/>
              </w:rPr>
            </w:pPr>
            <w:r w:rsidRPr="005C4D8F">
              <w:rPr>
                <w:rFonts w:eastAsia="MS Mincho"/>
              </w:rPr>
              <w:t>1 s</w:t>
            </w:r>
          </w:p>
          <w:p w14:paraId="00B9D61B" w14:textId="77777777" w:rsidR="00E91925" w:rsidRPr="005C4D8F" w:rsidRDefault="00E91925" w:rsidP="005C4D8F">
            <w:pPr>
              <w:pStyle w:val="TAC"/>
              <w:rPr>
                <w:rFonts w:eastAsia="MS Mincho"/>
              </w:rPr>
            </w:pPr>
          </w:p>
        </w:tc>
        <w:tc>
          <w:tcPr>
            <w:tcW w:w="1142" w:type="dxa"/>
            <w:shd w:val="clear" w:color="auto" w:fill="auto"/>
          </w:tcPr>
          <w:p w14:paraId="7457732B"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-9</w:t>
            </w:r>
            <w:r w:rsidRPr="005C4D8F">
              <w:rPr>
                <w:rFonts w:eastAsia="MS Mincho"/>
              </w:rPr>
              <w:t xml:space="preserve"> UL</w:t>
            </w:r>
          </w:p>
          <w:p w14:paraId="59EA33A5"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08CC37DB" w14:textId="77777777" w:rsidR="00E91925" w:rsidRPr="005C4D8F" w:rsidRDefault="00E91925" w:rsidP="005C4D8F">
            <w:pPr>
              <w:pStyle w:val="TAC"/>
              <w:rPr>
                <w:rFonts w:eastAsia="MS Mincho"/>
              </w:rPr>
            </w:pPr>
            <w:r w:rsidRPr="005C4D8F">
              <w:rPr>
                <w:rFonts w:eastAsia="MS Mincho"/>
              </w:rPr>
              <w:t>3 Gbit/s</w:t>
            </w:r>
          </w:p>
        </w:tc>
        <w:tc>
          <w:tcPr>
            <w:tcW w:w="1138" w:type="dxa"/>
            <w:shd w:val="clear" w:color="auto" w:fill="auto"/>
          </w:tcPr>
          <w:p w14:paraId="1D878A27"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008CE52D" w14:textId="77777777" w:rsidTr="002649E7">
        <w:trPr>
          <w:cantSplit/>
        </w:trPr>
        <w:tc>
          <w:tcPr>
            <w:tcW w:w="1373" w:type="dxa"/>
            <w:tcBorders>
              <w:right w:val="single" w:sz="4" w:space="0" w:color="auto"/>
            </w:tcBorders>
            <w:shd w:val="clear" w:color="auto" w:fill="auto"/>
          </w:tcPr>
          <w:p w14:paraId="6997902D" w14:textId="77777777" w:rsidR="00E91925" w:rsidRPr="005C4D8F" w:rsidRDefault="00E91925" w:rsidP="005C4D8F">
            <w:pPr>
              <w:pStyle w:val="TAL"/>
              <w:rPr>
                <w:rFonts w:eastAsia="MS Mincho"/>
              </w:rPr>
            </w:pPr>
            <w:r w:rsidRPr="005C4D8F">
              <w:rPr>
                <w:rFonts w:eastAsia="MS Mincho"/>
              </w:rPr>
              <w:t>Mezzanine compression HD video</w:t>
            </w:r>
          </w:p>
        </w:tc>
        <w:tc>
          <w:tcPr>
            <w:tcW w:w="1122" w:type="dxa"/>
            <w:tcBorders>
              <w:left w:val="single" w:sz="12" w:space="0" w:color="auto"/>
            </w:tcBorders>
            <w:shd w:val="clear" w:color="auto" w:fill="auto"/>
          </w:tcPr>
          <w:p w14:paraId="76830F25"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1CE907DD" w14:textId="77777777" w:rsidR="00E91925" w:rsidRPr="005C4D8F" w:rsidRDefault="00E91925" w:rsidP="005C4D8F">
            <w:pPr>
              <w:pStyle w:val="TAC"/>
              <w:rPr>
                <w:rFonts w:eastAsia="MS Mincho"/>
              </w:rPr>
            </w:pPr>
            <w:r w:rsidRPr="005C4D8F">
              <w:rPr>
                <w:rFonts w:eastAsia="MS Mincho"/>
              </w:rPr>
              <w:t>0 km/h</w:t>
            </w:r>
          </w:p>
        </w:tc>
        <w:tc>
          <w:tcPr>
            <w:tcW w:w="1165" w:type="dxa"/>
            <w:shd w:val="clear" w:color="auto" w:fill="auto"/>
          </w:tcPr>
          <w:p w14:paraId="32DF61DB"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3EB9EDB8" w14:textId="77777777" w:rsidR="00E91925" w:rsidRPr="005C4D8F" w:rsidRDefault="00E91925" w:rsidP="005C4D8F">
            <w:pPr>
              <w:pStyle w:val="TAC"/>
              <w:rPr>
                <w:rFonts w:eastAsia="MS Mincho"/>
              </w:rPr>
            </w:pPr>
            <w:r w:rsidRPr="005C4D8F">
              <w:rPr>
                <w:rFonts w:eastAsia="MS Mincho"/>
              </w:rPr>
              <w:t>1 s</w:t>
            </w:r>
          </w:p>
          <w:p w14:paraId="7DE1798A" w14:textId="77777777" w:rsidR="00E91925" w:rsidRPr="005C4D8F" w:rsidRDefault="00E91925" w:rsidP="005C4D8F">
            <w:pPr>
              <w:pStyle w:val="TAC"/>
              <w:rPr>
                <w:rFonts w:eastAsia="MS Mincho"/>
              </w:rPr>
            </w:pPr>
          </w:p>
        </w:tc>
        <w:tc>
          <w:tcPr>
            <w:tcW w:w="1142" w:type="dxa"/>
            <w:shd w:val="clear" w:color="auto" w:fill="auto"/>
          </w:tcPr>
          <w:p w14:paraId="4E00B132"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-9</w:t>
            </w:r>
            <w:r w:rsidRPr="005C4D8F">
              <w:rPr>
                <w:rFonts w:eastAsia="MS Mincho"/>
              </w:rPr>
              <w:t xml:space="preserve"> UL</w:t>
            </w:r>
          </w:p>
          <w:p w14:paraId="0B9AB3FE"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48F7CF2B" w14:textId="77777777" w:rsidR="00E91925" w:rsidRPr="005C4D8F" w:rsidRDefault="00E91925" w:rsidP="005C4D8F">
            <w:pPr>
              <w:pStyle w:val="TAC"/>
              <w:rPr>
                <w:rFonts w:eastAsia="MS Mincho"/>
              </w:rPr>
            </w:pPr>
            <w:r w:rsidRPr="005C4D8F">
              <w:rPr>
                <w:rFonts w:eastAsia="MS Mincho"/>
              </w:rPr>
              <w:t>1 Gbit/s</w:t>
            </w:r>
          </w:p>
        </w:tc>
        <w:tc>
          <w:tcPr>
            <w:tcW w:w="1138" w:type="dxa"/>
            <w:shd w:val="clear" w:color="auto" w:fill="auto"/>
          </w:tcPr>
          <w:p w14:paraId="65D391CA"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4B96604F" w14:textId="77777777" w:rsidTr="002649E7">
        <w:trPr>
          <w:cantSplit/>
        </w:trPr>
        <w:tc>
          <w:tcPr>
            <w:tcW w:w="1373" w:type="dxa"/>
            <w:tcBorders>
              <w:right w:val="single" w:sz="4" w:space="0" w:color="auto"/>
            </w:tcBorders>
            <w:shd w:val="clear" w:color="auto" w:fill="auto"/>
          </w:tcPr>
          <w:p w14:paraId="3840AD50" w14:textId="77777777" w:rsidR="00E91925" w:rsidRPr="005C4D8F" w:rsidRDefault="00E91925" w:rsidP="005C4D8F">
            <w:pPr>
              <w:pStyle w:val="TAL"/>
              <w:rPr>
                <w:rFonts w:eastAsia="MS Mincho"/>
              </w:rPr>
            </w:pPr>
            <w:r w:rsidRPr="005C4D8F">
              <w:rPr>
                <w:rFonts w:eastAsia="MS Mincho"/>
              </w:rPr>
              <w:t>Tier one events UHD</w:t>
            </w:r>
          </w:p>
        </w:tc>
        <w:tc>
          <w:tcPr>
            <w:tcW w:w="1122" w:type="dxa"/>
            <w:tcBorders>
              <w:left w:val="single" w:sz="12" w:space="0" w:color="auto"/>
            </w:tcBorders>
            <w:shd w:val="clear" w:color="auto" w:fill="auto"/>
          </w:tcPr>
          <w:p w14:paraId="2445B839"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21B91FB3" w14:textId="77777777" w:rsidR="00E91925" w:rsidRPr="005C4D8F" w:rsidRDefault="00E91925" w:rsidP="005C4D8F">
            <w:pPr>
              <w:pStyle w:val="TAC"/>
              <w:rPr>
                <w:rFonts w:eastAsia="MS Mincho"/>
              </w:rPr>
            </w:pPr>
            <w:r w:rsidRPr="005C4D8F">
              <w:rPr>
                <w:rFonts w:eastAsia="MS Mincho"/>
              </w:rPr>
              <w:t>0 km/h</w:t>
            </w:r>
          </w:p>
        </w:tc>
        <w:tc>
          <w:tcPr>
            <w:tcW w:w="1165" w:type="dxa"/>
            <w:shd w:val="clear" w:color="auto" w:fill="auto"/>
          </w:tcPr>
          <w:p w14:paraId="5601EA52"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228732E4" w14:textId="77777777" w:rsidR="00E91925" w:rsidRPr="005C4D8F" w:rsidRDefault="00E91925" w:rsidP="005C4D8F">
            <w:pPr>
              <w:pStyle w:val="TAC"/>
              <w:rPr>
                <w:rFonts w:eastAsia="MS Mincho"/>
              </w:rPr>
            </w:pPr>
            <w:r w:rsidRPr="005C4D8F">
              <w:rPr>
                <w:rFonts w:eastAsia="MS Mincho"/>
              </w:rPr>
              <w:t>1 s</w:t>
            </w:r>
          </w:p>
          <w:p w14:paraId="37B82C45" w14:textId="77777777" w:rsidR="00E91925" w:rsidRPr="005C4D8F" w:rsidRDefault="00E91925" w:rsidP="005C4D8F">
            <w:pPr>
              <w:pStyle w:val="TAC"/>
              <w:rPr>
                <w:rFonts w:eastAsia="MS Mincho"/>
              </w:rPr>
            </w:pPr>
          </w:p>
        </w:tc>
        <w:tc>
          <w:tcPr>
            <w:tcW w:w="1142" w:type="dxa"/>
            <w:shd w:val="clear" w:color="auto" w:fill="auto"/>
          </w:tcPr>
          <w:p w14:paraId="2F872BEF"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-9</w:t>
            </w:r>
            <w:r w:rsidRPr="005C4D8F">
              <w:rPr>
                <w:rFonts w:eastAsia="MS Mincho"/>
              </w:rPr>
              <w:t xml:space="preserve"> UL</w:t>
            </w:r>
          </w:p>
          <w:p w14:paraId="6FAD33A2"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62A2B673" w14:textId="77777777" w:rsidR="00E91925" w:rsidRPr="005C4D8F" w:rsidRDefault="00E91925" w:rsidP="005C4D8F">
            <w:pPr>
              <w:pStyle w:val="TAC"/>
              <w:rPr>
                <w:rFonts w:eastAsia="MS Mincho"/>
              </w:rPr>
            </w:pPr>
            <w:r w:rsidRPr="005C4D8F">
              <w:rPr>
                <w:rFonts w:eastAsia="MS Mincho"/>
              </w:rPr>
              <w:t>500 Mbit/s</w:t>
            </w:r>
          </w:p>
        </w:tc>
        <w:tc>
          <w:tcPr>
            <w:tcW w:w="1138" w:type="dxa"/>
            <w:shd w:val="clear" w:color="auto" w:fill="auto"/>
          </w:tcPr>
          <w:p w14:paraId="173E4980"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1C3BFE1F" w14:textId="77777777" w:rsidTr="002649E7">
        <w:trPr>
          <w:cantSplit/>
        </w:trPr>
        <w:tc>
          <w:tcPr>
            <w:tcW w:w="1373" w:type="dxa"/>
            <w:tcBorders>
              <w:right w:val="single" w:sz="4" w:space="0" w:color="auto"/>
            </w:tcBorders>
            <w:shd w:val="clear" w:color="auto" w:fill="auto"/>
          </w:tcPr>
          <w:p w14:paraId="62F98200" w14:textId="77777777" w:rsidR="00E91925" w:rsidRPr="005C4D8F" w:rsidRDefault="00E91925" w:rsidP="005C4D8F">
            <w:pPr>
              <w:pStyle w:val="TAL"/>
              <w:rPr>
                <w:rFonts w:eastAsia="MS Mincho"/>
              </w:rPr>
            </w:pPr>
            <w:r w:rsidRPr="005C4D8F">
              <w:rPr>
                <w:rFonts w:eastAsia="MS Mincho"/>
              </w:rPr>
              <w:t>Tier one events HD</w:t>
            </w:r>
          </w:p>
        </w:tc>
        <w:tc>
          <w:tcPr>
            <w:tcW w:w="1122" w:type="dxa"/>
            <w:tcBorders>
              <w:left w:val="single" w:sz="12" w:space="0" w:color="auto"/>
            </w:tcBorders>
            <w:shd w:val="clear" w:color="auto" w:fill="auto"/>
          </w:tcPr>
          <w:p w14:paraId="18FD28E6"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4316AC70" w14:textId="77777777" w:rsidR="00E91925" w:rsidRPr="005C4D8F" w:rsidRDefault="00E91925" w:rsidP="005C4D8F">
            <w:pPr>
              <w:pStyle w:val="TAC"/>
              <w:rPr>
                <w:rFonts w:eastAsia="MS Mincho"/>
              </w:rPr>
            </w:pPr>
            <w:r w:rsidRPr="005C4D8F">
              <w:rPr>
                <w:rFonts w:eastAsia="MS Mincho"/>
              </w:rPr>
              <w:t>0 km/h</w:t>
            </w:r>
          </w:p>
        </w:tc>
        <w:tc>
          <w:tcPr>
            <w:tcW w:w="1165" w:type="dxa"/>
            <w:shd w:val="clear" w:color="auto" w:fill="auto"/>
          </w:tcPr>
          <w:p w14:paraId="57E216F5"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17979FC8" w14:textId="77777777" w:rsidR="00E91925" w:rsidRPr="005C4D8F" w:rsidRDefault="00E91925" w:rsidP="005C4D8F">
            <w:pPr>
              <w:pStyle w:val="TAC"/>
              <w:rPr>
                <w:rFonts w:eastAsia="MS Mincho"/>
              </w:rPr>
            </w:pPr>
            <w:r w:rsidRPr="005C4D8F">
              <w:rPr>
                <w:rFonts w:eastAsia="MS Mincho"/>
              </w:rPr>
              <w:t>1 s</w:t>
            </w:r>
          </w:p>
          <w:p w14:paraId="2ED968EA" w14:textId="77777777" w:rsidR="00E91925" w:rsidRPr="005C4D8F" w:rsidRDefault="00E91925" w:rsidP="005C4D8F">
            <w:pPr>
              <w:pStyle w:val="TAC"/>
              <w:rPr>
                <w:rFonts w:eastAsia="MS Mincho"/>
              </w:rPr>
            </w:pPr>
          </w:p>
        </w:tc>
        <w:tc>
          <w:tcPr>
            <w:tcW w:w="1142" w:type="dxa"/>
            <w:shd w:val="clear" w:color="auto" w:fill="auto"/>
          </w:tcPr>
          <w:p w14:paraId="659AA7C1"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-8</w:t>
            </w:r>
            <w:r w:rsidRPr="005C4D8F">
              <w:rPr>
                <w:rFonts w:eastAsia="MS Mincho"/>
              </w:rPr>
              <w:t xml:space="preserve"> UL</w:t>
            </w:r>
          </w:p>
          <w:p w14:paraId="792293A4"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3E86F66F" w14:textId="77777777" w:rsidR="00E91925" w:rsidRPr="005C4D8F" w:rsidRDefault="00E91925" w:rsidP="005C4D8F">
            <w:pPr>
              <w:pStyle w:val="TAC"/>
              <w:rPr>
                <w:rFonts w:eastAsia="MS Mincho"/>
              </w:rPr>
            </w:pPr>
            <w:r w:rsidRPr="005C4D8F">
              <w:rPr>
                <w:rFonts w:eastAsia="MS Mincho"/>
              </w:rPr>
              <w:t>200 Mbit/s</w:t>
            </w:r>
          </w:p>
        </w:tc>
        <w:tc>
          <w:tcPr>
            <w:tcW w:w="1138" w:type="dxa"/>
            <w:shd w:val="clear" w:color="auto" w:fill="auto"/>
          </w:tcPr>
          <w:p w14:paraId="5AA8E3E7"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602333A3" w14:textId="77777777" w:rsidTr="002649E7">
        <w:trPr>
          <w:cantSplit/>
        </w:trPr>
        <w:tc>
          <w:tcPr>
            <w:tcW w:w="1373" w:type="dxa"/>
            <w:tcBorders>
              <w:right w:val="single" w:sz="4" w:space="0" w:color="auto"/>
            </w:tcBorders>
            <w:shd w:val="clear" w:color="auto" w:fill="auto"/>
          </w:tcPr>
          <w:p w14:paraId="44909FA3" w14:textId="77777777" w:rsidR="00E91925" w:rsidRPr="005C4D8F" w:rsidRDefault="00E91925" w:rsidP="005C4D8F">
            <w:pPr>
              <w:pStyle w:val="TAL"/>
              <w:rPr>
                <w:rFonts w:eastAsia="MS Mincho"/>
              </w:rPr>
            </w:pPr>
            <w:r w:rsidRPr="005C4D8F">
              <w:rPr>
                <w:rFonts w:eastAsia="MS Mincho"/>
              </w:rPr>
              <w:t>Tier two events UHD</w:t>
            </w:r>
          </w:p>
        </w:tc>
        <w:tc>
          <w:tcPr>
            <w:tcW w:w="1122" w:type="dxa"/>
            <w:tcBorders>
              <w:left w:val="single" w:sz="12" w:space="0" w:color="auto"/>
            </w:tcBorders>
            <w:shd w:val="clear" w:color="auto" w:fill="auto"/>
          </w:tcPr>
          <w:p w14:paraId="7B4908C7"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3BE2AEF5" w14:textId="77777777" w:rsidR="00E91925" w:rsidRPr="005C4D8F" w:rsidRDefault="00E91925" w:rsidP="005C4D8F">
            <w:pPr>
              <w:pStyle w:val="TAC"/>
              <w:rPr>
                <w:rFonts w:eastAsia="MS Mincho"/>
              </w:rPr>
            </w:pPr>
            <w:r w:rsidRPr="005C4D8F">
              <w:rPr>
                <w:rFonts w:eastAsia="MS Mincho"/>
              </w:rPr>
              <w:t>7 km/h</w:t>
            </w:r>
          </w:p>
        </w:tc>
        <w:tc>
          <w:tcPr>
            <w:tcW w:w="1165" w:type="dxa"/>
            <w:shd w:val="clear" w:color="auto" w:fill="auto"/>
          </w:tcPr>
          <w:p w14:paraId="025EBFCE"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07F0EA4D" w14:textId="77777777" w:rsidR="00E91925" w:rsidRPr="005C4D8F" w:rsidRDefault="00E91925" w:rsidP="005C4D8F">
            <w:pPr>
              <w:pStyle w:val="TAC"/>
              <w:rPr>
                <w:rFonts w:eastAsia="MS Mincho"/>
              </w:rPr>
            </w:pPr>
            <w:r w:rsidRPr="005C4D8F">
              <w:rPr>
                <w:rFonts w:eastAsia="MS Mincho"/>
              </w:rPr>
              <w:t>1 s</w:t>
            </w:r>
          </w:p>
          <w:p w14:paraId="405942BF" w14:textId="77777777" w:rsidR="00E91925" w:rsidRPr="005C4D8F" w:rsidRDefault="00E91925" w:rsidP="005C4D8F">
            <w:pPr>
              <w:pStyle w:val="TAC"/>
              <w:rPr>
                <w:rFonts w:eastAsia="MS Mincho"/>
              </w:rPr>
            </w:pPr>
          </w:p>
        </w:tc>
        <w:tc>
          <w:tcPr>
            <w:tcW w:w="1142" w:type="dxa"/>
            <w:shd w:val="clear" w:color="auto" w:fill="auto"/>
          </w:tcPr>
          <w:p w14:paraId="3B6281C1"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-8</w:t>
            </w:r>
            <w:r w:rsidRPr="005C4D8F">
              <w:rPr>
                <w:rFonts w:eastAsia="MS Mincho"/>
              </w:rPr>
              <w:t xml:space="preserve"> UL</w:t>
            </w:r>
          </w:p>
          <w:p w14:paraId="4D1894A4"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430B3504" w14:textId="77777777" w:rsidR="00E91925" w:rsidRPr="005C4D8F" w:rsidRDefault="00E91925" w:rsidP="005C4D8F">
            <w:pPr>
              <w:pStyle w:val="TAC"/>
              <w:rPr>
                <w:rFonts w:eastAsia="MS Mincho"/>
              </w:rPr>
            </w:pPr>
            <w:r w:rsidRPr="005C4D8F">
              <w:rPr>
                <w:rFonts w:eastAsia="MS Mincho"/>
              </w:rPr>
              <w:t>100 Mbit/s</w:t>
            </w:r>
          </w:p>
        </w:tc>
        <w:tc>
          <w:tcPr>
            <w:tcW w:w="1138" w:type="dxa"/>
            <w:shd w:val="clear" w:color="auto" w:fill="auto"/>
          </w:tcPr>
          <w:p w14:paraId="1FFDA156"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57806641" w14:textId="77777777" w:rsidTr="002649E7">
        <w:trPr>
          <w:cantSplit/>
        </w:trPr>
        <w:tc>
          <w:tcPr>
            <w:tcW w:w="1373" w:type="dxa"/>
            <w:tcBorders>
              <w:right w:val="single" w:sz="4" w:space="0" w:color="auto"/>
            </w:tcBorders>
            <w:shd w:val="clear" w:color="auto" w:fill="auto"/>
          </w:tcPr>
          <w:p w14:paraId="4180D46C" w14:textId="77777777" w:rsidR="00E91925" w:rsidRPr="005C4D8F" w:rsidRDefault="00E91925" w:rsidP="005C4D8F">
            <w:pPr>
              <w:pStyle w:val="TAL"/>
              <w:rPr>
                <w:rFonts w:eastAsia="MS Mincho"/>
              </w:rPr>
            </w:pPr>
            <w:r w:rsidRPr="005C4D8F">
              <w:rPr>
                <w:rFonts w:eastAsia="MS Mincho"/>
              </w:rPr>
              <w:t>Tier two events HD</w:t>
            </w:r>
          </w:p>
        </w:tc>
        <w:tc>
          <w:tcPr>
            <w:tcW w:w="1122" w:type="dxa"/>
            <w:tcBorders>
              <w:left w:val="single" w:sz="12" w:space="0" w:color="auto"/>
            </w:tcBorders>
            <w:shd w:val="clear" w:color="auto" w:fill="auto"/>
          </w:tcPr>
          <w:p w14:paraId="066215C5"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7BE9D492" w14:textId="77777777" w:rsidR="00E91925" w:rsidRPr="005C4D8F" w:rsidRDefault="00E91925" w:rsidP="005C4D8F">
            <w:pPr>
              <w:pStyle w:val="TAC"/>
              <w:rPr>
                <w:rFonts w:eastAsia="MS Mincho"/>
              </w:rPr>
            </w:pPr>
            <w:r w:rsidRPr="005C4D8F">
              <w:rPr>
                <w:rFonts w:eastAsia="MS Mincho"/>
              </w:rPr>
              <w:t>7 km/h</w:t>
            </w:r>
          </w:p>
        </w:tc>
        <w:tc>
          <w:tcPr>
            <w:tcW w:w="1165" w:type="dxa"/>
            <w:shd w:val="clear" w:color="auto" w:fill="auto"/>
          </w:tcPr>
          <w:p w14:paraId="548CD31C"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398BAC91" w14:textId="77777777" w:rsidR="00E91925" w:rsidRPr="005C4D8F" w:rsidRDefault="00E91925" w:rsidP="005C4D8F">
            <w:pPr>
              <w:pStyle w:val="TAC"/>
              <w:rPr>
                <w:rFonts w:eastAsia="MS Mincho"/>
              </w:rPr>
            </w:pPr>
            <w:r w:rsidRPr="005C4D8F">
              <w:rPr>
                <w:rFonts w:eastAsia="MS Mincho"/>
              </w:rPr>
              <w:t>1 s</w:t>
            </w:r>
          </w:p>
          <w:p w14:paraId="3E6816E2" w14:textId="77777777" w:rsidR="00E91925" w:rsidRPr="005C4D8F" w:rsidRDefault="00E91925" w:rsidP="005C4D8F">
            <w:pPr>
              <w:pStyle w:val="TAC"/>
              <w:rPr>
                <w:rFonts w:eastAsia="MS Mincho"/>
              </w:rPr>
            </w:pPr>
          </w:p>
        </w:tc>
        <w:tc>
          <w:tcPr>
            <w:tcW w:w="1142" w:type="dxa"/>
            <w:shd w:val="clear" w:color="auto" w:fill="auto"/>
          </w:tcPr>
          <w:p w14:paraId="3A42BEA2"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-8</w:t>
            </w:r>
            <w:r w:rsidRPr="005C4D8F">
              <w:rPr>
                <w:rFonts w:eastAsia="MS Mincho"/>
              </w:rPr>
              <w:t xml:space="preserve"> UL</w:t>
            </w:r>
          </w:p>
          <w:p w14:paraId="2D982139"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403F4F6A" w14:textId="77777777" w:rsidR="00E91925" w:rsidRPr="005C4D8F" w:rsidRDefault="00E91925" w:rsidP="005C4D8F">
            <w:pPr>
              <w:pStyle w:val="TAC"/>
              <w:rPr>
                <w:rFonts w:eastAsia="MS Mincho"/>
              </w:rPr>
            </w:pPr>
            <w:r w:rsidRPr="005C4D8F">
              <w:rPr>
                <w:rFonts w:eastAsia="MS Mincho"/>
              </w:rPr>
              <w:t>80 Mbit/s</w:t>
            </w:r>
          </w:p>
        </w:tc>
        <w:tc>
          <w:tcPr>
            <w:tcW w:w="1138" w:type="dxa"/>
            <w:shd w:val="clear" w:color="auto" w:fill="auto"/>
          </w:tcPr>
          <w:p w14:paraId="57D668D4"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1DF49D44" w14:textId="77777777" w:rsidTr="002649E7">
        <w:trPr>
          <w:cantSplit/>
        </w:trPr>
        <w:tc>
          <w:tcPr>
            <w:tcW w:w="1373" w:type="dxa"/>
            <w:tcBorders>
              <w:right w:val="single" w:sz="4" w:space="0" w:color="auto"/>
            </w:tcBorders>
            <w:shd w:val="clear" w:color="auto" w:fill="auto"/>
          </w:tcPr>
          <w:p w14:paraId="73DFB243" w14:textId="77777777" w:rsidR="00E91925" w:rsidRPr="005C4D8F" w:rsidRDefault="00E91925" w:rsidP="005C4D8F">
            <w:pPr>
              <w:pStyle w:val="TAL"/>
              <w:rPr>
                <w:rFonts w:eastAsia="MS Mincho"/>
              </w:rPr>
            </w:pPr>
            <w:r w:rsidRPr="005C4D8F">
              <w:rPr>
                <w:rFonts w:eastAsia="MS Mincho"/>
              </w:rPr>
              <w:t>Tier three events UHD (Note 2)</w:t>
            </w:r>
          </w:p>
        </w:tc>
        <w:tc>
          <w:tcPr>
            <w:tcW w:w="1122" w:type="dxa"/>
            <w:tcBorders>
              <w:left w:val="single" w:sz="12" w:space="0" w:color="auto"/>
            </w:tcBorders>
            <w:shd w:val="clear" w:color="auto" w:fill="auto"/>
          </w:tcPr>
          <w:p w14:paraId="67C6AEB2"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4C28D454" w14:textId="77777777" w:rsidR="00E91925" w:rsidRPr="005C4D8F" w:rsidRDefault="00E91925" w:rsidP="005C4D8F">
            <w:pPr>
              <w:pStyle w:val="TAC"/>
              <w:rPr>
                <w:rFonts w:eastAsia="MS Mincho"/>
              </w:rPr>
            </w:pPr>
            <w:r w:rsidRPr="005C4D8F">
              <w:rPr>
                <w:rFonts w:eastAsia="MS Mincho"/>
              </w:rPr>
              <w:t>200 km/h</w:t>
            </w:r>
          </w:p>
        </w:tc>
        <w:tc>
          <w:tcPr>
            <w:tcW w:w="1165" w:type="dxa"/>
            <w:shd w:val="clear" w:color="auto" w:fill="auto"/>
          </w:tcPr>
          <w:p w14:paraId="55668969"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59B25463" w14:textId="77777777" w:rsidR="00E91925" w:rsidRPr="005C4D8F" w:rsidRDefault="00E91925" w:rsidP="005C4D8F">
            <w:pPr>
              <w:pStyle w:val="TAC"/>
              <w:rPr>
                <w:rFonts w:eastAsia="MS Mincho"/>
              </w:rPr>
            </w:pPr>
            <w:r w:rsidRPr="005C4D8F">
              <w:rPr>
                <w:rFonts w:eastAsia="MS Mincho"/>
              </w:rPr>
              <w:t>1 s</w:t>
            </w:r>
          </w:p>
          <w:p w14:paraId="295C529A" w14:textId="77777777" w:rsidR="00E91925" w:rsidRPr="005C4D8F" w:rsidRDefault="00E91925" w:rsidP="005C4D8F">
            <w:pPr>
              <w:pStyle w:val="TAC"/>
              <w:rPr>
                <w:rFonts w:eastAsia="MS Mincho"/>
              </w:rPr>
            </w:pPr>
          </w:p>
        </w:tc>
        <w:tc>
          <w:tcPr>
            <w:tcW w:w="1142" w:type="dxa"/>
            <w:shd w:val="clear" w:color="auto" w:fill="auto"/>
          </w:tcPr>
          <w:p w14:paraId="55D9A25B"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UL</w:t>
            </w:r>
          </w:p>
          <w:p w14:paraId="193650AE"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53C1F1F6" w14:textId="77777777" w:rsidR="00E91925" w:rsidRPr="005C4D8F" w:rsidRDefault="00E91925" w:rsidP="005C4D8F">
            <w:pPr>
              <w:pStyle w:val="TAC"/>
              <w:rPr>
                <w:rFonts w:eastAsia="MS Mincho"/>
              </w:rPr>
            </w:pPr>
            <w:r w:rsidRPr="005C4D8F">
              <w:rPr>
                <w:rFonts w:eastAsia="MS Mincho"/>
              </w:rPr>
              <w:t>20 Mbit/s</w:t>
            </w:r>
          </w:p>
        </w:tc>
        <w:tc>
          <w:tcPr>
            <w:tcW w:w="1138" w:type="dxa"/>
            <w:shd w:val="clear" w:color="auto" w:fill="auto"/>
          </w:tcPr>
          <w:p w14:paraId="526C4089" w14:textId="77777777" w:rsidR="00E91925" w:rsidRPr="005C4D8F" w:rsidRDefault="00E91925" w:rsidP="005C4D8F">
            <w:pPr>
              <w:pStyle w:val="TAC"/>
              <w:rPr>
                <w:rFonts w:eastAsia="MS Mincho"/>
              </w:rPr>
            </w:pPr>
            <w:r w:rsidRPr="005C4D8F">
              <w:rPr>
                <w:rFonts w:eastAsia="MS Mincho"/>
              </w:rPr>
              <w:t>10 Mbit/s</w:t>
            </w:r>
          </w:p>
        </w:tc>
      </w:tr>
      <w:tr w:rsidR="00E91925" w:rsidRPr="005C4D8F" w14:paraId="2E00167F" w14:textId="77777777" w:rsidTr="002649E7">
        <w:trPr>
          <w:cantSplit/>
        </w:trPr>
        <w:tc>
          <w:tcPr>
            <w:tcW w:w="1373" w:type="dxa"/>
            <w:tcBorders>
              <w:right w:val="single" w:sz="4" w:space="0" w:color="auto"/>
            </w:tcBorders>
            <w:shd w:val="clear" w:color="auto" w:fill="auto"/>
          </w:tcPr>
          <w:p w14:paraId="4C41F6D8" w14:textId="77777777" w:rsidR="00E91925" w:rsidRPr="005C4D8F" w:rsidRDefault="00E91925" w:rsidP="005C4D8F">
            <w:pPr>
              <w:pStyle w:val="TAL"/>
              <w:rPr>
                <w:rFonts w:eastAsia="MS Mincho"/>
              </w:rPr>
            </w:pPr>
            <w:r w:rsidRPr="005C4D8F">
              <w:rPr>
                <w:rFonts w:eastAsia="MS Mincho"/>
              </w:rPr>
              <w:t>Tier three events HD (Note 2)</w:t>
            </w:r>
          </w:p>
        </w:tc>
        <w:tc>
          <w:tcPr>
            <w:tcW w:w="1122" w:type="dxa"/>
            <w:tcBorders>
              <w:left w:val="single" w:sz="12" w:space="0" w:color="auto"/>
            </w:tcBorders>
            <w:shd w:val="clear" w:color="auto" w:fill="auto"/>
          </w:tcPr>
          <w:p w14:paraId="19A79EB4"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4E8017E3" w14:textId="77777777" w:rsidR="00E91925" w:rsidRPr="005C4D8F" w:rsidRDefault="00E91925" w:rsidP="005C4D8F">
            <w:pPr>
              <w:pStyle w:val="TAC"/>
              <w:rPr>
                <w:rFonts w:eastAsia="MS Mincho"/>
              </w:rPr>
            </w:pPr>
            <w:r w:rsidRPr="005C4D8F">
              <w:rPr>
                <w:rFonts w:eastAsia="MS Mincho"/>
              </w:rPr>
              <w:t>200 km/h</w:t>
            </w:r>
          </w:p>
        </w:tc>
        <w:tc>
          <w:tcPr>
            <w:tcW w:w="1165" w:type="dxa"/>
            <w:shd w:val="clear" w:color="auto" w:fill="auto"/>
          </w:tcPr>
          <w:p w14:paraId="232137A8"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4C60F9DA" w14:textId="77777777" w:rsidR="00E91925" w:rsidRPr="005C4D8F" w:rsidRDefault="00E91925" w:rsidP="005C4D8F">
            <w:pPr>
              <w:pStyle w:val="TAC"/>
              <w:rPr>
                <w:rFonts w:eastAsia="MS Mincho"/>
              </w:rPr>
            </w:pPr>
            <w:r w:rsidRPr="005C4D8F">
              <w:rPr>
                <w:rFonts w:eastAsia="MS Mincho"/>
              </w:rPr>
              <w:t>1 s</w:t>
            </w:r>
          </w:p>
          <w:p w14:paraId="3F5E0786" w14:textId="77777777" w:rsidR="00E91925" w:rsidRPr="005C4D8F" w:rsidRDefault="00E91925" w:rsidP="005C4D8F">
            <w:pPr>
              <w:pStyle w:val="TAC"/>
              <w:rPr>
                <w:rFonts w:eastAsia="MS Mincho"/>
              </w:rPr>
            </w:pPr>
          </w:p>
        </w:tc>
        <w:tc>
          <w:tcPr>
            <w:tcW w:w="1142" w:type="dxa"/>
            <w:shd w:val="clear" w:color="auto" w:fill="auto"/>
          </w:tcPr>
          <w:p w14:paraId="155365AA"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UL</w:t>
            </w:r>
          </w:p>
          <w:p w14:paraId="3B6FF743"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516D8A46" w14:textId="77777777" w:rsidR="00E91925" w:rsidRPr="005C4D8F" w:rsidRDefault="00E91925" w:rsidP="005C4D8F">
            <w:pPr>
              <w:pStyle w:val="TAC"/>
              <w:rPr>
                <w:rFonts w:eastAsia="MS Mincho"/>
              </w:rPr>
            </w:pPr>
            <w:r w:rsidRPr="005C4D8F">
              <w:rPr>
                <w:rFonts w:eastAsia="MS Mincho"/>
              </w:rPr>
              <w:t>10 Mbit/s</w:t>
            </w:r>
          </w:p>
        </w:tc>
        <w:tc>
          <w:tcPr>
            <w:tcW w:w="1138" w:type="dxa"/>
            <w:shd w:val="clear" w:color="auto" w:fill="auto"/>
          </w:tcPr>
          <w:p w14:paraId="725E7D76" w14:textId="77777777" w:rsidR="00E91925" w:rsidRPr="005C4D8F" w:rsidRDefault="00E91925" w:rsidP="005C4D8F">
            <w:pPr>
              <w:pStyle w:val="TAC"/>
              <w:rPr>
                <w:rFonts w:eastAsia="MS Mincho"/>
              </w:rPr>
            </w:pPr>
            <w:r w:rsidRPr="005C4D8F">
              <w:rPr>
                <w:rFonts w:eastAsia="MS Mincho"/>
              </w:rPr>
              <w:t>10 Mbit/s</w:t>
            </w:r>
          </w:p>
        </w:tc>
      </w:tr>
      <w:tr w:rsidR="00E91925" w:rsidRPr="005C4D8F" w14:paraId="1158636A" w14:textId="77777777" w:rsidTr="002649E7">
        <w:trPr>
          <w:cantSplit/>
        </w:trPr>
        <w:tc>
          <w:tcPr>
            <w:tcW w:w="1373" w:type="dxa"/>
            <w:tcBorders>
              <w:right w:val="single" w:sz="4" w:space="0" w:color="auto"/>
            </w:tcBorders>
            <w:shd w:val="clear" w:color="auto" w:fill="auto"/>
          </w:tcPr>
          <w:p w14:paraId="546BDF13" w14:textId="77777777" w:rsidR="00E91925" w:rsidRPr="005C4D8F" w:rsidRDefault="00E91925" w:rsidP="005C4D8F">
            <w:pPr>
              <w:pStyle w:val="TAL"/>
              <w:rPr>
                <w:rFonts w:eastAsia="MS Mincho"/>
              </w:rPr>
            </w:pPr>
            <w:r w:rsidRPr="005C4D8F">
              <w:rPr>
                <w:rFonts w:eastAsia="MS Mincho"/>
              </w:rPr>
              <w:t>Remote OB</w:t>
            </w:r>
          </w:p>
        </w:tc>
        <w:tc>
          <w:tcPr>
            <w:tcW w:w="1122" w:type="dxa"/>
            <w:tcBorders>
              <w:left w:val="single" w:sz="12" w:space="0" w:color="auto"/>
            </w:tcBorders>
            <w:shd w:val="clear" w:color="auto" w:fill="auto"/>
          </w:tcPr>
          <w:p w14:paraId="4959CD0B"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151C037A" w14:textId="77777777" w:rsidR="00E91925" w:rsidRPr="005C4D8F" w:rsidRDefault="00E91925" w:rsidP="005C4D8F">
            <w:pPr>
              <w:pStyle w:val="TAC"/>
              <w:rPr>
                <w:rFonts w:eastAsia="MS Mincho"/>
              </w:rPr>
            </w:pPr>
            <w:r w:rsidRPr="005C4D8F">
              <w:rPr>
                <w:rFonts w:eastAsia="MS Mincho"/>
              </w:rPr>
              <w:t>7 km/h</w:t>
            </w:r>
          </w:p>
        </w:tc>
        <w:tc>
          <w:tcPr>
            <w:tcW w:w="1165" w:type="dxa"/>
            <w:shd w:val="clear" w:color="auto" w:fill="auto"/>
          </w:tcPr>
          <w:p w14:paraId="6EBE290C"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1039A760" w14:textId="77777777" w:rsidR="00E91925" w:rsidRPr="005C4D8F" w:rsidRDefault="00E91925" w:rsidP="005C4D8F">
            <w:pPr>
              <w:pStyle w:val="TAC"/>
              <w:rPr>
                <w:rFonts w:eastAsia="MS Mincho"/>
              </w:rPr>
            </w:pPr>
            <w:r w:rsidRPr="005C4D8F">
              <w:rPr>
                <w:rFonts w:eastAsia="MS Mincho"/>
              </w:rPr>
              <w:t xml:space="preserve">6 </w:t>
            </w:r>
            <w:proofErr w:type="spellStart"/>
            <w:r w:rsidRPr="005C4D8F">
              <w:rPr>
                <w:rFonts w:eastAsia="MS Mincho"/>
              </w:rPr>
              <w:t>ms</w:t>
            </w:r>
            <w:proofErr w:type="spellEnd"/>
          </w:p>
        </w:tc>
        <w:tc>
          <w:tcPr>
            <w:tcW w:w="1142" w:type="dxa"/>
            <w:shd w:val="clear" w:color="auto" w:fill="auto"/>
          </w:tcPr>
          <w:p w14:paraId="0ED6C4A7"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-8</w:t>
            </w:r>
            <w:r w:rsidRPr="005C4D8F">
              <w:rPr>
                <w:rFonts w:eastAsia="MS Mincho"/>
              </w:rPr>
              <w:t xml:space="preserve"> UL</w:t>
            </w:r>
          </w:p>
          <w:p w14:paraId="6042E5AD"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017201BB" w14:textId="77777777" w:rsidR="00E91925" w:rsidRPr="005C4D8F" w:rsidRDefault="00E91925" w:rsidP="005C4D8F">
            <w:pPr>
              <w:pStyle w:val="TAC"/>
              <w:rPr>
                <w:rFonts w:eastAsia="MS Mincho"/>
              </w:rPr>
            </w:pPr>
            <w:r w:rsidRPr="005C4D8F">
              <w:rPr>
                <w:rFonts w:eastAsia="MS Mincho"/>
              </w:rPr>
              <w:t>200 Mbit/s</w:t>
            </w:r>
          </w:p>
        </w:tc>
        <w:tc>
          <w:tcPr>
            <w:tcW w:w="1138" w:type="dxa"/>
            <w:shd w:val="clear" w:color="auto" w:fill="auto"/>
          </w:tcPr>
          <w:p w14:paraId="0DB91B48"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7423069E" w14:textId="77777777" w:rsidTr="002649E7">
        <w:trPr>
          <w:cantSplit/>
        </w:trPr>
        <w:tc>
          <w:tcPr>
            <w:tcW w:w="9350" w:type="dxa"/>
            <w:gridSpan w:val="8"/>
            <w:shd w:val="clear" w:color="auto" w:fill="auto"/>
          </w:tcPr>
          <w:p w14:paraId="06EA98B7" w14:textId="354528C5" w:rsidR="00E91925" w:rsidRPr="005C4D8F" w:rsidRDefault="00E91925" w:rsidP="005C4D8F">
            <w:pPr>
              <w:pStyle w:val="TAN"/>
              <w:rPr>
                <w:rFonts w:eastAsia="MS Mincho"/>
              </w:rPr>
            </w:pPr>
            <w:r w:rsidRPr="005C4D8F">
              <w:rPr>
                <w:rFonts w:eastAsia="MS Mincho"/>
              </w:rPr>
              <w:t xml:space="preserve">NOTE 1: </w:t>
            </w:r>
            <w:r w:rsidR="005E7097" w:rsidRPr="00693D7E">
              <w:tab/>
            </w:r>
            <w:r w:rsidRPr="00D321F2">
              <w:rPr>
                <w:rFonts w:eastAsia="Calibri"/>
              </w:rPr>
              <w:t xml:space="preserve">Packets that do not conform with the end-to-end latency are also accounted as error. The </w:t>
            </w:r>
            <w:r w:rsidRPr="005C4D8F">
              <w:rPr>
                <w:rFonts w:eastAsia="MS Mincho"/>
              </w:rPr>
              <w:t xml:space="preserve">packet error rate requirement is calculated considering 1500 B packets, and 1 </w:t>
            </w:r>
            <w:r w:rsidR="00A50BB2">
              <w:rPr>
                <w:rFonts w:eastAsia="MS Mincho"/>
              </w:rPr>
              <w:t xml:space="preserve">packet </w:t>
            </w:r>
            <w:r w:rsidRPr="005C4D8F">
              <w:rPr>
                <w:rFonts w:eastAsia="MS Mincho"/>
              </w:rPr>
              <w:t xml:space="preserve">error per hour </w:t>
            </w:r>
            <w:r w:rsidR="00A50BB2">
              <w:rPr>
                <w:rFonts w:eastAsia="MS Mincho"/>
              </w:rPr>
              <w:t>i</w:t>
            </w:r>
            <w:r w:rsidRPr="005C4D8F">
              <w:rPr>
                <w:rFonts w:eastAsia="MS Mincho"/>
              </w:rPr>
              <w:t>s</w:t>
            </w:r>
            <w:r w:rsidR="00A50BB2">
              <w:rPr>
                <w:rFonts w:eastAsia="MS Mincho"/>
              </w:rPr>
              <w:t xml:space="preserve"> 10</w:t>
            </w:r>
            <w:r w:rsidR="00A50BB2" w:rsidRPr="00C66266">
              <w:rPr>
                <w:rFonts w:eastAsia="MS Mincho"/>
                <w:vertAlign w:val="superscript"/>
              </w:rPr>
              <w:t>-5</w:t>
            </w:r>
            <w:r w:rsidR="00A50BB2">
              <w:rPr>
                <w:rFonts w:eastAsia="MS Mincho"/>
              </w:rPr>
              <w:t>/(3*x)</w:t>
            </w:r>
            <w:r w:rsidRPr="005C4D8F">
              <w:rPr>
                <w:rFonts w:eastAsia="MS Mincho"/>
              </w:rPr>
              <w:t xml:space="preserve"> </w:t>
            </w:r>
            <w:r w:rsidRPr="005C4D8F">
              <w:rPr>
                <w:rFonts w:eastAsia="MS Mincho"/>
              </w:rPr>
              <w:fldChar w:fldCharType="begin"/>
            </w:r>
            <w:r w:rsidRPr="005C4D8F">
              <w:rPr>
                <w:rFonts w:eastAsia="MS Mincho"/>
              </w:rPr>
              <w:instrText xml:space="preserve"> QUOTE </w:instrText>
            </w:r>
            <m:oMath>
              <m:r>
                <w:ins w:id="83" w:author="Paiva, Rafael" w:date="2019-08-05T15:24:00Z">
                  <m:rPr>
                    <m:sty m:val="p"/>
                  </m:rPr>
                  <w:rPr>
                    <w:rFonts w:ascii="Cambria Math" w:eastAsia="MS Mincho" w:hAnsi="Cambria Math" w:cs="Cambria Math"/>
                  </w:rPr>
                  <m:t>=</m:t>
                </w:ins>
              </m:r>
              <m:f>
                <m:fPr>
                  <m:ctrlPr>
                    <w:ins w:id="84" w:author="Paiva, Rafael" w:date="2019-08-05T15:24:00Z">
                      <w:rPr>
                        <w:rFonts w:ascii="Cambria Math" w:eastAsia="MS Mincho" w:hAnsi="Cambria Math"/>
                      </w:rPr>
                    </w:ins>
                  </m:ctrlPr>
                </m:fPr>
                <m:num>
                  <m:sSup>
                    <m:sSupPr>
                      <m:ctrlPr>
                        <w:ins w:id="85" w:author="Paiva, Rafael" w:date="2019-08-05T15:24:00Z">
                          <w:rPr>
                            <w:rFonts w:ascii="Cambria Math" w:eastAsia="MS Mincho" w:hAnsi="Cambria Math" w:cs="Cambria Math"/>
                          </w:rPr>
                        </w:ins>
                      </m:ctrlPr>
                    </m:sSupPr>
                    <m:e>
                      <m:r>
                        <w:ins w:id="86" w:author="Paiva, Rafael" w:date="2019-08-05T15:24:00Z">
                          <w:rPr>
                            <w:rFonts w:ascii="Cambria Math" w:eastAsia="MS Mincho" w:hAnsi="Cambria Math" w:cs="Cambria Math"/>
                          </w:rPr>
                          <m:t>10</m:t>
                        </w:ins>
                      </m:r>
                    </m:e>
                    <m:sup>
                      <m:r>
                        <w:ins w:id="87" w:author="Paiva, Rafael" w:date="2019-08-05T15:24:00Z">
                          <w:rPr>
                            <w:rFonts w:ascii="Cambria Math" w:eastAsia="MS Mincho" w:hAnsi="Cambria Math" w:cs="Cambria Math"/>
                          </w:rPr>
                          <m:t>-5</m:t>
                        </w:ins>
                      </m:r>
                    </m:sup>
                  </m:sSup>
                </m:num>
                <m:den>
                  <m:r>
                    <w:ins w:id="88" w:author="Paiva, Rafael" w:date="2019-08-05T15:24:00Z">
                      <w:rPr>
                        <w:rFonts w:ascii="Cambria Math" w:eastAsia="MS Mincho" w:hAnsi="Cambria Math"/>
                      </w:rPr>
                      <m:t>3x</m:t>
                    </w:ins>
                  </m:r>
                </m:den>
              </m:f>
            </m:oMath>
            <w:r w:rsidRPr="005C4D8F">
              <w:rPr>
                <w:rFonts w:eastAsia="MS Mincho"/>
              </w:rPr>
              <w:instrText xml:space="preserve"> </w:instrText>
            </w:r>
            <w:r w:rsidRPr="005C4D8F">
              <w:rPr>
                <w:rFonts w:eastAsia="MS Mincho"/>
              </w:rPr>
              <w:fldChar w:fldCharType="separate"/>
            </w:r>
            <w:r w:rsidRPr="005C4D8F">
              <w:rPr>
                <w:rFonts w:eastAsia="MS Mincho"/>
              </w:rPr>
              <w:fldChar w:fldCharType="end"/>
            </w:r>
            <w:r w:rsidRPr="005C4D8F">
              <w:rPr>
                <w:rFonts w:eastAsia="MS Mincho"/>
              </w:rPr>
              <w:t xml:space="preserve">, where </w:t>
            </w:r>
            <w:r w:rsidR="00A50BB2">
              <w:rPr>
                <w:rFonts w:eastAsia="MS Mincho"/>
              </w:rPr>
              <w:t>x</w:t>
            </w:r>
            <w:r w:rsidR="00A50BB2" w:rsidRPr="005C4D8F">
              <w:rPr>
                <w:rFonts w:eastAsia="MS Mincho"/>
              </w:rPr>
              <w:t xml:space="preserve"> </w:t>
            </w:r>
            <w:r w:rsidRPr="005C4D8F">
              <w:rPr>
                <w:rFonts w:eastAsia="MS Mincho"/>
              </w:rPr>
              <w:fldChar w:fldCharType="begin"/>
            </w:r>
            <w:r w:rsidRPr="005C4D8F">
              <w:rPr>
                <w:rFonts w:eastAsia="MS Mincho"/>
              </w:rPr>
              <w:instrText xml:space="preserve"> QUOTE </w:instrText>
            </w:r>
            <m:oMath>
              <m:r>
                <w:ins w:id="89" w:author="Paiva, Rafael" w:date="2019-08-05T15:24:00Z">
                  <w:rPr>
                    <w:rFonts w:ascii="Cambria Math" w:eastAsia="MS Mincho" w:hAnsi="Cambria Math"/>
                  </w:rPr>
                  <m:t>x</m:t>
                </w:ins>
              </m:r>
            </m:oMath>
            <w:r w:rsidRPr="005C4D8F">
              <w:rPr>
                <w:rFonts w:eastAsia="MS Mincho"/>
              </w:rPr>
              <w:instrText xml:space="preserve"> </w:instrText>
            </w:r>
            <w:r w:rsidRPr="005C4D8F">
              <w:rPr>
                <w:rFonts w:eastAsia="MS Mincho"/>
              </w:rPr>
              <w:fldChar w:fldCharType="separate"/>
            </w:r>
            <w:r w:rsidRPr="005C4D8F">
              <w:rPr>
                <w:rFonts w:eastAsia="MS Mincho"/>
              </w:rPr>
              <w:fldChar w:fldCharType="end"/>
            </w:r>
            <w:r w:rsidRPr="005C4D8F">
              <w:rPr>
                <w:rFonts w:eastAsia="MS Mincho"/>
              </w:rPr>
              <w:t xml:space="preserve"> is the data rate in Mbps.</w:t>
            </w:r>
          </w:p>
          <w:p w14:paraId="70F14CFA" w14:textId="77777777" w:rsidR="00E91925" w:rsidRPr="0015573D" w:rsidRDefault="00E91925" w:rsidP="005C4D8F">
            <w:pPr>
              <w:pStyle w:val="TAN"/>
              <w:rPr>
                <w:rFonts w:eastAsia="MS Mincho"/>
              </w:rPr>
            </w:pPr>
            <w:r w:rsidRPr="005C4D8F">
              <w:rPr>
                <w:rFonts w:eastAsia="MS Mincho"/>
              </w:rPr>
              <w:t xml:space="preserve">NOTE 2: </w:t>
            </w:r>
            <w:r w:rsidR="005E7097" w:rsidRPr="00693D7E">
              <w:tab/>
            </w:r>
            <w:r w:rsidRPr="00D321F2">
              <w:rPr>
                <w:rFonts w:eastAsia="MS Mincho"/>
              </w:rPr>
              <w:t>Could use either professional equipmen</w:t>
            </w:r>
            <w:r w:rsidRPr="005C4D8F">
              <w:rPr>
                <w:rFonts w:eastAsia="MS Mincho"/>
              </w:rPr>
              <w:t>t or mobile phone equipped with dedicated newsgathering app</w:t>
            </w:r>
            <w:r w:rsidRPr="0015573D">
              <w:rPr>
                <w:rFonts w:eastAsia="MS Mincho"/>
              </w:rPr>
              <w:t xml:space="preserve"> </w:t>
            </w:r>
          </w:p>
        </w:tc>
      </w:tr>
    </w:tbl>
    <w:p w14:paraId="7EC1E44A" w14:textId="77777777" w:rsidR="00E91925" w:rsidRPr="005C4D8F" w:rsidRDefault="00E91925" w:rsidP="00E91925"/>
    <w:p w14:paraId="6F5FE5B0" w14:textId="77777777" w:rsidR="00E91925" w:rsidRPr="005C4D8F" w:rsidRDefault="00E91925" w:rsidP="005C4D8F">
      <w:pPr>
        <w:pStyle w:val="TH"/>
        <w:rPr>
          <w:rFonts w:eastAsia="MS Mincho"/>
          <w:b w:val="0"/>
        </w:rPr>
      </w:pPr>
      <w:r w:rsidRPr="005C4D8F">
        <w:lastRenderedPageBreak/>
        <w:t>Table 6.</w:t>
      </w:r>
      <w:r w:rsidR="005E7097">
        <w:t>2.1</w:t>
      </w:r>
      <w:r w:rsidRPr="00D321F2">
        <w:t xml:space="preserve">-4: </w:t>
      </w:r>
      <w:r w:rsidRPr="005C4D8F">
        <w:t>Performance requirements for airborne base stations for NPN.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122"/>
        <w:gridCol w:w="1126"/>
        <w:gridCol w:w="1165"/>
        <w:gridCol w:w="1157"/>
        <w:gridCol w:w="1142"/>
        <w:gridCol w:w="1127"/>
        <w:gridCol w:w="1138"/>
      </w:tblGrid>
      <w:tr w:rsidR="00E91925" w:rsidRPr="005C4D8F" w14:paraId="0FDCA8CE" w14:textId="77777777" w:rsidTr="002649E7">
        <w:trPr>
          <w:cantSplit/>
        </w:trPr>
        <w:tc>
          <w:tcPr>
            <w:tcW w:w="1373" w:type="dxa"/>
            <w:tcBorders>
              <w:bottom w:val="single" w:sz="12" w:space="0" w:color="auto"/>
              <w:right w:val="single" w:sz="4" w:space="0" w:color="auto"/>
            </w:tcBorders>
            <w:shd w:val="clear" w:color="auto" w:fill="D9D9D9"/>
          </w:tcPr>
          <w:p w14:paraId="4CFB860D" w14:textId="77777777" w:rsidR="00E91925" w:rsidRPr="0015573D" w:rsidRDefault="00E91925" w:rsidP="005C4D8F">
            <w:pPr>
              <w:pStyle w:val="TAH"/>
            </w:pPr>
            <w:r w:rsidRPr="0015573D">
              <w:t>Profile</w:t>
            </w:r>
          </w:p>
        </w:tc>
        <w:tc>
          <w:tcPr>
            <w:tcW w:w="1122" w:type="dxa"/>
            <w:tcBorders>
              <w:left w:val="single" w:sz="12" w:space="0" w:color="auto"/>
              <w:bottom w:val="single" w:sz="12" w:space="0" w:color="auto"/>
            </w:tcBorders>
            <w:shd w:val="clear" w:color="auto" w:fill="D9D9D9"/>
          </w:tcPr>
          <w:p w14:paraId="685276F7" w14:textId="77777777" w:rsidR="00E91925" w:rsidRPr="0015573D" w:rsidRDefault="00E91925" w:rsidP="005C4D8F">
            <w:pPr>
              <w:pStyle w:val="TAH"/>
            </w:pPr>
            <w:r w:rsidRPr="0015573D">
              <w:t># of active UEs</w:t>
            </w:r>
          </w:p>
        </w:tc>
        <w:tc>
          <w:tcPr>
            <w:tcW w:w="1126" w:type="dxa"/>
            <w:tcBorders>
              <w:bottom w:val="single" w:sz="12" w:space="0" w:color="auto"/>
            </w:tcBorders>
            <w:shd w:val="clear" w:color="auto" w:fill="D9D9D9"/>
          </w:tcPr>
          <w:p w14:paraId="3EAABE31" w14:textId="77777777" w:rsidR="00E91925" w:rsidRPr="0015573D" w:rsidRDefault="00E91925" w:rsidP="005C4D8F">
            <w:pPr>
              <w:pStyle w:val="TAH"/>
            </w:pPr>
            <w:r w:rsidRPr="0015573D">
              <w:t>UE Speed</w:t>
            </w:r>
          </w:p>
        </w:tc>
        <w:tc>
          <w:tcPr>
            <w:tcW w:w="1165" w:type="dxa"/>
            <w:tcBorders>
              <w:bottom w:val="single" w:sz="12" w:space="0" w:color="auto"/>
            </w:tcBorders>
            <w:shd w:val="clear" w:color="auto" w:fill="D9D9D9"/>
          </w:tcPr>
          <w:p w14:paraId="374F3D2F" w14:textId="77777777" w:rsidR="00E91925" w:rsidRPr="00D321F2" w:rsidRDefault="00E91925" w:rsidP="005C4D8F">
            <w:pPr>
              <w:pStyle w:val="TAH"/>
            </w:pPr>
            <w:r w:rsidRPr="00D321F2">
              <w:t>Service Area</w:t>
            </w:r>
          </w:p>
        </w:tc>
        <w:tc>
          <w:tcPr>
            <w:tcW w:w="1157" w:type="dxa"/>
            <w:tcBorders>
              <w:bottom w:val="single" w:sz="12" w:space="0" w:color="auto"/>
            </w:tcBorders>
            <w:shd w:val="clear" w:color="auto" w:fill="D9D9D9"/>
          </w:tcPr>
          <w:p w14:paraId="75EB16AD" w14:textId="77777777" w:rsidR="00E91925" w:rsidRPr="005C4D8F" w:rsidRDefault="00E91925" w:rsidP="005C4D8F">
            <w:pPr>
              <w:pStyle w:val="TAH"/>
            </w:pPr>
            <w:r w:rsidRPr="005C4D8F">
              <w:t xml:space="preserve">E2E latency </w:t>
            </w:r>
          </w:p>
        </w:tc>
        <w:tc>
          <w:tcPr>
            <w:tcW w:w="1142" w:type="dxa"/>
            <w:tcBorders>
              <w:bottom w:val="single" w:sz="12" w:space="0" w:color="auto"/>
            </w:tcBorders>
            <w:shd w:val="clear" w:color="auto" w:fill="D9D9D9"/>
          </w:tcPr>
          <w:p w14:paraId="56D1EC8C" w14:textId="77777777" w:rsidR="00E91925" w:rsidRPr="005C4D8F" w:rsidRDefault="00E91925" w:rsidP="005C4D8F">
            <w:pPr>
              <w:pStyle w:val="TAH"/>
            </w:pPr>
            <w:r w:rsidRPr="005C4D8F">
              <w:t>Packet error rate (Note 1)</w:t>
            </w:r>
          </w:p>
        </w:tc>
        <w:tc>
          <w:tcPr>
            <w:tcW w:w="1127" w:type="dxa"/>
            <w:tcBorders>
              <w:bottom w:val="single" w:sz="12" w:space="0" w:color="auto"/>
            </w:tcBorders>
            <w:shd w:val="clear" w:color="auto" w:fill="D9D9D9"/>
          </w:tcPr>
          <w:p w14:paraId="4E6CA0E2" w14:textId="77777777" w:rsidR="00E91925" w:rsidRPr="005C4D8F" w:rsidRDefault="00E91925" w:rsidP="005C4D8F">
            <w:pPr>
              <w:pStyle w:val="TAH"/>
            </w:pPr>
            <w:r w:rsidRPr="005C4D8F">
              <w:t>Data rate UL</w:t>
            </w:r>
          </w:p>
        </w:tc>
        <w:tc>
          <w:tcPr>
            <w:tcW w:w="1138" w:type="dxa"/>
            <w:tcBorders>
              <w:bottom w:val="single" w:sz="12" w:space="0" w:color="auto"/>
            </w:tcBorders>
            <w:shd w:val="clear" w:color="auto" w:fill="D9D9D9"/>
          </w:tcPr>
          <w:p w14:paraId="3864D8C4" w14:textId="77777777" w:rsidR="00E91925" w:rsidRPr="005C4D8F" w:rsidRDefault="00E91925" w:rsidP="005C4D8F">
            <w:pPr>
              <w:pStyle w:val="TAH"/>
            </w:pPr>
            <w:r w:rsidRPr="005C4D8F">
              <w:t>Data rate DL</w:t>
            </w:r>
          </w:p>
        </w:tc>
      </w:tr>
      <w:tr w:rsidR="00E91925" w:rsidRPr="005C4D8F" w14:paraId="74E51A0A" w14:textId="77777777" w:rsidTr="002649E7">
        <w:trPr>
          <w:cantSplit/>
        </w:trPr>
        <w:tc>
          <w:tcPr>
            <w:tcW w:w="1373" w:type="dxa"/>
            <w:tcBorders>
              <w:right w:val="single" w:sz="4" w:space="0" w:color="auto"/>
            </w:tcBorders>
            <w:shd w:val="clear" w:color="auto" w:fill="auto"/>
          </w:tcPr>
          <w:p w14:paraId="1F4492E5" w14:textId="77777777" w:rsidR="00E91925" w:rsidRPr="005C4D8F" w:rsidRDefault="00E91925" w:rsidP="005C4D8F">
            <w:pPr>
              <w:pStyle w:val="TAL"/>
              <w:rPr>
                <w:rFonts w:eastAsia="MS Mincho"/>
              </w:rPr>
            </w:pPr>
            <w:r w:rsidRPr="005C4D8F">
              <w:rPr>
                <w:rFonts w:eastAsia="MS Mincho"/>
              </w:rPr>
              <w:t>NPN ground to air UHD up Link</w:t>
            </w:r>
          </w:p>
        </w:tc>
        <w:tc>
          <w:tcPr>
            <w:tcW w:w="1122" w:type="dxa"/>
            <w:tcBorders>
              <w:left w:val="single" w:sz="12" w:space="0" w:color="auto"/>
            </w:tcBorders>
            <w:shd w:val="clear" w:color="auto" w:fill="auto"/>
          </w:tcPr>
          <w:p w14:paraId="24C42D8A" w14:textId="77777777" w:rsidR="00E91925" w:rsidRPr="005C4D8F" w:rsidRDefault="00E91925" w:rsidP="005C4D8F">
            <w:pPr>
              <w:pStyle w:val="TAC"/>
              <w:rPr>
                <w:rFonts w:eastAsia="MS Mincho"/>
              </w:rPr>
            </w:pPr>
            <w:r w:rsidRPr="005C4D8F">
              <w:rPr>
                <w:rFonts w:eastAsia="MS Mincho"/>
              </w:rPr>
              <w:t>10</w:t>
            </w:r>
          </w:p>
        </w:tc>
        <w:tc>
          <w:tcPr>
            <w:tcW w:w="1126" w:type="dxa"/>
            <w:shd w:val="clear" w:color="auto" w:fill="auto"/>
          </w:tcPr>
          <w:p w14:paraId="1513D283" w14:textId="77777777" w:rsidR="00E91925" w:rsidRPr="005C4D8F" w:rsidRDefault="00E91925" w:rsidP="005C4D8F">
            <w:pPr>
              <w:pStyle w:val="TAC"/>
              <w:rPr>
                <w:rFonts w:eastAsia="MS Mincho"/>
              </w:rPr>
            </w:pPr>
            <w:r w:rsidRPr="005C4D8F">
              <w:rPr>
                <w:rFonts w:eastAsia="MS Mincho"/>
              </w:rPr>
              <w:t>500 km/h</w:t>
            </w:r>
          </w:p>
        </w:tc>
        <w:tc>
          <w:tcPr>
            <w:tcW w:w="1165" w:type="dxa"/>
            <w:shd w:val="clear" w:color="auto" w:fill="auto"/>
          </w:tcPr>
          <w:p w14:paraId="347FBB17" w14:textId="77777777" w:rsidR="00E91925" w:rsidRPr="005C4D8F" w:rsidRDefault="00E91925" w:rsidP="005C4D8F">
            <w:pPr>
              <w:pStyle w:val="TAC"/>
              <w:rPr>
                <w:rFonts w:eastAsia="MS Mincho"/>
              </w:rPr>
            </w:pPr>
            <w:r w:rsidRPr="005C4D8F">
              <w:rPr>
                <w:rFonts w:eastAsia="MS Mincho"/>
              </w:rPr>
              <w:t>700 km2 x 6000 m (Note 2)</w:t>
            </w:r>
          </w:p>
          <w:p w14:paraId="2339307B" w14:textId="77777777" w:rsidR="00E91925" w:rsidRPr="005C4D8F" w:rsidRDefault="00E91925" w:rsidP="005C4D8F">
            <w:pPr>
              <w:pStyle w:val="TAC"/>
              <w:rPr>
                <w:rFonts w:eastAsia="MS Mincho"/>
              </w:rPr>
            </w:pPr>
          </w:p>
        </w:tc>
        <w:tc>
          <w:tcPr>
            <w:tcW w:w="1157" w:type="dxa"/>
            <w:shd w:val="clear" w:color="auto" w:fill="auto"/>
          </w:tcPr>
          <w:p w14:paraId="6405B154" w14:textId="77777777" w:rsidR="00E91925" w:rsidRPr="005C4D8F" w:rsidRDefault="00E91925" w:rsidP="005C4D8F">
            <w:pPr>
              <w:pStyle w:val="TAC"/>
              <w:rPr>
                <w:rFonts w:eastAsia="MS Mincho"/>
              </w:rPr>
            </w:pPr>
            <w:r w:rsidRPr="005C4D8F">
              <w:rPr>
                <w:rFonts w:eastAsia="MS Mincho"/>
              </w:rPr>
              <w:t xml:space="preserve">40 </w:t>
            </w:r>
            <w:proofErr w:type="spellStart"/>
            <w:r w:rsidRPr="005C4D8F">
              <w:rPr>
                <w:rFonts w:eastAsia="MS Mincho"/>
              </w:rPr>
              <w:t>ms</w:t>
            </w:r>
            <w:proofErr w:type="spellEnd"/>
          </w:p>
        </w:tc>
        <w:tc>
          <w:tcPr>
            <w:tcW w:w="1142" w:type="dxa"/>
            <w:shd w:val="clear" w:color="auto" w:fill="auto"/>
          </w:tcPr>
          <w:p w14:paraId="4970CAC4" w14:textId="77777777" w:rsidR="00E91925" w:rsidRPr="005C4D8F" w:rsidRDefault="00E91925" w:rsidP="005C4D8F">
            <w:pPr>
              <w:pStyle w:val="TAC"/>
              <w:rPr>
                <w:rFonts w:eastAsia="Calibri"/>
              </w:rPr>
            </w:pPr>
            <w:r w:rsidRPr="005C4D8F">
              <w:rPr>
                <w:rFonts w:eastAsia="Calibri"/>
              </w:rPr>
              <w:t>10</w:t>
            </w:r>
            <w:r w:rsidRPr="005C4D8F">
              <w:rPr>
                <w:rFonts w:eastAsia="Calibri"/>
                <w:vertAlign w:val="superscript"/>
              </w:rPr>
              <w:t>-8</w:t>
            </w:r>
            <w:r w:rsidRPr="005C4D8F">
              <w:rPr>
                <w:rFonts w:eastAsia="Calibri"/>
              </w:rPr>
              <w:t xml:space="preserve"> UL</w:t>
            </w:r>
          </w:p>
          <w:p w14:paraId="071FA696" w14:textId="77777777" w:rsidR="00E91925" w:rsidRPr="0015573D" w:rsidRDefault="00E91925" w:rsidP="005C4D8F">
            <w:pPr>
              <w:pStyle w:val="TAC"/>
              <w:rPr>
                <w:rFonts w:eastAsia="MS Mincho"/>
              </w:rPr>
            </w:pPr>
            <w:r w:rsidRPr="0015573D">
              <w:rPr>
                <w:rFonts w:eastAsia="Calibri"/>
              </w:rPr>
              <w:t>10</w:t>
            </w:r>
            <w:r w:rsidRPr="0015573D">
              <w:rPr>
                <w:rFonts w:eastAsia="Calibri"/>
                <w:vertAlign w:val="superscript"/>
              </w:rPr>
              <w:t>-7</w:t>
            </w:r>
            <w:r w:rsidRPr="0015573D">
              <w:rPr>
                <w:rFonts w:eastAsia="Calibri"/>
              </w:rPr>
              <w:t xml:space="preserve"> DL</w:t>
            </w:r>
          </w:p>
        </w:tc>
        <w:tc>
          <w:tcPr>
            <w:tcW w:w="1127" w:type="dxa"/>
            <w:shd w:val="clear" w:color="auto" w:fill="auto"/>
          </w:tcPr>
          <w:p w14:paraId="644672C0" w14:textId="77777777" w:rsidR="00E91925" w:rsidRPr="00D321F2" w:rsidRDefault="00E91925" w:rsidP="005C4D8F">
            <w:pPr>
              <w:pStyle w:val="TAC"/>
              <w:rPr>
                <w:rFonts w:eastAsia="MS Mincho"/>
              </w:rPr>
            </w:pPr>
            <w:r w:rsidRPr="00D321F2">
              <w:rPr>
                <w:rFonts w:eastAsia="MS Mincho"/>
              </w:rPr>
              <w:t>100 Mbit/s</w:t>
            </w:r>
          </w:p>
        </w:tc>
        <w:tc>
          <w:tcPr>
            <w:tcW w:w="1138" w:type="dxa"/>
            <w:shd w:val="clear" w:color="auto" w:fill="auto"/>
          </w:tcPr>
          <w:p w14:paraId="7DAD1AAB"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778EBA0A" w14:textId="77777777" w:rsidTr="002649E7">
        <w:trPr>
          <w:cantSplit/>
        </w:trPr>
        <w:tc>
          <w:tcPr>
            <w:tcW w:w="1373" w:type="dxa"/>
            <w:tcBorders>
              <w:right w:val="single" w:sz="4" w:space="0" w:color="auto"/>
            </w:tcBorders>
            <w:shd w:val="clear" w:color="auto" w:fill="auto"/>
          </w:tcPr>
          <w:p w14:paraId="1424DEA8" w14:textId="77777777" w:rsidR="00E91925" w:rsidRPr="005C4D8F" w:rsidRDefault="00E91925" w:rsidP="005C4D8F">
            <w:pPr>
              <w:pStyle w:val="TAL"/>
              <w:rPr>
                <w:rFonts w:eastAsia="MS Mincho"/>
              </w:rPr>
            </w:pPr>
            <w:r w:rsidRPr="005C4D8F">
              <w:rPr>
                <w:rFonts w:eastAsia="MS Mincho"/>
              </w:rPr>
              <w:t>NPN ground to air HD up link</w:t>
            </w:r>
          </w:p>
        </w:tc>
        <w:tc>
          <w:tcPr>
            <w:tcW w:w="1122" w:type="dxa"/>
            <w:tcBorders>
              <w:left w:val="single" w:sz="12" w:space="0" w:color="auto"/>
            </w:tcBorders>
            <w:shd w:val="clear" w:color="auto" w:fill="auto"/>
          </w:tcPr>
          <w:p w14:paraId="657E9198" w14:textId="77777777" w:rsidR="00E91925" w:rsidRPr="005C4D8F" w:rsidRDefault="00E91925" w:rsidP="005C4D8F">
            <w:pPr>
              <w:pStyle w:val="TAC"/>
              <w:rPr>
                <w:rFonts w:eastAsia="MS Mincho"/>
              </w:rPr>
            </w:pPr>
            <w:r w:rsidRPr="005C4D8F">
              <w:rPr>
                <w:rFonts w:eastAsia="MS Mincho"/>
              </w:rPr>
              <w:t>10</w:t>
            </w:r>
          </w:p>
        </w:tc>
        <w:tc>
          <w:tcPr>
            <w:tcW w:w="1126" w:type="dxa"/>
            <w:shd w:val="clear" w:color="auto" w:fill="auto"/>
          </w:tcPr>
          <w:p w14:paraId="43A467C2" w14:textId="77777777" w:rsidR="00E91925" w:rsidRPr="005C4D8F" w:rsidRDefault="00E91925" w:rsidP="005C4D8F">
            <w:pPr>
              <w:pStyle w:val="TAC"/>
              <w:rPr>
                <w:rFonts w:eastAsia="MS Mincho"/>
              </w:rPr>
            </w:pPr>
            <w:r w:rsidRPr="005C4D8F">
              <w:rPr>
                <w:rFonts w:eastAsia="MS Mincho"/>
              </w:rPr>
              <w:t>500 km/h</w:t>
            </w:r>
          </w:p>
        </w:tc>
        <w:tc>
          <w:tcPr>
            <w:tcW w:w="1165" w:type="dxa"/>
            <w:shd w:val="clear" w:color="auto" w:fill="auto"/>
          </w:tcPr>
          <w:p w14:paraId="152D5AC4" w14:textId="77777777" w:rsidR="00E91925" w:rsidRPr="005C4D8F" w:rsidRDefault="00E91925" w:rsidP="005C4D8F">
            <w:pPr>
              <w:pStyle w:val="TAC"/>
              <w:rPr>
                <w:rFonts w:eastAsia="MS Mincho"/>
              </w:rPr>
            </w:pPr>
            <w:r w:rsidRPr="005C4D8F">
              <w:rPr>
                <w:rFonts w:eastAsia="MS Mincho"/>
              </w:rPr>
              <w:t>700 km2 x 6000 m (Note 2)</w:t>
            </w:r>
          </w:p>
        </w:tc>
        <w:tc>
          <w:tcPr>
            <w:tcW w:w="1157" w:type="dxa"/>
            <w:shd w:val="clear" w:color="auto" w:fill="auto"/>
          </w:tcPr>
          <w:p w14:paraId="07FFCA27" w14:textId="77777777" w:rsidR="00E91925" w:rsidRPr="005C4D8F" w:rsidRDefault="00E91925" w:rsidP="005C4D8F">
            <w:pPr>
              <w:pStyle w:val="TAC"/>
              <w:rPr>
                <w:rFonts w:eastAsia="MS Mincho"/>
              </w:rPr>
            </w:pPr>
            <w:r w:rsidRPr="005C4D8F">
              <w:rPr>
                <w:rFonts w:eastAsia="MS Mincho"/>
              </w:rPr>
              <w:t xml:space="preserve">40 </w:t>
            </w:r>
            <w:proofErr w:type="spellStart"/>
            <w:r w:rsidRPr="005C4D8F">
              <w:rPr>
                <w:rFonts w:eastAsia="MS Mincho"/>
              </w:rPr>
              <w:t>ms</w:t>
            </w:r>
            <w:proofErr w:type="spellEnd"/>
          </w:p>
        </w:tc>
        <w:tc>
          <w:tcPr>
            <w:tcW w:w="1142" w:type="dxa"/>
            <w:shd w:val="clear" w:color="auto" w:fill="auto"/>
          </w:tcPr>
          <w:p w14:paraId="7AFAEF70" w14:textId="77777777" w:rsidR="00E91925" w:rsidRPr="005C4D8F" w:rsidRDefault="00E91925" w:rsidP="005C4D8F">
            <w:pPr>
              <w:pStyle w:val="TAC"/>
              <w:rPr>
                <w:rFonts w:eastAsia="Calibri"/>
              </w:rPr>
            </w:pPr>
            <w:r w:rsidRPr="005C4D8F">
              <w:rPr>
                <w:rFonts w:eastAsia="Calibri"/>
              </w:rPr>
              <w:t>10</w:t>
            </w:r>
            <w:r w:rsidRPr="005C4D8F">
              <w:rPr>
                <w:rFonts w:eastAsia="Calibri"/>
                <w:vertAlign w:val="superscript"/>
              </w:rPr>
              <w:t>-8</w:t>
            </w:r>
            <w:r w:rsidRPr="005C4D8F">
              <w:rPr>
                <w:rFonts w:eastAsia="Calibri"/>
              </w:rPr>
              <w:t xml:space="preserve"> UL</w:t>
            </w:r>
          </w:p>
          <w:p w14:paraId="07C0A183" w14:textId="77777777" w:rsidR="00E91925" w:rsidRPr="0015573D" w:rsidRDefault="00E91925" w:rsidP="005C4D8F">
            <w:pPr>
              <w:pStyle w:val="TAC"/>
              <w:rPr>
                <w:rFonts w:eastAsia="MS Mincho"/>
              </w:rPr>
            </w:pPr>
            <w:r w:rsidRPr="0015573D">
              <w:rPr>
                <w:rFonts w:eastAsia="Calibri"/>
              </w:rPr>
              <w:t>10</w:t>
            </w:r>
            <w:r w:rsidRPr="0015573D">
              <w:rPr>
                <w:rFonts w:eastAsia="Calibri"/>
                <w:vertAlign w:val="superscript"/>
              </w:rPr>
              <w:t>-7</w:t>
            </w:r>
            <w:r w:rsidRPr="0015573D">
              <w:rPr>
                <w:rFonts w:eastAsia="Calibri"/>
              </w:rPr>
              <w:t xml:space="preserve"> DL</w:t>
            </w:r>
          </w:p>
        </w:tc>
        <w:tc>
          <w:tcPr>
            <w:tcW w:w="1127" w:type="dxa"/>
            <w:shd w:val="clear" w:color="auto" w:fill="auto"/>
          </w:tcPr>
          <w:p w14:paraId="0400E1F4" w14:textId="77777777" w:rsidR="00E91925" w:rsidRPr="00D321F2" w:rsidRDefault="00E91925" w:rsidP="005C4D8F">
            <w:pPr>
              <w:pStyle w:val="TAC"/>
              <w:rPr>
                <w:rFonts w:eastAsia="MS Mincho"/>
              </w:rPr>
            </w:pPr>
            <w:r w:rsidRPr="00D321F2">
              <w:rPr>
                <w:rFonts w:eastAsia="MS Mincho"/>
              </w:rPr>
              <w:t>80 Mbit/s</w:t>
            </w:r>
          </w:p>
        </w:tc>
        <w:tc>
          <w:tcPr>
            <w:tcW w:w="1138" w:type="dxa"/>
            <w:shd w:val="clear" w:color="auto" w:fill="auto"/>
          </w:tcPr>
          <w:p w14:paraId="30E90C6F"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28EE5DE1" w14:textId="77777777" w:rsidTr="002649E7">
        <w:trPr>
          <w:cantSplit/>
        </w:trPr>
        <w:tc>
          <w:tcPr>
            <w:tcW w:w="1373" w:type="dxa"/>
            <w:tcBorders>
              <w:right w:val="single" w:sz="4" w:space="0" w:color="auto"/>
            </w:tcBorders>
            <w:shd w:val="clear" w:color="auto" w:fill="auto"/>
            <w:vAlign w:val="center"/>
          </w:tcPr>
          <w:p w14:paraId="398408EB" w14:textId="77777777" w:rsidR="00E91925" w:rsidRPr="005C4D8F" w:rsidRDefault="00E91925" w:rsidP="005C4D8F">
            <w:pPr>
              <w:pStyle w:val="TAL"/>
              <w:rPr>
                <w:rFonts w:eastAsia="MS Mincho"/>
              </w:rPr>
            </w:pPr>
            <w:r w:rsidRPr="005C4D8F">
              <w:rPr>
                <w:rFonts w:eastAsia="MS Mincho"/>
              </w:rPr>
              <w:t>NPN air to ground</w:t>
            </w:r>
          </w:p>
          <w:p w14:paraId="1956FFCE" w14:textId="77777777" w:rsidR="00E91925" w:rsidRPr="005C4D8F" w:rsidRDefault="00E91925" w:rsidP="005C4D8F">
            <w:pPr>
              <w:pStyle w:val="TAL"/>
              <w:rPr>
                <w:rFonts w:eastAsia="MS Mincho"/>
              </w:rPr>
            </w:pPr>
            <w:r w:rsidRPr="005C4D8F">
              <w:rPr>
                <w:rFonts w:eastAsia="MS Mincho"/>
              </w:rPr>
              <w:t>UHD down Link</w:t>
            </w:r>
          </w:p>
        </w:tc>
        <w:tc>
          <w:tcPr>
            <w:tcW w:w="1122" w:type="dxa"/>
            <w:tcBorders>
              <w:left w:val="single" w:sz="12" w:space="0" w:color="auto"/>
            </w:tcBorders>
            <w:shd w:val="clear" w:color="auto" w:fill="auto"/>
          </w:tcPr>
          <w:p w14:paraId="39A052E9" w14:textId="77777777" w:rsidR="00E91925" w:rsidRPr="005C4D8F" w:rsidRDefault="00E91925" w:rsidP="005C4D8F">
            <w:pPr>
              <w:pStyle w:val="TAC"/>
              <w:rPr>
                <w:rFonts w:eastAsia="MS Mincho"/>
              </w:rPr>
            </w:pPr>
            <w:r w:rsidRPr="005C4D8F">
              <w:rPr>
                <w:rFonts w:eastAsia="MS Mincho"/>
              </w:rPr>
              <w:t>2</w:t>
            </w:r>
          </w:p>
        </w:tc>
        <w:tc>
          <w:tcPr>
            <w:tcW w:w="1126" w:type="dxa"/>
            <w:shd w:val="clear" w:color="auto" w:fill="auto"/>
          </w:tcPr>
          <w:p w14:paraId="56997CA6" w14:textId="77777777" w:rsidR="00E91925" w:rsidRPr="005C4D8F" w:rsidRDefault="00E91925" w:rsidP="005C4D8F">
            <w:pPr>
              <w:pStyle w:val="TAC"/>
              <w:rPr>
                <w:rFonts w:eastAsia="MS Mincho"/>
              </w:rPr>
            </w:pPr>
            <w:r w:rsidRPr="005C4D8F">
              <w:rPr>
                <w:rFonts w:eastAsia="MS Mincho"/>
              </w:rPr>
              <w:t>500 km/h</w:t>
            </w:r>
          </w:p>
        </w:tc>
        <w:tc>
          <w:tcPr>
            <w:tcW w:w="1165" w:type="dxa"/>
            <w:shd w:val="clear" w:color="auto" w:fill="auto"/>
          </w:tcPr>
          <w:p w14:paraId="594FDB7F" w14:textId="77777777" w:rsidR="00E91925" w:rsidRPr="005C4D8F" w:rsidRDefault="00E91925" w:rsidP="005C4D8F">
            <w:pPr>
              <w:pStyle w:val="TAC"/>
              <w:rPr>
                <w:rFonts w:eastAsia="MS Mincho"/>
              </w:rPr>
            </w:pPr>
            <w:r w:rsidRPr="005C4D8F">
              <w:rPr>
                <w:rFonts w:eastAsia="MS Mincho"/>
              </w:rPr>
              <w:t>700 km2 x 6000 m (Note 2)</w:t>
            </w:r>
          </w:p>
        </w:tc>
        <w:tc>
          <w:tcPr>
            <w:tcW w:w="1157" w:type="dxa"/>
            <w:shd w:val="clear" w:color="auto" w:fill="auto"/>
          </w:tcPr>
          <w:p w14:paraId="67A48641" w14:textId="77777777" w:rsidR="00E91925" w:rsidRPr="005C4D8F" w:rsidRDefault="00E91925" w:rsidP="005C4D8F">
            <w:pPr>
              <w:pStyle w:val="TAC"/>
              <w:rPr>
                <w:rFonts w:eastAsia="MS Mincho"/>
              </w:rPr>
            </w:pPr>
            <w:r w:rsidRPr="005C4D8F">
              <w:rPr>
                <w:rFonts w:eastAsia="MS Mincho"/>
              </w:rPr>
              <w:t xml:space="preserve">40 </w:t>
            </w:r>
            <w:proofErr w:type="spellStart"/>
            <w:r w:rsidRPr="005C4D8F">
              <w:rPr>
                <w:rFonts w:eastAsia="MS Mincho"/>
              </w:rPr>
              <w:t>ms</w:t>
            </w:r>
            <w:proofErr w:type="spellEnd"/>
          </w:p>
        </w:tc>
        <w:tc>
          <w:tcPr>
            <w:tcW w:w="1142" w:type="dxa"/>
            <w:shd w:val="clear" w:color="auto" w:fill="auto"/>
          </w:tcPr>
          <w:p w14:paraId="2DBF53C4" w14:textId="77777777" w:rsidR="00E91925" w:rsidRPr="005C4D8F" w:rsidRDefault="00E91925" w:rsidP="005C4D8F">
            <w:pPr>
              <w:pStyle w:val="TAC"/>
              <w:rPr>
                <w:rFonts w:eastAsia="Calibri"/>
              </w:rPr>
            </w:pPr>
            <w:r w:rsidRPr="005C4D8F">
              <w:rPr>
                <w:rFonts w:eastAsia="Calibri"/>
              </w:rPr>
              <w:t>10</w:t>
            </w:r>
            <w:r w:rsidRPr="005C4D8F">
              <w:rPr>
                <w:rFonts w:eastAsia="Calibri"/>
                <w:vertAlign w:val="superscript"/>
              </w:rPr>
              <w:t>-7</w:t>
            </w:r>
            <w:r w:rsidRPr="005C4D8F">
              <w:rPr>
                <w:rFonts w:eastAsia="Calibri"/>
              </w:rPr>
              <w:t xml:space="preserve"> UL</w:t>
            </w:r>
          </w:p>
          <w:p w14:paraId="1FFD4C1D" w14:textId="77777777" w:rsidR="00E91925" w:rsidRPr="0015573D" w:rsidRDefault="00E91925" w:rsidP="005C4D8F">
            <w:pPr>
              <w:pStyle w:val="TAC"/>
              <w:rPr>
                <w:rFonts w:eastAsia="MS Mincho"/>
              </w:rPr>
            </w:pPr>
            <w:r w:rsidRPr="0015573D">
              <w:rPr>
                <w:rFonts w:eastAsia="Calibri"/>
              </w:rPr>
              <w:t>10</w:t>
            </w:r>
            <w:r w:rsidRPr="0015573D">
              <w:rPr>
                <w:rFonts w:eastAsia="Calibri"/>
                <w:vertAlign w:val="superscript"/>
              </w:rPr>
              <w:t>-8</w:t>
            </w:r>
            <w:r w:rsidRPr="0015573D">
              <w:rPr>
                <w:rFonts w:eastAsia="Calibri"/>
              </w:rPr>
              <w:t xml:space="preserve"> DL</w:t>
            </w:r>
          </w:p>
        </w:tc>
        <w:tc>
          <w:tcPr>
            <w:tcW w:w="1127" w:type="dxa"/>
            <w:shd w:val="clear" w:color="auto" w:fill="auto"/>
          </w:tcPr>
          <w:p w14:paraId="535DBA11" w14:textId="77777777" w:rsidR="00E91925" w:rsidRPr="00D321F2" w:rsidRDefault="00E91925" w:rsidP="005C4D8F">
            <w:pPr>
              <w:pStyle w:val="TAC"/>
              <w:rPr>
                <w:rFonts w:eastAsia="MS Mincho"/>
              </w:rPr>
            </w:pPr>
            <w:r w:rsidRPr="00D321F2">
              <w:rPr>
                <w:rFonts w:eastAsia="MS Mincho"/>
              </w:rPr>
              <w:t>20 Mbit/s</w:t>
            </w:r>
          </w:p>
        </w:tc>
        <w:tc>
          <w:tcPr>
            <w:tcW w:w="1138" w:type="dxa"/>
            <w:shd w:val="clear" w:color="auto" w:fill="auto"/>
          </w:tcPr>
          <w:p w14:paraId="4DB80D98" w14:textId="77777777" w:rsidR="00E91925" w:rsidRPr="005C4D8F" w:rsidRDefault="00E91925" w:rsidP="005C4D8F">
            <w:pPr>
              <w:pStyle w:val="TAC"/>
              <w:rPr>
                <w:rFonts w:eastAsia="MS Mincho"/>
              </w:rPr>
            </w:pPr>
            <w:r w:rsidRPr="005C4D8F">
              <w:rPr>
                <w:rFonts w:eastAsia="MS Mincho"/>
              </w:rPr>
              <w:t>100 Mbit/s</w:t>
            </w:r>
          </w:p>
        </w:tc>
      </w:tr>
      <w:tr w:rsidR="00E91925" w:rsidRPr="005C4D8F" w14:paraId="7E72A77C" w14:textId="77777777" w:rsidTr="002649E7">
        <w:trPr>
          <w:cantSplit/>
        </w:trPr>
        <w:tc>
          <w:tcPr>
            <w:tcW w:w="1373" w:type="dxa"/>
            <w:tcBorders>
              <w:right w:val="single" w:sz="4" w:space="0" w:color="auto"/>
            </w:tcBorders>
            <w:shd w:val="clear" w:color="auto" w:fill="auto"/>
            <w:vAlign w:val="center"/>
          </w:tcPr>
          <w:p w14:paraId="5B945C86" w14:textId="77777777" w:rsidR="00E91925" w:rsidRPr="005C4D8F" w:rsidRDefault="00E91925" w:rsidP="005C4D8F">
            <w:pPr>
              <w:pStyle w:val="TAL"/>
              <w:rPr>
                <w:rFonts w:eastAsia="MS Mincho"/>
              </w:rPr>
            </w:pPr>
            <w:r w:rsidRPr="005C4D8F">
              <w:rPr>
                <w:rFonts w:eastAsia="MS Mincho"/>
              </w:rPr>
              <w:t>NPN air to ground    HD down link</w:t>
            </w:r>
          </w:p>
        </w:tc>
        <w:tc>
          <w:tcPr>
            <w:tcW w:w="1122" w:type="dxa"/>
            <w:tcBorders>
              <w:left w:val="single" w:sz="12" w:space="0" w:color="auto"/>
            </w:tcBorders>
            <w:shd w:val="clear" w:color="auto" w:fill="auto"/>
          </w:tcPr>
          <w:p w14:paraId="65AE6E13" w14:textId="77777777" w:rsidR="00E91925" w:rsidRPr="005C4D8F" w:rsidRDefault="00E91925" w:rsidP="005C4D8F">
            <w:pPr>
              <w:pStyle w:val="TAC"/>
              <w:rPr>
                <w:rFonts w:eastAsia="MS Mincho"/>
              </w:rPr>
            </w:pPr>
            <w:r w:rsidRPr="005C4D8F">
              <w:rPr>
                <w:rFonts w:eastAsia="MS Mincho"/>
              </w:rPr>
              <w:t>2</w:t>
            </w:r>
          </w:p>
        </w:tc>
        <w:tc>
          <w:tcPr>
            <w:tcW w:w="1126" w:type="dxa"/>
            <w:shd w:val="clear" w:color="auto" w:fill="auto"/>
          </w:tcPr>
          <w:p w14:paraId="6FC1B03B" w14:textId="77777777" w:rsidR="00E91925" w:rsidRPr="005C4D8F" w:rsidRDefault="00E91925" w:rsidP="005C4D8F">
            <w:pPr>
              <w:pStyle w:val="TAC"/>
              <w:rPr>
                <w:rFonts w:eastAsia="MS Mincho"/>
              </w:rPr>
            </w:pPr>
            <w:r w:rsidRPr="005C4D8F">
              <w:rPr>
                <w:rFonts w:eastAsia="MS Mincho"/>
              </w:rPr>
              <w:t>500 km/h</w:t>
            </w:r>
          </w:p>
        </w:tc>
        <w:tc>
          <w:tcPr>
            <w:tcW w:w="1165" w:type="dxa"/>
            <w:shd w:val="clear" w:color="auto" w:fill="auto"/>
          </w:tcPr>
          <w:p w14:paraId="7492C5C3" w14:textId="77777777" w:rsidR="00E91925" w:rsidRPr="005C4D8F" w:rsidRDefault="00E91925" w:rsidP="005C4D8F">
            <w:pPr>
              <w:pStyle w:val="TAC"/>
              <w:rPr>
                <w:rFonts w:eastAsia="MS Mincho"/>
              </w:rPr>
            </w:pPr>
            <w:r w:rsidRPr="005C4D8F">
              <w:rPr>
                <w:rFonts w:eastAsia="MS Mincho"/>
              </w:rPr>
              <w:t>700 km2 x 6000 m (Note 2)</w:t>
            </w:r>
          </w:p>
        </w:tc>
        <w:tc>
          <w:tcPr>
            <w:tcW w:w="1157" w:type="dxa"/>
            <w:shd w:val="clear" w:color="auto" w:fill="auto"/>
          </w:tcPr>
          <w:p w14:paraId="3DB9AD45" w14:textId="77777777" w:rsidR="00E91925" w:rsidRPr="005C4D8F" w:rsidRDefault="00E91925" w:rsidP="005C4D8F">
            <w:pPr>
              <w:pStyle w:val="TAC"/>
              <w:rPr>
                <w:rFonts w:eastAsia="MS Mincho"/>
              </w:rPr>
            </w:pPr>
            <w:r w:rsidRPr="005C4D8F">
              <w:rPr>
                <w:rFonts w:eastAsia="MS Mincho"/>
              </w:rPr>
              <w:t xml:space="preserve">40 </w:t>
            </w:r>
            <w:proofErr w:type="spellStart"/>
            <w:r w:rsidRPr="005C4D8F">
              <w:rPr>
                <w:rFonts w:eastAsia="MS Mincho"/>
              </w:rPr>
              <w:t>ms</w:t>
            </w:r>
            <w:proofErr w:type="spellEnd"/>
          </w:p>
        </w:tc>
        <w:tc>
          <w:tcPr>
            <w:tcW w:w="1142" w:type="dxa"/>
            <w:shd w:val="clear" w:color="auto" w:fill="auto"/>
          </w:tcPr>
          <w:p w14:paraId="17390B68" w14:textId="77777777" w:rsidR="00E91925" w:rsidRPr="005C4D8F" w:rsidRDefault="00E91925" w:rsidP="005C4D8F">
            <w:pPr>
              <w:pStyle w:val="TAC"/>
              <w:rPr>
                <w:rFonts w:eastAsia="Calibri"/>
              </w:rPr>
            </w:pPr>
            <w:r w:rsidRPr="005C4D8F">
              <w:rPr>
                <w:rFonts w:eastAsia="Calibri"/>
              </w:rPr>
              <w:t>10</w:t>
            </w:r>
            <w:r w:rsidRPr="005C4D8F">
              <w:rPr>
                <w:rFonts w:eastAsia="Calibri"/>
                <w:vertAlign w:val="superscript"/>
              </w:rPr>
              <w:t>-7</w:t>
            </w:r>
            <w:r w:rsidRPr="005C4D8F">
              <w:rPr>
                <w:rFonts w:eastAsia="Calibri"/>
              </w:rPr>
              <w:t xml:space="preserve"> UL</w:t>
            </w:r>
          </w:p>
          <w:p w14:paraId="0277585F" w14:textId="77777777" w:rsidR="00E91925" w:rsidRPr="0015573D" w:rsidRDefault="00E91925" w:rsidP="005C4D8F">
            <w:pPr>
              <w:pStyle w:val="TAC"/>
              <w:rPr>
                <w:rFonts w:eastAsia="MS Mincho"/>
              </w:rPr>
            </w:pPr>
            <w:r w:rsidRPr="0015573D">
              <w:rPr>
                <w:rFonts w:eastAsia="Calibri"/>
              </w:rPr>
              <w:t>10</w:t>
            </w:r>
            <w:r w:rsidRPr="0015573D">
              <w:rPr>
                <w:rFonts w:eastAsia="Calibri"/>
                <w:vertAlign w:val="superscript"/>
              </w:rPr>
              <w:t>-8</w:t>
            </w:r>
            <w:r w:rsidRPr="0015573D">
              <w:rPr>
                <w:rFonts w:eastAsia="Calibri"/>
              </w:rPr>
              <w:t xml:space="preserve"> DL</w:t>
            </w:r>
          </w:p>
        </w:tc>
        <w:tc>
          <w:tcPr>
            <w:tcW w:w="1127" w:type="dxa"/>
            <w:shd w:val="clear" w:color="auto" w:fill="auto"/>
          </w:tcPr>
          <w:p w14:paraId="3785E1D8" w14:textId="77777777" w:rsidR="00E91925" w:rsidRPr="00D321F2" w:rsidRDefault="00E91925" w:rsidP="005C4D8F">
            <w:pPr>
              <w:pStyle w:val="TAC"/>
              <w:rPr>
                <w:rFonts w:eastAsia="MS Mincho"/>
              </w:rPr>
            </w:pPr>
            <w:r w:rsidRPr="00D321F2">
              <w:rPr>
                <w:rFonts w:eastAsia="MS Mincho"/>
              </w:rPr>
              <w:t>20 Mbit/s</w:t>
            </w:r>
          </w:p>
        </w:tc>
        <w:tc>
          <w:tcPr>
            <w:tcW w:w="1138" w:type="dxa"/>
            <w:shd w:val="clear" w:color="auto" w:fill="auto"/>
          </w:tcPr>
          <w:p w14:paraId="2635F131" w14:textId="77777777" w:rsidR="00E91925" w:rsidRPr="005C4D8F" w:rsidRDefault="00E91925" w:rsidP="005C4D8F">
            <w:pPr>
              <w:pStyle w:val="TAC"/>
              <w:rPr>
                <w:rFonts w:eastAsia="MS Mincho"/>
              </w:rPr>
            </w:pPr>
            <w:r w:rsidRPr="005C4D8F">
              <w:rPr>
                <w:rFonts w:eastAsia="MS Mincho"/>
              </w:rPr>
              <w:t>80 Mbit/s</w:t>
            </w:r>
          </w:p>
        </w:tc>
      </w:tr>
      <w:tr w:rsidR="00E91925" w:rsidRPr="005C4D8F" w14:paraId="433A2186" w14:textId="77777777" w:rsidTr="002649E7">
        <w:trPr>
          <w:cantSplit/>
        </w:trPr>
        <w:tc>
          <w:tcPr>
            <w:tcW w:w="1373" w:type="dxa"/>
            <w:tcBorders>
              <w:right w:val="single" w:sz="4" w:space="0" w:color="auto"/>
            </w:tcBorders>
            <w:shd w:val="clear" w:color="auto" w:fill="auto"/>
          </w:tcPr>
          <w:p w14:paraId="0F903337" w14:textId="77777777" w:rsidR="00E91925" w:rsidRPr="00D321F2" w:rsidRDefault="00E91925" w:rsidP="005C4D8F">
            <w:pPr>
              <w:pStyle w:val="TAL"/>
              <w:rPr>
                <w:rFonts w:eastAsia="MS Mincho"/>
              </w:rPr>
            </w:pPr>
            <w:r w:rsidRPr="005C4D8F">
              <w:rPr>
                <w:rFonts w:eastAsia="MS Mincho"/>
              </w:rPr>
              <w:t>NPN radio Camera UHD</w:t>
            </w:r>
          </w:p>
        </w:tc>
        <w:tc>
          <w:tcPr>
            <w:tcW w:w="1122" w:type="dxa"/>
            <w:tcBorders>
              <w:left w:val="single" w:sz="12" w:space="0" w:color="auto"/>
            </w:tcBorders>
            <w:shd w:val="clear" w:color="auto" w:fill="auto"/>
          </w:tcPr>
          <w:p w14:paraId="2A097F80" w14:textId="77777777" w:rsidR="00E91925" w:rsidRPr="0015573D" w:rsidRDefault="00E91925" w:rsidP="005C4D8F">
            <w:pPr>
              <w:pStyle w:val="TAC"/>
              <w:rPr>
                <w:rFonts w:eastAsia="MS Mincho"/>
              </w:rPr>
            </w:pPr>
            <w:r w:rsidRPr="0015573D">
              <w:rPr>
                <w:rFonts w:eastAsia="MS Mincho"/>
              </w:rPr>
              <w:t>10</w:t>
            </w:r>
          </w:p>
        </w:tc>
        <w:tc>
          <w:tcPr>
            <w:tcW w:w="1126" w:type="dxa"/>
            <w:shd w:val="clear" w:color="auto" w:fill="auto"/>
          </w:tcPr>
          <w:p w14:paraId="496D2605" w14:textId="77777777" w:rsidR="00E91925" w:rsidRPr="0015573D" w:rsidRDefault="00E91925" w:rsidP="005C4D8F">
            <w:pPr>
              <w:pStyle w:val="TAC"/>
              <w:rPr>
                <w:rFonts w:eastAsia="MS Mincho"/>
              </w:rPr>
            </w:pPr>
            <w:r w:rsidRPr="0015573D">
              <w:rPr>
                <w:rFonts w:eastAsia="MS Mincho"/>
              </w:rPr>
              <w:t>200 km/h</w:t>
            </w:r>
          </w:p>
        </w:tc>
        <w:tc>
          <w:tcPr>
            <w:tcW w:w="1165" w:type="dxa"/>
            <w:shd w:val="clear" w:color="auto" w:fill="auto"/>
          </w:tcPr>
          <w:p w14:paraId="7B586375" w14:textId="77777777" w:rsidR="00E91925" w:rsidRPr="00D321F2" w:rsidRDefault="00E91925" w:rsidP="005C4D8F">
            <w:pPr>
              <w:pStyle w:val="TAC"/>
              <w:rPr>
                <w:rFonts w:eastAsia="MS Mincho"/>
              </w:rPr>
            </w:pPr>
            <w:r w:rsidRPr="00D321F2">
              <w:rPr>
                <w:rFonts w:eastAsia="MS Mincho"/>
              </w:rPr>
              <w:t>1 km</w:t>
            </w:r>
            <w:r w:rsidRPr="00D321F2">
              <w:rPr>
                <w:rFonts w:eastAsia="MS Mincho"/>
                <w:vertAlign w:val="superscript"/>
              </w:rPr>
              <w:t>2</w:t>
            </w:r>
          </w:p>
        </w:tc>
        <w:tc>
          <w:tcPr>
            <w:tcW w:w="1157" w:type="dxa"/>
            <w:shd w:val="clear" w:color="auto" w:fill="auto"/>
          </w:tcPr>
          <w:p w14:paraId="08EC70F3" w14:textId="77777777" w:rsidR="00E91925" w:rsidRPr="005C4D8F" w:rsidRDefault="00E91925" w:rsidP="005C4D8F">
            <w:pPr>
              <w:pStyle w:val="TAC"/>
              <w:rPr>
                <w:rFonts w:eastAsia="MS Mincho"/>
              </w:rPr>
            </w:pPr>
            <w:r w:rsidRPr="005C4D8F">
              <w:rPr>
                <w:rFonts w:eastAsia="MS Mincho"/>
              </w:rPr>
              <w:t xml:space="preserve">3 </w:t>
            </w:r>
            <w:proofErr w:type="spellStart"/>
            <w:r w:rsidRPr="005C4D8F">
              <w:rPr>
                <w:rFonts w:eastAsia="MS Mincho"/>
              </w:rPr>
              <w:t>ms</w:t>
            </w:r>
            <w:proofErr w:type="spellEnd"/>
          </w:p>
        </w:tc>
        <w:tc>
          <w:tcPr>
            <w:tcW w:w="1142" w:type="dxa"/>
            <w:shd w:val="clear" w:color="auto" w:fill="auto"/>
          </w:tcPr>
          <w:p w14:paraId="71B5CE0D"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-8</w:t>
            </w:r>
            <w:r w:rsidRPr="005C4D8F">
              <w:rPr>
                <w:rFonts w:eastAsia="MS Mincho"/>
              </w:rPr>
              <w:t xml:space="preserve"> UL</w:t>
            </w:r>
          </w:p>
          <w:p w14:paraId="66AEB644"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57933E1F" w14:textId="77777777" w:rsidR="00E91925" w:rsidRPr="005C4D8F" w:rsidRDefault="00E91925" w:rsidP="005C4D8F">
            <w:pPr>
              <w:pStyle w:val="TAC"/>
              <w:rPr>
                <w:rFonts w:eastAsia="MS Mincho"/>
              </w:rPr>
            </w:pPr>
            <w:r w:rsidRPr="005C4D8F">
              <w:rPr>
                <w:rFonts w:eastAsia="MS Mincho"/>
              </w:rPr>
              <w:t>100 Mbit/s</w:t>
            </w:r>
          </w:p>
        </w:tc>
        <w:tc>
          <w:tcPr>
            <w:tcW w:w="1138" w:type="dxa"/>
            <w:shd w:val="clear" w:color="auto" w:fill="auto"/>
          </w:tcPr>
          <w:p w14:paraId="46C308EC"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6FF5EDB4" w14:textId="77777777" w:rsidTr="002649E7">
        <w:trPr>
          <w:cantSplit/>
        </w:trPr>
        <w:tc>
          <w:tcPr>
            <w:tcW w:w="1373" w:type="dxa"/>
            <w:tcBorders>
              <w:right w:val="single" w:sz="4" w:space="0" w:color="auto"/>
            </w:tcBorders>
            <w:shd w:val="clear" w:color="auto" w:fill="auto"/>
          </w:tcPr>
          <w:p w14:paraId="2824D8B7" w14:textId="77777777" w:rsidR="00E91925" w:rsidRPr="00D321F2" w:rsidRDefault="00E91925" w:rsidP="005C4D8F">
            <w:pPr>
              <w:pStyle w:val="TAL"/>
              <w:rPr>
                <w:rFonts w:eastAsia="MS Mincho"/>
              </w:rPr>
            </w:pPr>
            <w:r w:rsidRPr="005C4D8F">
              <w:rPr>
                <w:rFonts w:eastAsia="MS Mincho"/>
              </w:rPr>
              <w:t>NPN radio camera HD</w:t>
            </w:r>
          </w:p>
        </w:tc>
        <w:tc>
          <w:tcPr>
            <w:tcW w:w="1122" w:type="dxa"/>
            <w:tcBorders>
              <w:left w:val="single" w:sz="12" w:space="0" w:color="auto"/>
            </w:tcBorders>
            <w:shd w:val="clear" w:color="auto" w:fill="auto"/>
          </w:tcPr>
          <w:p w14:paraId="289A9F73" w14:textId="77777777" w:rsidR="00E91925" w:rsidRPr="0015573D" w:rsidRDefault="00E91925" w:rsidP="005C4D8F">
            <w:pPr>
              <w:pStyle w:val="TAC"/>
              <w:rPr>
                <w:rFonts w:eastAsia="MS Mincho"/>
              </w:rPr>
            </w:pPr>
            <w:r w:rsidRPr="0015573D">
              <w:rPr>
                <w:rFonts w:eastAsia="MS Mincho"/>
              </w:rPr>
              <w:t>10</w:t>
            </w:r>
          </w:p>
        </w:tc>
        <w:tc>
          <w:tcPr>
            <w:tcW w:w="1126" w:type="dxa"/>
            <w:shd w:val="clear" w:color="auto" w:fill="auto"/>
          </w:tcPr>
          <w:p w14:paraId="4EE3D6BE" w14:textId="77777777" w:rsidR="00E91925" w:rsidRPr="0015573D" w:rsidRDefault="00E91925" w:rsidP="005C4D8F">
            <w:pPr>
              <w:pStyle w:val="TAC"/>
              <w:rPr>
                <w:rFonts w:eastAsia="MS Mincho"/>
              </w:rPr>
            </w:pPr>
            <w:r w:rsidRPr="0015573D">
              <w:rPr>
                <w:rFonts w:eastAsia="MS Mincho"/>
              </w:rPr>
              <w:t>200 km/h</w:t>
            </w:r>
          </w:p>
        </w:tc>
        <w:tc>
          <w:tcPr>
            <w:tcW w:w="1165" w:type="dxa"/>
            <w:shd w:val="clear" w:color="auto" w:fill="auto"/>
          </w:tcPr>
          <w:p w14:paraId="15B21A4E" w14:textId="77777777" w:rsidR="00E91925" w:rsidRPr="00D321F2" w:rsidRDefault="00E91925" w:rsidP="005C4D8F">
            <w:pPr>
              <w:pStyle w:val="TAC"/>
              <w:rPr>
                <w:rFonts w:eastAsia="MS Mincho"/>
              </w:rPr>
            </w:pPr>
            <w:r w:rsidRPr="00D321F2">
              <w:rPr>
                <w:rFonts w:eastAsia="MS Mincho"/>
              </w:rPr>
              <w:t>1 km</w:t>
            </w:r>
            <w:r w:rsidRPr="00D321F2">
              <w:rPr>
                <w:rFonts w:eastAsia="MS Mincho"/>
                <w:vertAlign w:val="superscript"/>
              </w:rPr>
              <w:t>2</w:t>
            </w:r>
          </w:p>
        </w:tc>
        <w:tc>
          <w:tcPr>
            <w:tcW w:w="1157" w:type="dxa"/>
            <w:shd w:val="clear" w:color="auto" w:fill="auto"/>
          </w:tcPr>
          <w:p w14:paraId="6CA7EFA9" w14:textId="77777777" w:rsidR="00E91925" w:rsidRPr="005C4D8F" w:rsidRDefault="00E91925" w:rsidP="005C4D8F">
            <w:pPr>
              <w:pStyle w:val="TAC"/>
              <w:rPr>
                <w:rFonts w:eastAsia="MS Mincho"/>
              </w:rPr>
            </w:pPr>
            <w:r w:rsidRPr="005C4D8F">
              <w:rPr>
                <w:rFonts w:eastAsia="MS Mincho"/>
              </w:rPr>
              <w:t xml:space="preserve">3 </w:t>
            </w:r>
            <w:proofErr w:type="spellStart"/>
            <w:r w:rsidRPr="005C4D8F">
              <w:rPr>
                <w:rFonts w:eastAsia="MS Mincho"/>
              </w:rPr>
              <w:t>ms</w:t>
            </w:r>
            <w:proofErr w:type="spellEnd"/>
          </w:p>
        </w:tc>
        <w:tc>
          <w:tcPr>
            <w:tcW w:w="1142" w:type="dxa"/>
            <w:shd w:val="clear" w:color="auto" w:fill="auto"/>
          </w:tcPr>
          <w:p w14:paraId="01A2119F"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-8</w:t>
            </w:r>
            <w:r w:rsidRPr="005C4D8F">
              <w:rPr>
                <w:rFonts w:eastAsia="MS Mincho"/>
              </w:rPr>
              <w:t xml:space="preserve"> UL</w:t>
            </w:r>
          </w:p>
          <w:p w14:paraId="418AB18A"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00C9DE7E" w14:textId="77777777" w:rsidR="00E91925" w:rsidRPr="005C4D8F" w:rsidRDefault="00E91925" w:rsidP="005C4D8F">
            <w:pPr>
              <w:pStyle w:val="TAC"/>
              <w:rPr>
                <w:rFonts w:eastAsia="MS Mincho"/>
              </w:rPr>
            </w:pPr>
            <w:r w:rsidRPr="005C4D8F">
              <w:rPr>
                <w:rFonts w:eastAsia="MS Mincho"/>
              </w:rPr>
              <w:t>80 Mbit/s</w:t>
            </w:r>
          </w:p>
        </w:tc>
        <w:tc>
          <w:tcPr>
            <w:tcW w:w="1138" w:type="dxa"/>
            <w:shd w:val="clear" w:color="auto" w:fill="auto"/>
          </w:tcPr>
          <w:p w14:paraId="5B69412B"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13CF0D3E" w14:textId="77777777" w:rsidTr="002649E7">
        <w:trPr>
          <w:cantSplit/>
        </w:trPr>
        <w:tc>
          <w:tcPr>
            <w:tcW w:w="9350" w:type="dxa"/>
            <w:gridSpan w:val="8"/>
            <w:shd w:val="clear" w:color="auto" w:fill="auto"/>
          </w:tcPr>
          <w:p w14:paraId="48AD0AF3" w14:textId="583B47A8" w:rsidR="00E91925" w:rsidRPr="0015573D" w:rsidRDefault="00E91925" w:rsidP="005C4D8F">
            <w:pPr>
              <w:pStyle w:val="TAN"/>
              <w:rPr>
                <w:rFonts w:eastAsia="MS Mincho"/>
              </w:rPr>
            </w:pPr>
            <w:r w:rsidRPr="005C4D8F">
              <w:rPr>
                <w:rFonts w:eastAsia="MS Mincho"/>
              </w:rPr>
              <w:t>NOTE 1:</w:t>
            </w:r>
            <w:r w:rsidR="005E7097" w:rsidRPr="00693D7E">
              <w:t xml:space="preserve"> </w:t>
            </w:r>
            <w:r w:rsidR="005E7097" w:rsidRPr="00693D7E">
              <w:tab/>
            </w:r>
            <w:r w:rsidRPr="00D321F2">
              <w:rPr>
                <w:rFonts w:eastAsia="MS Mincho"/>
              </w:rPr>
              <w:t xml:space="preserve"> </w:t>
            </w:r>
            <w:r w:rsidRPr="00D321F2">
              <w:rPr>
                <w:rFonts w:eastAsia="Calibri"/>
              </w:rPr>
              <w:t>Packets that do not conform with the end-to-end latency are also accounted as error</w:t>
            </w:r>
            <w:r w:rsidRPr="005C4D8F">
              <w:rPr>
                <w:rFonts w:eastAsia="Calibri"/>
              </w:rPr>
              <w:t xml:space="preserve">. The </w:t>
            </w:r>
            <w:r w:rsidRPr="005C4D8F">
              <w:rPr>
                <w:rFonts w:eastAsia="MS Mincho"/>
              </w:rPr>
              <w:t xml:space="preserve">packet error rate requirement is calculated considering 1500 B packets, and 1 </w:t>
            </w:r>
            <w:r w:rsidR="00A50BB2">
              <w:rPr>
                <w:rFonts w:eastAsia="MS Mincho"/>
              </w:rPr>
              <w:t xml:space="preserve">packet </w:t>
            </w:r>
            <w:r w:rsidRPr="005C4D8F">
              <w:rPr>
                <w:rFonts w:eastAsia="MS Mincho"/>
              </w:rPr>
              <w:t xml:space="preserve">error per hour </w:t>
            </w:r>
            <w:r w:rsidR="00A50BB2">
              <w:rPr>
                <w:rFonts w:eastAsia="MS Mincho"/>
              </w:rPr>
              <w:t xml:space="preserve"> is 10</w:t>
            </w:r>
            <w:r w:rsidR="00A50BB2" w:rsidRPr="003544DE">
              <w:rPr>
                <w:rFonts w:eastAsia="MS Mincho"/>
                <w:vertAlign w:val="superscript"/>
              </w:rPr>
              <w:t>-</w:t>
            </w:r>
            <w:r w:rsidR="00A50BB2" w:rsidRPr="00CA7CF7">
              <w:rPr>
                <w:rFonts w:eastAsia="MS Mincho"/>
                <w:vertAlign w:val="superscript"/>
              </w:rPr>
              <w:t>5</w:t>
            </w:r>
            <w:r w:rsidR="00A50BB2">
              <w:rPr>
                <w:rFonts w:eastAsia="MS Mincho"/>
              </w:rPr>
              <w:t>/(3*x)</w:t>
            </w:r>
            <w:r w:rsidRPr="0015573D">
              <w:rPr>
                <w:rFonts w:eastAsia="MS Mincho"/>
              </w:rPr>
              <w:fldChar w:fldCharType="begin"/>
            </w:r>
            <w:r w:rsidRPr="005C4D8F">
              <w:rPr>
                <w:rFonts w:eastAsia="MS Mincho"/>
              </w:rPr>
              <w:instrText xml:space="preserve"> QUOTE </w:instrText>
            </w:r>
            <m:oMath>
              <m:r>
                <w:ins w:id="90" w:author="Paiva, Rafael" w:date="2019-08-05T15:24:00Z">
                  <m:rPr>
                    <m:sty m:val="p"/>
                  </m:rPr>
                  <w:rPr>
                    <w:rFonts w:ascii="Cambria Math" w:eastAsia="MS Mincho" w:hAnsi="Cambria Math" w:cs="Cambria Math"/>
                  </w:rPr>
                  <m:t>=</m:t>
                </w:ins>
              </m:r>
              <m:f>
                <m:fPr>
                  <m:ctrlPr>
                    <w:ins w:id="91" w:author="Paiva, Rafael" w:date="2019-08-05T15:24:00Z">
                      <w:rPr>
                        <w:rFonts w:ascii="Cambria Math" w:eastAsia="MS Mincho" w:hAnsi="Cambria Math"/>
                      </w:rPr>
                    </w:ins>
                  </m:ctrlPr>
                </m:fPr>
                <m:num>
                  <m:sSup>
                    <m:sSupPr>
                      <m:ctrlPr>
                        <w:ins w:id="92" w:author="Paiva, Rafael" w:date="2019-08-05T15:24:00Z">
                          <w:rPr>
                            <w:rFonts w:ascii="Cambria Math" w:eastAsia="MS Mincho" w:hAnsi="Cambria Math" w:cs="Cambria Math"/>
                          </w:rPr>
                        </w:ins>
                      </m:ctrlPr>
                    </m:sSupPr>
                    <m:e>
                      <m:r>
                        <w:ins w:id="93" w:author="Paiva, Rafael" w:date="2019-08-05T15:24:00Z">
                          <w:rPr>
                            <w:rFonts w:ascii="Cambria Math" w:eastAsia="MS Mincho" w:hAnsi="Cambria Math" w:cs="Cambria Math"/>
                          </w:rPr>
                          <m:t>10</m:t>
                        </w:ins>
                      </m:r>
                    </m:e>
                    <m:sup>
                      <m:r>
                        <w:ins w:id="94" w:author="Paiva, Rafael" w:date="2019-08-05T15:24:00Z">
                          <w:rPr>
                            <w:rFonts w:ascii="Cambria Math" w:eastAsia="MS Mincho" w:hAnsi="Cambria Math" w:cs="Cambria Math"/>
                          </w:rPr>
                          <m:t>-5</m:t>
                        </w:ins>
                      </m:r>
                    </m:sup>
                  </m:sSup>
                </m:num>
                <m:den>
                  <m:r>
                    <w:ins w:id="95" w:author="Paiva, Rafael" w:date="2019-08-05T15:24:00Z">
                      <w:rPr>
                        <w:rFonts w:ascii="Cambria Math" w:eastAsia="MS Mincho" w:hAnsi="Cambria Math"/>
                      </w:rPr>
                      <m:t>3x</m:t>
                    </w:ins>
                  </m:r>
                </m:den>
              </m:f>
            </m:oMath>
            <w:r w:rsidRPr="005C4D8F">
              <w:rPr>
                <w:rFonts w:eastAsia="MS Mincho"/>
              </w:rPr>
              <w:instrText xml:space="preserve"> </w:instrText>
            </w:r>
            <w:r w:rsidRPr="005C4D8F">
              <w:rPr>
                <w:rFonts w:eastAsia="MS Mincho"/>
              </w:rPr>
              <w:fldChar w:fldCharType="separate"/>
            </w:r>
            <w:r w:rsidRPr="0015573D">
              <w:rPr>
                <w:rFonts w:eastAsia="MS Mincho"/>
              </w:rPr>
              <w:fldChar w:fldCharType="end"/>
            </w:r>
            <w:r w:rsidRPr="0015573D">
              <w:rPr>
                <w:rFonts w:eastAsia="MS Mincho"/>
              </w:rPr>
              <w:t xml:space="preserve">, where </w:t>
            </w:r>
            <w:r w:rsidR="00A50BB2">
              <w:rPr>
                <w:rFonts w:eastAsia="MS Mincho"/>
              </w:rPr>
              <w:t xml:space="preserve">x </w:t>
            </w:r>
            <w:r w:rsidRPr="0015573D">
              <w:rPr>
                <w:rFonts w:eastAsia="MS Mincho"/>
              </w:rPr>
              <w:t xml:space="preserve"> is the data rate in Mbps.</w:t>
            </w:r>
          </w:p>
          <w:p w14:paraId="3189F028" w14:textId="77777777" w:rsidR="00E91925" w:rsidRPr="0015573D" w:rsidRDefault="00E91925" w:rsidP="005C4D8F">
            <w:pPr>
              <w:pStyle w:val="TAN"/>
              <w:rPr>
                <w:rFonts w:eastAsia="MS Mincho"/>
              </w:rPr>
            </w:pPr>
            <w:r w:rsidRPr="0015573D">
              <w:rPr>
                <w:rFonts w:eastAsia="MS Mincho"/>
              </w:rPr>
              <w:t xml:space="preserve">NOTE 2: </w:t>
            </w:r>
            <w:r w:rsidR="005E7097" w:rsidRPr="00693D7E">
              <w:tab/>
            </w:r>
            <w:r w:rsidRPr="0015573D">
              <w:rPr>
                <w:rFonts w:eastAsia="MS Mincho"/>
              </w:rPr>
              <w:t>6000 m = height but in a cone formation (i.e. ground coverage with a circle of diameter 30 KM)</w:t>
            </w:r>
          </w:p>
        </w:tc>
      </w:tr>
    </w:tbl>
    <w:p w14:paraId="093BCDC8" w14:textId="77777777" w:rsidR="00E91925" w:rsidRPr="005C4D8F" w:rsidRDefault="00E91925" w:rsidP="00E91925">
      <w:pPr>
        <w:sectPr w:rsidR="00E91925" w:rsidRPr="005C4D8F" w:rsidSect="00285CDD">
          <w:pgSz w:w="11906" w:h="16838"/>
          <w:pgMar w:top="1079" w:right="1106" w:bottom="1440" w:left="1080" w:header="708" w:footer="708" w:gutter="0"/>
          <w:cols w:space="708"/>
          <w:docGrid w:linePitch="360"/>
        </w:sectPr>
      </w:pPr>
    </w:p>
    <w:p w14:paraId="5652255B" w14:textId="77777777" w:rsidR="00E91925" w:rsidRPr="005C4D8F" w:rsidRDefault="00E91925" w:rsidP="00E91925"/>
    <w:p w14:paraId="286FFAA3" w14:textId="77777777" w:rsidR="00E91925" w:rsidRPr="00D321F2" w:rsidRDefault="00E91925" w:rsidP="005C4D8F">
      <w:pPr>
        <w:pStyle w:val="Heading3"/>
      </w:pPr>
      <w:bookmarkStart w:id="96" w:name="_Hlk45204882"/>
      <w:bookmarkStart w:id="97" w:name="_Toc45387845"/>
      <w:bookmarkStart w:id="98" w:name="_Toc52642384"/>
      <w:bookmarkStart w:id="99" w:name="_Toc75520391"/>
      <w:r w:rsidRPr="005C4D8F">
        <w:t>6.</w:t>
      </w:r>
      <w:r w:rsidR="005E7097">
        <w:t>2</w:t>
      </w:r>
      <w:r w:rsidRPr="00D321F2">
        <w:t>.2</w:t>
      </w:r>
      <w:r w:rsidRPr="00D321F2">
        <w:tab/>
        <w:t>Medical</w:t>
      </w:r>
      <w:r w:rsidR="00D321F2">
        <w:t xml:space="preserve"> a</w:t>
      </w:r>
      <w:r w:rsidRPr="00D321F2">
        <w:t>pplications</w:t>
      </w:r>
      <w:bookmarkEnd w:id="97"/>
      <w:bookmarkEnd w:id="98"/>
      <w:bookmarkEnd w:id="99"/>
    </w:p>
    <w:p w14:paraId="6AEF0C3D" w14:textId="77777777" w:rsidR="00E91925" w:rsidRPr="005C4D8F" w:rsidRDefault="00E91925" w:rsidP="00D321F2">
      <w:pPr>
        <w:pStyle w:val="TH"/>
        <w:rPr>
          <w:noProof/>
        </w:rPr>
      </w:pPr>
      <w:r w:rsidRPr="00D321F2">
        <w:t>Table 6.</w:t>
      </w:r>
      <w:r w:rsidR="005E7097">
        <w:t>2</w:t>
      </w:r>
      <w:r w:rsidRPr="00D321F2">
        <w:t>.2</w:t>
      </w:r>
      <w:r w:rsidRPr="00D321F2">
        <w:noBreakHyphen/>
        <w:t xml:space="preserve">1: Performance </w:t>
      </w:r>
      <w:r w:rsidRPr="00D321F2">
        <w:rPr>
          <w:noProof/>
        </w:rPr>
        <w:t xml:space="preserve">requirements for </w:t>
      </w:r>
      <w:r w:rsidRPr="005C4D8F">
        <w:rPr>
          <w:noProof/>
        </w:rPr>
        <w:t xml:space="preserve">low latency </w:t>
      </w:r>
      <w:r w:rsidRPr="005C4D8F">
        <w:t>ultra</w:t>
      </w:r>
      <w:r w:rsidRPr="005C4D8F">
        <w:rPr>
          <w:noProof/>
        </w:rPr>
        <w:t>-reliable imaging/video traffic for medical applications</w:t>
      </w:r>
    </w:p>
    <w:tbl>
      <w:tblPr>
        <w:tblW w:w="14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1985"/>
        <w:gridCol w:w="1275"/>
        <w:gridCol w:w="851"/>
        <w:gridCol w:w="1134"/>
        <w:gridCol w:w="992"/>
        <w:gridCol w:w="992"/>
        <w:gridCol w:w="1134"/>
        <w:gridCol w:w="1276"/>
        <w:gridCol w:w="953"/>
      </w:tblGrid>
      <w:tr w:rsidR="00E91925" w:rsidRPr="005C4D8F" w14:paraId="1A35D2CB" w14:textId="77777777" w:rsidTr="005C4D8F">
        <w:trPr>
          <w:cantSplit/>
          <w:tblHeader/>
        </w:trPr>
        <w:tc>
          <w:tcPr>
            <w:tcW w:w="2235" w:type="dxa"/>
            <w:vMerge w:val="restart"/>
            <w:shd w:val="clear" w:color="auto" w:fill="D9D9D9"/>
          </w:tcPr>
          <w:p w14:paraId="6FB575DF" w14:textId="77777777" w:rsidR="00E91925" w:rsidRPr="005C4D8F" w:rsidRDefault="00E91925" w:rsidP="005C4D8F">
            <w:pPr>
              <w:pStyle w:val="TAH"/>
            </w:pPr>
            <w:r w:rsidRPr="005C4D8F">
              <w:t>Profile</w:t>
            </w:r>
          </w:p>
        </w:tc>
        <w:tc>
          <w:tcPr>
            <w:tcW w:w="7229" w:type="dxa"/>
            <w:gridSpan w:val="5"/>
            <w:shd w:val="clear" w:color="auto" w:fill="D9D9D9"/>
          </w:tcPr>
          <w:p w14:paraId="1F77D3A4" w14:textId="77777777" w:rsidR="00E91925" w:rsidRPr="005C4D8F" w:rsidRDefault="00E91925" w:rsidP="005C4D8F">
            <w:pPr>
              <w:pStyle w:val="TAH"/>
            </w:pPr>
            <w:r w:rsidRPr="005C4D8F">
              <w:t>Characteristic parameter</w:t>
            </w:r>
          </w:p>
        </w:tc>
        <w:tc>
          <w:tcPr>
            <w:tcW w:w="5347" w:type="dxa"/>
            <w:gridSpan w:val="5"/>
            <w:shd w:val="clear" w:color="auto" w:fill="D9D9D9"/>
          </w:tcPr>
          <w:p w14:paraId="52FEF625" w14:textId="77777777" w:rsidR="00E91925" w:rsidRPr="005C4D8F" w:rsidRDefault="00E91925" w:rsidP="005C4D8F">
            <w:pPr>
              <w:pStyle w:val="TAH"/>
            </w:pPr>
            <w:r w:rsidRPr="005C4D8F">
              <w:t>Influence quantity</w:t>
            </w:r>
          </w:p>
        </w:tc>
      </w:tr>
      <w:tr w:rsidR="00E91925" w:rsidRPr="005C4D8F" w14:paraId="56820366" w14:textId="77777777" w:rsidTr="005C4D8F">
        <w:trPr>
          <w:cantSplit/>
          <w:tblHeader/>
        </w:trPr>
        <w:tc>
          <w:tcPr>
            <w:tcW w:w="2235" w:type="dxa"/>
            <w:vMerge/>
            <w:shd w:val="clear" w:color="auto" w:fill="D9D9D9"/>
          </w:tcPr>
          <w:p w14:paraId="1DE4780F" w14:textId="77777777" w:rsidR="00E91925" w:rsidRPr="005C4D8F" w:rsidRDefault="00E91925" w:rsidP="005C4D8F">
            <w:pPr>
              <w:pStyle w:val="TAH"/>
            </w:pPr>
          </w:p>
        </w:tc>
        <w:tc>
          <w:tcPr>
            <w:tcW w:w="1984" w:type="dxa"/>
            <w:shd w:val="clear" w:color="auto" w:fill="D9D9D9"/>
          </w:tcPr>
          <w:p w14:paraId="60DEA7C5" w14:textId="77777777" w:rsidR="00E91925" w:rsidRPr="005C4D8F" w:rsidRDefault="00E91925" w:rsidP="005C4D8F">
            <w:pPr>
              <w:pStyle w:val="TAH"/>
            </w:pPr>
            <w:r w:rsidRPr="005C4D8F">
              <w:t>Communication service availability: target value in %</w:t>
            </w:r>
          </w:p>
        </w:tc>
        <w:tc>
          <w:tcPr>
            <w:tcW w:w="1985" w:type="dxa"/>
            <w:shd w:val="clear" w:color="auto" w:fill="D9D9D9"/>
          </w:tcPr>
          <w:p w14:paraId="58D725FA" w14:textId="77777777" w:rsidR="00E91925" w:rsidRPr="005C4D8F" w:rsidRDefault="00E91925" w:rsidP="005C4D8F">
            <w:pPr>
              <w:pStyle w:val="TAH"/>
            </w:pPr>
            <w:r w:rsidRPr="005C4D8F">
              <w:t>Communication service reliability: Mean Time Between Failure</w:t>
            </w:r>
          </w:p>
        </w:tc>
        <w:tc>
          <w:tcPr>
            <w:tcW w:w="1275" w:type="dxa"/>
            <w:shd w:val="clear" w:color="auto" w:fill="D9D9D9"/>
          </w:tcPr>
          <w:p w14:paraId="50D8D9DC" w14:textId="77777777" w:rsidR="00E91925" w:rsidRPr="005C4D8F" w:rsidRDefault="00E91925" w:rsidP="005C4D8F">
            <w:pPr>
              <w:pStyle w:val="TAH"/>
            </w:pPr>
            <w:r w:rsidRPr="005C4D8F">
              <w:t>End-to-end latency: maximum</w:t>
            </w:r>
          </w:p>
        </w:tc>
        <w:tc>
          <w:tcPr>
            <w:tcW w:w="851" w:type="dxa"/>
            <w:shd w:val="clear" w:color="auto" w:fill="D9D9D9"/>
          </w:tcPr>
          <w:p w14:paraId="2A2AB84C" w14:textId="77777777" w:rsidR="00E91925" w:rsidRPr="005C4D8F" w:rsidRDefault="00E91925" w:rsidP="005C4D8F">
            <w:pPr>
              <w:pStyle w:val="TAH"/>
            </w:pPr>
            <w:r w:rsidRPr="005C4D8F">
              <w:t>Bit rate</w:t>
            </w:r>
          </w:p>
        </w:tc>
        <w:tc>
          <w:tcPr>
            <w:tcW w:w="1134" w:type="dxa"/>
            <w:shd w:val="clear" w:color="auto" w:fill="D9D9D9"/>
          </w:tcPr>
          <w:p w14:paraId="43ECFA40" w14:textId="77777777" w:rsidR="00E91925" w:rsidRPr="005C4D8F" w:rsidRDefault="00E91925" w:rsidP="005C4D8F">
            <w:pPr>
              <w:pStyle w:val="TAH"/>
            </w:pPr>
            <w:r w:rsidRPr="005C4D8F">
              <w:t>Direction</w:t>
            </w:r>
          </w:p>
        </w:tc>
        <w:tc>
          <w:tcPr>
            <w:tcW w:w="992" w:type="dxa"/>
            <w:shd w:val="clear" w:color="auto" w:fill="D9D9D9"/>
          </w:tcPr>
          <w:p w14:paraId="75493D64" w14:textId="77777777" w:rsidR="00E91925" w:rsidRPr="005C4D8F" w:rsidRDefault="00E91925" w:rsidP="005C4D8F">
            <w:pPr>
              <w:pStyle w:val="TAH"/>
            </w:pPr>
            <w:r w:rsidRPr="005C4D8F">
              <w:t>Message</w:t>
            </w:r>
          </w:p>
          <w:p w14:paraId="15C524DC" w14:textId="77777777" w:rsidR="00E91925" w:rsidRPr="005C4D8F" w:rsidRDefault="00E91925" w:rsidP="005C4D8F">
            <w:pPr>
              <w:pStyle w:val="TAH"/>
            </w:pPr>
            <w:r w:rsidRPr="005C4D8F">
              <w:t>Size</w:t>
            </w:r>
          </w:p>
          <w:p w14:paraId="4723C564" w14:textId="77777777" w:rsidR="00E91925" w:rsidRPr="005C4D8F" w:rsidRDefault="00E91925" w:rsidP="005C4D8F">
            <w:pPr>
              <w:pStyle w:val="TAH"/>
            </w:pPr>
            <w:r w:rsidRPr="005C4D8F">
              <w:t>[byte]</w:t>
            </w:r>
          </w:p>
        </w:tc>
        <w:tc>
          <w:tcPr>
            <w:tcW w:w="992" w:type="dxa"/>
            <w:shd w:val="clear" w:color="auto" w:fill="D9D9D9"/>
          </w:tcPr>
          <w:p w14:paraId="42587361" w14:textId="77777777" w:rsidR="00E91925" w:rsidRPr="005C4D8F" w:rsidRDefault="00E91925" w:rsidP="005C4D8F">
            <w:pPr>
              <w:pStyle w:val="TAH"/>
            </w:pPr>
            <w:r w:rsidRPr="005C4D8F">
              <w:t>Survival time</w:t>
            </w:r>
          </w:p>
        </w:tc>
        <w:tc>
          <w:tcPr>
            <w:tcW w:w="1134" w:type="dxa"/>
            <w:shd w:val="clear" w:color="auto" w:fill="D9D9D9"/>
          </w:tcPr>
          <w:p w14:paraId="564F3936" w14:textId="77777777" w:rsidR="00E91925" w:rsidRPr="005C4D8F" w:rsidRDefault="00E91925" w:rsidP="005C4D8F">
            <w:pPr>
              <w:pStyle w:val="TAH"/>
            </w:pPr>
            <w:r w:rsidRPr="005C4D8F">
              <w:t>UE speed</w:t>
            </w:r>
          </w:p>
          <w:p w14:paraId="3852B8D0" w14:textId="77777777" w:rsidR="00E91925" w:rsidRPr="005C4D8F" w:rsidRDefault="00E91925" w:rsidP="005C4D8F">
            <w:pPr>
              <w:pStyle w:val="TAH"/>
            </w:pPr>
            <w:r w:rsidRPr="005C4D8F">
              <w:t>(km/h)</w:t>
            </w:r>
          </w:p>
        </w:tc>
        <w:tc>
          <w:tcPr>
            <w:tcW w:w="1276" w:type="dxa"/>
            <w:shd w:val="clear" w:color="auto" w:fill="D9D9D9"/>
          </w:tcPr>
          <w:p w14:paraId="5888E87D" w14:textId="77777777" w:rsidR="00E91925" w:rsidRPr="005C4D8F" w:rsidRDefault="00E91925" w:rsidP="005C4D8F">
            <w:pPr>
              <w:pStyle w:val="TAH"/>
            </w:pPr>
            <w:r w:rsidRPr="005C4D8F">
              <w:t xml:space="preserve"># of </w:t>
            </w:r>
            <w:r w:rsidR="003D42E5">
              <w:rPr>
                <w:lang w:eastAsia="de-DE"/>
              </w:rPr>
              <w:t xml:space="preserve">active </w:t>
            </w:r>
            <w:r w:rsidRPr="005C4D8F">
              <w:t>UEs</w:t>
            </w:r>
          </w:p>
          <w:p w14:paraId="174BF6F4" w14:textId="77777777" w:rsidR="00E91925" w:rsidRPr="005C4D8F" w:rsidRDefault="00E91925" w:rsidP="005C4D8F">
            <w:pPr>
              <w:pStyle w:val="TAH"/>
            </w:pPr>
            <w:r w:rsidRPr="005C4D8F">
              <w:t>connection</w:t>
            </w:r>
          </w:p>
        </w:tc>
        <w:tc>
          <w:tcPr>
            <w:tcW w:w="953" w:type="dxa"/>
            <w:shd w:val="clear" w:color="auto" w:fill="D9D9D9"/>
          </w:tcPr>
          <w:p w14:paraId="584DA590" w14:textId="77777777" w:rsidR="00E91925" w:rsidRPr="005C4D8F" w:rsidRDefault="00E91925" w:rsidP="005C4D8F">
            <w:pPr>
              <w:pStyle w:val="TAH"/>
            </w:pPr>
            <w:r w:rsidRPr="005C4D8F">
              <w:t>Service Area</w:t>
            </w:r>
          </w:p>
          <w:p w14:paraId="35D5649F" w14:textId="77777777" w:rsidR="00E91925" w:rsidRPr="005C4D8F" w:rsidRDefault="00E91925" w:rsidP="005C4D8F">
            <w:pPr>
              <w:pStyle w:val="TAH"/>
            </w:pPr>
          </w:p>
        </w:tc>
      </w:tr>
      <w:tr w:rsidR="00E91925" w:rsidRPr="005C4D8F" w14:paraId="1B71202B" w14:textId="77777777" w:rsidTr="002649E7">
        <w:trPr>
          <w:cantSplit/>
        </w:trPr>
        <w:tc>
          <w:tcPr>
            <w:tcW w:w="2235" w:type="dxa"/>
          </w:tcPr>
          <w:p w14:paraId="54C93F83" w14:textId="77777777" w:rsidR="00E91925" w:rsidRPr="005C4D8F" w:rsidRDefault="00E91925" w:rsidP="00D321F2">
            <w:pPr>
              <w:pStyle w:val="TAL"/>
              <w:rPr>
                <w:rFonts w:eastAsia="SimSun"/>
              </w:rPr>
            </w:pPr>
            <w:r w:rsidRPr="005C4D8F">
              <w:rPr>
                <w:rFonts w:eastAsia="SimSun"/>
              </w:rPr>
              <w:t>UHD medical video over NPNs</w:t>
            </w:r>
          </w:p>
        </w:tc>
        <w:tc>
          <w:tcPr>
            <w:tcW w:w="1984" w:type="dxa"/>
            <w:shd w:val="clear" w:color="auto" w:fill="auto"/>
          </w:tcPr>
          <w:p w14:paraId="47966E2A" w14:textId="77777777" w:rsidR="00E91925" w:rsidRPr="005C4D8F" w:rsidRDefault="00E91925" w:rsidP="005C4D8F">
            <w:pPr>
              <w:pStyle w:val="TAC"/>
            </w:pPr>
            <w:r w:rsidRPr="005C4D8F">
              <w:t>&gt;99.99999</w:t>
            </w:r>
          </w:p>
        </w:tc>
        <w:tc>
          <w:tcPr>
            <w:tcW w:w="1985" w:type="dxa"/>
          </w:tcPr>
          <w:p w14:paraId="710D1879" w14:textId="77777777" w:rsidR="00E91925" w:rsidRPr="005C4D8F" w:rsidRDefault="00E91925" w:rsidP="005C4D8F">
            <w:pPr>
              <w:pStyle w:val="TAC"/>
            </w:pPr>
            <w:r w:rsidRPr="005C4D8F">
              <w:t xml:space="preserve">&gt;1 </w:t>
            </w:r>
            <w:r w:rsidR="003D42E5">
              <w:t>year</w:t>
            </w:r>
          </w:p>
        </w:tc>
        <w:tc>
          <w:tcPr>
            <w:tcW w:w="1275" w:type="dxa"/>
          </w:tcPr>
          <w:p w14:paraId="1E70C448" w14:textId="77777777" w:rsidR="00E91925" w:rsidRPr="005C4D8F" w:rsidRDefault="00E91925" w:rsidP="005C4D8F">
            <w:pPr>
              <w:pStyle w:val="TAC"/>
            </w:pPr>
            <w:r w:rsidRPr="005C4D8F">
              <w:t xml:space="preserve">&lt;1 </w:t>
            </w:r>
            <w:proofErr w:type="spellStart"/>
            <w:r w:rsidRPr="005C4D8F">
              <w:t>ms</w:t>
            </w:r>
            <w:proofErr w:type="spellEnd"/>
          </w:p>
        </w:tc>
        <w:tc>
          <w:tcPr>
            <w:tcW w:w="851" w:type="dxa"/>
          </w:tcPr>
          <w:p w14:paraId="6726CE67" w14:textId="77777777" w:rsidR="00E91925" w:rsidRPr="005C4D8F" w:rsidRDefault="0037475D" w:rsidP="005C4D8F">
            <w:pPr>
              <w:pStyle w:val="TAC"/>
            </w:pPr>
            <w:r w:rsidRPr="005C4D8F">
              <w:t xml:space="preserve">&lt; </w:t>
            </w:r>
            <w:r w:rsidR="00E91925" w:rsidRPr="005C4D8F">
              <w:t>50 Gbit/s</w:t>
            </w:r>
          </w:p>
        </w:tc>
        <w:tc>
          <w:tcPr>
            <w:tcW w:w="1134" w:type="dxa"/>
          </w:tcPr>
          <w:p w14:paraId="56C933DC" w14:textId="77777777" w:rsidR="00E91925" w:rsidRPr="005C4D8F" w:rsidRDefault="00E91925" w:rsidP="005C4D8F">
            <w:pPr>
              <w:pStyle w:val="TAC"/>
            </w:pPr>
            <w:r w:rsidRPr="005C4D8F">
              <w:t>UL; DL</w:t>
            </w:r>
          </w:p>
        </w:tc>
        <w:tc>
          <w:tcPr>
            <w:tcW w:w="992" w:type="dxa"/>
          </w:tcPr>
          <w:p w14:paraId="7FD77515" w14:textId="77777777" w:rsidR="00E91925" w:rsidRPr="005C4D8F" w:rsidRDefault="00E91925" w:rsidP="005C4D8F">
            <w:pPr>
              <w:pStyle w:val="TAC"/>
            </w:pPr>
            <w:r w:rsidRPr="005C4D8F">
              <w:t>~1500 - ~9000 (note 1)</w:t>
            </w:r>
          </w:p>
        </w:tc>
        <w:tc>
          <w:tcPr>
            <w:tcW w:w="992" w:type="dxa"/>
          </w:tcPr>
          <w:p w14:paraId="07B391A1" w14:textId="77777777" w:rsidR="00E91925" w:rsidRPr="005C4D8F" w:rsidRDefault="00E91925" w:rsidP="005C4D8F">
            <w:pPr>
              <w:pStyle w:val="TAC"/>
            </w:pPr>
            <w:r w:rsidRPr="005C4D8F">
              <w:t>~8ms</w:t>
            </w:r>
          </w:p>
        </w:tc>
        <w:tc>
          <w:tcPr>
            <w:tcW w:w="1134" w:type="dxa"/>
          </w:tcPr>
          <w:p w14:paraId="0EE68FA7" w14:textId="77777777" w:rsidR="00E91925" w:rsidRPr="005C4D8F" w:rsidRDefault="00E91925" w:rsidP="005C4D8F">
            <w:pPr>
              <w:pStyle w:val="TAC"/>
            </w:pPr>
            <w:r w:rsidRPr="005C4D8F">
              <w:t>stationary</w:t>
            </w:r>
          </w:p>
        </w:tc>
        <w:tc>
          <w:tcPr>
            <w:tcW w:w="1276" w:type="dxa"/>
          </w:tcPr>
          <w:p w14:paraId="3E21BC0E" w14:textId="77777777" w:rsidR="00E91925" w:rsidRPr="005C4D8F" w:rsidRDefault="00E91925" w:rsidP="005C4D8F">
            <w:pPr>
              <w:pStyle w:val="TAC"/>
            </w:pPr>
            <w:r w:rsidRPr="005C4D8F">
              <w:t>1</w:t>
            </w:r>
          </w:p>
        </w:tc>
        <w:tc>
          <w:tcPr>
            <w:tcW w:w="953" w:type="dxa"/>
          </w:tcPr>
          <w:p w14:paraId="2F383C61" w14:textId="77777777" w:rsidR="00E91925" w:rsidRPr="005C4D8F" w:rsidRDefault="00E91925" w:rsidP="005C4D8F">
            <w:pPr>
              <w:pStyle w:val="TAC"/>
            </w:pPr>
            <w:r w:rsidRPr="005C4D8F">
              <w:t>100 m2</w:t>
            </w:r>
          </w:p>
        </w:tc>
      </w:tr>
      <w:tr w:rsidR="00E91925" w:rsidRPr="005C4D8F" w14:paraId="5321CB07" w14:textId="77777777" w:rsidTr="002649E7">
        <w:trPr>
          <w:cantSplit/>
        </w:trPr>
        <w:tc>
          <w:tcPr>
            <w:tcW w:w="2235" w:type="dxa"/>
          </w:tcPr>
          <w:p w14:paraId="5DEBDDAC" w14:textId="77777777" w:rsidR="00E91925" w:rsidRPr="005C4D8F" w:rsidRDefault="00E91925" w:rsidP="00D321F2">
            <w:pPr>
              <w:pStyle w:val="TAL"/>
              <w:rPr>
                <w:rFonts w:eastAsia="SimSun"/>
              </w:rPr>
            </w:pPr>
            <w:r w:rsidRPr="005C4D8F">
              <w:rPr>
                <w:rFonts w:eastAsia="SimSun"/>
              </w:rPr>
              <w:t>Ultrasound images over NPNs</w:t>
            </w:r>
          </w:p>
        </w:tc>
        <w:tc>
          <w:tcPr>
            <w:tcW w:w="1984" w:type="dxa"/>
            <w:shd w:val="clear" w:color="auto" w:fill="auto"/>
          </w:tcPr>
          <w:p w14:paraId="3CA3F756" w14:textId="77777777" w:rsidR="00E91925" w:rsidRPr="005C4D8F" w:rsidRDefault="00E91925" w:rsidP="005C4D8F">
            <w:pPr>
              <w:pStyle w:val="TAC"/>
            </w:pPr>
            <w:r w:rsidRPr="005C4D8F">
              <w:t>&gt;99.9999</w:t>
            </w:r>
          </w:p>
        </w:tc>
        <w:tc>
          <w:tcPr>
            <w:tcW w:w="1985" w:type="dxa"/>
          </w:tcPr>
          <w:p w14:paraId="79546EA3" w14:textId="77777777" w:rsidR="00E91925" w:rsidRPr="005C4D8F" w:rsidRDefault="00E91925" w:rsidP="005C4D8F">
            <w:pPr>
              <w:pStyle w:val="TAC"/>
            </w:pPr>
            <w:r w:rsidRPr="005C4D8F">
              <w:t xml:space="preserve">&gt;1 </w:t>
            </w:r>
            <w:r w:rsidR="003D42E5">
              <w:t>year</w:t>
            </w:r>
          </w:p>
        </w:tc>
        <w:tc>
          <w:tcPr>
            <w:tcW w:w="1275" w:type="dxa"/>
          </w:tcPr>
          <w:p w14:paraId="37255F99" w14:textId="77777777" w:rsidR="00E91925" w:rsidRPr="005C4D8F" w:rsidRDefault="00E91925" w:rsidP="005C4D8F">
            <w:pPr>
              <w:pStyle w:val="TAC"/>
            </w:pPr>
            <w:r w:rsidRPr="005C4D8F">
              <w:t>&lt;10ms</w:t>
            </w:r>
          </w:p>
        </w:tc>
        <w:tc>
          <w:tcPr>
            <w:tcW w:w="851" w:type="dxa"/>
          </w:tcPr>
          <w:p w14:paraId="2FD13824" w14:textId="77777777" w:rsidR="00E91925" w:rsidRPr="005C4D8F" w:rsidRDefault="00E91925" w:rsidP="005C4D8F">
            <w:pPr>
              <w:pStyle w:val="TAC"/>
            </w:pPr>
            <w:r w:rsidRPr="005C4D8F">
              <w:t>500 Mbit/s - 4 Gbit/s (note 2)</w:t>
            </w:r>
          </w:p>
        </w:tc>
        <w:tc>
          <w:tcPr>
            <w:tcW w:w="1134" w:type="dxa"/>
          </w:tcPr>
          <w:p w14:paraId="08638277" w14:textId="77777777" w:rsidR="00E91925" w:rsidRPr="005C4D8F" w:rsidRDefault="00E91925" w:rsidP="005C4D8F">
            <w:pPr>
              <w:pStyle w:val="TAC"/>
            </w:pPr>
            <w:r w:rsidRPr="005C4D8F">
              <w:t>UL; DL</w:t>
            </w:r>
          </w:p>
        </w:tc>
        <w:tc>
          <w:tcPr>
            <w:tcW w:w="992" w:type="dxa"/>
          </w:tcPr>
          <w:p w14:paraId="6C90CA59" w14:textId="77777777" w:rsidR="00E91925" w:rsidRPr="005C4D8F" w:rsidRDefault="00E91925" w:rsidP="005C4D8F">
            <w:pPr>
              <w:pStyle w:val="TAC"/>
            </w:pPr>
            <w:r w:rsidRPr="005C4D8F">
              <w:t>~1500</w:t>
            </w:r>
          </w:p>
        </w:tc>
        <w:tc>
          <w:tcPr>
            <w:tcW w:w="992" w:type="dxa"/>
          </w:tcPr>
          <w:p w14:paraId="09AF9E3D" w14:textId="77777777" w:rsidR="00E91925" w:rsidRPr="005C4D8F" w:rsidRDefault="00E91925" w:rsidP="005C4D8F">
            <w:pPr>
              <w:pStyle w:val="TAC"/>
            </w:pPr>
            <w:r w:rsidRPr="005C4D8F">
              <w:t xml:space="preserve">20-100 </w:t>
            </w:r>
            <w:proofErr w:type="spellStart"/>
            <w:r w:rsidRPr="005C4D8F">
              <w:t>ms</w:t>
            </w:r>
            <w:proofErr w:type="spellEnd"/>
            <w:r w:rsidRPr="005C4D8F">
              <w:t xml:space="preserve"> (note 2)</w:t>
            </w:r>
          </w:p>
        </w:tc>
        <w:tc>
          <w:tcPr>
            <w:tcW w:w="1134" w:type="dxa"/>
          </w:tcPr>
          <w:p w14:paraId="31563ED6" w14:textId="77777777" w:rsidR="00E91925" w:rsidRPr="005C4D8F" w:rsidRDefault="00E91925" w:rsidP="005C4D8F">
            <w:pPr>
              <w:pStyle w:val="TAC"/>
            </w:pPr>
            <w:r w:rsidRPr="005C4D8F">
              <w:t>stationary</w:t>
            </w:r>
          </w:p>
        </w:tc>
        <w:tc>
          <w:tcPr>
            <w:tcW w:w="1276" w:type="dxa"/>
          </w:tcPr>
          <w:p w14:paraId="54B565D1" w14:textId="77777777" w:rsidR="00E91925" w:rsidRPr="005C4D8F" w:rsidRDefault="00E91925" w:rsidP="005C4D8F">
            <w:pPr>
              <w:pStyle w:val="TAC"/>
            </w:pPr>
            <w:r w:rsidRPr="005C4D8F">
              <w:t>1</w:t>
            </w:r>
          </w:p>
        </w:tc>
        <w:tc>
          <w:tcPr>
            <w:tcW w:w="953" w:type="dxa"/>
          </w:tcPr>
          <w:p w14:paraId="4E0FE71B" w14:textId="77777777" w:rsidR="00E91925" w:rsidRPr="005C4D8F" w:rsidRDefault="00E91925" w:rsidP="005C4D8F">
            <w:pPr>
              <w:pStyle w:val="TAC"/>
            </w:pPr>
            <w:r w:rsidRPr="005C4D8F">
              <w:t>100 m2</w:t>
            </w:r>
          </w:p>
        </w:tc>
      </w:tr>
      <w:tr w:rsidR="00E91925" w:rsidRPr="005C4D8F" w14:paraId="51688F2A" w14:textId="77777777" w:rsidTr="002649E7">
        <w:trPr>
          <w:cantSplit/>
          <w:tblHeader/>
        </w:trPr>
        <w:tc>
          <w:tcPr>
            <w:tcW w:w="2235" w:type="dxa"/>
          </w:tcPr>
          <w:p w14:paraId="5276ABAD" w14:textId="77777777" w:rsidR="00E91925" w:rsidRPr="005C4D8F" w:rsidRDefault="00E91925" w:rsidP="00D321F2">
            <w:pPr>
              <w:pStyle w:val="TAL"/>
            </w:pPr>
            <w:r w:rsidRPr="005C4D8F">
              <w:rPr>
                <w:rFonts w:eastAsia="SimSun"/>
              </w:rPr>
              <w:t xml:space="preserve">UHD video </w:t>
            </w:r>
            <w:r w:rsidR="003D42E5" w:rsidRPr="003D42E5">
              <w:rPr>
                <w:rFonts w:eastAsia="SimSun"/>
              </w:rPr>
              <w:t xml:space="preserve">for telesurgery </w:t>
            </w:r>
            <w:r w:rsidRPr="005C4D8F">
              <w:rPr>
                <w:rFonts w:eastAsia="SimSun"/>
              </w:rPr>
              <w:t>over PLMNs</w:t>
            </w:r>
          </w:p>
        </w:tc>
        <w:tc>
          <w:tcPr>
            <w:tcW w:w="1984" w:type="dxa"/>
            <w:shd w:val="clear" w:color="auto" w:fill="auto"/>
          </w:tcPr>
          <w:p w14:paraId="2DA4E769" w14:textId="77777777" w:rsidR="00E91925" w:rsidRPr="005C4D8F" w:rsidRDefault="003D42E5" w:rsidP="005C4D8F">
            <w:pPr>
              <w:pStyle w:val="TAC"/>
            </w:pPr>
            <w:r w:rsidRPr="003D42E5">
              <w:t>&gt;</w:t>
            </w:r>
            <w:r w:rsidR="00E91925" w:rsidRPr="005C4D8F">
              <w:t>99.9999</w:t>
            </w:r>
          </w:p>
        </w:tc>
        <w:tc>
          <w:tcPr>
            <w:tcW w:w="1985" w:type="dxa"/>
          </w:tcPr>
          <w:p w14:paraId="2A4E7FA3" w14:textId="77777777" w:rsidR="00E91925" w:rsidRPr="005C4D8F" w:rsidRDefault="00E91925" w:rsidP="005C4D8F">
            <w:pPr>
              <w:pStyle w:val="TAC"/>
            </w:pPr>
            <w:r w:rsidRPr="005C4D8F">
              <w:t xml:space="preserve">&gt;1 </w:t>
            </w:r>
            <w:r w:rsidR="003D42E5">
              <w:t>year</w:t>
            </w:r>
          </w:p>
        </w:tc>
        <w:tc>
          <w:tcPr>
            <w:tcW w:w="1275" w:type="dxa"/>
          </w:tcPr>
          <w:p w14:paraId="2083578C" w14:textId="77777777" w:rsidR="00E91925" w:rsidRPr="005C4D8F" w:rsidRDefault="00E91925" w:rsidP="005C4D8F">
            <w:pPr>
              <w:pStyle w:val="TAC"/>
            </w:pPr>
            <w:r w:rsidRPr="005C4D8F">
              <w:t xml:space="preserve">&lt; 20 </w:t>
            </w:r>
            <w:proofErr w:type="spellStart"/>
            <w:r w:rsidRPr="005C4D8F">
              <w:t>ms</w:t>
            </w:r>
            <w:proofErr w:type="spellEnd"/>
          </w:p>
        </w:tc>
        <w:tc>
          <w:tcPr>
            <w:tcW w:w="851" w:type="dxa"/>
          </w:tcPr>
          <w:p w14:paraId="69C26CB3" w14:textId="77777777" w:rsidR="00E91925" w:rsidRPr="005C4D8F" w:rsidRDefault="0037475D" w:rsidP="005C4D8F">
            <w:pPr>
              <w:pStyle w:val="TAC"/>
            </w:pPr>
            <w:r w:rsidRPr="005C4D8F">
              <w:t xml:space="preserve">&lt; </w:t>
            </w:r>
            <w:r w:rsidR="003D42E5">
              <w:t>6</w:t>
            </w:r>
            <w:r w:rsidR="00E91925" w:rsidRPr="005C4D8F">
              <w:t xml:space="preserve"> Gbit/s</w:t>
            </w:r>
          </w:p>
        </w:tc>
        <w:tc>
          <w:tcPr>
            <w:tcW w:w="1134" w:type="dxa"/>
          </w:tcPr>
          <w:p w14:paraId="62D0FCDF" w14:textId="77777777" w:rsidR="00E91925" w:rsidRPr="005C4D8F" w:rsidRDefault="00E91925" w:rsidP="005C4D8F">
            <w:pPr>
              <w:pStyle w:val="TAC"/>
            </w:pPr>
            <w:r w:rsidRPr="005C4D8F">
              <w:t>UL; DL</w:t>
            </w:r>
          </w:p>
        </w:tc>
        <w:tc>
          <w:tcPr>
            <w:tcW w:w="992" w:type="dxa"/>
          </w:tcPr>
          <w:p w14:paraId="0681DBCB" w14:textId="77777777" w:rsidR="00E91925" w:rsidRPr="005C4D8F" w:rsidRDefault="00E91925" w:rsidP="005C4D8F">
            <w:pPr>
              <w:pStyle w:val="TAC"/>
            </w:pPr>
            <w:r w:rsidRPr="005C4D8F">
              <w:t>~1500 - ~9000 (note 1)</w:t>
            </w:r>
          </w:p>
        </w:tc>
        <w:tc>
          <w:tcPr>
            <w:tcW w:w="992" w:type="dxa"/>
          </w:tcPr>
          <w:p w14:paraId="3ED9B9FC" w14:textId="77777777" w:rsidR="00E91925" w:rsidRPr="005C4D8F" w:rsidRDefault="00E91925" w:rsidP="005C4D8F">
            <w:pPr>
              <w:pStyle w:val="TAC"/>
            </w:pPr>
            <w:r w:rsidRPr="005C4D8F">
              <w:t xml:space="preserve">~16 </w:t>
            </w:r>
            <w:proofErr w:type="spellStart"/>
            <w:r w:rsidRPr="005C4D8F">
              <w:t>ms</w:t>
            </w:r>
            <w:proofErr w:type="spellEnd"/>
          </w:p>
        </w:tc>
        <w:tc>
          <w:tcPr>
            <w:tcW w:w="1134" w:type="dxa"/>
          </w:tcPr>
          <w:p w14:paraId="41C0DE13" w14:textId="77777777" w:rsidR="00E91925" w:rsidRPr="005C4D8F" w:rsidRDefault="00E91925" w:rsidP="005C4D8F">
            <w:pPr>
              <w:pStyle w:val="TAC"/>
            </w:pPr>
            <w:r w:rsidRPr="005C4D8F">
              <w:t>stationary</w:t>
            </w:r>
          </w:p>
        </w:tc>
        <w:tc>
          <w:tcPr>
            <w:tcW w:w="1276" w:type="dxa"/>
          </w:tcPr>
          <w:p w14:paraId="1F145D77" w14:textId="77777777" w:rsidR="00E91925" w:rsidRPr="005C4D8F" w:rsidRDefault="003D42E5" w:rsidP="005C4D8F">
            <w:pPr>
              <w:pStyle w:val="TAC"/>
            </w:pPr>
            <w:r>
              <w:rPr>
                <w:lang w:eastAsia="de-DE"/>
              </w:rPr>
              <w:t>&lt;2 per 1000 km</w:t>
            </w:r>
            <w:r>
              <w:rPr>
                <w:vertAlign w:val="superscript"/>
                <w:lang w:eastAsia="de-DE"/>
              </w:rPr>
              <w:t>2</w:t>
            </w:r>
          </w:p>
        </w:tc>
        <w:tc>
          <w:tcPr>
            <w:tcW w:w="953" w:type="dxa"/>
          </w:tcPr>
          <w:p w14:paraId="6B525A8C" w14:textId="77777777" w:rsidR="00E91925" w:rsidRPr="005C4D8F" w:rsidRDefault="00E91925" w:rsidP="005C4D8F">
            <w:pPr>
              <w:pStyle w:val="TAC"/>
            </w:pPr>
            <w:r w:rsidRPr="005C4D8F">
              <w:t>&lt;400 km</w:t>
            </w:r>
            <w:r w:rsidR="003D42E5">
              <w:t xml:space="preserve"> (note 3)</w:t>
            </w:r>
          </w:p>
        </w:tc>
      </w:tr>
      <w:tr w:rsidR="003D42E5" w:rsidRPr="005C4D8F" w14:paraId="20EA1A1D" w14:textId="77777777" w:rsidTr="002649E7">
        <w:trPr>
          <w:cantSplit/>
          <w:tblHeader/>
        </w:trPr>
        <w:tc>
          <w:tcPr>
            <w:tcW w:w="2235" w:type="dxa"/>
          </w:tcPr>
          <w:p w14:paraId="33492416" w14:textId="77777777" w:rsidR="003D42E5" w:rsidRPr="005C4D8F" w:rsidRDefault="003D42E5" w:rsidP="003D42E5">
            <w:pPr>
              <w:pStyle w:val="TAL"/>
              <w:rPr>
                <w:rFonts w:eastAsia="SimSun"/>
              </w:rPr>
            </w:pPr>
            <w:r w:rsidRPr="00214DA8">
              <w:t>UHD video for medical examination over PLMNs</w:t>
            </w:r>
          </w:p>
        </w:tc>
        <w:tc>
          <w:tcPr>
            <w:tcW w:w="1984" w:type="dxa"/>
            <w:shd w:val="clear" w:color="auto" w:fill="auto"/>
          </w:tcPr>
          <w:p w14:paraId="17FA3411" w14:textId="77777777" w:rsidR="003D42E5" w:rsidRPr="005C4D8F" w:rsidRDefault="003D42E5" w:rsidP="003D42E5">
            <w:pPr>
              <w:pStyle w:val="TAC"/>
            </w:pPr>
            <w:r w:rsidRPr="00214DA8">
              <w:t>&gt;99.99</w:t>
            </w:r>
          </w:p>
        </w:tc>
        <w:tc>
          <w:tcPr>
            <w:tcW w:w="1985" w:type="dxa"/>
          </w:tcPr>
          <w:p w14:paraId="74AC1C02" w14:textId="77777777" w:rsidR="003D42E5" w:rsidRPr="005C4D8F" w:rsidRDefault="003D42E5" w:rsidP="003D42E5">
            <w:pPr>
              <w:pStyle w:val="TAC"/>
            </w:pPr>
            <w:r w:rsidRPr="00214DA8">
              <w:t>&gt;1 month</w:t>
            </w:r>
          </w:p>
        </w:tc>
        <w:tc>
          <w:tcPr>
            <w:tcW w:w="1275" w:type="dxa"/>
          </w:tcPr>
          <w:p w14:paraId="09BB5C89" w14:textId="77777777" w:rsidR="003D42E5" w:rsidRPr="005C4D8F" w:rsidRDefault="003D42E5" w:rsidP="003D42E5">
            <w:pPr>
              <w:pStyle w:val="TAC"/>
            </w:pPr>
            <w:r w:rsidRPr="00214DA8">
              <w:t xml:space="preserve">&lt;20 </w:t>
            </w:r>
            <w:proofErr w:type="spellStart"/>
            <w:r w:rsidRPr="00214DA8">
              <w:t>ms</w:t>
            </w:r>
            <w:proofErr w:type="spellEnd"/>
            <w:r w:rsidRPr="00214DA8">
              <w:t xml:space="preserve"> </w:t>
            </w:r>
          </w:p>
        </w:tc>
        <w:tc>
          <w:tcPr>
            <w:tcW w:w="851" w:type="dxa"/>
          </w:tcPr>
          <w:p w14:paraId="73D9A525" w14:textId="77777777" w:rsidR="003D42E5" w:rsidRPr="005C4D8F" w:rsidRDefault="003D42E5" w:rsidP="003D42E5">
            <w:pPr>
              <w:pStyle w:val="TAC"/>
            </w:pPr>
            <w:r w:rsidRPr="00214DA8">
              <w:t xml:space="preserve">&lt;4 Gbit/s </w:t>
            </w:r>
          </w:p>
        </w:tc>
        <w:tc>
          <w:tcPr>
            <w:tcW w:w="1134" w:type="dxa"/>
          </w:tcPr>
          <w:p w14:paraId="7FA1712D" w14:textId="77777777" w:rsidR="003D42E5" w:rsidRPr="005C4D8F" w:rsidRDefault="003D42E5" w:rsidP="003D42E5">
            <w:pPr>
              <w:pStyle w:val="TAC"/>
            </w:pPr>
            <w:r w:rsidRPr="00214DA8">
              <w:t>UL; DL</w:t>
            </w:r>
          </w:p>
        </w:tc>
        <w:tc>
          <w:tcPr>
            <w:tcW w:w="992" w:type="dxa"/>
          </w:tcPr>
          <w:p w14:paraId="6F7FCB8C" w14:textId="77777777" w:rsidR="003D42E5" w:rsidRPr="005C4D8F" w:rsidRDefault="003D42E5" w:rsidP="003D42E5">
            <w:pPr>
              <w:pStyle w:val="TAC"/>
            </w:pPr>
            <w:r w:rsidRPr="00214DA8">
              <w:t xml:space="preserve">~1500 -9000 </w:t>
            </w:r>
          </w:p>
        </w:tc>
        <w:tc>
          <w:tcPr>
            <w:tcW w:w="992" w:type="dxa"/>
          </w:tcPr>
          <w:p w14:paraId="14B0B1F9" w14:textId="77777777" w:rsidR="003D42E5" w:rsidRPr="005C4D8F" w:rsidRDefault="003D42E5" w:rsidP="003D42E5">
            <w:pPr>
              <w:pStyle w:val="TAC"/>
            </w:pPr>
            <w:r w:rsidRPr="00214DA8">
              <w:t xml:space="preserve">~16 </w:t>
            </w:r>
            <w:proofErr w:type="spellStart"/>
            <w:r w:rsidRPr="00214DA8">
              <w:t>ms</w:t>
            </w:r>
            <w:proofErr w:type="spellEnd"/>
            <w:r w:rsidRPr="00214DA8">
              <w:t xml:space="preserve"> </w:t>
            </w:r>
          </w:p>
        </w:tc>
        <w:tc>
          <w:tcPr>
            <w:tcW w:w="1134" w:type="dxa"/>
          </w:tcPr>
          <w:p w14:paraId="59A85786" w14:textId="77777777" w:rsidR="003D42E5" w:rsidRPr="005C4D8F" w:rsidRDefault="003D42E5" w:rsidP="003D42E5">
            <w:pPr>
              <w:pStyle w:val="TAC"/>
            </w:pPr>
            <w:r w:rsidRPr="00214DA8">
              <w:t>stationary</w:t>
            </w:r>
          </w:p>
        </w:tc>
        <w:tc>
          <w:tcPr>
            <w:tcW w:w="1276" w:type="dxa"/>
          </w:tcPr>
          <w:p w14:paraId="2A32A71E" w14:textId="77777777" w:rsidR="003D42E5" w:rsidRPr="005C4D8F" w:rsidRDefault="003D42E5" w:rsidP="003D42E5">
            <w:pPr>
              <w:pStyle w:val="TAC"/>
            </w:pPr>
            <w:r w:rsidRPr="00214DA8">
              <w:t xml:space="preserve">&lt;20 per 100 km2 </w:t>
            </w:r>
          </w:p>
        </w:tc>
        <w:tc>
          <w:tcPr>
            <w:tcW w:w="953" w:type="dxa"/>
          </w:tcPr>
          <w:p w14:paraId="7441F1E7" w14:textId="77777777" w:rsidR="003D42E5" w:rsidRPr="005C4D8F" w:rsidRDefault="003D42E5" w:rsidP="003D42E5">
            <w:pPr>
              <w:pStyle w:val="TAC"/>
            </w:pPr>
            <w:r w:rsidRPr="00214DA8">
              <w:t>&lt;50 km (note 3)</w:t>
            </w:r>
          </w:p>
        </w:tc>
      </w:tr>
      <w:tr w:rsidR="003D42E5" w:rsidRPr="005C4D8F" w14:paraId="4DC248E3" w14:textId="77777777" w:rsidTr="002649E7">
        <w:trPr>
          <w:cantSplit/>
          <w:tblHeader/>
        </w:trPr>
        <w:tc>
          <w:tcPr>
            <w:tcW w:w="2235" w:type="dxa"/>
          </w:tcPr>
          <w:p w14:paraId="4FF8934A" w14:textId="77777777" w:rsidR="003D42E5" w:rsidRPr="005C4D8F" w:rsidRDefault="003D42E5" w:rsidP="003D42E5">
            <w:pPr>
              <w:pStyle w:val="TAL"/>
              <w:rPr>
                <w:rFonts w:eastAsia="SimSun"/>
              </w:rPr>
            </w:pPr>
            <w:r w:rsidRPr="00214DA8">
              <w:t>Ultrasound images over PLMNs</w:t>
            </w:r>
          </w:p>
        </w:tc>
        <w:tc>
          <w:tcPr>
            <w:tcW w:w="1984" w:type="dxa"/>
            <w:shd w:val="clear" w:color="auto" w:fill="auto"/>
          </w:tcPr>
          <w:p w14:paraId="0E376609" w14:textId="77777777" w:rsidR="003D42E5" w:rsidRPr="005C4D8F" w:rsidRDefault="003D42E5" w:rsidP="003D42E5">
            <w:pPr>
              <w:pStyle w:val="TAC"/>
            </w:pPr>
            <w:r w:rsidRPr="00214DA8">
              <w:t>&gt;99.999</w:t>
            </w:r>
          </w:p>
        </w:tc>
        <w:tc>
          <w:tcPr>
            <w:tcW w:w="1985" w:type="dxa"/>
          </w:tcPr>
          <w:p w14:paraId="7E522D2D" w14:textId="77777777" w:rsidR="003D42E5" w:rsidRPr="005C4D8F" w:rsidRDefault="003D42E5" w:rsidP="003D42E5">
            <w:pPr>
              <w:pStyle w:val="TAC"/>
            </w:pPr>
            <w:r w:rsidRPr="00214DA8">
              <w:t>&gt;&gt;1 month (&lt;1 year)</w:t>
            </w:r>
          </w:p>
        </w:tc>
        <w:tc>
          <w:tcPr>
            <w:tcW w:w="1275" w:type="dxa"/>
          </w:tcPr>
          <w:p w14:paraId="319C033F" w14:textId="77777777" w:rsidR="003D42E5" w:rsidRPr="005C4D8F" w:rsidRDefault="003D42E5" w:rsidP="003D42E5">
            <w:pPr>
              <w:pStyle w:val="TAC"/>
            </w:pPr>
            <w:r w:rsidRPr="00214DA8">
              <w:t xml:space="preserve">&lt;20 </w:t>
            </w:r>
            <w:proofErr w:type="spellStart"/>
            <w:r w:rsidRPr="00214DA8">
              <w:t>ms</w:t>
            </w:r>
            <w:proofErr w:type="spellEnd"/>
          </w:p>
        </w:tc>
        <w:tc>
          <w:tcPr>
            <w:tcW w:w="851" w:type="dxa"/>
          </w:tcPr>
          <w:p w14:paraId="493550F1" w14:textId="77777777" w:rsidR="003D42E5" w:rsidRPr="005C4D8F" w:rsidRDefault="003D42E5" w:rsidP="003D42E5">
            <w:pPr>
              <w:pStyle w:val="TAC"/>
            </w:pPr>
            <w:r w:rsidRPr="00214DA8">
              <w:t>&lt;200 Mbit/s</w:t>
            </w:r>
          </w:p>
        </w:tc>
        <w:tc>
          <w:tcPr>
            <w:tcW w:w="1134" w:type="dxa"/>
          </w:tcPr>
          <w:p w14:paraId="1D6F0B37" w14:textId="77777777" w:rsidR="003D42E5" w:rsidRPr="005C4D8F" w:rsidRDefault="003D42E5" w:rsidP="003D42E5">
            <w:pPr>
              <w:pStyle w:val="TAC"/>
            </w:pPr>
            <w:r w:rsidRPr="00214DA8">
              <w:t>UL; DL</w:t>
            </w:r>
          </w:p>
        </w:tc>
        <w:tc>
          <w:tcPr>
            <w:tcW w:w="992" w:type="dxa"/>
          </w:tcPr>
          <w:p w14:paraId="480DF267" w14:textId="77777777" w:rsidR="003D42E5" w:rsidRPr="005C4D8F" w:rsidRDefault="003D42E5" w:rsidP="003D42E5">
            <w:pPr>
              <w:pStyle w:val="TAC"/>
            </w:pPr>
            <w:r w:rsidRPr="00214DA8">
              <w:t>~1500</w:t>
            </w:r>
          </w:p>
        </w:tc>
        <w:tc>
          <w:tcPr>
            <w:tcW w:w="992" w:type="dxa"/>
          </w:tcPr>
          <w:p w14:paraId="5A1946D0" w14:textId="77777777" w:rsidR="003D42E5" w:rsidRPr="005C4D8F" w:rsidRDefault="003D42E5" w:rsidP="003D42E5">
            <w:pPr>
              <w:pStyle w:val="TAC"/>
            </w:pPr>
            <w:r w:rsidRPr="00214DA8">
              <w:t xml:space="preserve">~16 </w:t>
            </w:r>
            <w:proofErr w:type="spellStart"/>
            <w:r w:rsidRPr="00214DA8">
              <w:t>ms</w:t>
            </w:r>
            <w:proofErr w:type="spellEnd"/>
          </w:p>
        </w:tc>
        <w:tc>
          <w:tcPr>
            <w:tcW w:w="1134" w:type="dxa"/>
          </w:tcPr>
          <w:p w14:paraId="16BE7AE6" w14:textId="77777777" w:rsidR="003D42E5" w:rsidRPr="005C4D8F" w:rsidRDefault="003D42E5" w:rsidP="003D42E5">
            <w:pPr>
              <w:pStyle w:val="TAC"/>
            </w:pPr>
            <w:r w:rsidRPr="00214DA8">
              <w:t>stationary</w:t>
            </w:r>
          </w:p>
        </w:tc>
        <w:tc>
          <w:tcPr>
            <w:tcW w:w="1276" w:type="dxa"/>
          </w:tcPr>
          <w:p w14:paraId="247D7B29" w14:textId="77777777" w:rsidR="003D42E5" w:rsidRPr="005C4D8F" w:rsidRDefault="003D42E5" w:rsidP="003D42E5">
            <w:pPr>
              <w:pStyle w:val="TAC"/>
            </w:pPr>
            <w:r w:rsidRPr="00214DA8">
              <w:t>&lt;20 per 100 km2</w:t>
            </w:r>
          </w:p>
        </w:tc>
        <w:tc>
          <w:tcPr>
            <w:tcW w:w="953" w:type="dxa"/>
          </w:tcPr>
          <w:p w14:paraId="7CEA90CF" w14:textId="77777777" w:rsidR="003D42E5" w:rsidRPr="005C4D8F" w:rsidRDefault="003D42E5" w:rsidP="003D42E5">
            <w:pPr>
              <w:pStyle w:val="TAC"/>
            </w:pPr>
            <w:r w:rsidRPr="00214DA8">
              <w:t>&lt;50 km (note 3)</w:t>
            </w:r>
          </w:p>
        </w:tc>
      </w:tr>
      <w:tr w:rsidR="00E91925" w:rsidRPr="005C4D8F" w14:paraId="27A08B67" w14:textId="77777777" w:rsidTr="002649E7">
        <w:trPr>
          <w:cantSplit/>
          <w:tblHeader/>
        </w:trPr>
        <w:tc>
          <w:tcPr>
            <w:tcW w:w="2235" w:type="dxa"/>
          </w:tcPr>
          <w:p w14:paraId="317317B0" w14:textId="77777777" w:rsidR="00E91925" w:rsidRPr="005C4D8F" w:rsidRDefault="00E91925" w:rsidP="00D321F2">
            <w:pPr>
              <w:pStyle w:val="TAL"/>
            </w:pPr>
            <w:r w:rsidRPr="005C4D8F">
              <w:rPr>
                <w:rFonts w:eastAsia="SimSun"/>
              </w:rPr>
              <w:t>CT/MR real time scan over PLMNs</w:t>
            </w:r>
          </w:p>
        </w:tc>
        <w:tc>
          <w:tcPr>
            <w:tcW w:w="1984" w:type="dxa"/>
            <w:shd w:val="clear" w:color="auto" w:fill="auto"/>
          </w:tcPr>
          <w:p w14:paraId="27609202" w14:textId="77777777" w:rsidR="00E91925" w:rsidRPr="005C4D8F" w:rsidRDefault="003D42E5" w:rsidP="005C4D8F">
            <w:pPr>
              <w:pStyle w:val="TAC"/>
            </w:pPr>
            <w:r>
              <w:t>&gt;</w:t>
            </w:r>
            <w:r w:rsidR="00E91925" w:rsidRPr="005C4D8F">
              <w:t>99.999</w:t>
            </w:r>
          </w:p>
        </w:tc>
        <w:tc>
          <w:tcPr>
            <w:tcW w:w="1985" w:type="dxa"/>
          </w:tcPr>
          <w:p w14:paraId="3ECE0CC0" w14:textId="77777777" w:rsidR="00E91925" w:rsidRPr="005C4D8F" w:rsidRDefault="003D42E5" w:rsidP="005C4D8F">
            <w:pPr>
              <w:pStyle w:val="TAC"/>
            </w:pPr>
            <w:r>
              <w:rPr>
                <w:lang w:eastAsia="de-DE"/>
              </w:rPr>
              <w:t>&gt;</w:t>
            </w:r>
            <w:r w:rsidRPr="00017E0B">
              <w:rPr>
                <w:lang w:eastAsia="de-DE"/>
              </w:rPr>
              <w:t xml:space="preserve">&gt;1 </w:t>
            </w:r>
            <w:r>
              <w:rPr>
                <w:lang w:eastAsia="de-DE"/>
              </w:rPr>
              <w:t>month (&lt;1 year)</w:t>
            </w:r>
          </w:p>
        </w:tc>
        <w:tc>
          <w:tcPr>
            <w:tcW w:w="1275" w:type="dxa"/>
          </w:tcPr>
          <w:p w14:paraId="01CBFA2B" w14:textId="77777777" w:rsidR="00E91925" w:rsidRPr="005C4D8F" w:rsidRDefault="00E91925" w:rsidP="005C4D8F">
            <w:pPr>
              <w:pStyle w:val="TAC"/>
            </w:pPr>
            <w:r w:rsidRPr="005C4D8F">
              <w:t>&lt; 100ms</w:t>
            </w:r>
          </w:p>
        </w:tc>
        <w:tc>
          <w:tcPr>
            <w:tcW w:w="851" w:type="dxa"/>
          </w:tcPr>
          <w:p w14:paraId="094903FD" w14:textId="77777777" w:rsidR="00E91925" w:rsidRPr="005C4D8F" w:rsidRDefault="0037475D" w:rsidP="005C4D8F">
            <w:pPr>
              <w:pStyle w:val="TAC"/>
            </w:pPr>
            <w:r w:rsidRPr="005C4D8F">
              <w:t>&lt;</w:t>
            </w:r>
            <w:r w:rsidR="003D42E5">
              <w:t>670</w:t>
            </w:r>
            <w:r w:rsidR="00E91925" w:rsidRPr="005C4D8F">
              <w:t xml:space="preserve"> Mbit/s</w:t>
            </w:r>
          </w:p>
        </w:tc>
        <w:tc>
          <w:tcPr>
            <w:tcW w:w="1134" w:type="dxa"/>
          </w:tcPr>
          <w:p w14:paraId="512AB583" w14:textId="77777777" w:rsidR="00E91925" w:rsidRPr="005C4D8F" w:rsidRDefault="00E91925" w:rsidP="005C4D8F">
            <w:pPr>
              <w:pStyle w:val="TAC"/>
            </w:pPr>
            <w:r w:rsidRPr="005C4D8F">
              <w:t>UL</w:t>
            </w:r>
            <w:r w:rsidR="003D42E5">
              <w:t>, DL</w:t>
            </w:r>
          </w:p>
        </w:tc>
        <w:tc>
          <w:tcPr>
            <w:tcW w:w="992" w:type="dxa"/>
          </w:tcPr>
          <w:p w14:paraId="6E8240B0" w14:textId="77777777" w:rsidR="00E91925" w:rsidRPr="005C4D8F" w:rsidRDefault="00E91925" w:rsidP="005C4D8F">
            <w:pPr>
              <w:pStyle w:val="TAC"/>
            </w:pPr>
            <w:r w:rsidRPr="005C4D8F">
              <w:t>~1500</w:t>
            </w:r>
          </w:p>
        </w:tc>
        <w:tc>
          <w:tcPr>
            <w:tcW w:w="992" w:type="dxa"/>
          </w:tcPr>
          <w:p w14:paraId="15F89641" w14:textId="77777777" w:rsidR="00E91925" w:rsidRPr="005C4D8F" w:rsidRDefault="00E91925" w:rsidP="005C4D8F">
            <w:pPr>
              <w:pStyle w:val="TAC"/>
            </w:pPr>
            <w:r w:rsidRPr="005C4D8F">
              <w:t xml:space="preserve">&lt;100 </w:t>
            </w:r>
            <w:proofErr w:type="spellStart"/>
            <w:r w:rsidRPr="005C4D8F">
              <w:t>ms</w:t>
            </w:r>
            <w:proofErr w:type="spellEnd"/>
          </w:p>
        </w:tc>
        <w:tc>
          <w:tcPr>
            <w:tcW w:w="1134" w:type="dxa"/>
          </w:tcPr>
          <w:p w14:paraId="7CA8E7E4" w14:textId="77777777" w:rsidR="00E91925" w:rsidRPr="005C4D8F" w:rsidRDefault="00E91925" w:rsidP="005C4D8F">
            <w:pPr>
              <w:pStyle w:val="TAC"/>
            </w:pPr>
            <w:r w:rsidRPr="005C4D8F">
              <w:t>&lt;150</w:t>
            </w:r>
          </w:p>
        </w:tc>
        <w:tc>
          <w:tcPr>
            <w:tcW w:w="1276" w:type="dxa"/>
          </w:tcPr>
          <w:p w14:paraId="76D52371" w14:textId="77777777" w:rsidR="00E91925" w:rsidRPr="005C4D8F" w:rsidRDefault="003D42E5" w:rsidP="005C4D8F">
            <w:pPr>
              <w:pStyle w:val="TAC"/>
            </w:pPr>
            <w:r w:rsidRPr="00140B22">
              <w:t>&lt;</w:t>
            </w:r>
            <w:r>
              <w:rPr>
                <w:lang w:eastAsia="de-DE"/>
              </w:rPr>
              <w:t>20 per 100 km</w:t>
            </w:r>
            <w:r w:rsidRPr="00F13B5D">
              <w:rPr>
                <w:vertAlign w:val="superscript"/>
                <w:lang w:eastAsia="de-DE"/>
              </w:rPr>
              <w:t>2</w:t>
            </w:r>
          </w:p>
        </w:tc>
        <w:tc>
          <w:tcPr>
            <w:tcW w:w="953" w:type="dxa"/>
          </w:tcPr>
          <w:p w14:paraId="69BD8B94" w14:textId="77777777" w:rsidR="00E91925" w:rsidRPr="005C4D8F" w:rsidRDefault="00E91925" w:rsidP="005C4D8F">
            <w:pPr>
              <w:pStyle w:val="TAC"/>
            </w:pPr>
            <w:r w:rsidRPr="005C4D8F">
              <w:t>&lt;50 km</w:t>
            </w:r>
            <w:r w:rsidR="003D42E5">
              <w:t xml:space="preserve"> (note 3)</w:t>
            </w:r>
          </w:p>
        </w:tc>
      </w:tr>
      <w:tr w:rsidR="00E91925" w:rsidRPr="005C4D8F" w14:paraId="61A067DB" w14:textId="77777777" w:rsidTr="002649E7">
        <w:trPr>
          <w:cantSplit/>
        </w:trPr>
        <w:tc>
          <w:tcPr>
            <w:tcW w:w="14811" w:type="dxa"/>
            <w:gridSpan w:val="11"/>
          </w:tcPr>
          <w:p w14:paraId="5510B1B4" w14:textId="77777777" w:rsidR="00E91925" w:rsidRPr="005C4D8F" w:rsidRDefault="00E91925" w:rsidP="005C4D8F">
            <w:pPr>
              <w:pStyle w:val="TAN"/>
            </w:pPr>
            <w:r w:rsidRPr="005C4D8F">
              <w:t xml:space="preserve">NOTE 1: </w:t>
            </w:r>
            <w:r w:rsidR="005E7097" w:rsidRPr="00693D7E">
              <w:tab/>
            </w:r>
            <w:r w:rsidRPr="00D321F2">
              <w:t>MTU size of 1500 bytes is not generally suitable to gigabits connections as it induces many interruptions and loads on CPUs. On the other hand, Ethernet jumbo frames of up to 9000 bytes require all equipme</w:t>
            </w:r>
            <w:r w:rsidRPr="005C4D8F">
              <w:t>nt on the forwarding path to support that size in order to avoid fragmentation.</w:t>
            </w:r>
          </w:p>
          <w:p w14:paraId="7C7E2492" w14:textId="77777777" w:rsidR="00E91925" w:rsidRPr="00D321F2" w:rsidRDefault="00E91925" w:rsidP="005C4D8F">
            <w:pPr>
              <w:pStyle w:val="TAN"/>
            </w:pPr>
            <w:r w:rsidRPr="005C4D8F">
              <w:t xml:space="preserve">NOTE 2: </w:t>
            </w:r>
            <w:r w:rsidR="005E7097" w:rsidRPr="00693D7E">
              <w:tab/>
            </w:r>
            <w:r w:rsidRPr="00D321F2">
              <w:t>lower values considered for 2D ultrasounds images and higher values for 3D ultrasound images</w:t>
            </w:r>
          </w:p>
          <w:p w14:paraId="0E4E019C" w14:textId="77777777" w:rsidR="003D42E5" w:rsidRPr="0015573D" w:rsidRDefault="003D42E5" w:rsidP="005C4D8F">
            <w:pPr>
              <w:pStyle w:val="TAN"/>
            </w:pPr>
            <w:r w:rsidRPr="003D42E5">
              <w:t>NOTE 3:</w:t>
            </w:r>
            <w:r w:rsidRPr="003D42E5">
              <w:tab/>
              <w:t>Maximum straight-line distance between UEs.</w:t>
            </w:r>
          </w:p>
        </w:tc>
      </w:tr>
      <w:bookmarkEnd w:id="96"/>
    </w:tbl>
    <w:p w14:paraId="61BD2083" w14:textId="77777777" w:rsidR="00E91925" w:rsidRPr="005C4D8F" w:rsidRDefault="00E91925" w:rsidP="00E91925">
      <w:pPr>
        <w:sectPr w:rsidR="00E91925" w:rsidRPr="005C4D8F" w:rsidSect="00285CDD">
          <w:pgSz w:w="16838" w:h="11906" w:orient="landscape"/>
          <w:pgMar w:top="1080" w:right="1079" w:bottom="1106" w:left="1440" w:header="708" w:footer="708" w:gutter="0"/>
          <w:cols w:space="708"/>
          <w:docGrid w:linePitch="360"/>
        </w:sectPr>
      </w:pPr>
    </w:p>
    <w:p w14:paraId="2F952745" w14:textId="77777777" w:rsidR="00E91925" w:rsidRPr="005C4D8F" w:rsidRDefault="00E91925" w:rsidP="00E91925"/>
    <w:p w14:paraId="08104834" w14:textId="77777777" w:rsidR="00E91925" w:rsidRPr="005C4D8F" w:rsidRDefault="00E91925" w:rsidP="005C4D8F">
      <w:pPr>
        <w:pStyle w:val="Heading2"/>
      </w:pPr>
      <w:bookmarkStart w:id="100" w:name="_Toc45387846"/>
      <w:bookmarkStart w:id="101" w:name="_Toc52642385"/>
      <w:bookmarkStart w:id="102" w:name="_Toc75520392"/>
      <w:r w:rsidRPr="005C4D8F">
        <w:t>6.</w:t>
      </w:r>
      <w:r w:rsidR="005E7097">
        <w:t>3</w:t>
      </w:r>
      <w:r w:rsidRPr="005C4D8F">
        <w:tab/>
        <w:t>Multicast performance requirements</w:t>
      </w:r>
      <w:bookmarkEnd w:id="100"/>
      <w:bookmarkEnd w:id="101"/>
      <w:bookmarkEnd w:id="102"/>
    </w:p>
    <w:p w14:paraId="73AEA6F7" w14:textId="77777777" w:rsidR="00E91925" w:rsidRPr="00D321F2" w:rsidRDefault="00E91925" w:rsidP="005C4D8F">
      <w:pPr>
        <w:pStyle w:val="Heading3"/>
      </w:pPr>
      <w:bookmarkStart w:id="103" w:name="_Toc45387847"/>
      <w:bookmarkStart w:id="104" w:name="_Toc52642386"/>
      <w:bookmarkStart w:id="105" w:name="_Toc75520393"/>
      <w:r w:rsidRPr="005C4D8F">
        <w:t>6.</w:t>
      </w:r>
      <w:r w:rsidR="005E7097">
        <w:t>3</w:t>
      </w:r>
      <w:r w:rsidRPr="00D321F2">
        <w:t>.1</w:t>
      </w:r>
      <w:r w:rsidRPr="00D321F2">
        <w:tab/>
        <w:t>Aud</w:t>
      </w:r>
      <w:r w:rsidRPr="005C4D8F">
        <w:t xml:space="preserve">io and </w:t>
      </w:r>
      <w:r w:rsidR="00D321F2">
        <w:t>v</w:t>
      </w:r>
      <w:r w:rsidRPr="00D321F2">
        <w:t>ideo production applications</w:t>
      </w:r>
      <w:bookmarkEnd w:id="103"/>
      <w:bookmarkEnd w:id="104"/>
      <w:bookmarkEnd w:id="105"/>
    </w:p>
    <w:p w14:paraId="0E4834CA" w14:textId="77777777" w:rsidR="008373C5" w:rsidRDefault="008373C5" w:rsidP="00D01595">
      <w:pPr>
        <w:rPr>
          <w:rFonts w:eastAsia="MS Mincho"/>
        </w:rPr>
      </w:pPr>
    </w:p>
    <w:p w14:paraId="031DE1F5" w14:textId="77777777" w:rsidR="008373C5" w:rsidRPr="008373C5" w:rsidRDefault="008373C5" w:rsidP="00D01595">
      <w:pPr>
        <w:pStyle w:val="TH"/>
        <w:rPr>
          <w:rFonts w:eastAsia="MS Mincho"/>
        </w:rPr>
      </w:pPr>
      <w:r w:rsidRPr="008373C5">
        <w:rPr>
          <w:rFonts w:eastAsia="MS Mincho"/>
        </w:rPr>
        <w:t>Table 6.3.1-1: Performance requirements for low latency deterministic periodic traffic with multicast 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
        <w:gridCol w:w="806"/>
        <w:gridCol w:w="907"/>
        <w:gridCol w:w="927"/>
        <w:gridCol w:w="798"/>
        <w:gridCol w:w="876"/>
        <w:gridCol w:w="860"/>
        <w:gridCol w:w="937"/>
        <w:gridCol w:w="829"/>
        <w:gridCol w:w="723"/>
        <w:gridCol w:w="768"/>
      </w:tblGrid>
      <w:tr w:rsidR="008373C5" w:rsidRPr="008373C5" w14:paraId="16C0ADD3" w14:textId="77777777" w:rsidTr="004E792C">
        <w:trPr>
          <w:cantSplit/>
        </w:trPr>
        <w:tc>
          <w:tcPr>
            <w:tcW w:w="1020" w:type="dxa"/>
            <w:tcBorders>
              <w:bottom w:val="single" w:sz="12" w:space="0" w:color="auto"/>
              <w:right w:val="single" w:sz="4" w:space="0" w:color="auto"/>
            </w:tcBorders>
            <w:shd w:val="clear" w:color="auto" w:fill="D9D9D9"/>
          </w:tcPr>
          <w:p w14:paraId="2C722CCD"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Profile</w:t>
            </w:r>
          </w:p>
        </w:tc>
        <w:tc>
          <w:tcPr>
            <w:tcW w:w="806" w:type="dxa"/>
            <w:tcBorders>
              <w:left w:val="single" w:sz="12" w:space="0" w:color="auto"/>
              <w:bottom w:val="single" w:sz="12" w:space="0" w:color="auto"/>
            </w:tcBorders>
            <w:shd w:val="clear" w:color="auto" w:fill="D9D9D9"/>
          </w:tcPr>
          <w:p w14:paraId="332D822D"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 of active UEs</w:t>
            </w:r>
          </w:p>
        </w:tc>
        <w:tc>
          <w:tcPr>
            <w:tcW w:w="856" w:type="dxa"/>
            <w:tcBorders>
              <w:bottom w:val="single" w:sz="12" w:space="0" w:color="auto"/>
            </w:tcBorders>
            <w:shd w:val="clear" w:color="auto" w:fill="D9D9D9"/>
          </w:tcPr>
          <w:p w14:paraId="73E7D0AF"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 of UL streams</w:t>
            </w:r>
          </w:p>
        </w:tc>
        <w:tc>
          <w:tcPr>
            <w:tcW w:w="884" w:type="dxa"/>
            <w:tcBorders>
              <w:bottom w:val="single" w:sz="12" w:space="0" w:color="auto"/>
            </w:tcBorders>
            <w:shd w:val="clear" w:color="auto" w:fill="D9D9D9"/>
          </w:tcPr>
          <w:p w14:paraId="1F3DCFB3"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 of DL streams</w:t>
            </w:r>
          </w:p>
        </w:tc>
        <w:tc>
          <w:tcPr>
            <w:tcW w:w="798" w:type="dxa"/>
            <w:tcBorders>
              <w:bottom w:val="single" w:sz="12" w:space="0" w:color="auto"/>
            </w:tcBorders>
            <w:shd w:val="clear" w:color="auto" w:fill="D9D9D9"/>
          </w:tcPr>
          <w:p w14:paraId="2155BEE6"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UE Speed</w:t>
            </w:r>
          </w:p>
        </w:tc>
        <w:tc>
          <w:tcPr>
            <w:tcW w:w="876" w:type="dxa"/>
            <w:tcBorders>
              <w:bottom w:val="single" w:sz="12" w:space="0" w:color="auto"/>
            </w:tcBorders>
            <w:shd w:val="clear" w:color="auto" w:fill="D9D9D9"/>
          </w:tcPr>
          <w:p w14:paraId="71895239"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Service Area</w:t>
            </w:r>
          </w:p>
        </w:tc>
        <w:tc>
          <w:tcPr>
            <w:tcW w:w="860" w:type="dxa"/>
            <w:tcBorders>
              <w:bottom w:val="single" w:sz="12" w:space="0" w:color="auto"/>
            </w:tcBorders>
            <w:shd w:val="clear" w:color="auto" w:fill="D9D9D9"/>
          </w:tcPr>
          <w:p w14:paraId="3C24384A"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E2E latency (Note 1)</w:t>
            </w:r>
          </w:p>
        </w:tc>
        <w:tc>
          <w:tcPr>
            <w:tcW w:w="930" w:type="dxa"/>
            <w:tcBorders>
              <w:bottom w:val="single" w:sz="12" w:space="0" w:color="auto"/>
            </w:tcBorders>
            <w:shd w:val="clear" w:color="auto" w:fill="D9D9D9"/>
          </w:tcPr>
          <w:p w14:paraId="549031CB"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Transfer interval (Note 1)</w:t>
            </w:r>
          </w:p>
        </w:tc>
        <w:tc>
          <w:tcPr>
            <w:tcW w:w="829" w:type="dxa"/>
            <w:tcBorders>
              <w:bottom w:val="single" w:sz="12" w:space="0" w:color="auto"/>
            </w:tcBorders>
            <w:shd w:val="clear" w:color="auto" w:fill="D9D9D9"/>
          </w:tcPr>
          <w:p w14:paraId="3AD31A74"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Packet error rate (Note 2, Note 3)</w:t>
            </w:r>
          </w:p>
        </w:tc>
        <w:tc>
          <w:tcPr>
            <w:tcW w:w="723" w:type="dxa"/>
            <w:tcBorders>
              <w:bottom w:val="single" w:sz="12" w:space="0" w:color="auto"/>
            </w:tcBorders>
            <w:shd w:val="clear" w:color="auto" w:fill="D9D9D9"/>
          </w:tcPr>
          <w:p w14:paraId="4FAAA896"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Data rate UL</w:t>
            </w:r>
          </w:p>
        </w:tc>
        <w:tc>
          <w:tcPr>
            <w:tcW w:w="768" w:type="dxa"/>
            <w:tcBorders>
              <w:bottom w:val="single" w:sz="12" w:space="0" w:color="auto"/>
            </w:tcBorders>
            <w:shd w:val="clear" w:color="auto" w:fill="D9D9D9"/>
          </w:tcPr>
          <w:p w14:paraId="6112512A"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Data rate DL</w:t>
            </w:r>
          </w:p>
        </w:tc>
      </w:tr>
      <w:tr w:rsidR="008373C5" w:rsidRPr="008373C5" w14:paraId="32948AA5" w14:textId="77777777" w:rsidTr="004E792C">
        <w:trPr>
          <w:cantSplit/>
        </w:trPr>
        <w:tc>
          <w:tcPr>
            <w:tcW w:w="1020" w:type="dxa"/>
            <w:tcBorders>
              <w:top w:val="single" w:sz="12" w:space="0" w:color="auto"/>
              <w:bottom w:val="single" w:sz="12" w:space="0" w:color="auto"/>
              <w:right w:val="single" w:sz="4" w:space="0" w:color="auto"/>
            </w:tcBorders>
            <w:shd w:val="clear" w:color="auto" w:fill="auto"/>
          </w:tcPr>
          <w:p w14:paraId="78D92AE6" w14:textId="77777777" w:rsidR="008373C5" w:rsidRPr="008373C5" w:rsidRDefault="008373C5" w:rsidP="008373C5">
            <w:pPr>
              <w:keepNext/>
              <w:keepLines/>
              <w:spacing w:after="0"/>
              <w:rPr>
                <w:rFonts w:ascii="Arial" w:eastAsia="MS Mincho" w:hAnsi="Arial"/>
                <w:sz w:val="18"/>
              </w:rPr>
            </w:pPr>
            <w:r w:rsidRPr="008373C5">
              <w:rPr>
                <w:rFonts w:ascii="Arial" w:eastAsia="MS Mincho" w:hAnsi="Arial"/>
                <w:sz w:val="18"/>
              </w:rPr>
              <w:t xml:space="preserve">Integrated </w:t>
            </w:r>
            <w:r w:rsidRPr="008373C5">
              <w:rPr>
                <w:rFonts w:ascii="Arial" w:eastAsia="Calibri" w:hAnsi="Arial"/>
                <w:sz w:val="18"/>
              </w:rPr>
              <w:t>audience</w:t>
            </w:r>
            <w:r w:rsidRPr="008373C5">
              <w:rPr>
                <w:rFonts w:ascii="Arial" w:eastAsia="MS Mincho" w:hAnsi="Arial"/>
                <w:sz w:val="18"/>
              </w:rPr>
              <w:t xml:space="preserve"> services</w:t>
            </w:r>
          </w:p>
        </w:tc>
        <w:tc>
          <w:tcPr>
            <w:tcW w:w="806" w:type="dxa"/>
            <w:tcBorders>
              <w:top w:val="single" w:sz="12" w:space="0" w:color="auto"/>
              <w:left w:val="single" w:sz="12" w:space="0" w:color="auto"/>
              <w:bottom w:val="single" w:sz="12" w:space="0" w:color="auto"/>
            </w:tcBorders>
            <w:shd w:val="clear" w:color="auto" w:fill="auto"/>
          </w:tcPr>
          <w:p w14:paraId="3E4FC30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50000</w:t>
            </w:r>
          </w:p>
        </w:tc>
        <w:tc>
          <w:tcPr>
            <w:tcW w:w="856" w:type="dxa"/>
            <w:tcBorders>
              <w:top w:val="single" w:sz="12" w:space="0" w:color="auto"/>
              <w:bottom w:val="single" w:sz="12" w:space="0" w:color="auto"/>
            </w:tcBorders>
            <w:shd w:val="clear" w:color="auto" w:fill="auto"/>
          </w:tcPr>
          <w:p w14:paraId="14FA893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884" w:type="dxa"/>
            <w:tcBorders>
              <w:top w:val="single" w:sz="12" w:space="0" w:color="auto"/>
              <w:bottom w:val="single" w:sz="12" w:space="0" w:color="auto"/>
            </w:tcBorders>
            <w:shd w:val="clear" w:color="auto" w:fill="auto"/>
          </w:tcPr>
          <w:p w14:paraId="6A6DCA8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30 multicast streams</w:t>
            </w:r>
          </w:p>
        </w:tc>
        <w:tc>
          <w:tcPr>
            <w:tcW w:w="798" w:type="dxa"/>
            <w:tcBorders>
              <w:top w:val="single" w:sz="12" w:space="0" w:color="auto"/>
              <w:bottom w:val="single" w:sz="12" w:space="0" w:color="auto"/>
            </w:tcBorders>
            <w:shd w:val="clear" w:color="auto" w:fill="auto"/>
          </w:tcPr>
          <w:p w14:paraId="10FEAF6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876" w:type="dxa"/>
            <w:tcBorders>
              <w:top w:val="single" w:sz="12" w:space="0" w:color="auto"/>
              <w:bottom w:val="single" w:sz="12" w:space="0" w:color="auto"/>
            </w:tcBorders>
            <w:shd w:val="clear" w:color="auto" w:fill="auto"/>
          </w:tcPr>
          <w:p w14:paraId="159CA60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1.5 km x 1.5 km</w:t>
            </w:r>
          </w:p>
        </w:tc>
        <w:tc>
          <w:tcPr>
            <w:tcW w:w="860" w:type="dxa"/>
            <w:tcBorders>
              <w:top w:val="single" w:sz="12" w:space="0" w:color="auto"/>
              <w:bottom w:val="single" w:sz="12" w:space="0" w:color="auto"/>
            </w:tcBorders>
            <w:shd w:val="clear" w:color="auto" w:fill="auto"/>
          </w:tcPr>
          <w:p w14:paraId="359AA56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7 </w:t>
            </w:r>
            <w:proofErr w:type="spellStart"/>
            <w:r w:rsidRPr="008373C5">
              <w:rPr>
                <w:rFonts w:ascii="Arial" w:eastAsia="Calibri" w:hAnsi="Arial"/>
                <w:sz w:val="18"/>
              </w:rPr>
              <w:t>ms</w:t>
            </w:r>
            <w:proofErr w:type="spellEnd"/>
            <w:r w:rsidRPr="008373C5">
              <w:rPr>
                <w:rFonts w:ascii="Arial" w:eastAsia="Calibri" w:hAnsi="Arial"/>
                <w:sz w:val="18"/>
              </w:rPr>
              <w:t xml:space="preserve"> DL</w:t>
            </w:r>
          </w:p>
        </w:tc>
        <w:tc>
          <w:tcPr>
            <w:tcW w:w="930" w:type="dxa"/>
            <w:tcBorders>
              <w:top w:val="single" w:sz="12" w:space="0" w:color="auto"/>
              <w:bottom w:val="single" w:sz="12" w:space="0" w:color="auto"/>
            </w:tcBorders>
            <w:shd w:val="clear" w:color="auto" w:fill="auto"/>
          </w:tcPr>
          <w:p w14:paraId="08C7224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3 </w:t>
            </w:r>
            <w:proofErr w:type="spellStart"/>
            <w:r w:rsidRPr="008373C5">
              <w:rPr>
                <w:rFonts w:ascii="Arial" w:eastAsia="Calibri" w:hAnsi="Arial"/>
                <w:sz w:val="18"/>
              </w:rPr>
              <w:t>ms</w:t>
            </w:r>
            <w:proofErr w:type="spellEnd"/>
          </w:p>
        </w:tc>
        <w:tc>
          <w:tcPr>
            <w:tcW w:w="829" w:type="dxa"/>
            <w:tcBorders>
              <w:top w:val="single" w:sz="12" w:space="0" w:color="auto"/>
              <w:bottom w:val="single" w:sz="12" w:space="0" w:color="auto"/>
            </w:tcBorders>
            <w:shd w:val="clear" w:color="auto" w:fill="auto"/>
          </w:tcPr>
          <w:p w14:paraId="5A79CAF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-4</w:t>
            </w:r>
          </w:p>
        </w:tc>
        <w:tc>
          <w:tcPr>
            <w:tcW w:w="723" w:type="dxa"/>
            <w:tcBorders>
              <w:top w:val="single" w:sz="12" w:space="0" w:color="auto"/>
              <w:bottom w:val="single" w:sz="12" w:space="0" w:color="auto"/>
            </w:tcBorders>
            <w:shd w:val="clear" w:color="auto" w:fill="auto"/>
          </w:tcPr>
          <w:p w14:paraId="0D6B434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768" w:type="dxa"/>
            <w:tcBorders>
              <w:top w:val="single" w:sz="12" w:space="0" w:color="auto"/>
              <w:bottom w:val="single" w:sz="12" w:space="0" w:color="auto"/>
            </w:tcBorders>
            <w:shd w:val="clear" w:color="auto" w:fill="auto"/>
          </w:tcPr>
          <w:p w14:paraId="6701292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200 kbit/s</w:t>
            </w:r>
          </w:p>
        </w:tc>
      </w:tr>
      <w:tr w:rsidR="008373C5" w:rsidRPr="008373C5" w14:paraId="42D8D699" w14:textId="77777777" w:rsidTr="004E792C">
        <w:trPr>
          <w:cantSplit/>
        </w:trPr>
        <w:tc>
          <w:tcPr>
            <w:tcW w:w="1020" w:type="dxa"/>
            <w:tcBorders>
              <w:top w:val="single" w:sz="12" w:space="0" w:color="auto"/>
              <w:bottom w:val="single" w:sz="12" w:space="0" w:color="auto"/>
              <w:right w:val="single" w:sz="4" w:space="0" w:color="auto"/>
            </w:tcBorders>
            <w:shd w:val="clear" w:color="auto" w:fill="auto"/>
          </w:tcPr>
          <w:p w14:paraId="0797AEBE" w14:textId="77777777" w:rsidR="008373C5" w:rsidRPr="008373C5" w:rsidRDefault="008373C5" w:rsidP="008373C5">
            <w:pPr>
              <w:keepNext/>
              <w:keepLines/>
              <w:spacing w:after="0"/>
              <w:rPr>
                <w:rFonts w:ascii="Arial" w:eastAsia="MS Mincho" w:hAnsi="Arial"/>
                <w:sz w:val="18"/>
              </w:rPr>
            </w:pPr>
            <w:r w:rsidRPr="008373C5">
              <w:rPr>
                <w:rFonts w:ascii="Arial" w:eastAsia="MS Mincho" w:hAnsi="Arial"/>
                <w:sz w:val="18"/>
              </w:rPr>
              <w:t>Intercom system</w:t>
            </w:r>
          </w:p>
        </w:tc>
        <w:tc>
          <w:tcPr>
            <w:tcW w:w="806" w:type="dxa"/>
            <w:tcBorders>
              <w:top w:val="single" w:sz="12" w:space="0" w:color="auto"/>
              <w:left w:val="single" w:sz="12" w:space="0" w:color="auto"/>
              <w:bottom w:val="single" w:sz="12" w:space="0" w:color="auto"/>
            </w:tcBorders>
            <w:shd w:val="clear" w:color="auto" w:fill="auto"/>
          </w:tcPr>
          <w:p w14:paraId="6117577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1000</w:t>
            </w:r>
          </w:p>
        </w:tc>
        <w:tc>
          <w:tcPr>
            <w:tcW w:w="856" w:type="dxa"/>
            <w:tcBorders>
              <w:top w:val="single" w:sz="12" w:space="0" w:color="auto"/>
              <w:bottom w:val="single" w:sz="12" w:space="0" w:color="auto"/>
            </w:tcBorders>
            <w:shd w:val="clear" w:color="auto" w:fill="auto"/>
          </w:tcPr>
          <w:p w14:paraId="57840D2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240 (Note 4)</w:t>
            </w:r>
          </w:p>
        </w:tc>
        <w:tc>
          <w:tcPr>
            <w:tcW w:w="884" w:type="dxa"/>
            <w:tcBorders>
              <w:top w:val="single" w:sz="12" w:space="0" w:color="auto"/>
              <w:bottom w:val="single" w:sz="12" w:space="0" w:color="auto"/>
            </w:tcBorders>
            <w:shd w:val="clear" w:color="auto" w:fill="auto"/>
          </w:tcPr>
          <w:p w14:paraId="7FFA957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30 multicast streams</w:t>
            </w:r>
          </w:p>
        </w:tc>
        <w:tc>
          <w:tcPr>
            <w:tcW w:w="798" w:type="dxa"/>
            <w:tcBorders>
              <w:top w:val="single" w:sz="12" w:space="0" w:color="auto"/>
              <w:bottom w:val="single" w:sz="12" w:space="0" w:color="auto"/>
            </w:tcBorders>
            <w:shd w:val="clear" w:color="auto" w:fill="auto"/>
          </w:tcPr>
          <w:p w14:paraId="4B441A4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876" w:type="dxa"/>
            <w:tcBorders>
              <w:top w:val="single" w:sz="12" w:space="0" w:color="auto"/>
              <w:bottom w:val="single" w:sz="12" w:space="0" w:color="auto"/>
            </w:tcBorders>
            <w:shd w:val="clear" w:color="auto" w:fill="auto"/>
          </w:tcPr>
          <w:p w14:paraId="0EB18E0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1.5 km x 1.5 km</w:t>
            </w:r>
          </w:p>
        </w:tc>
        <w:tc>
          <w:tcPr>
            <w:tcW w:w="860" w:type="dxa"/>
            <w:tcBorders>
              <w:top w:val="single" w:sz="12" w:space="0" w:color="auto"/>
              <w:bottom w:val="single" w:sz="12" w:space="0" w:color="auto"/>
            </w:tcBorders>
            <w:shd w:val="clear" w:color="auto" w:fill="auto"/>
          </w:tcPr>
          <w:p w14:paraId="4CA29A2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7 </w:t>
            </w:r>
            <w:proofErr w:type="spellStart"/>
            <w:r w:rsidRPr="008373C5">
              <w:rPr>
                <w:rFonts w:ascii="Arial" w:eastAsia="Calibri" w:hAnsi="Arial"/>
                <w:sz w:val="18"/>
              </w:rPr>
              <w:t>ms</w:t>
            </w:r>
            <w:proofErr w:type="spellEnd"/>
            <w:r w:rsidRPr="008373C5">
              <w:rPr>
                <w:rFonts w:ascii="Arial" w:eastAsia="Calibri" w:hAnsi="Arial"/>
                <w:sz w:val="18"/>
              </w:rPr>
              <w:t xml:space="preserve"> DL</w:t>
            </w:r>
          </w:p>
          <w:p w14:paraId="14FFB9E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7 </w:t>
            </w:r>
            <w:proofErr w:type="spellStart"/>
            <w:r w:rsidRPr="008373C5">
              <w:rPr>
                <w:rFonts w:ascii="Arial" w:eastAsia="Calibri" w:hAnsi="Arial"/>
                <w:sz w:val="18"/>
              </w:rPr>
              <w:t>ms</w:t>
            </w:r>
            <w:proofErr w:type="spellEnd"/>
            <w:r w:rsidRPr="008373C5">
              <w:rPr>
                <w:rFonts w:ascii="Arial" w:eastAsia="Calibri" w:hAnsi="Arial"/>
                <w:sz w:val="18"/>
              </w:rPr>
              <w:t xml:space="preserve"> UL</w:t>
            </w:r>
          </w:p>
        </w:tc>
        <w:tc>
          <w:tcPr>
            <w:tcW w:w="930" w:type="dxa"/>
            <w:tcBorders>
              <w:top w:val="single" w:sz="12" w:space="0" w:color="auto"/>
              <w:bottom w:val="single" w:sz="12" w:space="0" w:color="auto"/>
            </w:tcBorders>
            <w:shd w:val="clear" w:color="auto" w:fill="auto"/>
          </w:tcPr>
          <w:p w14:paraId="318CC66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 xml:space="preserve">3 </w:t>
            </w:r>
            <w:proofErr w:type="spellStart"/>
            <w:r w:rsidRPr="008373C5">
              <w:rPr>
                <w:rFonts w:ascii="Arial" w:eastAsia="Calibri" w:hAnsi="Arial"/>
                <w:sz w:val="18"/>
              </w:rPr>
              <w:t>ms</w:t>
            </w:r>
            <w:proofErr w:type="spellEnd"/>
          </w:p>
        </w:tc>
        <w:tc>
          <w:tcPr>
            <w:tcW w:w="829" w:type="dxa"/>
            <w:tcBorders>
              <w:top w:val="single" w:sz="12" w:space="0" w:color="auto"/>
              <w:bottom w:val="single" w:sz="12" w:space="0" w:color="auto"/>
            </w:tcBorders>
            <w:shd w:val="clear" w:color="auto" w:fill="auto"/>
          </w:tcPr>
          <w:p w14:paraId="00A49A0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-4</w:t>
            </w:r>
          </w:p>
        </w:tc>
        <w:tc>
          <w:tcPr>
            <w:tcW w:w="723" w:type="dxa"/>
            <w:tcBorders>
              <w:top w:val="single" w:sz="12" w:space="0" w:color="auto"/>
              <w:bottom w:val="single" w:sz="12" w:space="0" w:color="auto"/>
            </w:tcBorders>
            <w:shd w:val="clear" w:color="auto" w:fill="auto"/>
          </w:tcPr>
          <w:p w14:paraId="45B5463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 kbit/s</w:t>
            </w:r>
          </w:p>
        </w:tc>
        <w:tc>
          <w:tcPr>
            <w:tcW w:w="768" w:type="dxa"/>
            <w:tcBorders>
              <w:top w:val="single" w:sz="12" w:space="0" w:color="auto"/>
              <w:bottom w:val="single" w:sz="12" w:space="0" w:color="auto"/>
            </w:tcBorders>
            <w:shd w:val="clear" w:color="auto" w:fill="auto"/>
          </w:tcPr>
          <w:p w14:paraId="5652D59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 kbit/s</w:t>
            </w:r>
          </w:p>
        </w:tc>
      </w:tr>
      <w:tr w:rsidR="008373C5" w:rsidRPr="008373C5" w14:paraId="4B484B28" w14:textId="77777777" w:rsidTr="004E792C">
        <w:trPr>
          <w:cantSplit/>
        </w:trPr>
        <w:tc>
          <w:tcPr>
            <w:tcW w:w="9350" w:type="dxa"/>
            <w:gridSpan w:val="11"/>
            <w:tcBorders>
              <w:top w:val="single" w:sz="12" w:space="0" w:color="auto"/>
              <w:bottom w:val="single" w:sz="12" w:space="0" w:color="auto"/>
            </w:tcBorders>
            <w:shd w:val="clear" w:color="auto" w:fill="auto"/>
          </w:tcPr>
          <w:p w14:paraId="13AD9622" w14:textId="77777777" w:rsidR="008373C5" w:rsidRPr="008373C5" w:rsidRDefault="008373C5" w:rsidP="008373C5">
            <w:pPr>
              <w:keepNext/>
              <w:keepLines/>
              <w:spacing w:after="0"/>
              <w:ind w:left="851" w:hanging="851"/>
              <w:rPr>
                <w:rFonts w:ascii="Arial" w:eastAsia="MS Mincho" w:hAnsi="Arial"/>
                <w:sz w:val="18"/>
              </w:rPr>
            </w:pPr>
            <w:r w:rsidRPr="008373C5">
              <w:rPr>
                <w:rFonts w:ascii="Arial" w:eastAsia="MS Mincho" w:hAnsi="Arial"/>
                <w:sz w:val="18"/>
              </w:rPr>
              <w:t xml:space="preserve">NOTE 1: </w:t>
            </w:r>
            <w:r w:rsidRPr="008373C5">
              <w:rPr>
                <w:rFonts w:ascii="Arial" w:hAnsi="Arial"/>
                <w:sz w:val="18"/>
              </w:rPr>
              <w:tab/>
            </w:r>
            <w:r w:rsidRPr="008373C5">
              <w:rPr>
                <w:rFonts w:ascii="Arial" w:eastAsia="MS Mincho" w:hAnsi="Arial"/>
                <w:sz w:val="18"/>
              </w:rPr>
              <w:t xml:space="preserve">Transfer interval refers to periodicity of the packet transfers. It has to be constant during the whole operation. The value given in the table is a typical one, however other transfer intervals are possible as long as the end-to-end latency is ≤ (10 </w:t>
            </w:r>
            <w:proofErr w:type="spellStart"/>
            <w:r w:rsidRPr="008373C5">
              <w:rPr>
                <w:rFonts w:ascii="Arial" w:eastAsia="MS Mincho" w:hAnsi="Arial"/>
                <w:sz w:val="18"/>
              </w:rPr>
              <w:t>ms</w:t>
            </w:r>
            <w:proofErr w:type="spellEnd"/>
            <w:r w:rsidRPr="008373C5">
              <w:rPr>
                <w:rFonts w:ascii="Arial" w:eastAsia="MS Mincho" w:hAnsi="Arial"/>
                <w:sz w:val="18"/>
              </w:rPr>
              <w:t xml:space="preserve"> – Transfer interval).</w:t>
            </w:r>
          </w:p>
          <w:p w14:paraId="05655512" w14:textId="77777777" w:rsidR="008373C5" w:rsidRPr="008373C5" w:rsidRDefault="008373C5" w:rsidP="008373C5">
            <w:pPr>
              <w:keepNext/>
              <w:keepLines/>
              <w:spacing w:after="0"/>
              <w:ind w:left="851" w:hanging="851"/>
              <w:rPr>
                <w:rFonts w:ascii="Arial" w:eastAsia="MS Mincho" w:hAnsi="Arial"/>
                <w:sz w:val="18"/>
              </w:rPr>
            </w:pPr>
            <w:r w:rsidRPr="008373C5">
              <w:rPr>
                <w:rFonts w:ascii="Arial" w:eastAsia="MS Mincho" w:hAnsi="Arial"/>
                <w:sz w:val="18"/>
              </w:rPr>
              <w:t xml:space="preserve">NOTE 2: </w:t>
            </w:r>
            <w:r w:rsidRPr="008373C5">
              <w:rPr>
                <w:rFonts w:ascii="Arial" w:hAnsi="Arial"/>
                <w:sz w:val="18"/>
              </w:rPr>
              <w:tab/>
            </w:r>
            <w:r w:rsidRPr="008373C5">
              <w:rPr>
                <w:rFonts w:ascii="Arial" w:eastAsia="MS Mincho" w:hAnsi="Arial"/>
                <w:sz w:val="18"/>
              </w:rPr>
              <w:t>Packet error rate is related to a packet size of (Transfer interval × data rate). Packets that do not conform with the end-to-end latency are also accounted as error.</w:t>
            </w:r>
          </w:p>
          <w:p w14:paraId="1B7D484B" w14:textId="77777777" w:rsidR="008373C5" w:rsidRPr="008373C5" w:rsidRDefault="008373C5" w:rsidP="008373C5">
            <w:pPr>
              <w:keepNext/>
              <w:keepLines/>
              <w:spacing w:after="0"/>
              <w:ind w:left="851" w:hanging="851"/>
              <w:rPr>
                <w:rFonts w:ascii="Arial" w:eastAsia="MS Mincho" w:hAnsi="Arial"/>
                <w:sz w:val="18"/>
              </w:rPr>
            </w:pPr>
            <w:r w:rsidRPr="008373C5">
              <w:rPr>
                <w:rFonts w:ascii="Arial" w:eastAsia="MS Mincho" w:hAnsi="Arial"/>
                <w:sz w:val="18"/>
              </w:rPr>
              <w:t xml:space="preserve">NOTE 3: </w:t>
            </w:r>
            <w:r w:rsidRPr="008373C5">
              <w:rPr>
                <w:rFonts w:ascii="Arial" w:eastAsia="MS Mincho" w:hAnsi="Arial"/>
                <w:sz w:val="18"/>
              </w:rPr>
              <w:tab/>
              <w:t>The given requirement for a packet error rate assumes a uniform error distribution. The requirement for packet error rate is stricter if packet errors occur in bursts.</w:t>
            </w:r>
          </w:p>
          <w:p w14:paraId="304B13ED" w14:textId="77777777" w:rsidR="008373C5" w:rsidRPr="008373C5" w:rsidRDefault="008373C5" w:rsidP="008373C5">
            <w:pPr>
              <w:keepNext/>
              <w:keepLines/>
              <w:spacing w:after="0"/>
              <w:ind w:left="851" w:hanging="851"/>
              <w:rPr>
                <w:rFonts w:ascii="Arial" w:eastAsia="Calibri" w:hAnsi="Arial"/>
                <w:sz w:val="18"/>
              </w:rPr>
            </w:pPr>
            <w:r w:rsidRPr="008373C5">
              <w:rPr>
                <w:rFonts w:ascii="Arial" w:eastAsia="MS Mincho" w:hAnsi="Arial"/>
                <w:sz w:val="18"/>
              </w:rPr>
              <w:t xml:space="preserve">NOTE 4: </w:t>
            </w:r>
            <w:r w:rsidRPr="008373C5">
              <w:rPr>
                <w:rFonts w:ascii="Arial" w:hAnsi="Arial"/>
                <w:sz w:val="18"/>
              </w:rPr>
              <w:tab/>
            </w:r>
            <w:r w:rsidRPr="008373C5">
              <w:rPr>
                <w:rFonts w:ascii="Arial" w:eastAsia="MS Mincho" w:hAnsi="Arial"/>
                <w:sz w:val="18"/>
              </w:rPr>
              <w:t>The UL stream originating from a UE may be the source of a DL multicast stream</w:t>
            </w:r>
            <w:r w:rsidRPr="008373C5">
              <w:rPr>
                <w:rFonts w:ascii="Arial" w:eastAsia="Calibri" w:hAnsi="Arial"/>
                <w:sz w:val="18"/>
              </w:rPr>
              <w:t>.</w:t>
            </w:r>
          </w:p>
        </w:tc>
      </w:tr>
    </w:tbl>
    <w:p w14:paraId="2F781220" w14:textId="77777777" w:rsidR="00E91925" w:rsidRPr="005C4D8F" w:rsidRDefault="00E91925" w:rsidP="00E91925">
      <w:pPr>
        <w:sectPr w:rsidR="00E91925" w:rsidRPr="005C4D8F" w:rsidSect="00285CDD">
          <w:pgSz w:w="11906" w:h="16838"/>
          <w:pgMar w:top="1079" w:right="1106" w:bottom="1440" w:left="1080" w:header="708" w:footer="708" w:gutter="0"/>
          <w:cols w:space="708"/>
          <w:docGrid w:linePitch="360"/>
        </w:sectPr>
      </w:pPr>
    </w:p>
    <w:p w14:paraId="2C5C323D" w14:textId="77777777" w:rsidR="00E91925" w:rsidRPr="005C4D8F" w:rsidRDefault="00E91925" w:rsidP="00E91925"/>
    <w:p w14:paraId="6800151D" w14:textId="77777777" w:rsidR="00E91925" w:rsidRPr="00D321F2" w:rsidRDefault="00E91925" w:rsidP="005C4D8F">
      <w:pPr>
        <w:pStyle w:val="Heading3"/>
      </w:pPr>
      <w:bookmarkStart w:id="106" w:name="_Toc45387848"/>
      <w:bookmarkStart w:id="107" w:name="_Toc52642387"/>
      <w:bookmarkStart w:id="108" w:name="_Toc75520394"/>
      <w:r w:rsidRPr="005C4D8F">
        <w:t>6.</w:t>
      </w:r>
      <w:r w:rsidR="005E7097">
        <w:t>3</w:t>
      </w:r>
      <w:r w:rsidRPr="00D321F2">
        <w:t>.2</w:t>
      </w:r>
      <w:r w:rsidRPr="00D321F2">
        <w:tab/>
        <w:t xml:space="preserve">Medical </w:t>
      </w:r>
      <w:r w:rsidR="00D321F2">
        <w:t>a</w:t>
      </w:r>
      <w:r w:rsidRPr="00D321F2">
        <w:t>pplications</w:t>
      </w:r>
      <w:bookmarkEnd w:id="106"/>
      <w:bookmarkEnd w:id="107"/>
      <w:bookmarkEnd w:id="108"/>
    </w:p>
    <w:p w14:paraId="6636FA43" w14:textId="77777777" w:rsidR="00E91925" w:rsidRPr="005C4D8F" w:rsidRDefault="00E91925" w:rsidP="00E91925">
      <w:pPr>
        <w:pStyle w:val="TH"/>
        <w:rPr>
          <w:noProof/>
        </w:rPr>
      </w:pPr>
      <w:r w:rsidRPr="00D321F2">
        <w:t xml:space="preserve">Table </w:t>
      </w:r>
      <w:r w:rsidRPr="005C4D8F">
        <w:t>6.</w:t>
      </w:r>
      <w:r w:rsidR="005E7097">
        <w:t>3</w:t>
      </w:r>
      <w:r w:rsidRPr="00D321F2">
        <w:t>.2</w:t>
      </w:r>
      <w:r w:rsidRPr="00D321F2">
        <w:noBreakHyphen/>
        <w:t xml:space="preserve">1: Performance </w:t>
      </w:r>
      <w:r w:rsidRPr="00D321F2">
        <w:rPr>
          <w:noProof/>
        </w:rPr>
        <w:t>requirement</w:t>
      </w:r>
      <w:r w:rsidRPr="005C4D8F">
        <w:rPr>
          <w:noProof/>
        </w:rPr>
        <w:t>s for low latency ultra-reliable imaging/video multicast traffic for medical applications</w:t>
      </w:r>
    </w:p>
    <w:tbl>
      <w:tblPr>
        <w:tblW w:w="14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1985"/>
        <w:gridCol w:w="1275"/>
        <w:gridCol w:w="851"/>
        <w:gridCol w:w="1134"/>
        <w:gridCol w:w="992"/>
        <w:gridCol w:w="992"/>
        <w:gridCol w:w="1134"/>
        <w:gridCol w:w="1276"/>
        <w:gridCol w:w="953"/>
      </w:tblGrid>
      <w:tr w:rsidR="00E91925" w:rsidRPr="005C4D8F" w14:paraId="2E372095" w14:textId="77777777" w:rsidTr="005C4D8F">
        <w:trPr>
          <w:cantSplit/>
          <w:tblHeader/>
        </w:trPr>
        <w:tc>
          <w:tcPr>
            <w:tcW w:w="2235" w:type="dxa"/>
            <w:vMerge w:val="restart"/>
            <w:shd w:val="clear" w:color="auto" w:fill="D9D9D9"/>
          </w:tcPr>
          <w:p w14:paraId="662BB86D" w14:textId="77777777" w:rsidR="00E91925" w:rsidRPr="005C4D8F" w:rsidRDefault="00E91925" w:rsidP="005C4D8F">
            <w:pPr>
              <w:pStyle w:val="TAH"/>
              <w:rPr>
                <w:lang w:eastAsia="de-DE"/>
              </w:rPr>
            </w:pPr>
            <w:r w:rsidRPr="005C4D8F">
              <w:rPr>
                <w:lang w:eastAsia="de-DE"/>
              </w:rPr>
              <w:t>Requirement</w:t>
            </w:r>
          </w:p>
        </w:tc>
        <w:tc>
          <w:tcPr>
            <w:tcW w:w="7229" w:type="dxa"/>
            <w:gridSpan w:val="5"/>
            <w:shd w:val="clear" w:color="auto" w:fill="D9D9D9"/>
          </w:tcPr>
          <w:p w14:paraId="364F1081" w14:textId="77777777" w:rsidR="00E91925" w:rsidRPr="005C4D8F" w:rsidRDefault="00E91925" w:rsidP="005C4D8F">
            <w:pPr>
              <w:pStyle w:val="TAH"/>
              <w:rPr>
                <w:lang w:eastAsia="de-DE"/>
              </w:rPr>
            </w:pPr>
            <w:r w:rsidRPr="005C4D8F">
              <w:rPr>
                <w:lang w:eastAsia="de-DE"/>
              </w:rPr>
              <w:t>Characteristic parameter</w:t>
            </w:r>
          </w:p>
        </w:tc>
        <w:tc>
          <w:tcPr>
            <w:tcW w:w="5347" w:type="dxa"/>
            <w:gridSpan w:val="5"/>
            <w:shd w:val="clear" w:color="auto" w:fill="D9D9D9"/>
          </w:tcPr>
          <w:p w14:paraId="1238F5B7" w14:textId="77777777" w:rsidR="00E91925" w:rsidRPr="005C4D8F" w:rsidRDefault="00E91925" w:rsidP="005C4D8F">
            <w:pPr>
              <w:pStyle w:val="TAH"/>
              <w:rPr>
                <w:lang w:eastAsia="de-DE"/>
              </w:rPr>
            </w:pPr>
            <w:r w:rsidRPr="005C4D8F">
              <w:rPr>
                <w:lang w:eastAsia="de-DE"/>
              </w:rPr>
              <w:t>Influence quantity</w:t>
            </w:r>
          </w:p>
        </w:tc>
      </w:tr>
      <w:tr w:rsidR="00E91925" w:rsidRPr="005C4D8F" w14:paraId="1AF5C6BA" w14:textId="77777777" w:rsidTr="005C4D8F">
        <w:trPr>
          <w:cantSplit/>
          <w:tblHeader/>
        </w:trPr>
        <w:tc>
          <w:tcPr>
            <w:tcW w:w="2235" w:type="dxa"/>
            <w:vMerge/>
            <w:shd w:val="clear" w:color="auto" w:fill="D9D9D9"/>
          </w:tcPr>
          <w:p w14:paraId="13E9C953" w14:textId="77777777" w:rsidR="00E91925" w:rsidRPr="005C4D8F" w:rsidRDefault="00E91925" w:rsidP="005C4D8F">
            <w:pPr>
              <w:pStyle w:val="TAH"/>
              <w:rPr>
                <w:lang w:eastAsia="de-DE"/>
              </w:rPr>
            </w:pPr>
          </w:p>
        </w:tc>
        <w:tc>
          <w:tcPr>
            <w:tcW w:w="1984" w:type="dxa"/>
            <w:shd w:val="clear" w:color="auto" w:fill="D9D9D9"/>
          </w:tcPr>
          <w:p w14:paraId="0ADD3CCA" w14:textId="77777777" w:rsidR="00E91925" w:rsidRPr="005C4D8F" w:rsidRDefault="00E91925" w:rsidP="005C4D8F">
            <w:pPr>
              <w:pStyle w:val="TAH"/>
              <w:rPr>
                <w:lang w:eastAsia="de-DE"/>
              </w:rPr>
            </w:pPr>
            <w:r w:rsidRPr="005C4D8F">
              <w:rPr>
                <w:lang w:eastAsia="de-DE"/>
              </w:rPr>
              <w:t>Communication service availability: target value in %</w:t>
            </w:r>
          </w:p>
        </w:tc>
        <w:tc>
          <w:tcPr>
            <w:tcW w:w="1985" w:type="dxa"/>
            <w:shd w:val="clear" w:color="auto" w:fill="D9D9D9"/>
          </w:tcPr>
          <w:p w14:paraId="6471B75F" w14:textId="77777777" w:rsidR="00E91925" w:rsidRPr="005C4D8F" w:rsidRDefault="00E91925" w:rsidP="005C4D8F">
            <w:pPr>
              <w:pStyle w:val="TAH"/>
              <w:rPr>
                <w:lang w:eastAsia="de-DE"/>
              </w:rPr>
            </w:pPr>
            <w:r w:rsidRPr="005C4D8F">
              <w:rPr>
                <w:lang w:eastAsia="de-DE"/>
              </w:rPr>
              <w:t>Communication service reliability: Mean Time Between Failure</w:t>
            </w:r>
          </w:p>
        </w:tc>
        <w:tc>
          <w:tcPr>
            <w:tcW w:w="1275" w:type="dxa"/>
            <w:shd w:val="clear" w:color="auto" w:fill="D9D9D9"/>
          </w:tcPr>
          <w:p w14:paraId="799494DF" w14:textId="77777777" w:rsidR="00E91925" w:rsidRPr="005C4D8F" w:rsidRDefault="00E91925" w:rsidP="005C4D8F">
            <w:pPr>
              <w:pStyle w:val="TAH"/>
              <w:rPr>
                <w:lang w:eastAsia="de-DE"/>
              </w:rPr>
            </w:pPr>
            <w:r w:rsidRPr="005C4D8F">
              <w:rPr>
                <w:lang w:eastAsia="de-DE"/>
              </w:rPr>
              <w:t>End-to-end latency: maximum</w:t>
            </w:r>
          </w:p>
        </w:tc>
        <w:tc>
          <w:tcPr>
            <w:tcW w:w="851" w:type="dxa"/>
            <w:shd w:val="clear" w:color="auto" w:fill="D9D9D9"/>
          </w:tcPr>
          <w:p w14:paraId="5420154A" w14:textId="77777777" w:rsidR="00E91925" w:rsidRPr="005C4D8F" w:rsidRDefault="00E91925" w:rsidP="005C4D8F">
            <w:pPr>
              <w:pStyle w:val="TAH"/>
              <w:rPr>
                <w:lang w:eastAsia="de-DE"/>
              </w:rPr>
            </w:pPr>
            <w:r w:rsidRPr="005C4D8F">
              <w:rPr>
                <w:lang w:eastAsia="de-DE"/>
              </w:rPr>
              <w:t>Bit rate</w:t>
            </w:r>
          </w:p>
        </w:tc>
        <w:tc>
          <w:tcPr>
            <w:tcW w:w="1134" w:type="dxa"/>
            <w:shd w:val="clear" w:color="auto" w:fill="D9D9D9"/>
          </w:tcPr>
          <w:p w14:paraId="6DDD8F79" w14:textId="77777777" w:rsidR="00E91925" w:rsidRPr="005C4D8F" w:rsidRDefault="00E91925" w:rsidP="005C4D8F">
            <w:pPr>
              <w:pStyle w:val="TAH"/>
              <w:rPr>
                <w:lang w:eastAsia="de-DE"/>
              </w:rPr>
            </w:pPr>
            <w:r w:rsidRPr="005C4D8F">
              <w:rPr>
                <w:lang w:eastAsia="de-DE"/>
              </w:rPr>
              <w:t>Direction</w:t>
            </w:r>
          </w:p>
        </w:tc>
        <w:tc>
          <w:tcPr>
            <w:tcW w:w="992" w:type="dxa"/>
            <w:shd w:val="clear" w:color="auto" w:fill="D9D9D9"/>
          </w:tcPr>
          <w:p w14:paraId="67D5FBC2" w14:textId="77777777" w:rsidR="00E91925" w:rsidRPr="005C4D8F" w:rsidRDefault="00E91925" w:rsidP="005C4D8F">
            <w:pPr>
              <w:pStyle w:val="TAH"/>
              <w:rPr>
                <w:lang w:eastAsia="de-DE"/>
              </w:rPr>
            </w:pPr>
            <w:r w:rsidRPr="005C4D8F">
              <w:rPr>
                <w:lang w:eastAsia="de-DE"/>
              </w:rPr>
              <w:t>Message</w:t>
            </w:r>
          </w:p>
          <w:p w14:paraId="17282369" w14:textId="77777777" w:rsidR="00E91925" w:rsidRPr="005C4D8F" w:rsidRDefault="00E91925" w:rsidP="005C4D8F">
            <w:pPr>
              <w:pStyle w:val="TAH"/>
              <w:rPr>
                <w:lang w:eastAsia="de-DE"/>
              </w:rPr>
            </w:pPr>
            <w:r w:rsidRPr="005C4D8F">
              <w:rPr>
                <w:lang w:eastAsia="de-DE"/>
              </w:rPr>
              <w:t>Size</w:t>
            </w:r>
          </w:p>
          <w:p w14:paraId="79E33621" w14:textId="77777777" w:rsidR="00E91925" w:rsidRPr="005C4D8F" w:rsidRDefault="00E91925" w:rsidP="005C4D8F">
            <w:pPr>
              <w:pStyle w:val="TAH"/>
              <w:rPr>
                <w:lang w:eastAsia="de-DE"/>
              </w:rPr>
            </w:pPr>
            <w:r w:rsidRPr="005C4D8F">
              <w:rPr>
                <w:lang w:eastAsia="de-DE"/>
              </w:rPr>
              <w:t>[byte]</w:t>
            </w:r>
          </w:p>
        </w:tc>
        <w:tc>
          <w:tcPr>
            <w:tcW w:w="992" w:type="dxa"/>
            <w:shd w:val="clear" w:color="auto" w:fill="D9D9D9"/>
          </w:tcPr>
          <w:p w14:paraId="1CA078AA" w14:textId="77777777" w:rsidR="00E91925" w:rsidRPr="005C4D8F" w:rsidRDefault="00E91925" w:rsidP="005C4D8F">
            <w:pPr>
              <w:pStyle w:val="TAH"/>
              <w:rPr>
                <w:lang w:eastAsia="de-DE"/>
              </w:rPr>
            </w:pPr>
            <w:r w:rsidRPr="005C4D8F">
              <w:rPr>
                <w:lang w:eastAsia="de-DE"/>
              </w:rPr>
              <w:t>Survival time</w:t>
            </w:r>
          </w:p>
        </w:tc>
        <w:tc>
          <w:tcPr>
            <w:tcW w:w="1134" w:type="dxa"/>
            <w:shd w:val="clear" w:color="auto" w:fill="D9D9D9"/>
          </w:tcPr>
          <w:p w14:paraId="5341E228" w14:textId="77777777" w:rsidR="00E91925" w:rsidRPr="005C4D8F" w:rsidRDefault="00E91925" w:rsidP="005C4D8F">
            <w:pPr>
              <w:pStyle w:val="TAH"/>
              <w:rPr>
                <w:lang w:eastAsia="de-DE"/>
              </w:rPr>
            </w:pPr>
            <w:r w:rsidRPr="005C4D8F">
              <w:rPr>
                <w:lang w:eastAsia="de-DE"/>
              </w:rPr>
              <w:t>UE speed</w:t>
            </w:r>
          </w:p>
          <w:p w14:paraId="218DEE8D" w14:textId="77777777" w:rsidR="00E91925" w:rsidRPr="005C4D8F" w:rsidRDefault="00E91925" w:rsidP="005C4D8F">
            <w:pPr>
              <w:pStyle w:val="TAH"/>
              <w:rPr>
                <w:lang w:eastAsia="de-DE"/>
              </w:rPr>
            </w:pPr>
            <w:r w:rsidRPr="005C4D8F">
              <w:rPr>
                <w:lang w:eastAsia="de-DE"/>
              </w:rPr>
              <w:t>(km/h)</w:t>
            </w:r>
          </w:p>
        </w:tc>
        <w:tc>
          <w:tcPr>
            <w:tcW w:w="1276" w:type="dxa"/>
            <w:shd w:val="clear" w:color="auto" w:fill="D9D9D9"/>
          </w:tcPr>
          <w:p w14:paraId="5D055EC7" w14:textId="77777777" w:rsidR="00E91925" w:rsidRPr="005C4D8F" w:rsidRDefault="00E91925" w:rsidP="005C4D8F">
            <w:pPr>
              <w:pStyle w:val="TAH"/>
              <w:rPr>
                <w:lang w:eastAsia="de-DE"/>
              </w:rPr>
            </w:pPr>
            <w:r w:rsidRPr="005C4D8F">
              <w:rPr>
                <w:lang w:eastAsia="de-DE"/>
              </w:rPr>
              <w:t># of UEs</w:t>
            </w:r>
          </w:p>
          <w:p w14:paraId="3211E40B" w14:textId="77777777" w:rsidR="00E91925" w:rsidRPr="005C4D8F" w:rsidRDefault="00E91925" w:rsidP="005C4D8F">
            <w:pPr>
              <w:pStyle w:val="TAH"/>
              <w:rPr>
                <w:lang w:eastAsia="de-DE"/>
              </w:rPr>
            </w:pPr>
            <w:r w:rsidRPr="005C4D8F">
              <w:rPr>
                <w:lang w:eastAsia="de-DE"/>
              </w:rPr>
              <w:t>connection</w:t>
            </w:r>
          </w:p>
        </w:tc>
        <w:tc>
          <w:tcPr>
            <w:tcW w:w="953" w:type="dxa"/>
            <w:shd w:val="clear" w:color="auto" w:fill="D9D9D9"/>
          </w:tcPr>
          <w:p w14:paraId="7366351D" w14:textId="77777777" w:rsidR="00E91925" w:rsidRPr="005C4D8F" w:rsidRDefault="00E91925" w:rsidP="005C4D8F">
            <w:pPr>
              <w:pStyle w:val="TAH"/>
              <w:rPr>
                <w:lang w:eastAsia="de-DE"/>
              </w:rPr>
            </w:pPr>
            <w:r w:rsidRPr="005C4D8F">
              <w:rPr>
                <w:lang w:eastAsia="de-DE"/>
              </w:rPr>
              <w:t>Service Area</w:t>
            </w:r>
          </w:p>
          <w:p w14:paraId="33107F70" w14:textId="77777777" w:rsidR="00E91925" w:rsidRPr="005C4D8F" w:rsidRDefault="00E91925" w:rsidP="005C4D8F">
            <w:pPr>
              <w:pStyle w:val="TAH"/>
              <w:rPr>
                <w:lang w:eastAsia="de-DE"/>
              </w:rPr>
            </w:pPr>
          </w:p>
        </w:tc>
      </w:tr>
      <w:tr w:rsidR="00E91925" w:rsidRPr="005C4D8F" w14:paraId="70BE71FE" w14:textId="77777777" w:rsidTr="002649E7">
        <w:trPr>
          <w:cantSplit/>
        </w:trPr>
        <w:tc>
          <w:tcPr>
            <w:tcW w:w="2235" w:type="dxa"/>
          </w:tcPr>
          <w:p w14:paraId="61D59BA5" w14:textId="77777777" w:rsidR="00E91925" w:rsidRPr="005C4D8F" w:rsidRDefault="00E91925" w:rsidP="00D321F2">
            <w:pPr>
              <w:pStyle w:val="TAL"/>
              <w:rPr>
                <w:rFonts w:eastAsia="SimSun"/>
              </w:rPr>
            </w:pPr>
            <w:r w:rsidRPr="005C4D8F">
              <w:rPr>
                <w:rFonts w:eastAsia="SimSun"/>
              </w:rPr>
              <w:t>UHD medical video over NPNs</w:t>
            </w:r>
          </w:p>
        </w:tc>
        <w:tc>
          <w:tcPr>
            <w:tcW w:w="1984" w:type="dxa"/>
            <w:shd w:val="clear" w:color="auto" w:fill="auto"/>
          </w:tcPr>
          <w:p w14:paraId="5AC0ED1F" w14:textId="77777777" w:rsidR="00E91925" w:rsidRPr="005C4D8F" w:rsidRDefault="00E91925" w:rsidP="005C4D8F">
            <w:pPr>
              <w:pStyle w:val="TAC"/>
            </w:pPr>
            <w:r w:rsidRPr="005C4D8F">
              <w:t>&gt;99.99999</w:t>
            </w:r>
          </w:p>
        </w:tc>
        <w:tc>
          <w:tcPr>
            <w:tcW w:w="1985" w:type="dxa"/>
          </w:tcPr>
          <w:p w14:paraId="3655927B" w14:textId="77777777" w:rsidR="00E91925" w:rsidRPr="005C4D8F" w:rsidRDefault="00E91925" w:rsidP="005C4D8F">
            <w:pPr>
              <w:pStyle w:val="TAC"/>
            </w:pPr>
            <w:r w:rsidRPr="005C4D8F">
              <w:t>&gt;1 day</w:t>
            </w:r>
          </w:p>
        </w:tc>
        <w:tc>
          <w:tcPr>
            <w:tcW w:w="1275" w:type="dxa"/>
          </w:tcPr>
          <w:p w14:paraId="0BE158D2" w14:textId="77777777" w:rsidR="00E91925" w:rsidRPr="005C4D8F" w:rsidRDefault="00E91925" w:rsidP="005C4D8F">
            <w:pPr>
              <w:pStyle w:val="TAC"/>
            </w:pPr>
            <w:r w:rsidRPr="005C4D8F">
              <w:t xml:space="preserve">&lt;1 </w:t>
            </w:r>
            <w:proofErr w:type="spellStart"/>
            <w:r w:rsidRPr="005C4D8F">
              <w:t>ms</w:t>
            </w:r>
            <w:proofErr w:type="spellEnd"/>
          </w:p>
        </w:tc>
        <w:tc>
          <w:tcPr>
            <w:tcW w:w="851" w:type="dxa"/>
          </w:tcPr>
          <w:p w14:paraId="5F19257D" w14:textId="77777777" w:rsidR="00E91925" w:rsidRPr="005C4D8F" w:rsidRDefault="0037475D" w:rsidP="005C4D8F">
            <w:pPr>
              <w:pStyle w:val="TAC"/>
            </w:pPr>
            <w:r w:rsidRPr="005C4D8F">
              <w:t>&lt; [</w:t>
            </w:r>
            <w:r w:rsidR="00E91925" w:rsidRPr="005C4D8F">
              <w:t xml:space="preserve">50 </w:t>
            </w:r>
            <w:proofErr w:type="spellStart"/>
            <w:r w:rsidR="00E91925" w:rsidRPr="005C4D8F">
              <w:t>Gbits</w:t>
            </w:r>
            <w:proofErr w:type="spellEnd"/>
            <w:r w:rsidR="00E91925" w:rsidRPr="005C4D8F">
              <w:t>/s]</w:t>
            </w:r>
          </w:p>
        </w:tc>
        <w:tc>
          <w:tcPr>
            <w:tcW w:w="1134" w:type="dxa"/>
          </w:tcPr>
          <w:p w14:paraId="62C004E6" w14:textId="77777777" w:rsidR="00E91925" w:rsidRPr="005C4D8F" w:rsidRDefault="00E91925" w:rsidP="005C4D8F">
            <w:pPr>
              <w:pStyle w:val="TAC"/>
            </w:pPr>
            <w:r w:rsidRPr="005C4D8F">
              <w:t>DL</w:t>
            </w:r>
          </w:p>
        </w:tc>
        <w:tc>
          <w:tcPr>
            <w:tcW w:w="992" w:type="dxa"/>
          </w:tcPr>
          <w:p w14:paraId="7B88D93F" w14:textId="77777777" w:rsidR="00E91925" w:rsidRPr="005C4D8F" w:rsidRDefault="00E91925" w:rsidP="005C4D8F">
            <w:pPr>
              <w:pStyle w:val="TAC"/>
            </w:pPr>
            <w:r w:rsidRPr="005C4D8F">
              <w:t>~1500 - ~9000 (note 1)</w:t>
            </w:r>
          </w:p>
        </w:tc>
        <w:tc>
          <w:tcPr>
            <w:tcW w:w="992" w:type="dxa"/>
          </w:tcPr>
          <w:p w14:paraId="4C034317" w14:textId="77777777" w:rsidR="00E91925" w:rsidRPr="005C4D8F" w:rsidRDefault="00E91925" w:rsidP="005C4D8F">
            <w:pPr>
              <w:pStyle w:val="TAC"/>
            </w:pPr>
            <w:r w:rsidRPr="005C4D8F">
              <w:t>~8ms</w:t>
            </w:r>
          </w:p>
        </w:tc>
        <w:tc>
          <w:tcPr>
            <w:tcW w:w="1134" w:type="dxa"/>
          </w:tcPr>
          <w:p w14:paraId="3431B747" w14:textId="77777777" w:rsidR="00E91925" w:rsidRPr="005C4D8F" w:rsidRDefault="00E91925" w:rsidP="005C4D8F">
            <w:pPr>
              <w:pStyle w:val="TAC"/>
            </w:pPr>
            <w:r w:rsidRPr="005C4D8F">
              <w:t>stationary</w:t>
            </w:r>
          </w:p>
        </w:tc>
        <w:tc>
          <w:tcPr>
            <w:tcW w:w="1276" w:type="dxa"/>
          </w:tcPr>
          <w:p w14:paraId="7250E42C" w14:textId="77777777" w:rsidR="00E91925" w:rsidRPr="005C4D8F" w:rsidRDefault="00E91925" w:rsidP="005C4D8F">
            <w:pPr>
              <w:pStyle w:val="TAC"/>
            </w:pPr>
            <w:r w:rsidRPr="005C4D8F">
              <w:t>&lt;10</w:t>
            </w:r>
          </w:p>
        </w:tc>
        <w:tc>
          <w:tcPr>
            <w:tcW w:w="953" w:type="dxa"/>
          </w:tcPr>
          <w:p w14:paraId="244E73D5" w14:textId="77777777" w:rsidR="00E91925" w:rsidRPr="005C4D8F" w:rsidRDefault="00E91925" w:rsidP="005C4D8F">
            <w:pPr>
              <w:pStyle w:val="TAC"/>
            </w:pPr>
            <w:r w:rsidRPr="005C4D8F">
              <w:t>100 m2</w:t>
            </w:r>
          </w:p>
        </w:tc>
      </w:tr>
      <w:tr w:rsidR="00E91925" w:rsidRPr="005C4D8F" w14:paraId="61618CB8" w14:textId="77777777" w:rsidTr="002649E7">
        <w:trPr>
          <w:cantSplit/>
        </w:trPr>
        <w:tc>
          <w:tcPr>
            <w:tcW w:w="2235" w:type="dxa"/>
          </w:tcPr>
          <w:p w14:paraId="5527FF47" w14:textId="77777777" w:rsidR="00E91925" w:rsidRPr="005C4D8F" w:rsidRDefault="00E91925" w:rsidP="00D321F2">
            <w:pPr>
              <w:pStyle w:val="TAL"/>
              <w:rPr>
                <w:rFonts w:eastAsia="SimSun"/>
              </w:rPr>
            </w:pPr>
            <w:r w:rsidRPr="005C4D8F">
              <w:rPr>
                <w:rFonts w:eastAsia="SimSun"/>
              </w:rPr>
              <w:t>UHD medical video over PLMNs</w:t>
            </w:r>
          </w:p>
        </w:tc>
        <w:tc>
          <w:tcPr>
            <w:tcW w:w="1984" w:type="dxa"/>
            <w:shd w:val="clear" w:color="auto" w:fill="auto"/>
          </w:tcPr>
          <w:p w14:paraId="7A79371B" w14:textId="77777777" w:rsidR="00E91925" w:rsidRPr="005C4D8F" w:rsidRDefault="00E91925" w:rsidP="005C4D8F">
            <w:pPr>
              <w:pStyle w:val="TAC"/>
            </w:pPr>
            <w:r w:rsidRPr="005C4D8F">
              <w:t>&gt;99.9999</w:t>
            </w:r>
          </w:p>
        </w:tc>
        <w:tc>
          <w:tcPr>
            <w:tcW w:w="1985" w:type="dxa"/>
          </w:tcPr>
          <w:p w14:paraId="174411BA" w14:textId="77777777" w:rsidR="00E91925" w:rsidRPr="005C4D8F" w:rsidRDefault="00E91925" w:rsidP="005C4D8F">
            <w:pPr>
              <w:pStyle w:val="TAC"/>
            </w:pPr>
            <w:r w:rsidRPr="005C4D8F">
              <w:t>&gt;1 day</w:t>
            </w:r>
          </w:p>
        </w:tc>
        <w:tc>
          <w:tcPr>
            <w:tcW w:w="1275" w:type="dxa"/>
          </w:tcPr>
          <w:p w14:paraId="2968DD6B" w14:textId="77777777" w:rsidR="00E91925" w:rsidRPr="005C4D8F" w:rsidRDefault="00E91925" w:rsidP="005C4D8F">
            <w:pPr>
              <w:pStyle w:val="TAC"/>
            </w:pPr>
            <w:r w:rsidRPr="005C4D8F">
              <w:t xml:space="preserve">&lt; 250 </w:t>
            </w:r>
            <w:proofErr w:type="spellStart"/>
            <w:r w:rsidRPr="005C4D8F">
              <w:t>ms</w:t>
            </w:r>
            <w:proofErr w:type="spellEnd"/>
          </w:p>
        </w:tc>
        <w:tc>
          <w:tcPr>
            <w:tcW w:w="851" w:type="dxa"/>
          </w:tcPr>
          <w:p w14:paraId="37032B56" w14:textId="77777777" w:rsidR="00E91925" w:rsidRPr="005C4D8F" w:rsidRDefault="0037475D" w:rsidP="005C4D8F">
            <w:pPr>
              <w:pStyle w:val="TAC"/>
            </w:pPr>
            <w:r w:rsidRPr="005C4D8F">
              <w:t>&lt; [</w:t>
            </w:r>
            <w:r w:rsidR="00E91925" w:rsidRPr="005C4D8F">
              <w:t>2 Gbit/s]</w:t>
            </w:r>
          </w:p>
        </w:tc>
        <w:tc>
          <w:tcPr>
            <w:tcW w:w="1134" w:type="dxa"/>
          </w:tcPr>
          <w:p w14:paraId="0FA25770" w14:textId="77777777" w:rsidR="00E91925" w:rsidRPr="005C4D8F" w:rsidRDefault="00E91925" w:rsidP="005C4D8F">
            <w:pPr>
              <w:pStyle w:val="TAC"/>
            </w:pPr>
            <w:r w:rsidRPr="005C4D8F">
              <w:t>DL</w:t>
            </w:r>
          </w:p>
        </w:tc>
        <w:tc>
          <w:tcPr>
            <w:tcW w:w="992" w:type="dxa"/>
          </w:tcPr>
          <w:p w14:paraId="62012B51" w14:textId="77777777" w:rsidR="00E91925" w:rsidRPr="005C4D8F" w:rsidRDefault="00E91925" w:rsidP="005C4D8F">
            <w:pPr>
              <w:pStyle w:val="TAC"/>
            </w:pPr>
            <w:r w:rsidRPr="005C4D8F">
              <w:t>~1500 - ~9000 (note 1)</w:t>
            </w:r>
          </w:p>
        </w:tc>
        <w:tc>
          <w:tcPr>
            <w:tcW w:w="992" w:type="dxa"/>
          </w:tcPr>
          <w:p w14:paraId="61E7B524" w14:textId="77777777" w:rsidR="00E91925" w:rsidRPr="005C4D8F" w:rsidRDefault="00E91925" w:rsidP="005C4D8F">
            <w:pPr>
              <w:pStyle w:val="TAC"/>
            </w:pPr>
            <w:r w:rsidRPr="005C4D8F">
              <w:t xml:space="preserve">~16 </w:t>
            </w:r>
            <w:proofErr w:type="spellStart"/>
            <w:r w:rsidRPr="005C4D8F">
              <w:t>ms</w:t>
            </w:r>
            <w:proofErr w:type="spellEnd"/>
          </w:p>
        </w:tc>
        <w:tc>
          <w:tcPr>
            <w:tcW w:w="1134" w:type="dxa"/>
          </w:tcPr>
          <w:p w14:paraId="111D0371" w14:textId="77777777" w:rsidR="00E91925" w:rsidRPr="005C4D8F" w:rsidRDefault="00E91925" w:rsidP="005C4D8F">
            <w:pPr>
              <w:pStyle w:val="TAC"/>
            </w:pPr>
            <w:r w:rsidRPr="005C4D8F">
              <w:t>stationary</w:t>
            </w:r>
          </w:p>
        </w:tc>
        <w:tc>
          <w:tcPr>
            <w:tcW w:w="1276" w:type="dxa"/>
          </w:tcPr>
          <w:p w14:paraId="2119C5F8" w14:textId="77777777" w:rsidR="00E91925" w:rsidRPr="005C4D8F" w:rsidRDefault="00E91925" w:rsidP="005C4D8F">
            <w:pPr>
              <w:pStyle w:val="TAC"/>
            </w:pPr>
            <w:r w:rsidRPr="005C4D8F">
              <w:t>&lt;10</w:t>
            </w:r>
          </w:p>
        </w:tc>
        <w:tc>
          <w:tcPr>
            <w:tcW w:w="953" w:type="dxa"/>
          </w:tcPr>
          <w:p w14:paraId="74CC6C3E" w14:textId="77777777" w:rsidR="00E91925" w:rsidRPr="005C4D8F" w:rsidRDefault="00E91925" w:rsidP="005C4D8F">
            <w:pPr>
              <w:pStyle w:val="TAC"/>
            </w:pPr>
            <w:r w:rsidRPr="005C4D8F">
              <w:t>400 km</w:t>
            </w:r>
          </w:p>
        </w:tc>
      </w:tr>
      <w:tr w:rsidR="00E91925" w:rsidRPr="005C4D8F" w14:paraId="68A89E09" w14:textId="77777777" w:rsidTr="002649E7">
        <w:trPr>
          <w:cantSplit/>
        </w:trPr>
        <w:tc>
          <w:tcPr>
            <w:tcW w:w="14811" w:type="dxa"/>
            <w:gridSpan w:val="11"/>
          </w:tcPr>
          <w:p w14:paraId="766054F8" w14:textId="77777777" w:rsidR="00E91925" w:rsidRPr="005C4D8F" w:rsidRDefault="00E91925" w:rsidP="005C4D8F">
            <w:pPr>
              <w:pStyle w:val="TAN"/>
            </w:pPr>
            <w:r w:rsidRPr="005C4D8F">
              <w:t xml:space="preserve">NOTE 1: </w:t>
            </w:r>
            <w:r w:rsidR="005E7097" w:rsidRPr="00693D7E">
              <w:tab/>
            </w:r>
            <w:r w:rsidRPr="00D321F2">
              <w:t>MTU size of 1500 bytes is not generally suitable to gigabits connections as it induces many interruptions and loads on CPUs. On the other hand, Ethernet jumbo frames of up to 9000 bytes require all equipment on the forwardin</w:t>
            </w:r>
            <w:r w:rsidRPr="005C4D8F">
              <w:t>g path to support that size in order to avoid fragmentation.</w:t>
            </w:r>
          </w:p>
        </w:tc>
      </w:tr>
    </w:tbl>
    <w:p w14:paraId="27C3A77F" w14:textId="77777777" w:rsidR="00FB1AAF" w:rsidRPr="005C4D8F" w:rsidRDefault="00FB1AAF" w:rsidP="00FB1AAF"/>
    <w:p w14:paraId="17FD8004" w14:textId="77777777" w:rsidR="009C0091" w:rsidRPr="005C4D8F" w:rsidRDefault="009C0091" w:rsidP="009C0091"/>
    <w:p w14:paraId="7324DADD" w14:textId="77777777" w:rsidR="002675F0" w:rsidRPr="005C4D8F" w:rsidRDefault="002675F0" w:rsidP="002675F0">
      <w:bookmarkStart w:id="109" w:name="historyclause"/>
    </w:p>
    <w:p w14:paraId="67ED4013" w14:textId="77777777" w:rsidR="00094F71" w:rsidRPr="005C4D8F" w:rsidRDefault="00094F71">
      <w:pPr>
        <w:pStyle w:val="Heading8"/>
        <w:sectPr w:rsidR="00094F71" w:rsidRPr="005C4D8F" w:rsidSect="00285CDD">
          <w:headerReference w:type="default" r:id="rId17"/>
          <w:footerReference w:type="default" r:id="rId18"/>
          <w:footnotePr>
            <w:numRestart w:val="eachSect"/>
          </w:footnotePr>
          <w:pgSz w:w="16820" w:h="11900" w:orient="landscape" w:code="9"/>
          <w:pgMar w:top="1133" w:right="1133" w:bottom="1133" w:left="1416" w:header="850" w:footer="340" w:gutter="0"/>
          <w:cols w:space="720"/>
          <w:formProt w:val="0"/>
          <w:docGrid w:linePitch="272"/>
        </w:sectPr>
      </w:pPr>
    </w:p>
    <w:p w14:paraId="13C01968" w14:textId="77777777" w:rsidR="00080512" w:rsidRPr="005C4D8F" w:rsidRDefault="00080512">
      <w:pPr>
        <w:pStyle w:val="Heading8"/>
      </w:pPr>
      <w:bookmarkStart w:id="110" w:name="_Toc45387849"/>
      <w:bookmarkStart w:id="111" w:name="_Toc52642388"/>
      <w:bookmarkStart w:id="112" w:name="_Toc75520395"/>
      <w:r w:rsidRPr="005C4D8F">
        <w:lastRenderedPageBreak/>
        <w:t xml:space="preserve">Annex </w:t>
      </w:r>
      <w:r w:rsidR="00EE5E85">
        <w:t>A</w:t>
      </w:r>
      <w:r w:rsidRPr="005C4D8F">
        <w:t xml:space="preserve"> (informative):</w:t>
      </w:r>
      <w:r w:rsidRPr="005C4D8F">
        <w:br/>
        <w:t>Change history</w:t>
      </w:r>
      <w:bookmarkEnd w:id="110"/>
      <w:bookmarkEnd w:id="111"/>
      <w:bookmarkEnd w:id="11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48"/>
        <w:gridCol w:w="752"/>
        <w:gridCol w:w="48"/>
        <w:gridCol w:w="1046"/>
        <w:gridCol w:w="473"/>
        <w:gridCol w:w="94"/>
        <w:gridCol w:w="283"/>
        <w:gridCol w:w="48"/>
        <w:gridCol w:w="377"/>
        <w:gridCol w:w="4962"/>
        <w:gridCol w:w="48"/>
        <w:gridCol w:w="660"/>
      </w:tblGrid>
      <w:tr w:rsidR="003C3971" w:rsidRPr="005C4D8F" w14:paraId="256FD9A3" w14:textId="77777777" w:rsidTr="005F074F">
        <w:trPr>
          <w:cantSplit/>
        </w:trPr>
        <w:tc>
          <w:tcPr>
            <w:tcW w:w="9639" w:type="dxa"/>
            <w:gridSpan w:val="13"/>
            <w:tcBorders>
              <w:bottom w:val="nil"/>
            </w:tcBorders>
            <w:shd w:val="solid" w:color="FFFFFF" w:fill="auto"/>
          </w:tcPr>
          <w:bookmarkEnd w:id="109"/>
          <w:p w14:paraId="4B9B71F6" w14:textId="77777777" w:rsidR="003C3971" w:rsidRPr="005C4D8F" w:rsidRDefault="003C3971" w:rsidP="00C72833">
            <w:pPr>
              <w:pStyle w:val="TAL"/>
              <w:jc w:val="center"/>
              <w:rPr>
                <w:b/>
                <w:sz w:val="16"/>
              </w:rPr>
            </w:pPr>
            <w:r w:rsidRPr="005C4D8F">
              <w:rPr>
                <w:b/>
              </w:rPr>
              <w:t>Change history</w:t>
            </w:r>
          </w:p>
        </w:tc>
      </w:tr>
      <w:tr w:rsidR="003C3971" w:rsidRPr="005C4D8F" w14:paraId="44C60A86" w14:textId="77777777" w:rsidTr="005F074F">
        <w:tc>
          <w:tcPr>
            <w:tcW w:w="800" w:type="dxa"/>
            <w:shd w:val="pct10" w:color="auto" w:fill="FFFFFF"/>
          </w:tcPr>
          <w:p w14:paraId="4EFD11F0" w14:textId="77777777" w:rsidR="003C3971" w:rsidRPr="005C4D8F" w:rsidRDefault="003C3971" w:rsidP="00C72833">
            <w:pPr>
              <w:pStyle w:val="TAL"/>
              <w:rPr>
                <w:b/>
                <w:sz w:val="16"/>
              </w:rPr>
            </w:pPr>
            <w:r w:rsidRPr="005C4D8F">
              <w:rPr>
                <w:b/>
                <w:sz w:val="16"/>
              </w:rPr>
              <w:t>Date</w:t>
            </w:r>
          </w:p>
        </w:tc>
        <w:tc>
          <w:tcPr>
            <w:tcW w:w="800" w:type="dxa"/>
            <w:gridSpan w:val="2"/>
            <w:shd w:val="pct10" w:color="auto" w:fill="FFFFFF"/>
          </w:tcPr>
          <w:p w14:paraId="5DA60837" w14:textId="77777777" w:rsidR="003C3971" w:rsidRPr="005C4D8F" w:rsidRDefault="00DF2B1F" w:rsidP="00C72833">
            <w:pPr>
              <w:pStyle w:val="TAL"/>
              <w:rPr>
                <w:b/>
                <w:sz w:val="16"/>
              </w:rPr>
            </w:pPr>
            <w:r w:rsidRPr="005C4D8F">
              <w:rPr>
                <w:b/>
                <w:sz w:val="16"/>
              </w:rPr>
              <w:t>Meeting</w:t>
            </w:r>
          </w:p>
        </w:tc>
        <w:tc>
          <w:tcPr>
            <w:tcW w:w="1094" w:type="dxa"/>
            <w:gridSpan w:val="2"/>
            <w:shd w:val="pct10" w:color="auto" w:fill="FFFFFF"/>
          </w:tcPr>
          <w:p w14:paraId="459612A0" w14:textId="77777777" w:rsidR="003C3971" w:rsidRPr="005C4D8F" w:rsidRDefault="003C3971" w:rsidP="00DF2B1F">
            <w:pPr>
              <w:pStyle w:val="TAL"/>
              <w:rPr>
                <w:b/>
                <w:sz w:val="16"/>
              </w:rPr>
            </w:pPr>
            <w:proofErr w:type="spellStart"/>
            <w:r w:rsidRPr="005C4D8F">
              <w:rPr>
                <w:b/>
                <w:sz w:val="16"/>
              </w:rPr>
              <w:t>TDoc</w:t>
            </w:r>
            <w:proofErr w:type="spellEnd"/>
          </w:p>
        </w:tc>
        <w:tc>
          <w:tcPr>
            <w:tcW w:w="567" w:type="dxa"/>
            <w:gridSpan w:val="2"/>
            <w:shd w:val="pct10" w:color="auto" w:fill="FFFFFF"/>
          </w:tcPr>
          <w:p w14:paraId="29556C80" w14:textId="77777777" w:rsidR="003C3971" w:rsidRPr="005C4D8F" w:rsidRDefault="003C3971" w:rsidP="00C72833">
            <w:pPr>
              <w:pStyle w:val="TAL"/>
              <w:rPr>
                <w:b/>
                <w:sz w:val="16"/>
              </w:rPr>
            </w:pPr>
            <w:r w:rsidRPr="005C4D8F">
              <w:rPr>
                <w:b/>
                <w:sz w:val="16"/>
              </w:rPr>
              <w:t>CR</w:t>
            </w:r>
          </w:p>
        </w:tc>
        <w:tc>
          <w:tcPr>
            <w:tcW w:w="283" w:type="dxa"/>
            <w:shd w:val="pct10" w:color="auto" w:fill="FFFFFF"/>
          </w:tcPr>
          <w:p w14:paraId="4D304550" w14:textId="77777777" w:rsidR="003C3971" w:rsidRPr="005C4D8F" w:rsidRDefault="003C3971" w:rsidP="00C72833">
            <w:pPr>
              <w:pStyle w:val="TAL"/>
              <w:rPr>
                <w:b/>
                <w:sz w:val="16"/>
              </w:rPr>
            </w:pPr>
            <w:r w:rsidRPr="005C4D8F">
              <w:rPr>
                <w:b/>
                <w:sz w:val="16"/>
              </w:rPr>
              <w:t>Rev</w:t>
            </w:r>
          </w:p>
        </w:tc>
        <w:tc>
          <w:tcPr>
            <w:tcW w:w="425" w:type="dxa"/>
            <w:gridSpan w:val="2"/>
            <w:shd w:val="pct10" w:color="auto" w:fill="FFFFFF"/>
          </w:tcPr>
          <w:p w14:paraId="4FDFED98" w14:textId="77777777" w:rsidR="003C3971" w:rsidRPr="005C4D8F" w:rsidRDefault="003C3971" w:rsidP="00C72833">
            <w:pPr>
              <w:pStyle w:val="TAL"/>
              <w:rPr>
                <w:b/>
                <w:sz w:val="16"/>
              </w:rPr>
            </w:pPr>
            <w:r w:rsidRPr="005C4D8F">
              <w:rPr>
                <w:b/>
                <w:sz w:val="16"/>
              </w:rPr>
              <w:t>Cat</w:t>
            </w:r>
          </w:p>
        </w:tc>
        <w:tc>
          <w:tcPr>
            <w:tcW w:w="4962" w:type="dxa"/>
            <w:shd w:val="pct10" w:color="auto" w:fill="FFFFFF"/>
          </w:tcPr>
          <w:p w14:paraId="5CAAD0C2" w14:textId="77777777" w:rsidR="003C3971" w:rsidRPr="005C4D8F" w:rsidRDefault="003C3971" w:rsidP="00C72833">
            <w:pPr>
              <w:pStyle w:val="TAL"/>
              <w:rPr>
                <w:b/>
                <w:sz w:val="16"/>
              </w:rPr>
            </w:pPr>
            <w:r w:rsidRPr="005C4D8F">
              <w:rPr>
                <w:b/>
                <w:sz w:val="16"/>
              </w:rPr>
              <w:t>Subject/Comment</w:t>
            </w:r>
          </w:p>
        </w:tc>
        <w:tc>
          <w:tcPr>
            <w:tcW w:w="708" w:type="dxa"/>
            <w:gridSpan w:val="2"/>
            <w:shd w:val="pct10" w:color="auto" w:fill="FFFFFF"/>
          </w:tcPr>
          <w:p w14:paraId="20179BF0" w14:textId="77777777" w:rsidR="003C3971" w:rsidRPr="005C4D8F" w:rsidRDefault="003C3971" w:rsidP="00C72833">
            <w:pPr>
              <w:pStyle w:val="TAL"/>
              <w:rPr>
                <w:b/>
                <w:sz w:val="16"/>
              </w:rPr>
            </w:pPr>
            <w:r w:rsidRPr="005C4D8F">
              <w:rPr>
                <w:b/>
                <w:sz w:val="16"/>
              </w:rPr>
              <w:t>New vers</w:t>
            </w:r>
            <w:r w:rsidR="00DF2B1F" w:rsidRPr="005C4D8F">
              <w:rPr>
                <w:b/>
                <w:sz w:val="16"/>
              </w:rPr>
              <w:t>ion</w:t>
            </w:r>
          </w:p>
        </w:tc>
      </w:tr>
      <w:tr w:rsidR="003C3971" w:rsidRPr="005C4D8F" w14:paraId="16AF819D" w14:textId="77777777" w:rsidTr="005F074F">
        <w:tc>
          <w:tcPr>
            <w:tcW w:w="800" w:type="dxa"/>
            <w:shd w:val="solid" w:color="FFFFFF" w:fill="auto"/>
          </w:tcPr>
          <w:p w14:paraId="7C8E8354" w14:textId="77777777" w:rsidR="003C3971" w:rsidRPr="005C4D8F" w:rsidRDefault="009C0091" w:rsidP="00C72833">
            <w:pPr>
              <w:pStyle w:val="TAC"/>
              <w:rPr>
                <w:sz w:val="16"/>
                <w:szCs w:val="16"/>
              </w:rPr>
            </w:pPr>
            <w:r w:rsidRPr="005C4D8F">
              <w:rPr>
                <w:sz w:val="16"/>
                <w:szCs w:val="16"/>
              </w:rPr>
              <w:t>2019-08</w:t>
            </w:r>
          </w:p>
        </w:tc>
        <w:tc>
          <w:tcPr>
            <w:tcW w:w="800" w:type="dxa"/>
            <w:gridSpan w:val="2"/>
            <w:shd w:val="solid" w:color="FFFFFF" w:fill="auto"/>
          </w:tcPr>
          <w:p w14:paraId="025126C1" w14:textId="77777777" w:rsidR="003C3971" w:rsidRPr="005C4D8F" w:rsidRDefault="009C0091" w:rsidP="00C72833">
            <w:pPr>
              <w:pStyle w:val="TAC"/>
              <w:rPr>
                <w:sz w:val="16"/>
                <w:szCs w:val="16"/>
              </w:rPr>
            </w:pPr>
            <w:r w:rsidRPr="005C4D8F">
              <w:rPr>
                <w:sz w:val="16"/>
                <w:szCs w:val="16"/>
              </w:rPr>
              <w:t>SA1#87</w:t>
            </w:r>
          </w:p>
        </w:tc>
        <w:tc>
          <w:tcPr>
            <w:tcW w:w="1094" w:type="dxa"/>
            <w:gridSpan w:val="2"/>
            <w:shd w:val="solid" w:color="FFFFFF" w:fill="auto"/>
          </w:tcPr>
          <w:p w14:paraId="7E4869B0" w14:textId="77777777" w:rsidR="003C3971" w:rsidRPr="005C4D8F" w:rsidRDefault="009C0091" w:rsidP="00C72833">
            <w:pPr>
              <w:pStyle w:val="TAC"/>
              <w:rPr>
                <w:sz w:val="16"/>
                <w:szCs w:val="16"/>
              </w:rPr>
            </w:pPr>
            <w:r w:rsidRPr="005C4D8F">
              <w:rPr>
                <w:sz w:val="16"/>
                <w:szCs w:val="16"/>
              </w:rPr>
              <w:t>S1-</w:t>
            </w:r>
            <w:r w:rsidR="00094F71" w:rsidRPr="005C4D8F">
              <w:rPr>
                <w:sz w:val="16"/>
                <w:szCs w:val="16"/>
              </w:rPr>
              <w:t>192206</w:t>
            </w:r>
          </w:p>
        </w:tc>
        <w:tc>
          <w:tcPr>
            <w:tcW w:w="567" w:type="dxa"/>
            <w:gridSpan w:val="2"/>
            <w:shd w:val="solid" w:color="FFFFFF" w:fill="auto"/>
          </w:tcPr>
          <w:p w14:paraId="3B0B9241" w14:textId="77777777" w:rsidR="003C3971" w:rsidRPr="005C4D8F" w:rsidRDefault="009C0091" w:rsidP="00C72833">
            <w:pPr>
              <w:pStyle w:val="TAL"/>
              <w:rPr>
                <w:sz w:val="16"/>
                <w:szCs w:val="16"/>
              </w:rPr>
            </w:pPr>
            <w:r w:rsidRPr="005C4D8F">
              <w:rPr>
                <w:sz w:val="16"/>
                <w:szCs w:val="16"/>
              </w:rPr>
              <w:t>-</w:t>
            </w:r>
          </w:p>
        </w:tc>
        <w:tc>
          <w:tcPr>
            <w:tcW w:w="283" w:type="dxa"/>
            <w:shd w:val="solid" w:color="FFFFFF" w:fill="auto"/>
          </w:tcPr>
          <w:p w14:paraId="45F6A832" w14:textId="77777777" w:rsidR="003C3971" w:rsidRPr="005C4D8F" w:rsidRDefault="009C0091" w:rsidP="00C72833">
            <w:pPr>
              <w:pStyle w:val="TAR"/>
              <w:rPr>
                <w:sz w:val="16"/>
                <w:szCs w:val="16"/>
              </w:rPr>
            </w:pPr>
            <w:r w:rsidRPr="005C4D8F">
              <w:rPr>
                <w:sz w:val="16"/>
                <w:szCs w:val="16"/>
              </w:rPr>
              <w:t>-</w:t>
            </w:r>
          </w:p>
        </w:tc>
        <w:tc>
          <w:tcPr>
            <w:tcW w:w="425" w:type="dxa"/>
            <w:gridSpan w:val="2"/>
            <w:shd w:val="solid" w:color="FFFFFF" w:fill="auto"/>
          </w:tcPr>
          <w:p w14:paraId="229F652D" w14:textId="77777777" w:rsidR="003C3971" w:rsidRPr="005C4D8F" w:rsidRDefault="009C0091" w:rsidP="00C72833">
            <w:pPr>
              <w:pStyle w:val="TAC"/>
              <w:rPr>
                <w:sz w:val="16"/>
                <w:szCs w:val="16"/>
              </w:rPr>
            </w:pPr>
            <w:r w:rsidRPr="005C4D8F">
              <w:rPr>
                <w:sz w:val="16"/>
                <w:szCs w:val="16"/>
              </w:rPr>
              <w:t>-</w:t>
            </w:r>
          </w:p>
        </w:tc>
        <w:tc>
          <w:tcPr>
            <w:tcW w:w="4962" w:type="dxa"/>
            <w:shd w:val="solid" w:color="FFFFFF" w:fill="auto"/>
          </w:tcPr>
          <w:p w14:paraId="57F92F1C" w14:textId="77777777" w:rsidR="003C3971" w:rsidRPr="005C4D8F" w:rsidRDefault="009C0091" w:rsidP="00C72833">
            <w:pPr>
              <w:pStyle w:val="TAL"/>
              <w:rPr>
                <w:sz w:val="16"/>
                <w:szCs w:val="16"/>
              </w:rPr>
            </w:pPr>
            <w:r w:rsidRPr="005C4D8F">
              <w:rPr>
                <w:sz w:val="16"/>
                <w:szCs w:val="16"/>
              </w:rPr>
              <w:t>Skeleton created</w:t>
            </w:r>
          </w:p>
        </w:tc>
        <w:tc>
          <w:tcPr>
            <w:tcW w:w="708" w:type="dxa"/>
            <w:gridSpan w:val="2"/>
            <w:shd w:val="solid" w:color="FFFFFF" w:fill="auto"/>
          </w:tcPr>
          <w:p w14:paraId="0D91351E" w14:textId="77777777" w:rsidR="003C3971" w:rsidRPr="005C4D8F" w:rsidRDefault="009C0091" w:rsidP="00C72833">
            <w:pPr>
              <w:pStyle w:val="TAC"/>
              <w:rPr>
                <w:sz w:val="16"/>
                <w:szCs w:val="16"/>
              </w:rPr>
            </w:pPr>
            <w:r w:rsidRPr="005C4D8F">
              <w:rPr>
                <w:sz w:val="16"/>
                <w:szCs w:val="16"/>
              </w:rPr>
              <w:t>0.1.0</w:t>
            </w:r>
          </w:p>
        </w:tc>
      </w:tr>
      <w:tr w:rsidR="00094F71" w:rsidRPr="005C4D8F" w14:paraId="7958F2B0" w14:textId="77777777" w:rsidTr="005F074F">
        <w:tc>
          <w:tcPr>
            <w:tcW w:w="800" w:type="dxa"/>
            <w:shd w:val="solid" w:color="FFFFFF" w:fill="auto"/>
          </w:tcPr>
          <w:p w14:paraId="660C22F9" w14:textId="77777777" w:rsidR="00094F71" w:rsidRPr="005C4D8F" w:rsidRDefault="00094F71" w:rsidP="00094F71">
            <w:pPr>
              <w:pStyle w:val="TAC"/>
              <w:rPr>
                <w:sz w:val="16"/>
                <w:szCs w:val="16"/>
              </w:rPr>
            </w:pPr>
            <w:r w:rsidRPr="005C4D8F">
              <w:rPr>
                <w:sz w:val="16"/>
                <w:szCs w:val="16"/>
              </w:rPr>
              <w:t>2019-08</w:t>
            </w:r>
          </w:p>
        </w:tc>
        <w:tc>
          <w:tcPr>
            <w:tcW w:w="800" w:type="dxa"/>
            <w:gridSpan w:val="2"/>
            <w:shd w:val="solid" w:color="FFFFFF" w:fill="auto"/>
          </w:tcPr>
          <w:p w14:paraId="7AA69A79" w14:textId="77777777" w:rsidR="00094F71" w:rsidRPr="005C4D8F" w:rsidRDefault="00094F71" w:rsidP="00094F71">
            <w:pPr>
              <w:pStyle w:val="TAC"/>
              <w:rPr>
                <w:sz w:val="16"/>
                <w:szCs w:val="16"/>
              </w:rPr>
            </w:pPr>
            <w:r w:rsidRPr="005C4D8F">
              <w:rPr>
                <w:sz w:val="16"/>
                <w:szCs w:val="16"/>
              </w:rPr>
              <w:t>SA1#87</w:t>
            </w:r>
          </w:p>
        </w:tc>
        <w:tc>
          <w:tcPr>
            <w:tcW w:w="1094" w:type="dxa"/>
            <w:gridSpan w:val="2"/>
            <w:shd w:val="solid" w:color="FFFFFF" w:fill="auto"/>
          </w:tcPr>
          <w:p w14:paraId="64810300" w14:textId="77777777" w:rsidR="00094F71" w:rsidRPr="005C4D8F" w:rsidRDefault="00094F71" w:rsidP="00094F71">
            <w:pPr>
              <w:pStyle w:val="TAC"/>
              <w:rPr>
                <w:sz w:val="16"/>
                <w:szCs w:val="16"/>
              </w:rPr>
            </w:pPr>
            <w:r w:rsidRPr="005C4D8F">
              <w:rPr>
                <w:sz w:val="16"/>
                <w:szCs w:val="16"/>
              </w:rPr>
              <w:t>S1-192747</w:t>
            </w:r>
          </w:p>
        </w:tc>
        <w:tc>
          <w:tcPr>
            <w:tcW w:w="567" w:type="dxa"/>
            <w:gridSpan w:val="2"/>
            <w:shd w:val="solid" w:color="FFFFFF" w:fill="auto"/>
          </w:tcPr>
          <w:p w14:paraId="445CF855" w14:textId="77777777" w:rsidR="00094F71" w:rsidRPr="005C4D8F" w:rsidRDefault="00094F71" w:rsidP="00094F71">
            <w:pPr>
              <w:pStyle w:val="TAL"/>
              <w:rPr>
                <w:sz w:val="16"/>
                <w:szCs w:val="16"/>
              </w:rPr>
            </w:pPr>
            <w:r w:rsidRPr="005C4D8F">
              <w:rPr>
                <w:sz w:val="16"/>
                <w:szCs w:val="16"/>
              </w:rPr>
              <w:t>-</w:t>
            </w:r>
          </w:p>
        </w:tc>
        <w:tc>
          <w:tcPr>
            <w:tcW w:w="283" w:type="dxa"/>
            <w:shd w:val="solid" w:color="FFFFFF" w:fill="auto"/>
          </w:tcPr>
          <w:p w14:paraId="3DAFACD8" w14:textId="77777777" w:rsidR="00094F71" w:rsidRPr="005C4D8F" w:rsidRDefault="00094F71" w:rsidP="00094F71">
            <w:pPr>
              <w:pStyle w:val="TAR"/>
              <w:rPr>
                <w:sz w:val="16"/>
                <w:szCs w:val="16"/>
              </w:rPr>
            </w:pPr>
            <w:r w:rsidRPr="005C4D8F">
              <w:rPr>
                <w:sz w:val="16"/>
                <w:szCs w:val="16"/>
              </w:rPr>
              <w:t>-</w:t>
            </w:r>
          </w:p>
        </w:tc>
        <w:tc>
          <w:tcPr>
            <w:tcW w:w="425" w:type="dxa"/>
            <w:gridSpan w:val="2"/>
            <w:shd w:val="solid" w:color="FFFFFF" w:fill="auto"/>
          </w:tcPr>
          <w:p w14:paraId="1786BDC0" w14:textId="77777777" w:rsidR="00094F71" w:rsidRPr="005C4D8F" w:rsidRDefault="00094F71" w:rsidP="00094F71">
            <w:pPr>
              <w:pStyle w:val="TAC"/>
              <w:rPr>
                <w:sz w:val="16"/>
                <w:szCs w:val="16"/>
              </w:rPr>
            </w:pPr>
            <w:r w:rsidRPr="005C4D8F">
              <w:rPr>
                <w:sz w:val="16"/>
                <w:szCs w:val="16"/>
              </w:rPr>
              <w:t>-</w:t>
            </w:r>
          </w:p>
        </w:tc>
        <w:tc>
          <w:tcPr>
            <w:tcW w:w="4962" w:type="dxa"/>
            <w:shd w:val="solid" w:color="FFFFFF" w:fill="auto"/>
          </w:tcPr>
          <w:p w14:paraId="272A3C14" w14:textId="77777777" w:rsidR="00094F71" w:rsidRPr="005C4D8F" w:rsidRDefault="00094F71" w:rsidP="00094F71">
            <w:pPr>
              <w:pStyle w:val="TAL"/>
              <w:rPr>
                <w:sz w:val="16"/>
                <w:szCs w:val="16"/>
              </w:rPr>
            </w:pPr>
            <w:r w:rsidRPr="005C4D8F">
              <w:rPr>
                <w:sz w:val="16"/>
                <w:szCs w:val="16"/>
              </w:rPr>
              <w:t>TS22.263_MainBody</w:t>
            </w:r>
          </w:p>
        </w:tc>
        <w:tc>
          <w:tcPr>
            <w:tcW w:w="708" w:type="dxa"/>
            <w:gridSpan w:val="2"/>
            <w:shd w:val="solid" w:color="FFFFFF" w:fill="auto"/>
          </w:tcPr>
          <w:p w14:paraId="1A4F9021" w14:textId="77777777" w:rsidR="00094F71" w:rsidRPr="005C4D8F" w:rsidRDefault="0045481A" w:rsidP="00094F71">
            <w:pPr>
              <w:pStyle w:val="TAC"/>
              <w:rPr>
                <w:sz w:val="16"/>
                <w:szCs w:val="16"/>
              </w:rPr>
            </w:pPr>
            <w:r w:rsidRPr="005C4D8F">
              <w:rPr>
                <w:sz w:val="16"/>
                <w:szCs w:val="16"/>
              </w:rPr>
              <w:t>0.1.0</w:t>
            </w:r>
          </w:p>
        </w:tc>
      </w:tr>
      <w:tr w:rsidR="00094F71" w:rsidRPr="005C4D8F" w14:paraId="00F4F731" w14:textId="77777777" w:rsidTr="005F074F">
        <w:tc>
          <w:tcPr>
            <w:tcW w:w="800" w:type="dxa"/>
            <w:shd w:val="solid" w:color="FFFFFF" w:fill="auto"/>
          </w:tcPr>
          <w:p w14:paraId="64634CAF" w14:textId="77777777" w:rsidR="00094F71" w:rsidRPr="005C4D8F" w:rsidRDefault="00094F71" w:rsidP="00094F71">
            <w:pPr>
              <w:pStyle w:val="TAC"/>
              <w:rPr>
                <w:sz w:val="16"/>
                <w:szCs w:val="16"/>
              </w:rPr>
            </w:pPr>
            <w:r w:rsidRPr="005C4D8F">
              <w:rPr>
                <w:sz w:val="16"/>
                <w:szCs w:val="16"/>
              </w:rPr>
              <w:t>2019-08</w:t>
            </w:r>
          </w:p>
        </w:tc>
        <w:tc>
          <w:tcPr>
            <w:tcW w:w="800" w:type="dxa"/>
            <w:gridSpan w:val="2"/>
            <w:shd w:val="solid" w:color="FFFFFF" w:fill="auto"/>
          </w:tcPr>
          <w:p w14:paraId="5081D46D" w14:textId="77777777" w:rsidR="00094F71" w:rsidRPr="005C4D8F" w:rsidRDefault="00094F71" w:rsidP="00094F71">
            <w:pPr>
              <w:pStyle w:val="TAC"/>
              <w:rPr>
                <w:sz w:val="16"/>
                <w:szCs w:val="16"/>
              </w:rPr>
            </w:pPr>
            <w:r w:rsidRPr="005C4D8F">
              <w:rPr>
                <w:sz w:val="16"/>
                <w:szCs w:val="16"/>
              </w:rPr>
              <w:t>SA1#87</w:t>
            </w:r>
          </w:p>
        </w:tc>
        <w:tc>
          <w:tcPr>
            <w:tcW w:w="1094" w:type="dxa"/>
            <w:gridSpan w:val="2"/>
            <w:shd w:val="solid" w:color="FFFFFF" w:fill="auto"/>
          </w:tcPr>
          <w:p w14:paraId="1FBF474C" w14:textId="77777777" w:rsidR="00094F71" w:rsidRPr="005C4D8F" w:rsidRDefault="00094F71" w:rsidP="00094F71">
            <w:pPr>
              <w:pStyle w:val="TAC"/>
              <w:rPr>
                <w:sz w:val="16"/>
                <w:szCs w:val="16"/>
              </w:rPr>
            </w:pPr>
            <w:r w:rsidRPr="005C4D8F">
              <w:rPr>
                <w:sz w:val="16"/>
                <w:szCs w:val="16"/>
              </w:rPr>
              <w:t>S1-192748</w:t>
            </w:r>
          </w:p>
        </w:tc>
        <w:tc>
          <w:tcPr>
            <w:tcW w:w="567" w:type="dxa"/>
            <w:gridSpan w:val="2"/>
            <w:shd w:val="solid" w:color="FFFFFF" w:fill="auto"/>
          </w:tcPr>
          <w:p w14:paraId="081EDF17" w14:textId="77777777" w:rsidR="00094F71" w:rsidRPr="005C4D8F" w:rsidRDefault="00094F71" w:rsidP="00094F71">
            <w:pPr>
              <w:pStyle w:val="TAL"/>
              <w:rPr>
                <w:sz w:val="16"/>
                <w:szCs w:val="16"/>
              </w:rPr>
            </w:pPr>
            <w:r w:rsidRPr="005C4D8F">
              <w:rPr>
                <w:sz w:val="16"/>
                <w:szCs w:val="16"/>
              </w:rPr>
              <w:t>-</w:t>
            </w:r>
          </w:p>
        </w:tc>
        <w:tc>
          <w:tcPr>
            <w:tcW w:w="283" w:type="dxa"/>
            <w:shd w:val="solid" w:color="FFFFFF" w:fill="auto"/>
          </w:tcPr>
          <w:p w14:paraId="23613CD7" w14:textId="77777777" w:rsidR="00094F71" w:rsidRPr="005C4D8F" w:rsidRDefault="00094F71" w:rsidP="00094F71">
            <w:pPr>
              <w:pStyle w:val="TAR"/>
              <w:rPr>
                <w:sz w:val="16"/>
                <w:szCs w:val="16"/>
              </w:rPr>
            </w:pPr>
            <w:r w:rsidRPr="005C4D8F">
              <w:rPr>
                <w:sz w:val="16"/>
                <w:szCs w:val="16"/>
              </w:rPr>
              <w:t>-</w:t>
            </w:r>
          </w:p>
        </w:tc>
        <w:tc>
          <w:tcPr>
            <w:tcW w:w="425" w:type="dxa"/>
            <w:gridSpan w:val="2"/>
            <w:shd w:val="solid" w:color="FFFFFF" w:fill="auto"/>
          </w:tcPr>
          <w:p w14:paraId="6467C285" w14:textId="77777777" w:rsidR="00094F71" w:rsidRPr="005C4D8F" w:rsidRDefault="00094F71" w:rsidP="00094F71">
            <w:pPr>
              <w:pStyle w:val="TAC"/>
              <w:rPr>
                <w:sz w:val="16"/>
                <w:szCs w:val="16"/>
              </w:rPr>
            </w:pPr>
            <w:r w:rsidRPr="005C4D8F">
              <w:rPr>
                <w:sz w:val="16"/>
                <w:szCs w:val="16"/>
              </w:rPr>
              <w:t>-</w:t>
            </w:r>
          </w:p>
        </w:tc>
        <w:tc>
          <w:tcPr>
            <w:tcW w:w="4962" w:type="dxa"/>
            <w:shd w:val="solid" w:color="FFFFFF" w:fill="auto"/>
          </w:tcPr>
          <w:p w14:paraId="7B9E4DEA" w14:textId="77777777" w:rsidR="00094F71" w:rsidRPr="005C4D8F" w:rsidRDefault="00094F71" w:rsidP="00094F71">
            <w:pPr>
              <w:pStyle w:val="TAL"/>
              <w:rPr>
                <w:sz w:val="16"/>
                <w:szCs w:val="16"/>
              </w:rPr>
            </w:pPr>
            <w:r w:rsidRPr="005C4D8F">
              <w:rPr>
                <w:sz w:val="16"/>
                <w:szCs w:val="16"/>
              </w:rPr>
              <w:t>TS22.263_ServiceRequirements</w:t>
            </w:r>
          </w:p>
        </w:tc>
        <w:tc>
          <w:tcPr>
            <w:tcW w:w="708" w:type="dxa"/>
            <w:gridSpan w:val="2"/>
            <w:shd w:val="solid" w:color="FFFFFF" w:fill="auto"/>
          </w:tcPr>
          <w:p w14:paraId="032015E7" w14:textId="77777777" w:rsidR="00094F71" w:rsidRPr="005C4D8F" w:rsidRDefault="0045481A" w:rsidP="00094F71">
            <w:pPr>
              <w:pStyle w:val="TAC"/>
              <w:rPr>
                <w:sz w:val="16"/>
                <w:szCs w:val="16"/>
              </w:rPr>
            </w:pPr>
            <w:r w:rsidRPr="005C4D8F">
              <w:rPr>
                <w:sz w:val="16"/>
                <w:szCs w:val="16"/>
              </w:rPr>
              <w:t>0.1.0</w:t>
            </w:r>
          </w:p>
        </w:tc>
      </w:tr>
      <w:tr w:rsidR="00094F71" w:rsidRPr="005C4D8F" w14:paraId="004F6F59" w14:textId="77777777" w:rsidTr="005F074F">
        <w:tc>
          <w:tcPr>
            <w:tcW w:w="800" w:type="dxa"/>
            <w:shd w:val="solid" w:color="FFFFFF" w:fill="auto"/>
          </w:tcPr>
          <w:p w14:paraId="50BBD617" w14:textId="77777777" w:rsidR="00094F71" w:rsidRPr="005C4D8F" w:rsidRDefault="00094F71" w:rsidP="00094F71">
            <w:pPr>
              <w:pStyle w:val="TAC"/>
              <w:rPr>
                <w:sz w:val="16"/>
                <w:szCs w:val="16"/>
              </w:rPr>
            </w:pPr>
            <w:r w:rsidRPr="005C4D8F">
              <w:rPr>
                <w:sz w:val="16"/>
                <w:szCs w:val="16"/>
              </w:rPr>
              <w:t>2019-08</w:t>
            </w:r>
          </w:p>
        </w:tc>
        <w:tc>
          <w:tcPr>
            <w:tcW w:w="800" w:type="dxa"/>
            <w:gridSpan w:val="2"/>
            <w:shd w:val="solid" w:color="FFFFFF" w:fill="auto"/>
          </w:tcPr>
          <w:p w14:paraId="5110FF2C" w14:textId="77777777" w:rsidR="00094F71" w:rsidRPr="005C4D8F" w:rsidRDefault="00094F71" w:rsidP="00094F71">
            <w:pPr>
              <w:pStyle w:val="TAC"/>
              <w:rPr>
                <w:sz w:val="16"/>
                <w:szCs w:val="16"/>
              </w:rPr>
            </w:pPr>
            <w:r w:rsidRPr="005C4D8F">
              <w:rPr>
                <w:sz w:val="16"/>
                <w:szCs w:val="16"/>
              </w:rPr>
              <w:t>SA1#87</w:t>
            </w:r>
          </w:p>
        </w:tc>
        <w:tc>
          <w:tcPr>
            <w:tcW w:w="1094" w:type="dxa"/>
            <w:gridSpan w:val="2"/>
            <w:shd w:val="solid" w:color="FFFFFF" w:fill="auto"/>
          </w:tcPr>
          <w:p w14:paraId="141A2B61" w14:textId="77777777" w:rsidR="00094F71" w:rsidRPr="005C4D8F" w:rsidRDefault="00094F71" w:rsidP="00094F71">
            <w:pPr>
              <w:pStyle w:val="TAC"/>
              <w:rPr>
                <w:sz w:val="16"/>
                <w:szCs w:val="16"/>
              </w:rPr>
            </w:pPr>
            <w:r w:rsidRPr="005C4D8F">
              <w:rPr>
                <w:sz w:val="16"/>
                <w:szCs w:val="16"/>
              </w:rPr>
              <w:t>S1-192749</w:t>
            </w:r>
          </w:p>
        </w:tc>
        <w:tc>
          <w:tcPr>
            <w:tcW w:w="567" w:type="dxa"/>
            <w:gridSpan w:val="2"/>
            <w:shd w:val="solid" w:color="FFFFFF" w:fill="auto"/>
          </w:tcPr>
          <w:p w14:paraId="4AFEED66" w14:textId="77777777" w:rsidR="00094F71" w:rsidRPr="005C4D8F" w:rsidRDefault="00094F71" w:rsidP="00094F71">
            <w:pPr>
              <w:pStyle w:val="TAL"/>
              <w:rPr>
                <w:sz w:val="16"/>
                <w:szCs w:val="16"/>
              </w:rPr>
            </w:pPr>
            <w:r w:rsidRPr="005C4D8F">
              <w:rPr>
                <w:sz w:val="16"/>
                <w:szCs w:val="16"/>
              </w:rPr>
              <w:t>-</w:t>
            </w:r>
          </w:p>
        </w:tc>
        <w:tc>
          <w:tcPr>
            <w:tcW w:w="283" w:type="dxa"/>
            <w:shd w:val="solid" w:color="FFFFFF" w:fill="auto"/>
          </w:tcPr>
          <w:p w14:paraId="30E62EA2" w14:textId="77777777" w:rsidR="00094F71" w:rsidRPr="005C4D8F" w:rsidRDefault="00094F71" w:rsidP="00094F71">
            <w:pPr>
              <w:pStyle w:val="TAR"/>
              <w:rPr>
                <w:sz w:val="16"/>
                <w:szCs w:val="16"/>
              </w:rPr>
            </w:pPr>
            <w:r w:rsidRPr="005C4D8F">
              <w:rPr>
                <w:sz w:val="16"/>
                <w:szCs w:val="16"/>
              </w:rPr>
              <w:t>-</w:t>
            </w:r>
          </w:p>
        </w:tc>
        <w:tc>
          <w:tcPr>
            <w:tcW w:w="425" w:type="dxa"/>
            <w:gridSpan w:val="2"/>
            <w:shd w:val="solid" w:color="FFFFFF" w:fill="auto"/>
          </w:tcPr>
          <w:p w14:paraId="0997C8C2" w14:textId="77777777" w:rsidR="00094F71" w:rsidRPr="005C4D8F" w:rsidRDefault="00094F71" w:rsidP="00094F71">
            <w:pPr>
              <w:pStyle w:val="TAC"/>
              <w:rPr>
                <w:sz w:val="16"/>
                <w:szCs w:val="16"/>
              </w:rPr>
            </w:pPr>
            <w:r w:rsidRPr="005C4D8F">
              <w:rPr>
                <w:sz w:val="16"/>
                <w:szCs w:val="16"/>
              </w:rPr>
              <w:t>-</w:t>
            </w:r>
          </w:p>
        </w:tc>
        <w:tc>
          <w:tcPr>
            <w:tcW w:w="4962" w:type="dxa"/>
            <w:shd w:val="solid" w:color="FFFFFF" w:fill="auto"/>
          </w:tcPr>
          <w:p w14:paraId="1EFD6E08" w14:textId="77777777" w:rsidR="00094F71" w:rsidRPr="005C4D8F" w:rsidRDefault="00094F71" w:rsidP="00094F71">
            <w:pPr>
              <w:pStyle w:val="TAL"/>
              <w:rPr>
                <w:sz w:val="16"/>
                <w:szCs w:val="16"/>
              </w:rPr>
            </w:pPr>
            <w:r w:rsidRPr="005C4D8F">
              <w:rPr>
                <w:sz w:val="16"/>
                <w:szCs w:val="16"/>
              </w:rPr>
              <w:t>TS22.263_DualConnectivity</w:t>
            </w:r>
          </w:p>
        </w:tc>
        <w:tc>
          <w:tcPr>
            <w:tcW w:w="708" w:type="dxa"/>
            <w:gridSpan w:val="2"/>
            <w:shd w:val="solid" w:color="FFFFFF" w:fill="auto"/>
          </w:tcPr>
          <w:p w14:paraId="7B72DB2E" w14:textId="77777777" w:rsidR="00094F71" w:rsidRPr="005C4D8F" w:rsidRDefault="0045481A" w:rsidP="00094F71">
            <w:pPr>
              <w:pStyle w:val="TAC"/>
              <w:rPr>
                <w:sz w:val="16"/>
                <w:szCs w:val="16"/>
              </w:rPr>
            </w:pPr>
            <w:r w:rsidRPr="005C4D8F">
              <w:rPr>
                <w:sz w:val="16"/>
                <w:szCs w:val="16"/>
              </w:rPr>
              <w:t>0.1.0</w:t>
            </w:r>
          </w:p>
        </w:tc>
      </w:tr>
      <w:tr w:rsidR="00094F71" w:rsidRPr="005C4D8F" w14:paraId="058D6DF1" w14:textId="77777777" w:rsidTr="005F074F">
        <w:tc>
          <w:tcPr>
            <w:tcW w:w="800" w:type="dxa"/>
            <w:shd w:val="solid" w:color="FFFFFF" w:fill="auto"/>
          </w:tcPr>
          <w:p w14:paraId="026F51B9" w14:textId="77777777" w:rsidR="00094F71" w:rsidRPr="005C4D8F" w:rsidRDefault="00094F71" w:rsidP="00094F71">
            <w:pPr>
              <w:pStyle w:val="TAC"/>
              <w:rPr>
                <w:sz w:val="16"/>
                <w:szCs w:val="16"/>
              </w:rPr>
            </w:pPr>
            <w:r w:rsidRPr="005C4D8F">
              <w:rPr>
                <w:sz w:val="16"/>
                <w:szCs w:val="16"/>
              </w:rPr>
              <w:t>2019-08</w:t>
            </w:r>
          </w:p>
        </w:tc>
        <w:tc>
          <w:tcPr>
            <w:tcW w:w="800" w:type="dxa"/>
            <w:gridSpan w:val="2"/>
            <w:shd w:val="solid" w:color="FFFFFF" w:fill="auto"/>
          </w:tcPr>
          <w:p w14:paraId="039ED604" w14:textId="77777777" w:rsidR="00094F71" w:rsidRPr="005C4D8F" w:rsidRDefault="00094F71" w:rsidP="00094F71">
            <w:pPr>
              <w:pStyle w:val="TAC"/>
              <w:rPr>
                <w:sz w:val="16"/>
                <w:szCs w:val="16"/>
              </w:rPr>
            </w:pPr>
            <w:r w:rsidRPr="005C4D8F">
              <w:rPr>
                <w:sz w:val="16"/>
                <w:szCs w:val="16"/>
              </w:rPr>
              <w:t>SA1#87</w:t>
            </w:r>
          </w:p>
        </w:tc>
        <w:tc>
          <w:tcPr>
            <w:tcW w:w="1094" w:type="dxa"/>
            <w:gridSpan w:val="2"/>
            <w:shd w:val="solid" w:color="FFFFFF" w:fill="auto"/>
          </w:tcPr>
          <w:p w14:paraId="7F8514F4" w14:textId="77777777" w:rsidR="00094F71" w:rsidRPr="005C4D8F" w:rsidRDefault="00094F71" w:rsidP="00094F71">
            <w:pPr>
              <w:pStyle w:val="TAC"/>
              <w:rPr>
                <w:sz w:val="16"/>
                <w:szCs w:val="16"/>
              </w:rPr>
            </w:pPr>
            <w:r w:rsidRPr="005C4D8F">
              <w:rPr>
                <w:sz w:val="16"/>
                <w:szCs w:val="16"/>
              </w:rPr>
              <w:t>S1-192750</w:t>
            </w:r>
          </w:p>
        </w:tc>
        <w:tc>
          <w:tcPr>
            <w:tcW w:w="567" w:type="dxa"/>
            <w:gridSpan w:val="2"/>
            <w:shd w:val="solid" w:color="FFFFFF" w:fill="auto"/>
          </w:tcPr>
          <w:p w14:paraId="2F81D9D4" w14:textId="77777777" w:rsidR="00094F71" w:rsidRPr="005C4D8F" w:rsidRDefault="00094F71" w:rsidP="00094F71">
            <w:pPr>
              <w:pStyle w:val="TAL"/>
              <w:rPr>
                <w:sz w:val="16"/>
                <w:szCs w:val="16"/>
              </w:rPr>
            </w:pPr>
            <w:r w:rsidRPr="005C4D8F">
              <w:rPr>
                <w:sz w:val="16"/>
                <w:szCs w:val="16"/>
              </w:rPr>
              <w:t>-</w:t>
            </w:r>
          </w:p>
        </w:tc>
        <w:tc>
          <w:tcPr>
            <w:tcW w:w="283" w:type="dxa"/>
            <w:shd w:val="solid" w:color="FFFFFF" w:fill="auto"/>
          </w:tcPr>
          <w:p w14:paraId="238E5B94" w14:textId="77777777" w:rsidR="00094F71" w:rsidRPr="005C4D8F" w:rsidRDefault="00094F71" w:rsidP="00094F71">
            <w:pPr>
              <w:pStyle w:val="TAR"/>
              <w:rPr>
                <w:sz w:val="16"/>
                <w:szCs w:val="16"/>
              </w:rPr>
            </w:pPr>
            <w:r w:rsidRPr="005C4D8F">
              <w:rPr>
                <w:sz w:val="16"/>
                <w:szCs w:val="16"/>
              </w:rPr>
              <w:t>-</w:t>
            </w:r>
          </w:p>
        </w:tc>
        <w:tc>
          <w:tcPr>
            <w:tcW w:w="425" w:type="dxa"/>
            <w:gridSpan w:val="2"/>
            <w:shd w:val="solid" w:color="FFFFFF" w:fill="auto"/>
          </w:tcPr>
          <w:p w14:paraId="275C1422" w14:textId="77777777" w:rsidR="00094F71" w:rsidRPr="005C4D8F" w:rsidRDefault="00094F71" w:rsidP="00094F71">
            <w:pPr>
              <w:pStyle w:val="TAC"/>
              <w:rPr>
                <w:sz w:val="16"/>
                <w:szCs w:val="16"/>
              </w:rPr>
            </w:pPr>
            <w:r w:rsidRPr="005C4D8F">
              <w:rPr>
                <w:sz w:val="16"/>
                <w:szCs w:val="16"/>
              </w:rPr>
              <w:t>-</w:t>
            </w:r>
          </w:p>
        </w:tc>
        <w:tc>
          <w:tcPr>
            <w:tcW w:w="4962" w:type="dxa"/>
            <w:shd w:val="solid" w:color="FFFFFF" w:fill="auto"/>
          </w:tcPr>
          <w:p w14:paraId="127D2E40" w14:textId="77777777" w:rsidR="00094F71" w:rsidRPr="005C4D8F" w:rsidRDefault="00094F71" w:rsidP="00094F71">
            <w:pPr>
              <w:pStyle w:val="TAL"/>
              <w:rPr>
                <w:sz w:val="16"/>
                <w:szCs w:val="16"/>
              </w:rPr>
            </w:pPr>
            <w:r w:rsidRPr="005C4D8F">
              <w:rPr>
                <w:sz w:val="16"/>
                <w:szCs w:val="16"/>
              </w:rPr>
              <w:t>TS22.263_PerformanceRequirements</w:t>
            </w:r>
          </w:p>
        </w:tc>
        <w:tc>
          <w:tcPr>
            <w:tcW w:w="708" w:type="dxa"/>
            <w:gridSpan w:val="2"/>
            <w:shd w:val="solid" w:color="FFFFFF" w:fill="auto"/>
          </w:tcPr>
          <w:p w14:paraId="6764152E" w14:textId="77777777" w:rsidR="00094F71" w:rsidRPr="005C4D8F" w:rsidRDefault="0045481A" w:rsidP="00094F71">
            <w:pPr>
              <w:pStyle w:val="TAC"/>
              <w:rPr>
                <w:sz w:val="16"/>
                <w:szCs w:val="16"/>
              </w:rPr>
            </w:pPr>
            <w:r w:rsidRPr="005C4D8F">
              <w:rPr>
                <w:sz w:val="16"/>
                <w:szCs w:val="16"/>
              </w:rPr>
              <w:t>0.1.0</w:t>
            </w:r>
          </w:p>
        </w:tc>
      </w:tr>
      <w:tr w:rsidR="00E909EB" w:rsidRPr="005C4D8F" w14:paraId="6A22B035" w14:textId="77777777" w:rsidTr="005F074F">
        <w:tc>
          <w:tcPr>
            <w:tcW w:w="800" w:type="dxa"/>
            <w:shd w:val="solid" w:color="FFFFFF" w:fill="auto"/>
          </w:tcPr>
          <w:p w14:paraId="1DBF5D11" w14:textId="77777777" w:rsidR="00E909EB" w:rsidRPr="005C4D8F" w:rsidRDefault="00E909EB" w:rsidP="00094F71">
            <w:pPr>
              <w:pStyle w:val="TAC"/>
              <w:rPr>
                <w:sz w:val="16"/>
                <w:szCs w:val="16"/>
              </w:rPr>
            </w:pPr>
            <w:r>
              <w:rPr>
                <w:sz w:val="16"/>
                <w:szCs w:val="16"/>
              </w:rPr>
              <w:t>2019-09</w:t>
            </w:r>
          </w:p>
        </w:tc>
        <w:tc>
          <w:tcPr>
            <w:tcW w:w="800" w:type="dxa"/>
            <w:gridSpan w:val="2"/>
            <w:shd w:val="solid" w:color="FFFFFF" w:fill="auto"/>
          </w:tcPr>
          <w:p w14:paraId="51621696" w14:textId="77777777" w:rsidR="00E909EB" w:rsidRPr="005C4D8F" w:rsidRDefault="00E909EB" w:rsidP="00094F71">
            <w:pPr>
              <w:pStyle w:val="TAC"/>
              <w:rPr>
                <w:sz w:val="16"/>
                <w:szCs w:val="16"/>
              </w:rPr>
            </w:pPr>
            <w:r>
              <w:rPr>
                <w:sz w:val="16"/>
                <w:szCs w:val="16"/>
              </w:rPr>
              <w:t>SA#85</w:t>
            </w:r>
          </w:p>
        </w:tc>
        <w:tc>
          <w:tcPr>
            <w:tcW w:w="1094" w:type="dxa"/>
            <w:gridSpan w:val="2"/>
            <w:shd w:val="solid" w:color="FFFFFF" w:fill="auto"/>
          </w:tcPr>
          <w:p w14:paraId="3B096849" w14:textId="77777777" w:rsidR="00E909EB" w:rsidRPr="005C4D8F" w:rsidRDefault="00E909EB" w:rsidP="00094F71">
            <w:pPr>
              <w:pStyle w:val="TAC"/>
              <w:rPr>
                <w:sz w:val="16"/>
                <w:szCs w:val="16"/>
              </w:rPr>
            </w:pPr>
            <w:r>
              <w:rPr>
                <w:sz w:val="16"/>
                <w:szCs w:val="16"/>
              </w:rPr>
              <w:t>SP-</w:t>
            </w:r>
            <w:r w:rsidR="00D01595">
              <w:rPr>
                <w:sz w:val="16"/>
                <w:szCs w:val="16"/>
              </w:rPr>
              <w:t>190883</w:t>
            </w:r>
          </w:p>
        </w:tc>
        <w:tc>
          <w:tcPr>
            <w:tcW w:w="567" w:type="dxa"/>
            <w:gridSpan w:val="2"/>
            <w:shd w:val="solid" w:color="FFFFFF" w:fill="auto"/>
          </w:tcPr>
          <w:p w14:paraId="72F292A8" w14:textId="77777777" w:rsidR="00E909EB" w:rsidRPr="005C4D8F" w:rsidRDefault="00E909EB" w:rsidP="00094F71">
            <w:pPr>
              <w:pStyle w:val="TAL"/>
              <w:rPr>
                <w:sz w:val="16"/>
                <w:szCs w:val="16"/>
              </w:rPr>
            </w:pPr>
          </w:p>
        </w:tc>
        <w:tc>
          <w:tcPr>
            <w:tcW w:w="283" w:type="dxa"/>
            <w:shd w:val="solid" w:color="FFFFFF" w:fill="auto"/>
          </w:tcPr>
          <w:p w14:paraId="5EF12493" w14:textId="77777777" w:rsidR="00E909EB" w:rsidRPr="005C4D8F" w:rsidRDefault="00E909EB" w:rsidP="00094F71">
            <w:pPr>
              <w:pStyle w:val="TAR"/>
              <w:rPr>
                <w:sz w:val="16"/>
                <w:szCs w:val="16"/>
              </w:rPr>
            </w:pPr>
          </w:p>
        </w:tc>
        <w:tc>
          <w:tcPr>
            <w:tcW w:w="425" w:type="dxa"/>
            <w:gridSpan w:val="2"/>
            <w:shd w:val="solid" w:color="FFFFFF" w:fill="auto"/>
          </w:tcPr>
          <w:p w14:paraId="64150AD2" w14:textId="77777777" w:rsidR="00E909EB" w:rsidRPr="005C4D8F" w:rsidRDefault="00E909EB" w:rsidP="00094F71">
            <w:pPr>
              <w:pStyle w:val="TAC"/>
              <w:rPr>
                <w:sz w:val="16"/>
                <w:szCs w:val="16"/>
              </w:rPr>
            </w:pPr>
          </w:p>
        </w:tc>
        <w:tc>
          <w:tcPr>
            <w:tcW w:w="4962" w:type="dxa"/>
            <w:shd w:val="solid" w:color="FFFFFF" w:fill="auto"/>
          </w:tcPr>
          <w:p w14:paraId="164CF7F4" w14:textId="77777777" w:rsidR="00E909EB" w:rsidRPr="005C4D8F" w:rsidRDefault="00E909EB" w:rsidP="00094F71">
            <w:pPr>
              <w:pStyle w:val="TAL"/>
              <w:rPr>
                <w:sz w:val="16"/>
                <w:szCs w:val="16"/>
              </w:rPr>
            </w:pPr>
            <w:r>
              <w:rPr>
                <w:sz w:val="16"/>
                <w:szCs w:val="16"/>
              </w:rPr>
              <w:t>Presentation for information to SA</w:t>
            </w:r>
            <w:r w:rsidR="00D01595">
              <w:rPr>
                <w:sz w:val="16"/>
                <w:szCs w:val="16"/>
              </w:rPr>
              <w:t>#85</w:t>
            </w:r>
          </w:p>
        </w:tc>
        <w:tc>
          <w:tcPr>
            <w:tcW w:w="708" w:type="dxa"/>
            <w:gridSpan w:val="2"/>
            <w:shd w:val="solid" w:color="FFFFFF" w:fill="auto"/>
          </w:tcPr>
          <w:p w14:paraId="21D10111" w14:textId="77777777" w:rsidR="00E909EB" w:rsidRPr="005C4D8F" w:rsidRDefault="00E909EB" w:rsidP="00094F71">
            <w:pPr>
              <w:pStyle w:val="TAC"/>
              <w:rPr>
                <w:sz w:val="16"/>
                <w:szCs w:val="16"/>
              </w:rPr>
            </w:pPr>
            <w:r>
              <w:rPr>
                <w:sz w:val="16"/>
                <w:szCs w:val="16"/>
              </w:rPr>
              <w:t>1.0.0</w:t>
            </w:r>
          </w:p>
        </w:tc>
      </w:tr>
      <w:tr w:rsidR="008373C5" w:rsidRPr="005C4D8F" w14:paraId="048C724E" w14:textId="77777777" w:rsidTr="005F074F">
        <w:tc>
          <w:tcPr>
            <w:tcW w:w="800" w:type="dxa"/>
            <w:shd w:val="solid" w:color="FFFFFF" w:fill="auto"/>
          </w:tcPr>
          <w:p w14:paraId="4FCEC296" w14:textId="77777777" w:rsidR="008373C5" w:rsidRDefault="008373C5" w:rsidP="00094F71">
            <w:pPr>
              <w:pStyle w:val="TAC"/>
              <w:rPr>
                <w:sz w:val="16"/>
                <w:szCs w:val="16"/>
              </w:rPr>
            </w:pPr>
            <w:r>
              <w:rPr>
                <w:sz w:val="16"/>
                <w:szCs w:val="16"/>
              </w:rPr>
              <w:t>2019-11</w:t>
            </w:r>
          </w:p>
        </w:tc>
        <w:tc>
          <w:tcPr>
            <w:tcW w:w="800" w:type="dxa"/>
            <w:gridSpan w:val="2"/>
            <w:shd w:val="solid" w:color="FFFFFF" w:fill="auto"/>
          </w:tcPr>
          <w:p w14:paraId="4A0BCC75" w14:textId="77777777" w:rsidR="008373C5" w:rsidRDefault="008373C5" w:rsidP="00094F71">
            <w:pPr>
              <w:pStyle w:val="TAC"/>
              <w:rPr>
                <w:sz w:val="16"/>
                <w:szCs w:val="16"/>
              </w:rPr>
            </w:pPr>
            <w:r>
              <w:rPr>
                <w:sz w:val="16"/>
                <w:szCs w:val="16"/>
              </w:rPr>
              <w:t>SA</w:t>
            </w:r>
            <w:r w:rsidR="00D01595">
              <w:rPr>
                <w:sz w:val="16"/>
                <w:szCs w:val="16"/>
              </w:rPr>
              <w:t>1</w:t>
            </w:r>
            <w:r>
              <w:rPr>
                <w:sz w:val="16"/>
                <w:szCs w:val="16"/>
              </w:rPr>
              <w:t>#8</w:t>
            </w:r>
            <w:r w:rsidR="00D01595">
              <w:rPr>
                <w:sz w:val="16"/>
                <w:szCs w:val="16"/>
              </w:rPr>
              <w:t>8</w:t>
            </w:r>
          </w:p>
        </w:tc>
        <w:tc>
          <w:tcPr>
            <w:tcW w:w="1094" w:type="dxa"/>
            <w:gridSpan w:val="2"/>
            <w:shd w:val="solid" w:color="FFFFFF" w:fill="auto"/>
          </w:tcPr>
          <w:p w14:paraId="41AF87C9" w14:textId="77777777" w:rsidR="008373C5" w:rsidRDefault="00EE5E85" w:rsidP="00094F71">
            <w:pPr>
              <w:pStyle w:val="TAC"/>
              <w:rPr>
                <w:sz w:val="16"/>
                <w:szCs w:val="16"/>
              </w:rPr>
            </w:pPr>
            <w:r w:rsidRPr="0094788B">
              <w:rPr>
                <w:sz w:val="16"/>
                <w:szCs w:val="16"/>
              </w:rPr>
              <w:t>S1-193219</w:t>
            </w:r>
          </w:p>
        </w:tc>
        <w:tc>
          <w:tcPr>
            <w:tcW w:w="567" w:type="dxa"/>
            <w:gridSpan w:val="2"/>
            <w:shd w:val="solid" w:color="FFFFFF" w:fill="auto"/>
          </w:tcPr>
          <w:p w14:paraId="05F8F759" w14:textId="77777777" w:rsidR="008373C5" w:rsidRPr="005C4D8F" w:rsidRDefault="008373C5" w:rsidP="00094F71">
            <w:pPr>
              <w:pStyle w:val="TAL"/>
              <w:rPr>
                <w:sz w:val="16"/>
                <w:szCs w:val="16"/>
              </w:rPr>
            </w:pPr>
          </w:p>
        </w:tc>
        <w:tc>
          <w:tcPr>
            <w:tcW w:w="283" w:type="dxa"/>
            <w:shd w:val="solid" w:color="FFFFFF" w:fill="auto"/>
          </w:tcPr>
          <w:p w14:paraId="3B35D631" w14:textId="77777777" w:rsidR="008373C5" w:rsidRPr="005C4D8F" w:rsidRDefault="008373C5" w:rsidP="00094F71">
            <w:pPr>
              <w:pStyle w:val="TAR"/>
              <w:rPr>
                <w:sz w:val="16"/>
                <w:szCs w:val="16"/>
              </w:rPr>
            </w:pPr>
          </w:p>
        </w:tc>
        <w:tc>
          <w:tcPr>
            <w:tcW w:w="425" w:type="dxa"/>
            <w:gridSpan w:val="2"/>
            <w:shd w:val="solid" w:color="FFFFFF" w:fill="auto"/>
          </w:tcPr>
          <w:p w14:paraId="1B66ECDF" w14:textId="77777777" w:rsidR="008373C5" w:rsidRPr="005C4D8F" w:rsidRDefault="008373C5" w:rsidP="00094F71">
            <w:pPr>
              <w:pStyle w:val="TAC"/>
              <w:rPr>
                <w:sz w:val="16"/>
                <w:szCs w:val="16"/>
              </w:rPr>
            </w:pPr>
          </w:p>
        </w:tc>
        <w:tc>
          <w:tcPr>
            <w:tcW w:w="4962" w:type="dxa"/>
            <w:shd w:val="solid" w:color="FFFFFF" w:fill="auto"/>
          </w:tcPr>
          <w:p w14:paraId="5699DD09" w14:textId="77777777" w:rsidR="008373C5" w:rsidRDefault="00EE5E85" w:rsidP="00094F71">
            <w:pPr>
              <w:pStyle w:val="TAL"/>
              <w:rPr>
                <w:sz w:val="16"/>
                <w:szCs w:val="16"/>
              </w:rPr>
            </w:pPr>
            <w:r>
              <w:rPr>
                <w:sz w:val="16"/>
                <w:szCs w:val="16"/>
              </w:rPr>
              <w:t>Changes from SA</w:t>
            </w:r>
            <w:r w:rsidR="00D01595">
              <w:rPr>
                <w:sz w:val="16"/>
                <w:szCs w:val="16"/>
              </w:rPr>
              <w:t>1</w:t>
            </w:r>
            <w:r>
              <w:rPr>
                <w:sz w:val="16"/>
                <w:szCs w:val="16"/>
              </w:rPr>
              <w:t>#8</w:t>
            </w:r>
            <w:r w:rsidR="00D01595">
              <w:rPr>
                <w:sz w:val="16"/>
                <w:szCs w:val="16"/>
              </w:rPr>
              <w:t>8</w:t>
            </w:r>
          </w:p>
        </w:tc>
        <w:tc>
          <w:tcPr>
            <w:tcW w:w="708" w:type="dxa"/>
            <w:gridSpan w:val="2"/>
            <w:shd w:val="solid" w:color="FFFFFF" w:fill="auto"/>
          </w:tcPr>
          <w:p w14:paraId="67C17AAF" w14:textId="77777777" w:rsidR="008373C5" w:rsidRDefault="0094788B" w:rsidP="00094F71">
            <w:pPr>
              <w:pStyle w:val="TAC"/>
              <w:rPr>
                <w:sz w:val="16"/>
                <w:szCs w:val="16"/>
              </w:rPr>
            </w:pPr>
            <w:r>
              <w:rPr>
                <w:sz w:val="16"/>
                <w:szCs w:val="16"/>
              </w:rPr>
              <w:t>1.1.0</w:t>
            </w:r>
          </w:p>
        </w:tc>
      </w:tr>
      <w:tr w:rsidR="0094788B" w:rsidRPr="005C4D8F" w14:paraId="5F9E2B34" w14:textId="77777777" w:rsidTr="005F074F">
        <w:tc>
          <w:tcPr>
            <w:tcW w:w="800" w:type="dxa"/>
            <w:shd w:val="solid" w:color="FFFFFF" w:fill="auto"/>
          </w:tcPr>
          <w:p w14:paraId="1B09CEF0" w14:textId="77777777" w:rsidR="0094788B" w:rsidRDefault="0094788B" w:rsidP="00094F71">
            <w:pPr>
              <w:pStyle w:val="TAC"/>
              <w:rPr>
                <w:sz w:val="16"/>
                <w:szCs w:val="16"/>
              </w:rPr>
            </w:pPr>
            <w:r>
              <w:rPr>
                <w:sz w:val="16"/>
                <w:szCs w:val="16"/>
              </w:rPr>
              <w:t>2019-12</w:t>
            </w:r>
          </w:p>
        </w:tc>
        <w:tc>
          <w:tcPr>
            <w:tcW w:w="800" w:type="dxa"/>
            <w:gridSpan w:val="2"/>
            <w:shd w:val="solid" w:color="FFFFFF" w:fill="auto"/>
          </w:tcPr>
          <w:p w14:paraId="6254944B" w14:textId="77777777" w:rsidR="0094788B" w:rsidRDefault="0094788B" w:rsidP="00094F71">
            <w:pPr>
              <w:pStyle w:val="TAC"/>
              <w:rPr>
                <w:sz w:val="16"/>
                <w:szCs w:val="16"/>
              </w:rPr>
            </w:pPr>
            <w:r>
              <w:rPr>
                <w:sz w:val="16"/>
                <w:szCs w:val="16"/>
              </w:rPr>
              <w:t>SA#8</w:t>
            </w:r>
            <w:r w:rsidR="00D01595">
              <w:rPr>
                <w:sz w:val="16"/>
                <w:szCs w:val="16"/>
              </w:rPr>
              <w:t>6</w:t>
            </w:r>
          </w:p>
        </w:tc>
        <w:tc>
          <w:tcPr>
            <w:tcW w:w="1094" w:type="dxa"/>
            <w:gridSpan w:val="2"/>
            <w:shd w:val="solid" w:color="FFFFFF" w:fill="auto"/>
          </w:tcPr>
          <w:p w14:paraId="61C9E98B" w14:textId="77777777" w:rsidR="0094788B" w:rsidRPr="0094788B" w:rsidRDefault="0094788B" w:rsidP="00094F71">
            <w:pPr>
              <w:pStyle w:val="TAC"/>
              <w:rPr>
                <w:sz w:val="16"/>
                <w:szCs w:val="16"/>
              </w:rPr>
            </w:pPr>
            <w:r w:rsidRPr="0094788B">
              <w:rPr>
                <w:sz w:val="16"/>
                <w:szCs w:val="16"/>
              </w:rPr>
              <w:t>SP-191021</w:t>
            </w:r>
          </w:p>
        </w:tc>
        <w:tc>
          <w:tcPr>
            <w:tcW w:w="567" w:type="dxa"/>
            <w:gridSpan w:val="2"/>
            <w:shd w:val="solid" w:color="FFFFFF" w:fill="auto"/>
          </w:tcPr>
          <w:p w14:paraId="1A1173B5" w14:textId="77777777" w:rsidR="0094788B" w:rsidRPr="005C4D8F" w:rsidRDefault="0094788B" w:rsidP="00094F71">
            <w:pPr>
              <w:pStyle w:val="TAL"/>
              <w:rPr>
                <w:sz w:val="16"/>
                <w:szCs w:val="16"/>
              </w:rPr>
            </w:pPr>
          </w:p>
        </w:tc>
        <w:tc>
          <w:tcPr>
            <w:tcW w:w="283" w:type="dxa"/>
            <w:shd w:val="solid" w:color="FFFFFF" w:fill="auto"/>
          </w:tcPr>
          <w:p w14:paraId="2A90A40C" w14:textId="77777777" w:rsidR="0094788B" w:rsidRPr="005C4D8F" w:rsidRDefault="0094788B" w:rsidP="00094F71">
            <w:pPr>
              <w:pStyle w:val="TAR"/>
              <w:rPr>
                <w:sz w:val="16"/>
                <w:szCs w:val="16"/>
              </w:rPr>
            </w:pPr>
          </w:p>
        </w:tc>
        <w:tc>
          <w:tcPr>
            <w:tcW w:w="425" w:type="dxa"/>
            <w:gridSpan w:val="2"/>
            <w:shd w:val="solid" w:color="FFFFFF" w:fill="auto"/>
          </w:tcPr>
          <w:p w14:paraId="09F22A2B" w14:textId="77777777" w:rsidR="0094788B" w:rsidRPr="005C4D8F" w:rsidRDefault="0094788B" w:rsidP="00094F71">
            <w:pPr>
              <w:pStyle w:val="TAC"/>
              <w:rPr>
                <w:sz w:val="16"/>
                <w:szCs w:val="16"/>
              </w:rPr>
            </w:pPr>
          </w:p>
        </w:tc>
        <w:tc>
          <w:tcPr>
            <w:tcW w:w="4962" w:type="dxa"/>
            <w:shd w:val="solid" w:color="FFFFFF" w:fill="auto"/>
          </w:tcPr>
          <w:p w14:paraId="2A4863E0" w14:textId="77777777" w:rsidR="0094788B" w:rsidRDefault="0094788B" w:rsidP="00094F71">
            <w:pPr>
              <w:pStyle w:val="TAL"/>
              <w:rPr>
                <w:sz w:val="16"/>
                <w:szCs w:val="16"/>
              </w:rPr>
            </w:pPr>
            <w:r>
              <w:rPr>
                <w:sz w:val="16"/>
                <w:szCs w:val="16"/>
              </w:rPr>
              <w:t>Presentation for approval to SA</w:t>
            </w:r>
            <w:r w:rsidR="00D01595">
              <w:rPr>
                <w:sz w:val="16"/>
                <w:szCs w:val="16"/>
              </w:rPr>
              <w:t>#86</w:t>
            </w:r>
          </w:p>
        </w:tc>
        <w:tc>
          <w:tcPr>
            <w:tcW w:w="708" w:type="dxa"/>
            <w:gridSpan w:val="2"/>
            <w:shd w:val="solid" w:color="FFFFFF" w:fill="auto"/>
          </w:tcPr>
          <w:p w14:paraId="362C6151" w14:textId="77777777" w:rsidR="0094788B" w:rsidRDefault="0094788B" w:rsidP="00094F71">
            <w:pPr>
              <w:pStyle w:val="TAC"/>
              <w:rPr>
                <w:sz w:val="16"/>
                <w:szCs w:val="16"/>
              </w:rPr>
            </w:pPr>
            <w:r>
              <w:rPr>
                <w:sz w:val="16"/>
                <w:szCs w:val="16"/>
              </w:rPr>
              <w:t>2.0.0</w:t>
            </w:r>
          </w:p>
        </w:tc>
      </w:tr>
      <w:tr w:rsidR="00D75200" w:rsidRPr="005C4D8F" w14:paraId="53A506CC" w14:textId="77777777" w:rsidTr="005F074F">
        <w:tc>
          <w:tcPr>
            <w:tcW w:w="800" w:type="dxa"/>
            <w:shd w:val="solid" w:color="FFFFFF" w:fill="auto"/>
          </w:tcPr>
          <w:p w14:paraId="51EC4E5E" w14:textId="77777777" w:rsidR="00D75200" w:rsidRDefault="00D75200" w:rsidP="00D75200">
            <w:pPr>
              <w:pStyle w:val="TAC"/>
              <w:rPr>
                <w:sz w:val="16"/>
                <w:szCs w:val="16"/>
              </w:rPr>
            </w:pPr>
            <w:r>
              <w:rPr>
                <w:sz w:val="16"/>
                <w:szCs w:val="16"/>
              </w:rPr>
              <w:t>2019-12</w:t>
            </w:r>
          </w:p>
        </w:tc>
        <w:tc>
          <w:tcPr>
            <w:tcW w:w="800" w:type="dxa"/>
            <w:gridSpan w:val="2"/>
            <w:shd w:val="solid" w:color="FFFFFF" w:fill="auto"/>
          </w:tcPr>
          <w:p w14:paraId="71875C3D" w14:textId="77777777" w:rsidR="00D75200" w:rsidRDefault="00D75200" w:rsidP="00D75200">
            <w:pPr>
              <w:pStyle w:val="TAC"/>
              <w:rPr>
                <w:sz w:val="16"/>
                <w:szCs w:val="16"/>
              </w:rPr>
            </w:pPr>
            <w:r>
              <w:rPr>
                <w:sz w:val="16"/>
                <w:szCs w:val="16"/>
              </w:rPr>
              <w:t>SA#86</w:t>
            </w:r>
          </w:p>
        </w:tc>
        <w:tc>
          <w:tcPr>
            <w:tcW w:w="1094" w:type="dxa"/>
            <w:gridSpan w:val="2"/>
            <w:shd w:val="solid" w:color="FFFFFF" w:fill="auto"/>
          </w:tcPr>
          <w:p w14:paraId="70EA862B" w14:textId="77777777" w:rsidR="00D75200" w:rsidRPr="0094788B" w:rsidRDefault="00D75200" w:rsidP="00D75200">
            <w:pPr>
              <w:pStyle w:val="TAC"/>
              <w:rPr>
                <w:sz w:val="16"/>
                <w:szCs w:val="16"/>
              </w:rPr>
            </w:pPr>
            <w:r w:rsidRPr="0094788B">
              <w:rPr>
                <w:sz w:val="16"/>
                <w:szCs w:val="16"/>
              </w:rPr>
              <w:t>SP-191021</w:t>
            </w:r>
          </w:p>
        </w:tc>
        <w:tc>
          <w:tcPr>
            <w:tcW w:w="567" w:type="dxa"/>
            <w:gridSpan w:val="2"/>
            <w:shd w:val="solid" w:color="FFFFFF" w:fill="auto"/>
          </w:tcPr>
          <w:p w14:paraId="702A231E" w14:textId="77777777" w:rsidR="00D75200" w:rsidRPr="005C4D8F" w:rsidRDefault="00D75200" w:rsidP="00D75200">
            <w:pPr>
              <w:pStyle w:val="TAL"/>
              <w:rPr>
                <w:sz w:val="16"/>
                <w:szCs w:val="16"/>
              </w:rPr>
            </w:pPr>
          </w:p>
        </w:tc>
        <w:tc>
          <w:tcPr>
            <w:tcW w:w="283" w:type="dxa"/>
            <w:shd w:val="solid" w:color="FFFFFF" w:fill="auto"/>
          </w:tcPr>
          <w:p w14:paraId="1B922DB6" w14:textId="77777777" w:rsidR="00D75200" w:rsidRPr="005C4D8F" w:rsidRDefault="00D75200" w:rsidP="00D75200">
            <w:pPr>
              <w:pStyle w:val="TAR"/>
              <w:rPr>
                <w:sz w:val="16"/>
                <w:szCs w:val="16"/>
              </w:rPr>
            </w:pPr>
          </w:p>
        </w:tc>
        <w:tc>
          <w:tcPr>
            <w:tcW w:w="425" w:type="dxa"/>
            <w:gridSpan w:val="2"/>
            <w:shd w:val="solid" w:color="FFFFFF" w:fill="auto"/>
          </w:tcPr>
          <w:p w14:paraId="51F063AD" w14:textId="77777777" w:rsidR="00D75200" w:rsidRPr="005C4D8F" w:rsidRDefault="00D75200" w:rsidP="00D75200">
            <w:pPr>
              <w:pStyle w:val="TAC"/>
              <w:rPr>
                <w:sz w:val="16"/>
                <w:szCs w:val="16"/>
              </w:rPr>
            </w:pPr>
          </w:p>
        </w:tc>
        <w:tc>
          <w:tcPr>
            <w:tcW w:w="4962" w:type="dxa"/>
            <w:shd w:val="solid" w:color="FFFFFF" w:fill="auto"/>
          </w:tcPr>
          <w:p w14:paraId="0E2CC568" w14:textId="77777777" w:rsidR="00D75200" w:rsidRDefault="00D75200" w:rsidP="00D75200">
            <w:pPr>
              <w:pStyle w:val="TAL"/>
              <w:rPr>
                <w:sz w:val="16"/>
                <w:szCs w:val="16"/>
              </w:rPr>
            </w:pPr>
            <w:r>
              <w:rPr>
                <w:sz w:val="16"/>
                <w:szCs w:val="16"/>
              </w:rPr>
              <w:t>Approved by SA#86</w:t>
            </w:r>
          </w:p>
        </w:tc>
        <w:tc>
          <w:tcPr>
            <w:tcW w:w="708" w:type="dxa"/>
            <w:gridSpan w:val="2"/>
            <w:shd w:val="solid" w:color="FFFFFF" w:fill="auto"/>
          </w:tcPr>
          <w:p w14:paraId="669DED49" w14:textId="77777777" w:rsidR="00D75200" w:rsidRDefault="00D75200" w:rsidP="00D75200">
            <w:pPr>
              <w:pStyle w:val="TAC"/>
              <w:rPr>
                <w:sz w:val="16"/>
                <w:szCs w:val="16"/>
              </w:rPr>
            </w:pPr>
            <w:r>
              <w:rPr>
                <w:sz w:val="16"/>
                <w:szCs w:val="16"/>
              </w:rPr>
              <w:t>17.0.0</w:t>
            </w:r>
          </w:p>
        </w:tc>
      </w:tr>
      <w:tr w:rsidR="004311C8" w:rsidRPr="005C4D8F" w14:paraId="324088AF" w14:textId="77777777" w:rsidTr="005F074F">
        <w:tc>
          <w:tcPr>
            <w:tcW w:w="800" w:type="dxa"/>
            <w:shd w:val="solid" w:color="FFFFFF" w:fill="auto"/>
          </w:tcPr>
          <w:p w14:paraId="7D02B4EB" w14:textId="77777777" w:rsidR="004311C8" w:rsidRPr="00335186" w:rsidRDefault="004311C8" w:rsidP="004311C8">
            <w:pPr>
              <w:pStyle w:val="TAL"/>
              <w:rPr>
                <w:sz w:val="16"/>
              </w:rPr>
            </w:pPr>
            <w:r>
              <w:rPr>
                <w:sz w:val="16"/>
              </w:rPr>
              <w:t>2020-07</w:t>
            </w:r>
          </w:p>
        </w:tc>
        <w:tc>
          <w:tcPr>
            <w:tcW w:w="800" w:type="dxa"/>
            <w:gridSpan w:val="2"/>
            <w:shd w:val="solid" w:color="FFFFFF" w:fill="auto"/>
          </w:tcPr>
          <w:p w14:paraId="6BE3A264" w14:textId="77777777" w:rsidR="004311C8" w:rsidRPr="00335186" w:rsidRDefault="004311C8" w:rsidP="004311C8">
            <w:pPr>
              <w:pStyle w:val="TAL"/>
              <w:rPr>
                <w:sz w:val="16"/>
              </w:rPr>
            </w:pPr>
            <w:r>
              <w:rPr>
                <w:sz w:val="16"/>
              </w:rPr>
              <w:t>SA#88e</w:t>
            </w:r>
          </w:p>
        </w:tc>
        <w:tc>
          <w:tcPr>
            <w:tcW w:w="1094" w:type="dxa"/>
            <w:gridSpan w:val="2"/>
            <w:shd w:val="solid" w:color="FFFFFF" w:fill="auto"/>
          </w:tcPr>
          <w:p w14:paraId="16D9BC75" w14:textId="77777777" w:rsidR="004311C8" w:rsidRPr="005F074F" w:rsidRDefault="004311C8" w:rsidP="005F074F">
            <w:pPr>
              <w:pStyle w:val="TAC"/>
              <w:rPr>
                <w:sz w:val="16"/>
                <w:szCs w:val="16"/>
              </w:rPr>
            </w:pPr>
            <w:r w:rsidRPr="005F074F">
              <w:rPr>
                <w:sz w:val="16"/>
                <w:szCs w:val="16"/>
              </w:rPr>
              <w:t>SP-200565</w:t>
            </w:r>
          </w:p>
        </w:tc>
        <w:tc>
          <w:tcPr>
            <w:tcW w:w="567" w:type="dxa"/>
            <w:gridSpan w:val="2"/>
            <w:shd w:val="solid" w:color="FFFFFF" w:fill="auto"/>
          </w:tcPr>
          <w:p w14:paraId="3A1F9E29"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0003</w:t>
            </w:r>
          </w:p>
        </w:tc>
        <w:tc>
          <w:tcPr>
            <w:tcW w:w="283" w:type="dxa"/>
            <w:shd w:val="solid" w:color="FFFFFF" w:fill="auto"/>
          </w:tcPr>
          <w:p w14:paraId="6A035393"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 </w:t>
            </w:r>
          </w:p>
        </w:tc>
        <w:tc>
          <w:tcPr>
            <w:tcW w:w="425" w:type="dxa"/>
            <w:gridSpan w:val="2"/>
            <w:shd w:val="solid" w:color="FFFFFF" w:fill="auto"/>
          </w:tcPr>
          <w:p w14:paraId="1CAA0F96"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D</w:t>
            </w:r>
          </w:p>
        </w:tc>
        <w:tc>
          <w:tcPr>
            <w:tcW w:w="4962" w:type="dxa"/>
            <w:shd w:val="solid" w:color="FFFFFF" w:fill="auto"/>
          </w:tcPr>
          <w:p w14:paraId="4324B785"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On the generic 5G requirements for VIAPA</w:t>
            </w:r>
          </w:p>
        </w:tc>
        <w:tc>
          <w:tcPr>
            <w:tcW w:w="708" w:type="dxa"/>
            <w:gridSpan w:val="2"/>
            <w:shd w:val="solid" w:color="FFFFFF" w:fill="auto"/>
          </w:tcPr>
          <w:p w14:paraId="72A154D6" w14:textId="77777777" w:rsidR="004311C8" w:rsidRPr="005F074F" w:rsidRDefault="004311C8" w:rsidP="005F074F">
            <w:pPr>
              <w:pStyle w:val="TAC"/>
              <w:rPr>
                <w:sz w:val="16"/>
                <w:szCs w:val="16"/>
              </w:rPr>
            </w:pPr>
            <w:r w:rsidRPr="005F074F">
              <w:rPr>
                <w:sz w:val="16"/>
                <w:szCs w:val="16"/>
              </w:rPr>
              <w:t>17.1.0</w:t>
            </w:r>
          </w:p>
        </w:tc>
      </w:tr>
      <w:tr w:rsidR="004311C8" w:rsidRPr="005C4D8F" w14:paraId="38CC77CD" w14:textId="77777777" w:rsidTr="005F074F">
        <w:tc>
          <w:tcPr>
            <w:tcW w:w="800" w:type="dxa"/>
            <w:shd w:val="solid" w:color="FFFFFF" w:fill="auto"/>
          </w:tcPr>
          <w:p w14:paraId="70C86DA0" w14:textId="77777777" w:rsidR="004311C8" w:rsidRPr="00335186" w:rsidRDefault="004311C8" w:rsidP="004311C8">
            <w:pPr>
              <w:pStyle w:val="TAL"/>
              <w:rPr>
                <w:sz w:val="16"/>
              </w:rPr>
            </w:pPr>
            <w:r>
              <w:rPr>
                <w:sz w:val="16"/>
              </w:rPr>
              <w:t>2020-07</w:t>
            </w:r>
          </w:p>
        </w:tc>
        <w:tc>
          <w:tcPr>
            <w:tcW w:w="800" w:type="dxa"/>
            <w:gridSpan w:val="2"/>
            <w:shd w:val="solid" w:color="FFFFFF" w:fill="auto"/>
          </w:tcPr>
          <w:p w14:paraId="54227AFA" w14:textId="77777777" w:rsidR="004311C8" w:rsidRPr="00335186" w:rsidRDefault="004311C8" w:rsidP="004311C8">
            <w:pPr>
              <w:pStyle w:val="TAL"/>
              <w:rPr>
                <w:sz w:val="16"/>
              </w:rPr>
            </w:pPr>
            <w:r>
              <w:rPr>
                <w:sz w:val="16"/>
              </w:rPr>
              <w:t>SA#88e</w:t>
            </w:r>
          </w:p>
        </w:tc>
        <w:tc>
          <w:tcPr>
            <w:tcW w:w="1094" w:type="dxa"/>
            <w:gridSpan w:val="2"/>
            <w:shd w:val="solid" w:color="FFFFFF" w:fill="auto"/>
          </w:tcPr>
          <w:p w14:paraId="49D4995E" w14:textId="77777777" w:rsidR="004311C8" w:rsidRPr="005F074F" w:rsidRDefault="004311C8" w:rsidP="005F074F">
            <w:pPr>
              <w:pStyle w:val="TAC"/>
              <w:rPr>
                <w:sz w:val="16"/>
                <w:szCs w:val="16"/>
              </w:rPr>
            </w:pPr>
            <w:r w:rsidRPr="005F074F">
              <w:rPr>
                <w:sz w:val="16"/>
                <w:szCs w:val="16"/>
              </w:rPr>
              <w:t>SP-200565</w:t>
            </w:r>
          </w:p>
        </w:tc>
        <w:tc>
          <w:tcPr>
            <w:tcW w:w="567" w:type="dxa"/>
            <w:gridSpan w:val="2"/>
            <w:shd w:val="solid" w:color="FFFFFF" w:fill="auto"/>
          </w:tcPr>
          <w:p w14:paraId="7C0C8F19"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0004</w:t>
            </w:r>
          </w:p>
        </w:tc>
        <w:tc>
          <w:tcPr>
            <w:tcW w:w="283" w:type="dxa"/>
            <w:shd w:val="solid" w:color="FFFFFF" w:fill="auto"/>
          </w:tcPr>
          <w:p w14:paraId="08DABE20"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1</w:t>
            </w:r>
          </w:p>
        </w:tc>
        <w:tc>
          <w:tcPr>
            <w:tcW w:w="425" w:type="dxa"/>
            <w:gridSpan w:val="2"/>
            <w:shd w:val="solid" w:color="FFFFFF" w:fill="auto"/>
          </w:tcPr>
          <w:p w14:paraId="4ABC97D5"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D</w:t>
            </w:r>
          </w:p>
        </w:tc>
        <w:tc>
          <w:tcPr>
            <w:tcW w:w="4962" w:type="dxa"/>
            <w:shd w:val="solid" w:color="FFFFFF" w:fill="auto"/>
          </w:tcPr>
          <w:p w14:paraId="4019A7C9"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Clarification on Definition of Media Clock and Uncompressed Video</w:t>
            </w:r>
          </w:p>
        </w:tc>
        <w:tc>
          <w:tcPr>
            <w:tcW w:w="708" w:type="dxa"/>
            <w:gridSpan w:val="2"/>
            <w:shd w:val="solid" w:color="FFFFFF" w:fill="auto"/>
          </w:tcPr>
          <w:p w14:paraId="3346A8F4" w14:textId="77777777" w:rsidR="004311C8" w:rsidRPr="005F074F" w:rsidRDefault="004311C8" w:rsidP="005F074F">
            <w:pPr>
              <w:pStyle w:val="TAC"/>
              <w:rPr>
                <w:sz w:val="16"/>
                <w:szCs w:val="16"/>
              </w:rPr>
            </w:pPr>
            <w:r w:rsidRPr="005F074F">
              <w:rPr>
                <w:sz w:val="16"/>
                <w:szCs w:val="16"/>
              </w:rPr>
              <w:t>17.1.0</w:t>
            </w:r>
          </w:p>
        </w:tc>
      </w:tr>
      <w:tr w:rsidR="004311C8" w:rsidRPr="005C4D8F" w14:paraId="6A6CD85B" w14:textId="77777777" w:rsidTr="005F074F">
        <w:tc>
          <w:tcPr>
            <w:tcW w:w="800" w:type="dxa"/>
            <w:shd w:val="solid" w:color="FFFFFF" w:fill="auto"/>
          </w:tcPr>
          <w:p w14:paraId="171CC12D" w14:textId="77777777" w:rsidR="004311C8" w:rsidRPr="00335186" w:rsidRDefault="004311C8" w:rsidP="004311C8">
            <w:pPr>
              <w:pStyle w:val="TAL"/>
              <w:rPr>
                <w:sz w:val="16"/>
              </w:rPr>
            </w:pPr>
            <w:r>
              <w:rPr>
                <w:sz w:val="16"/>
              </w:rPr>
              <w:t>2020-07</w:t>
            </w:r>
          </w:p>
        </w:tc>
        <w:tc>
          <w:tcPr>
            <w:tcW w:w="800" w:type="dxa"/>
            <w:gridSpan w:val="2"/>
            <w:shd w:val="solid" w:color="FFFFFF" w:fill="auto"/>
          </w:tcPr>
          <w:p w14:paraId="452B9CAF" w14:textId="77777777" w:rsidR="004311C8" w:rsidRPr="00335186" w:rsidRDefault="004311C8" w:rsidP="004311C8">
            <w:pPr>
              <w:pStyle w:val="TAL"/>
              <w:rPr>
                <w:sz w:val="16"/>
              </w:rPr>
            </w:pPr>
            <w:r>
              <w:rPr>
                <w:sz w:val="16"/>
              </w:rPr>
              <w:t>SA#88e</w:t>
            </w:r>
          </w:p>
        </w:tc>
        <w:tc>
          <w:tcPr>
            <w:tcW w:w="1094" w:type="dxa"/>
            <w:gridSpan w:val="2"/>
            <w:shd w:val="solid" w:color="FFFFFF" w:fill="auto"/>
          </w:tcPr>
          <w:p w14:paraId="3526CE66" w14:textId="77777777" w:rsidR="004311C8" w:rsidRPr="005F074F" w:rsidRDefault="004311C8" w:rsidP="005F074F">
            <w:pPr>
              <w:pStyle w:val="TAC"/>
              <w:rPr>
                <w:sz w:val="16"/>
                <w:szCs w:val="16"/>
              </w:rPr>
            </w:pPr>
            <w:r w:rsidRPr="005F074F">
              <w:rPr>
                <w:sz w:val="16"/>
                <w:szCs w:val="16"/>
              </w:rPr>
              <w:t>SP-200565</w:t>
            </w:r>
          </w:p>
        </w:tc>
        <w:tc>
          <w:tcPr>
            <w:tcW w:w="567" w:type="dxa"/>
            <w:gridSpan w:val="2"/>
            <w:shd w:val="solid" w:color="FFFFFF" w:fill="auto"/>
          </w:tcPr>
          <w:p w14:paraId="2CC8FD51"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0005</w:t>
            </w:r>
          </w:p>
        </w:tc>
        <w:tc>
          <w:tcPr>
            <w:tcW w:w="283" w:type="dxa"/>
            <w:shd w:val="solid" w:color="FFFFFF" w:fill="auto"/>
          </w:tcPr>
          <w:p w14:paraId="35AAD33C"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1</w:t>
            </w:r>
          </w:p>
        </w:tc>
        <w:tc>
          <w:tcPr>
            <w:tcW w:w="425" w:type="dxa"/>
            <w:gridSpan w:val="2"/>
            <w:shd w:val="solid" w:color="FFFFFF" w:fill="auto"/>
          </w:tcPr>
          <w:p w14:paraId="75767139"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D</w:t>
            </w:r>
          </w:p>
        </w:tc>
        <w:tc>
          <w:tcPr>
            <w:tcW w:w="4962" w:type="dxa"/>
            <w:shd w:val="solid" w:color="FFFFFF" w:fill="auto"/>
          </w:tcPr>
          <w:p w14:paraId="5BE27C09"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Clarification on packet error per hour</w:t>
            </w:r>
          </w:p>
        </w:tc>
        <w:tc>
          <w:tcPr>
            <w:tcW w:w="708" w:type="dxa"/>
            <w:gridSpan w:val="2"/>
            <w:shd w:val="solid" w:color="FFFFFF" w:fill="auto"/>
          </w:tcPr>
          <w:p w14:paraId="1ABD4781" w14:textId="77777777" w:rsidR="004311C8" w:rsidRPr="005F074F" w:rsidRDefault="004311C8" w:rsidP="005F074F">
            <w:pPr>
              <w:pStyle w:val="TAC"/>
              <w:rPr>
                <w:sz w:val="16"/>
                <w:szCs w:val="16"/>
              </w:rPr>
            </w:pPr>
            <w:r w:rsidRPr="005F074F">
              <w:rPr>
                <w:sz w:val="16"/>
                <w:szCs w:val="16"/>
              </w:rPr>
              <w:t>17.1.0</w:t>
            </w:r>
          </w:p>
        </w:tc>
      </w:tr>
      <w:tr w:rsidR="004311C8" w:rsidRPr="005C4D8F" w14:paraId="50ED5ECE" w14:textId="77777777" w:rsidTr="005F074F">
        <w:tc>
          <w:tcPr>
            <w:tcW w:w="800" w:type="dxa"/>
            <w:shd w:val="solid" w:color="FFFFFF" w:fill="auto"/>
          </w:tcPr>
          <w:p w14:paraId="6CB5199C" w14:textId="77777777" w:rsidR="004311C8" w:rsidRPr="00335186" w:rsidRDefault="004311C8" w:rsidP="004311C8">
            <w:pPr>
              <w:pStyle w:val="TAL"/>
              <w:rPr>
                <w:sz w:val="16"/>
              </w:rPr>
            </w:pPr>
            <w:r>
              <w:rPr>
                <w:sz w:val="16"/>
              </w:rPr>
              <w:t>2020-07</w:t>
            </w:r>
          </w:p>
        </w:tc>
        <w:tc>
          <w:tcPr>
            <w:tcW w:w="800" w:type="dxa"/>
            <w:gridSpan w:val="2"/>
            <w:shd w:val="solid" w:color="FFFFFF" w:fill="auto"/>
          </w:tcPr>
          <w:p w14:paraId="7AA46DDB" w14:textId="77777777" w:rsidR="004311C8" w:rsidRPr="00335186" w:rsidRDefault="004311C8" w:rsidP="004311C8">
            <w:pPr>
              <w:pStyle w:val="TAL"/>
              <w:rPr>
                <w:sz w:val="16"/>
              </w:rPr>
            </w:pPr>
            <w:r>
              <w:rPr>
                <w:sz w:val="16"/>
              </w:rPr>
              <w:t>SA#88e</w:t>
            </w:r>
          </w:p>
        </w:tc>
        <w:tc>
          <w:tcPr>
            <w:tcW w:w="1094" w:type="dxa"/>
            <w:gridSpan w:val="2"/>
            <w:shd w:val="solid" w:color="FFFFFF" w:fill="auto"/>
          </w:tcPr>
          <w:p w14:paraId="111751E3" w14:textId="77777777" w:rsidR="004311C8" w:rsidRPr="005F074F" w:rsidRDefault="004311C8" w:rsidP="005F074F">
            <w:pPr>
              <w:pStyle w:val="TAC"/>
              <w:rPr>
                <w:sz w:val="16"/>
                <w:szCs w:val="16"/>
              </w:rPr>
            </w:pPr>
            <w:r w:rsidRPr="005F074F">
              <w:rPr>
                <w:sz w:val="16"/>
                <w:szCs w:val="16"/>
              </w:rPr>
              <w:t>SP-200568</w:t>
            </w:r>
          </w:p>
        </w:tc>
        <w:tc>
          <w:tcPr>
            <w:tcW w:w="567" w:type="dxa"/>
            <w:gridSpan w:val="2"/>
            <w:shd w:val="solid" w:color="FFFFFF" w:fill="auto"/>
          </w:tcPr>
          <w:p w14:paraId="46AD3786"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0006</w:t>
            </w:r>
          </w:p>
        </w:tc>
        <w:tc>
          <w:tcPr>
            <w:tcW w:w="283" w:type="dxa"/>
            <w:shd w:val="solid" w:color="FFFFFF" w:fill="auto"/>
          </w:tcPr>
          <w:p w14:paraId="7E37E325"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 </w:t>
            </w:r>
          </w:p>
        </w:tc>
        <w:tc>
          <w:tcPr>
            <w:tcW w:w="425" w:type="dxa"/>
            <w:gridSpan w:val="2"/>
            <w:shd w:val="solid" w:color="FFFFFF" w:fill="auto"/>
          </w:tcPr>
          <w:p w14:paraId="41120FFB"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F</w:t>
            </w:r>
          </w:p>
        </w:tc>
        <w:tc>
          <w:tcPr>
            <w:tcW w:w="4962" w:type="dxa"/>
            <w:shd w:val="solid" w:color="FFFFFF" w:fill="auto"/>
          </w:tcPr>
          <w:p w14:paraId="6CFBEEAA"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Correction of CMED KPIs tables</w:t>
            </w:r>
          </w:p>
        </w:tc>
        <w:tc>
          <w:tcPr>
            <w:tcW w:w="708" w:type="dxa"/>
            <w:gridSpan w:val="2"/>
            <w:shd w:val="solid" w:color="FFFFFF" w:fill="auto"/>
          </w:tcPr>
          <w:p w14:paraId="17FFF1D6" w14:textId="77777777" w:rsidR="004311C8" w:rsidRPr="005F074F" w:rsidRDefault="004311C8" w:rsidP="005F074F">
            <w:pPr>
              <w:pStyle w:val="TAC"/>
              <w:rPr>
                <w:sz w:val="16"/>
                <w:szCs w:val="16"/>
              </w:rPr>
            </w:pPr>
            <w:r w:rsidRPr="005F074F">
              <w:rPr>
                <w:sz w:val="16"/>
                <w:szCs w:val="16"/>
              </w:rPr>
              <w:t>17.1.0</w:t>
            </w:r>
          </w:p>
        </w:tc>
      </w:tr>
      <w:tr w:rsidR="004311C8" w:rsidRPr="005C4D8F" w14:paraId="4D7700E4" w14:textId="77777777" w:rsidTr="005F074F">
        <w:tc>
          <w:tcPr>
            <w:tcW w:w="800" w:type="dxa"/>
            <w:shd w:val="solid" w:color="FFFFFF" w:fill="auto"/>
          </w:tcPr>
          <w:p w14:paraId="3D5AEA4A" w14:textId="77777777" w:rsidR="004311C8" w:rsidRPr="00335186" w:rsidRDefault="004311C8" w:rsidP="004311C8">
            <w:pPr>
              <w:pStyle w:val="TAL"/>
              <w:rPr>
                <w:sz w:val="16"/>
              </w:rPr>
            </w:pPr>
            <w:r>
              <w:rPr>
                <w:sz w:val="16"/>
              </w:rPr>
              <w:t>2020-07</w:t>
            </w:r>
          </w:p>
        </w:tc>
        <w:tc>
          <w:tcPr>
            <w:tcW w:w="800" w:type="dxa"/>
            <w:gridSpan w:val="2"/>
            <w:shd w:val="solid" w:color="FFFFFF" w:fill="auto"/>
          </w:tcPr>
          <w:p w14:paraId="63DAF079" w14:textId="77777777" w:rsidR="004311C8" w:rsidRPr="00335186" w:rsidRDefault="004311C8" w:rsidP="004311C8">
            <w:pPr>
              <w:pStyle w:val="TAL"/>
              <w:rPr>
                <w:sz w:val="16"/>
              </w:rPr>
            </w:pPr>
            <w:r>
              <w:rPr>
                <w:sz w:val="16"/>
              </w:rPr>
              <w:t>SA#88e</w:t>
            </w:r>
          </w:p>
        </w:tc>
        <w:tc>
          <w:tcPr>
            <w:tcW w:w="1094" w:type="dxa"/>
            <w:gridSpan w:val="2"/>
            <w:shd w:val="solid" w:color="FFFFFF" w:fill="auto"/>
          </w:tcPr>
          <w:p w14:paraId="614838C2" w14:textId="77777777" w:rsidR="004311C8" w:rsidRPr="005F074F" w:rsidRDefault="004311C8" w:rsidP="005F074F">
            <w:pPr>
              <w:pStyle w:val="TAC"/>
              <w:rPr>
                <w:sz w:val="16"/>
                <w:szCs w:val="16"/>
              </w:rPr>
            </w:pPr>
            <w:r w:rsidRPr="005F074F">
              <w:rPr>
                <w:sz w:val="16"/>
                <w:szCs w:val="16"/>
              </w:rPr>
              <w:t>SP-200568</w:t>
            </w:r>
          </w:p>
        </w:tc>
        <w:tc>
          <w:tcPr>
            <w:tcW w:w="567" w:type="dxa"/>
            <w:gridSpan w:val="2"/>
            <w:shd w:val="solid" w:color="FFFFFF" w:fill="auto"/>
          </w:tcPr>
          <w:p w14:paraId="2AB64C69"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0007</w:t>
            </w:r>
          </w:p>
        </w:tc>
        <w:tc>
          <w:tcPr>
            <w:tcW w:w="283" w:type="dxa"/>
            <w:shd w:val="solid" w:color="FFFFFF" w:fill="auto"/>
          </w:tcPr>
          <w:p w14:paraId="2E9E1B22"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 </w:t>
            </w:r>
          </w:p>
        </w:tc>
        <w:tc>
          <w:tcPr>
            <w:tcW w:w="425" w:type="dxa"/>
            <w:gridSpan w:val="2"/>
            <w:shd w:val="solid" w:color="FFFFFF" w:fill="auto"/>
          </w:tcPr>
          <w:p w14:paraId="0283A9AB"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F</w:t>
            </w:r>
          </w:p>
        </w:tc>
        <w:tc>
          <w:tcPr>
            <w:tcW w:w="4962" w:type="dxa"/>
            <w:shd w:val="solid" w:color="FFFFFF" w:fill="auto"/>
          </w:tcPr>
          <w:p w14:paraId="1010AF16"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Update description for medical application in section 4.4</w:t>
            </w:r>
          </w:p>
        </w:tc>
        <w:tc>
          <w:tcPr>
            <w:tcW w:w="708" w:type="dxa"/>
            <w:gridSpan w:val="2"/>
            <w:shd w:val="solid" w:color="FFFFFF" w:fill="auto"/>
          </w:tcPr>
          <w:p w14:paraId="6B1987AE" w14:textId="77777777" w:rsidR="004311C8" w:rsidRPr="005F074F" w:rsidRDefault="004311C8" w:rsidP="005F074F">
            <w:pPr>
              <w:pStyle w:val="TAC"/>
              <w:rPr>
                <w:sz w:val="16"/>
                <w:szCs w:val="16"/>
              </w:rPr>
            </w:pPr>
            <w:r w:rsidRPr="005F074F">
              <w:rPr>
                <w:sz w:val="16"/>
                <w:szCs w:val="16"/>
              </w:rPr>
              <w:t>17.1.0</w:t>
            </w:r>
          </w:p>
        </w:tc>
      </w:tr>
      <w:tr w:rsidR="00C51492" w:rsidRPr="00FC5736" w14:paraId="5B7950EB" w14:textId="77777777" w:rsidTr="005F074F">
        <w:tc>
          <w:tcPr>
            <w:tcW w:w="848" w:type="dxa"/>
            <w:gridSpan w:val="2"/>
            <w:shd w:val="solid" w:color="FFFFFF" w:fill="auto"/>
            <w:vAlign w:val="center"/>
          </w:tcPr>
          <w:p w14:paraId="696A0D35" w14:textId="77777777" w:rsidR="00C51492" w:rsidRPr="00FC5736" w:rsidRDefault="00C51492" w:rsidP="009F328A">
            <w:pPr>
              <w:spacing w:after="0"/>
              <w:rPr>
                <w:rFonts w:ascii="Arial" w:hAnsi="Arial" w:cs="Arial"/>
                <w:sz w:val="16"/>
              </w:rPr>
            </w:pPr>
            <w:r w:rsidRPr="00FC5736">
              <w:rPr>
                <w:rFonts w:ascii="Arial" w:hAnsi="Arial" w:cs="Arial"/>
                <w:sz w:val="16"/>
              </w:rPr>
              <w:t>2020-09</w:t>
            </w:r>
          </w:p>
        </w:tc>
        <w:tc>
          <w:tcPr>
            <w:tcW w:w="800" w:type="dxa"/>
            <w:gridSpan w:val="2"/>
            <w:shd w:val="solid" w:color="FFFFFF" w:fill="auto"/>
            <w:vAlign w:val="center"/>
          </w:tcPr>
          <w:p w14:paraId="2489970D" w14:textId="77777777" w:rsidR="00C51492" w:rsidRPr="005F074F" w:rsidRDefault="00C51492" w:rsidP="005F074F">
            <w:pPr>
              <w:pStyle w:val="TAC"/>
              <w:rPr>
                <w:sz w:val="16"/>
                <w:szCs w:val="16"/>
              </w:rPr>
            </w:pPr>
            <w:r w:rsidRPr="005F074F">
              <w:rPr>
                <w:sz w:val="16"/>
                <w:szCs w:val="16"/>
              </w:rPr>
              <w:t>SA#89</w:t>
            </w:r>
            <w:r w:rsidR="005F074F" w:rsidRPr="005F074F">
              <w:rPr>
                <w:sz w:val="16"/>
                <w:szCs w:val="16"/>
              </w:rPr>
              <w:t>e</w:t>
            </w:r>
          </w:p>
        </w:tc>
        <w:tc>
          <w:tcPr>
            <w:tcW w:w="1046" w:type="dxa"/>
            <w:shd w:val="solid" w:color="FFFFFF" w:fill="auto"/>
            <w:vAlign w:val="center"/>
          </w:tcPr>
          <w:p w14:paraId="4D749DAC" w14:textId="77777777" w:rsidR="00C51492" w:rsidRPr="005F074F" w:rsidRDefault="00C51492" w:rsidP="005F074F">
            <w:pPr>
              <w:pStyle w:val="TAC"/>
              <w:rPr>
                <w:sz w:val="16"/>
                <w:szCs w:val="16"/>
              </w:rPr>
            </w:pPr>
            <w:r w:rsidRPr="005F074F">
              <w:rPr>
                <w:sz w:val="16"/>
                <w:szCs w:val="16"/>
              </w:rPr>
              <w:t>SP-200792</w:t>
            </w:r>
          </w:p>
        </w:tc>
        <w:tc>
          <w:tcPr>
            <w:tcW w:w="473" w:type="dxa"/>
            <w:shd w:val="solid" w:color="FFFFFF" w:fill="auto"/>
            <w:vAlign w:val="center"/>
          </w:tcPr>
          <w:p w14:paraId="0DD1A20F" w14:textId="77777777" w:rsidR="00C51492" w:rsidRPr="00FC5736" w:rsidRDefault="005F074F" w:rsidP="009F328A">
            <w:pPr>
              <w:spacing w:after="0"/>
              <w:rPr>
                <w:rFonts w:ascii="Arial" w:hAnsi="Arial" w:cs="Arial"/>
                <w:sz w:val="16"/>
              </w:rPr>
            </w:pPr>
            <w:r>
              <w:rPr>
                <w:rFonts w:ascii="Arial" w:hAnsi="Arial" w:cs="Arial"/>
                <w:sz w:val="16"/>
              </w:rPr>
              <w:t>00</w:t>
            </w:r>
            <w:r w:rsidR="00C51492" w:rsidRPr="00FC5736">
              <w:rPr>
                <w:rFonts w:ascii="Arial" w:hAnsi="Arial" w:cs="Arial"/>
                <w:sz w:val="16"/>
              </w:rPr>
              <w:t>10</w:t>
            </w:r>
          </w:p>
        </w:tc>
        <w:tc>
          <w:tcPr>
            <w:tcW w:w="425" w:type="dxa"/>
            <w:gridSpan w:val="3"/>
            <w:shd w:val="solid" w:color="FFFFFF" w:fill="auto"/>
            <w:vAlign w:val="center"/>
          </w:tcPr>
          <w:p w14:paraId="3E42D35F" w14:textId="77777777" w:rsidR="00C51492" w:rsidRPr="00FC5736" w:rsidRDefault="00C51492" w:rsidP="009F328A">
            <w:pPr>
              <w:spacing w:after="0"/>
              <w:rPr>
                <w:rFonts w:ascii="Arial" w:hAnsi="Arial" w:cs="Arial"/>
                <w:sz w:val="16"/>
              </w:rPr>
            </w:pPr>
            <w:r w:rsidRPr="00FC5736">
              <w:rPr>
                <w:rFonts w:ascii="Arial" w:hAnsi="Arial" w:cs="Arial"/>
                <w:sz w:val="16"/>
              </w:rPr>
              <w:t>1</w:t>
            </w:r>
          </w:p>
        </w:tc>
        <w:tc>
          <w:tcPr>
            <w:tcW w:w="377" w:type="dxa"/>
            <w:shd w:val="solid" w:color="FFFFFF" w:fill="auto"/>
            <w:vAlign w:val="center"/>
          </w:tcPr>
          <w:p w14:paraId="24B3A6A6" w14:textId="77777777" w:rsidR="00C51492" w:rsidRPr="00FC5736" w:rsidRDefault="00C51492" w:rsidP="009F328A">
            <w:pPr>
              <w:spacing w:after="0"/>
              <w:rPr>
                <w:rFonts w:ascii="Arial" w:hAnsi="Arial" w:cs="Arial"/>
                <w:sz w:val="16"/>
              </w:rPr>
            </w:pPr>
            <w:r w:rsidRPr="00FC5736">
              <w:rPr>
                <w:rFonts w:ascii="Arial" w:hAnsi="Arial" w:cs="Arial"/>
                <w:sz w:val="16"/>
              </w:rPr>
              <w:t>F</w:t>
            </w:r>
          </w:p>
        </w:tc>
        <w:tc>
          <w:tcPr>
            <w:tcW w:w="5010" w:type="dxa"/>
            <w:gridSpan w:val="2"/>
            <w:shd w:val="solid" w:color="FFFFFF" w:fill="auto"/>
            <w:vAlign w:val="center"/>
          </w:tcPr>
          <w:p w14:paraId="1B0CFE8E" w14:textId="77777777" w:rsidR="00C51492" w:rsidRPr="00FC5736" w:rsidRDefault="00C51492" w:rsidP="009F328A">
            <w:pPr>
              <w:spacing w:after="0"/>
              <w:rPr>
                <w:rFonts w:ascii="Arial" w:hAnsi="Arial" w:cs="Arial"/>
                <w:sz w:val="16"/>
              </w:rPr>
            </w:pPr>
            <w:r w:rsidRPr="00FC5736">
              <w:rPr>
                <w:rFonts w:ascii="Arial" w:hAnsi="Arial" w:cs="Arial"/>
                <w:sz w:val="16"/>
              </w:rPr>
              <w:t>Clarification on Clock Synchronicity - Alt. 2</w:t>
            </w:r>
          </w:p>
        </w:tc>
        <w:tc>
          <w:tcPr>
            <w:tcW w:w="660" w:type="dxa"/>
            <w:shd w:val="solid" w:color="FFFFFF" w:fill="auto"/>
            <w:vAlign w:val="center"/>
          </w:tcPr>
          <w:p w14:paraId="5C8E55AA" w14:textId="77777777" w:rsidR="00C51492" w:rsidRPr="00FC5736" w:rsidRDefault="00C51492" w:rsidP="009F328A">
            <w:pPr>
              <w:spacing w:after="0"/>
              <w:rPr>
                <w:rFonts w:ascii="Arial" w:hAnsi="Arial" w:cs="Arial"/>
                <w:sz w:val="16"/>
              </w:rPr>
            </w:pPr>
            <w:r w:rsidRPr="00FC5736">
              <w:rPr>
                <w:rFonts w:ascii="Arial" w:hAnsi="Arial" w:cs="Arial"/>
                <w:sz w:val="16"/>
              </w:rPr>
              <w:t>17.2.0</w:t>
            </w:r>
          </w:p>
        </w:tc>
      </w:tr>
      <w:tr w:rsidR="00A90D0F" w:rsidRPr="00FC5736" w14:paraId="0866C717" w14:textId="77777777" w:rsidTr="00B468D8">
        <w:tc>
          <w:tcPr>
            <w:tcW w:w="848" w:type="dxa"/>
            <w:gridSpan w:val="2"/>
            <w:shd w:val="solid" w:color="FFFFFF" w:fill="auto"/>
            <w:vAlign w:val="center"/>
          </w:tcPr>
          <w:p w14:paraId="5822325E" w14:textId="77777777" w:rsidR="00A90D0F" w:rsidRDefault="00A90D0F" w:rsidP="00A90D0F">
            <w:pPr>
              <w:spacing w:after="0"/>
              <w:rPr>
                <w:rFonts w:ascii="Arial" w:hAnsi="Arial" w:cs="Arial"/>
                <w:sz w:val="16"/>
              </w:rPr>
            </w:pPr>
            <w:r>
              <w:rPr>
                <w:rFonts w:ascii="Arial" w:hAnsi="Arial" w:cs="Arial"/>
                <w:sz w:val="16"/>
              </w:rPr>
              <w:t>2020-12</w:t>
            </w:r>
          </w:p>
        </w:tc>
        <w:tc>
          <w:tcPr>
            <w:tcW w:w="800" w:type="dxa"/>
            <w:gridSpan w:val="2"/>
            <w:shd w:val="solid" w:color="FFFFFF" w:fill="auto"/>
            <w:vAlign w:val="center"/>
          </w:tcPr>
          <w:p w14:paraId="32F328AD" w14:textId="77777777" w:rsidR="00A90D0F" w:rsidRDefault="00A90D0F" w:rsidP="00A90D0F">
            <w:pPr>
              <w:spacing w:after="0"/>
              <w:rPr>
                <w:rFonts w:ascii="Arial" w:hAnsi="Arial" w:cs="Arial"/>
                <w:sz w:val="16"/>
              </w:rPr>
            </w:pPr>
            <w:r>
              <w:rPr>
                <w:rFonts w:ascii="Arial" w:hAnsi="Arial" w:cs="Arial"/>
                <w:sz w:val="16"/>
              </w:rPr>
              <w:t>SA#90e</w:t>
            </w:r>
          </w:p>
        </w:tc>
        <w:tc>
          <w:tcPr>
            <w:tcW w:w="1046" w:type="dxa"/>
            <w:shd w:val="solid" w:color="FFFFFF" w:fill="auto"/>
          </w:tcPr>
          <w:p w14:paraId="356C373C" w14:textId="77777777" w:rsidR="00A90D0F" w:rsidRPr="00FC5736" w:rsidRDefault="00A90D0F" w:rsidP="00A90D0F">
            <w:pPr>
              <w:spacing w:after="0"/>
              <w:rPr>
                <w:rFonts w:ascii="Arial" w:hAnsi="Arial" w:cs="Arial"/>
                <w:sz w:val="16"/>
              </w:rPr>
            </w:pPr>
            <w:r w:rsidRPr="00170B70">
              <w:rPr>
                <w:rFonts w:ascii="Arial" w:hAnsi="Arial" w:cs="Arial"/>
                <w:sz w:val="16"/>
              </w:rPr>
              <w:t>SP-201028</w:t>
            </w:r>
          </w:p>
        </w:tc>
        <w:tc>
          <w:tcPr>
            <w:tcW w:w="473" w:type="dxa"/>
            <w:shd w:val="solid" w:color="FFFFFF" w:fill="auto"/>
            <w:vAlign w:val="center"/>
          </w:tcPr>
          <w:p w14:paraId="138FD017" w14:textId="77777777" w:rsidR="00A90D0F" w:rsidRPr="00FC5736" w:rsidRDefault="00A90D0F" w:rsidP="00A90D0F">
            <w:pPr>
              <w:spacing w:after="0"/>
              <w:rPr>
                <w:rFonts w:ascii="Arial" w:hAnsi="Arial" w:cs="Arial"/>
                <w:sz w:val="16"/>
              </w:rPr>
            </w:pPr>
            <w:r>
              <w:rPr>
                <w:rFonts w:ascii="Arial" w:hAnsi="Arial" w:cs="Arial"/>
                <w:sz w:val="16"/>
              </w:rPr>
              <w:t>00</w:t>
            </w:r>
            <w:r w:rsidRPr="00170B70">
              <w:rPr>
                <w:rFonts w:ascii="Arial" w:hAnsi="Arial" w:cs="Arial"/>
                <w:sz w:val="16"/>
              </w:rPr>
              <w:t>12</w:t>
            </w:r>
          </w:p>
        </w:tc>
        <w:tc>
          <w:tcPr>
            <w:tcW w:w="425" w:type="dxa"/>
            <w:gridSpan w:val="3"/>
            <w:shd w:val="solid" w:color="FFFFFF" w:fill="auto"/>
            <w:vAlign w:val="center"/>
          </w:tcPr>
          <w:p w14:paraId="0F2ECD49" w14:textId="77777777" w:rsidR="00A90D0F" w:rsidRPr="00FC5736" w:rsidRDefault="00A90D0F" w:rsidP="00A90D0F">
            <w:pPr>
              <w:spacing w:after="0"/>
              <w:rPr>
                <w:rFonts w:ascii="Arial" w:hAnsi="Arial" w:cs="Arial"/>
                <w:sz w:val="16"/>
              </w:rPr>
            </w:pPr>
            <w:r w:rsidRPr="00170B70">
              <w:rPr>
                <w:rFonts w:ascii="Arial" w:hAnsi="Arial" w:cs="Arial"/>
                <w:sz w:val="16"/>
              </w:rPr>
              <w:t>0</w:t>
            </w:r>
          </w:p>
        </w:tc>
        <w:tc>
          <w:tcPr>
            <w:tcW w:w="377" w:type="dxa"/>
            <w:shd w:val="solid" w:color="FFFFFF" w:fill="auto"/>
            <w:vAlign w:val="center"/>
          </w:tcPr>
          <w:p w14:paraId="11863593" w14:textId="77777777" w:rsidR="00A90D0F" w:rsidRPr="00FC5736" w:rsidRDefault="00A90D0F" w:rsidP="00A90D0F">
            <w:pPr>
              <w:spacing w:after="0"/>
              <w:rPr>
                <w:rFonts w:ascii="Arial" w:hAnsi="Arial" w:cs="Arial"/>
                <w:sz w:val="16"/>
              </w:rPr>
            </w:pPr>
            <w:r w:rsidRPr="00170B70">
              <w:rPr>
                <w:rFonts w:ascii="Arial" w:hAnsi="Arial" w:cs="Arial"/>
                <w:sz w:val="16"/>
              </w:rPr>
              <w:t>F</w:t>
            </w:r>
          </w:p>
        </w:tc>
        <w:tc>
          <w:tcPr>
            <w:tcW w:w="5010" w:type="dxa"/>
            <w:gridSpan w:val="2"/>
            <w:shd w:val="solid" w:color="FFFFFF" w:fill="auto"/>
            <w:vAlign w:val="center"/>
          </w:tcPr>
          <w:p w14:paraId="64C209E3" w14:textId="77777777" w:rsidR="00A90D0F" w:rsidRPr="00A428C4" w:rsidRDefault="00A90D0F" w:rsidP="00A90D0F">
            <w:pPr>
              <w:spacing w:after="0"/>
              <w:rPr>
                <w:rFonts w:ascii="Arial" w:hAnsi="Arial" w:cs="Arial"/>
                <w:sz w:val="16"/>
              </w:rPr>
            </w:pPr>
            <w:r w:rsidRPr="00170B70">
              <w:rPr>
                <w:rFonts w:ascii="Arial" w:hAnsi="Arial" w:cs="Arial"/>
                <w:sz w:val="16"/>
              </w:rPr>
              <w:t>Update and clarification of UE reconnection time</w:t>
            </w:r>
          </w:p>
        </w:tc>
        <w:tc>
          <w:tcPr>
            <w:tcW w:w="660" w:type="dxa"/>
            <w:shd w:val="solid" w:color="FFFFFF" w:fill="auto"/>
            <w:vAlign w:val="center"/>
          </w:tcPr>
          <w:p w14:paraId="0302403B" w14:textId="77777777" w:rsidR="00A90D0F" w:rsidRPr="00FC5736" w:rsidRDefault="00A90D0F" w:rsidP="00A90D0F">
            <w:pPr>
              <w:spacing w:after="0"/>
              <w:rPr>
                <w:rFonts w:ascii="Arial" w:hAnsi="Arial" w:cs="Arial"/>
                <w:sz w:val="16"/>
              </w:rPr>
            </w:pPr>
            <w:r w:rsidRPr="00170B70">
              <w:rPr>
                <w:rFonts w:ascii="Arial" w:hAnsi="Arial" w:cs="Arial"/>
                <w:sz w:val="16"/>
              </w:rPr>
              <w:t>17.</w:t>
            </w:r>
            <w:r>
              <w:rPr>
                <w:rFonts w:ascii="Arial" w:hAnsi="Arial" w:cs="Arial"/>
                <w:sz w:val="16"/>
              </w:rPr>
              <w:t>3</w:t>
            </w:r>
            <w:r w:rsidRPr="00170B70">
              <w:rPr>
                <w:rFonts w:ascii="Arial" w:hAnsi="Arial" w:cs="Arial"/>
                <w:sz w:val="16"/>
              </w:rPr>
              <w:t>.0</w:t>
            </w:r>
          </w:p>
        </w:tc>
      </w:tr>
      <w:tr w:rsidR="00557724" w:rsidRPr="00FC5736" w14:paraId="1005A5EC" w14:textId="77777777" w:rsidTr="003255B5">
        <w:tc>
          <w:tcPr>
            <w:tcW w:w="848" w:type="dxa"/>
            <w:gridSpan w:val="2"/>
            <w:shd w:val="solid" w:color="FFFFFF" w:fill="auto"/>
          </w:tcPr>
          <w:p w14:paraId="69F084E9" w14:textId="77777777" w:rsidR="00557724" w:rsidRDefault="00557724" w:rsidP="00557724">
            <w:pPr>
              <w:spacing w:after="0"/>
              <w:rPr>
                <w:rFonts w:ascii="Arial" w:hAnsi="Arial" w:cs="Arial"/>
                <w:sz w:val="16"/>
              </w:rPr>
            </w:pPr>
            <w:r w:rsidRPr="003C1BC0">
              <w:rPr>
                <w:rFonts w:ascii="Arial" w:hAnsi="Arial" w:cs="Arial"/>
                <w:sz w:val="16"/>
              </w:rPr>
              <w:t>2021-06</w:t>
            </w:r>
          </w:p>
        </w:tc>
        <w:tc>
          <w:tcPr>
            <w:tcW w:w="800" w:type="dxa"/>
            <w:gridSpan w:val="2"/>
            <w:shd w:val="solid" w:color="FFFFFF" w:fill="auto"/>
          </w:tcPr>
          <w:p w14:paraId="4B27E162" w14:textId="77777777" w:rsidR="00557724" w:rsidRDefault="00557724" w:rsidP="00557724">
            <w:pPr>
              <w:spacing w:after="0"/>
              <w:rPr>
                <w:rFonts w:ascii="Arial" w:hAnsi="Arial" w:cs="Arial"/>
                <w:sz w:val="16"/>
              </w:rPr>
            </w:pPr>
            <w:r w:rsidRPr="003C1BC0">
              <w:rPr>
                <w:rFonts w:ascii="Arial" w:hAnsi="Arial" w:cs="Arial"/>
                <w:sz w:val="16"/>
              </w:rPr>
              <w:t>SA#92e</w:t>
            </w:r>
          </w:p>
        </w:tc>
        <w:tc>
          <w:tcPr>
            <w:tcW w:w="1046" w:type="dxa"/>
            <w:shd w:val="solid" w:color="FFFFFF" w:fill="auto"/>
          </w:tcPr>
          <w:p w14:paraId="53FE5C18" w14:textId="77777777" w:rsidR="00557724" w:rsidRPr="00170B70" w:rsidRDefault="00557724" w:rsidP="00557724">
            <w:pPr>
              <w:spacing w:after="0"/>
              <w:rPr>
                <w:rFonts w:ascii="Arial" w:hAnsi="Arial" w:cs="Arial"/>
                <w:sz w:val="16"/>
              </w:rPr>
            </w:pPr>
            <w:r w:rsidRPr="003C1BC0">
              <w:rPr>
                <w:rFonts w:ascii="Arial" w:hAnsi="Arial" w:cs="Arial"/>
                <w:sz w:val="16"/>
              </w:rPr>
              <w:t>SP-210501</w:t>
            </w:r>
          </w:p>
        </w:tc>
        <w:tc>
          <w:tcPr>
            <w:tcW w:w="473" w:type="dxa"/>
            <w:shd w:val="solid" w:color="FFFFFF" w:fill="auto"/>
          </w:tcPr>
          <w:p w14:paraId="601FE959" w14:textId="77777777" w:rsidR="00557724" w:rsidRDefault="00557724" w:rsidP="00557724">
            <w:pPr>
              <w:spacing w:after="0"/>
              <w:rPr>
                <w:rFonts w:ascii="Arial" w:hAnsi="Arial" w:cs="Arial"/>
                <w:sz w:val="16"/>
              </w:rPr>
            </w:pPr>
            <w:r w:rsidRPr="003C1BC0">
              <w:rPr>
                <w:rFonts w:ascii="Arial" w:hAnsi="Arial" w:cs="Arial"/>
                <w:sz w:val="16"/>
              </w:rPr>
              <w:t>0014</w:t>
            </w:r>
          </w:p>
        </w:tc>
        <w:tc>
          <w:tcPr>
            <w:tcW w:w="425" w:type="dxa"/>
            <w:gridSpan w:val="3"/>
            <w:shd w:val="solid" w:color="FFFFFF" w:fill="auto"/>
          </w:tcPr>
          <w:p w14:paraId="4347D300" w14:textId="77777777" w:rsidR="00557724" w:rsidRPr="00170B70" w:rsidRDefault="00557724" w:rsidP="00557724">
            <w:pPr>
              <w:spacing w:after="0"/>
              <w:rPr>
                <w:rFonts w:ascii="Arial" w:hAnsi="Arial" w:cs="Arial"/>
                <w:sz w:val="16"/>
              </w:rPr>
            </w:pPr>
            <w:r w:rsidRPr="003C1BC0">
              <w:rPr>
                <w:rFonts w:ascii="Arial" w:hAnsi="Arial" w:cs="Arial"/>
                <w:sz w:val="16"/>
              </w:rPr>
              <w:t>1</w:t>
            </w:r>
          </w:p>
        </w:tc>
        <w:tc>
          <w:tcPr>
            <w:tcW w:w="377" w:type="dxa"/>
            <w:shd w:val="solid" w:color="FFFFFF" w:fill="auto"/>
          </w:tcPr>
          <w:p w14:paraId="35766E68" w14:textId="77777777" w:rsidR="00557724" w:rsidRPr="00170B70" w:rsidRDefault="00557724" w:rsidP="00557724">
            <w:pPr>
              <w:spacing w:after="0"/>
              <w:rPr>
                <w:rFonts w:ascii="Arial" w:hAnsi="Arial" w:cs="Arial"/>
                <w:sz w:val="16"/>
              </w:rPr>
            </w:pPr>
            <w:r w:rsidRPr="003C1BC0">
              <w:rPr>
                <w:rFonts w:ascii="Arial" w:hAnsi="Arial" w:cs="Arial"/>
                <w:sz w:val="16"/>
              </w:rPr>
              <w:t>D</w:t>
            </w:r>
          </w:p>
        </w:tc>
        <w:tc>
          <w:tcPr>
            <w:tcW w:w="5010" w:type="dxa"/>
            <w:gridSpan w:val="2"/>
            <w:shd w:val="solid" w:color="FFFFFF" w:fill="auto"/>
          </w:tcPr>
          <w:p w14:paraId="1B766998" w14:textId="77777777" w:rsidR="00557724" w:rsidRPr="00170B70" w:rsidRDefault="00557724" w:rsidP="00557724">
            <w:pPr>
              <w:spacing w:after="0"/>
              <w:rPr>
                <w:rFonts w:ascii="Arial" w:hAnsi="Arial" w:cs="Arial"/>
                <w:sz w:val="16"/>
              </w:rPr>
            </w:pPr>
            <w:r w:rsidRPr="003C1BC0">
              <w:rPr>
                <w:rFonts w:ascii="Arial" w:hAnsi="Arial" w:cs="Arial"/>
                <w:sz w:val="16"/>
              </w:rPr>
              <w:t>Updating the definition of communication service availability</w:t>
            </w:r>
          </w:p>
        </w:tc>
        <w:tc>
          <w:tcPr>
            <w:tcW w:w="660" w:type="dxa"/>
            <w:shd w:val="solid" w:color="FFFFFF" w:fill="auto"/>
          </w:tcPr>
          <w:p w14:paraId="28BDAF95" w14:textId="77777777" w:rsidR="00557724" w:rsidRPr="00170B70" w:rsidRDefault="00557724" w:rsidP="00557724">
            <w:pPr>
              <w:spacing w:after="0"/>
              <w:rPr>
                <w:rFonts w:ascii="Arial" w:hAnsi="Arial" w:cs="Arial"/>
                <w:sz w:val="16"/>
              </w:rPr>
            </w:pPr>
            <w:r w:rsidRPr="003C1BC0">
              <w:rPr>
                <w:rFonts w:ascii="Arial" w:hAnsi="Arial" w:cs="Arial"/>
                <w:sz w:val="16"/>
              </w:rPr>
              <w:t>17.4.0</w:t>
            </w:r>
          </w:p>
        </w:tc>
      </w:tr>
      <w:tr w:rsidR="00A87A41" w:rsidRPr="00FC5736" w14:paraId="4DE222F1" w14:textId="77777777" w:rsidTr="003255B5">
        <w:tc>
          <w:tcPr>
            <w:tcW w:w="848" w:type="dxa"/>
            <w:gridSpan w:val="2"/>
            <w:shd w:val="solid" w:color="FFFFFF" w:fill="auto"/>
          </w:tcPr>
          <w:p w14:paraId="43BB0A74" w14:textId="77777777" w:rsidR="00A87A41" w:rsidRPr="003C1BC0" w:rsidRDefault="00A87A41" w:rsidP="00557724">
            <w:pPr>
              <w:spacing w:after="0"/>
              <w:rPr>
                <w:rFonts w:ascii="Arial" w:hAnsi="Arial" w:cs="Arial"/>
                <w:sz w:val="16"/>
              </w:rPr>
            </w:pPr>
            <w:r>
              <w:rPr>
                <w:rFonts w:ascii="Arial" w:hAnsi="Arial" w:cs="Arial"/>
                <w:sz w:val="16"/>
              </w:rPr>
              <w:t>2024-03</w:t>
            </w:r>
          </w:p>
        </w:tc>
        <w:tc>
          <w:tcPr>
            <w:tcW w:w="800" w:type="dxa"/>
            <w:gridSpan w:val="2"/>
            <w:shd w:val="solid" w:color="FFFFFF" w:fill="auto"/>
          </w:tcPr>
          <w:p w14:paraId="798CD50F" w14:textId="77777777" w:rsidR="00A87A41" w:rsidRPr="003C1BC0" w:rsidRDefault="00A87A41" w:rsidP="00557724">
            <w:pPr>
              <w:spacing w:after="0"/>
              <w:rPr>
                <w:rFonts w:ascii="Arial" w:hAnsi="Arial" w:cs="Arial"/>
                <w:sz w:val="16"/>
              </w:rPr>
            </w:pPr>
            <w:r>
              <w:rPr>
                <w:rFonts w:ascii="Arial" w:hAnsi="Arial" w:cs="Arial"/>
                <w:sz w:val="16"/>
              </w:rPr>
              <w:t>SA#103</w:t>
            </w:r>
          </w:p>
        </w:tc>
        <w:tc>
          <w:tcPr>
            <w:tcW w:w="1046" w:type="dxa"/>
            <w:shd w:val="solid" w:color="FFFFFF" w:fill="auto"/>
          </w:tcPr>
          <w:p w14:paraId="2AD6A73F" w14:textId="77777777" w:rsidR="00A87A41" w:rsidRPr="003C1BC0" w:rsidRDefault="00A87A41" w:rsidP="00557724">
            <w:pPr>
              <w:spacing w:after="0"/>
              <w:rPr>
                <w:rFonts w:ascii="Arial" w:hAnsi="Arial" w:cs="Arial"/>
                <w:sz w:val="16"/>
              </w:rPr>
            </w:pPr>
            <w:r>
              <w:rPr>
                <w:rFonts w:ascii="Arial" w:hAnsi="Arial" w:cs="Arial"/>
                <w:sz w:val="16"/>
              </w:rPr>
              <w:t>-</w:t>
            </w:r>
          </w:p>
        </w:tc>
        <w:tc>
          <w:tcPr>
            <w:tcW w:w="473" w:type="dxa"/>
            <w:shd w:val="solid" w:color="FFFFFF" w:fill="auto"/>
          </w:tcPr>
          <w:p w14:paraId="07DAED0A" w14:textId="77777777" w:rsidR="00A87A41" w:rsidRPr="003C1BC0" w:rsidRDefault="00A87A41" w:rsidP="00557724">
            <w:pPr>
              <w:spacing w:after="0"/>
              <w:rPr>
                <w:rFonts w:ascii="Arial" w:hAnsi="Arial" w:cs="Arial"/>
                <w:sz w:val="16"/>
              </w:rPr>
            </w:pPr>
            <w:r>
              <w:rPr>
                <w:rFonts w:ascii="Arial" w:hAnsi="Arial" w:cs="Arial"/>
                <w:sz w:val="16"/>
              </w:rPr>
              <w:t>-</w:t>
            </w:r>
          </w:p>
        </w:tc>
        <w:tc>
          <w:tcPr>
            <w:tcW w:w="425" w:type="dxa"/>
            <w:gridSpan w:val="3"/>
            <w:shd w:val="solid" w:color="FFFFFF" w:fill="auto"/>
          </w:tcPr>
          <w:p w14:paraId="74C4413E" w14:textId="77777777" w:rsidR="00A87A41" w:rsidRPr="003C1BC0" w:rsidRDefault="00A87A41" w:rsidP="00557724">
            <w:pPr>
              <w:spacing w:after="0"/>
              <w:rPr>
                <w:rFonts w:ascii="Arial" w:hAnsi="Arial" w:cs="Arial"/>
                <w:sz w:val="16"/>
              </w:rPr>
            </w:pPr>
            <w:r>
              <w:rPr>
                <w:rFonts w:ascii="Arial" w:hAnsi="Arial" w:cs="Arial"/>
                <w:sz w:val="16"/>
              </w:rPr>
              <w:t>-</w:t>
            </w:r>
          </w:p>
        </w:tc>
        <w:tc>
          <w:tcPr>
            <w:tcW w:w="377" w:type="dxa"/>
            <w:shd w:val="solid" w:color="FFFFFF" w:fill="auto"/>
          </w:tcPr>
          <w:p w14:paraId="2807D299" w14:textId="77777777" w:rsidR="00A87A41" w:rsidRPr="003C1BC0" w:rsidRDefault="00A87A41" w:rsidP="00557724">
            <w:pPr>
              <w:spacing w:after="0"/>
              <w:rPr>
                <w:rFonts w:ascii="Arial" w:hAnsi="Arial" w:cs="Arial"/>
                <w:sz w:val="16"/>
              </w:rPr>
            </w:pPr>
            <w:r>
              <w:rPr>
                <w:rFonts w:ascii="Arial" w:hAnsi="Arial" w:cs="Arial"/>
                <w:sz w:val="16"/>
              </w:rPr>
              <w:t>-</w:t>
            </w:r>
          </w:p>
        </w:tc>
        <w:tc>
          <w:tcPr>
            <w:tcW w:w="5010" w:type="dxa"/>
            <w:gridSpan w:val="2"/>
            <w:shd w:val="solid" w:color="FFFFFF" w:fill="auto"/>
          </w:tcPr>
          <w:p w14:paraId="4F2700C9" w14:textId="77777777" w:rsidR="00A87A41" w:rsidRPr="003C1BC0" w:rsidRDefault="00A87A41" w:rsidP="00557724">
            <w:pPr>
              <w:spacing w:after="0"/>
              <w:rPr>
                <w:rFonts w:ascii="Arial" w:hAnsi="Arial" w:cs="Arial"/>
                <w:sz w:val="16"/>
              </w:rPr>
            </w:pPr>
            <w:r>
              <w:rPr>
                <w:rFonts w:ascii="Arial" w:hAnsi="Arial" w:cs="Arial"/>
                <w:sz w:val="16"/>
              </w:rPr>
              <w:t>Updated to Rel-18 by MCC (and issue with v.18.0.0 upload)</w:t>
            </w:r>
          </w:p>
        </w:tc>
        <w:tc>
          <w:tcPr>
            <w:tcW w:w="660" w:type="dxa"/>
            <w:shd w:val="solid" w:color="FFFFFF" w:fill="auto"/>
          </w:tcPr>
          <w:p w14:paraId="26560A9E" w14:textId="77777777" w:rsidR="00A87A41" w:rsidRPr="003C1BC0" w:rsidRDefault="00A87A41" w:rsidP="00557724">
            <w:pPr>
              <w:spacing w:after="0"/>
              <w:rPr>
                <w:rFonts w:ascii="Arial" w:hAnsi="Arial" w:cs="Arial"/>
                <w:sz w:val="16"/>
              </w:rPr>
            </w:pPr>
            <w:r>
              <w:rPr>
                <w:rFonts w:ascii="Arial" w:hAnsi="Arial" w:cs="Arial"/>
                <w:sz w:val="16"/>
              </w:rPr>
              <w:t>18.0.1</w:t>
            </w:r>
          </w:p>
        </w:tc>
      </w:tr>
    </w:tbl>
    <w:p w14:paraId="776365B1" w14:textId="77777777" w:rsidR="003C3971" w:rsidRPr="005C4D8F" w:rsidRDefault="003C3971">
      <w:pPr>
        <w:pStyle w:val="Guidance"/>
      </w:pPr>
    </w:p>
    <w:p w14:paraId="3B4137F4" w14:textId="77777777" w:rsidR="00080512" w:rsidRPr="005C4D8F" w:rsidRDefault="00080512"/>
    <w:sectPr w:rsidR="00080512" w:rsidRPr="005C4D8F" w:rsidSect="00285CDD">
      <w:footnotePr>
        <w:numRestart w:val="eachSect"/>
      </w:footnotePr>
      <w:pgSz w:w="11900" w:h="16820" w:code="9"/>
      <w:pgMar w:top="1416" w:right="1133" w:bottom="1133" w:left="1133" w:header="850"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7D4EF7" w14:textId="77777777" w:rsidR="006E2C2E" w:rsidRDefault="006E2C2E">
      <w:r>
        <w:separator/>
      </w:r>
    </w:p>
  </w:endnote>
  <w:endnote w:type="continuationSeparator" w:id="0">
    <w:p w14:paraId="711673DF" w14:textId="77777777" w:rsidR="006E2C2E" w:rsidRDefault="006E2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E898A" w14:textId="77777777" w:rsidR="00D965CE" w:rsidRDefault="00D965CE">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3B20F1" w14:textId="77777777" w:rsidR="006E2C2E" w:rsidRDefault="006E2C2E">
      <w:r>
        <w:separator/>
      </w:r>
    </w:p>
  </w:footnote>
  <w:footnote w:type="continuationSeparator" w:id="0">
    <w:p w14:paraId="6FBE7E77" w14:textId="77777777" w:rsidR="006E2C2E" w:rsidRDefault="006E2C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02400" w14:textId="043E1AA4" w:rsidR="00D965CE" w:rsidRDefault="00D965CE">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C6538">
      <w:rPr>
        <w:rFonts w:ascii="Arial" w:hAnsi="Arial" w:cs="Arial"/>
        <w:b/>
        <w:noProof/>
        <w:sz w:val="18"/>
        <w:szCs w:val="18"/>
      </w:rPr>
      <w:t>3GPP TS 22.263 V18.0.1 (2024-03)</w:t>
    </w:r>
    <w:r>
      <w:rPr>
        <w:rFonts w:ascii="Arial" w:hAnsi="Arial" w:cs="Arial"/>
        <w:b/>
        <w:sz w:val="18"/>
        <w:szCs w:val="18"/>
      </w:rPr>
      <w:fldChar w:fldCharType="end"/>
    </w:r>
  </w:p>
  <w:p w14:paraId="0231FC31" w14:textId="77777777" w:rsidR="00D965CE" w:rsidRDefault="00D965CE">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52A4830C" w14:textId="11FE97F2" w:rsidR="00D965CE" w:rsidRDefault="00D965CE">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7C6538">
      <w:rPr>
        <w:rFonts w:ascii="Arial" w:hAnsi="Arial" w:cs="Arial"/>
        <w:b/>
        <w:noProof/>
        <w:sz w:val="18"/>
        <w:szCs w:val="18"/>
      </w:rPr>
      <w:t>Release 18</w:t>
    </w:r>
    <w:r>
      <w:rPr>
        <w:rFonts w:ascii="Arial" w:hAnsi="Arial" w:cs="Arial"/>
        <w:b/>
        <w:sz w:val="18"/>
        <w:szCs w:val="18"/>
      </w:rPr>
      <w:fldChar w:fldCharType="end"/>
    </w:r>
  </w:p>
  <w:p w14:paraId="0C443363" w14:textId="77777777" w:rsidR="00D965CE" w:rsidRDefault="00D965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1DEF06C3"/>
    <w:multiLevelType w:val="hybridMultilevel"/>
    <w:tmpl w:val="60224CEE"/>
    <w:lvl w:ilvl="0" w:tplc="1E0AA7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C46100"/>
    <w:multiLevelType w:val="hybridMultilevel"/>
    <w:tmpl w:val="3372FEA0"/>
    <w:lvl w:ilvl="0" w:tplc="1E0AA7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4F13E7"/>
    <w:multiLevelType w:val="hybridMultilevel"/>
    <w:tmpl w:val="6C86D6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C6312E0"/>
    <w:multiLevelType w:val="hybridMultilevel"/>
    <w:tmpl w:val="A770E8F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E5A4CC2"/>
    <w:multiLevelType w:val="hybridMultilevel"/>
    <w:tmpl w:val="CFB03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DA47F3"/>
    <w:multiLevelType w:val="hybridMultilevel"/>
    <w:tmpl w:val="E6140D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7145ADA"/>
    <w:multiLevelType w:val="hybridMultilevel"/>
    <w:tmpl w:val="E14A77E6"/>
    <w:lvl w:ilvl="0" w:tplc="129EAD32">
      <w:numFmt w:val="bullet"/>
      <w:lvlText w:val="-"/>
      <w:lvlJc w:val="left"/>
      <w:pPr>
        <w:ind w:left="720" w:hanging="360"/>
      </w:pPr>
      <w:rPr>
        <w:rFonts w:ascii="Times New Roman" w:eastAsia="MS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40A7CD3"/>
    <w:multiLevelType w:val="hybridMultilevel"/>
    <w:tmpl w:val="E1C601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6D762B9"/>
    <w:multiLevelType w:val="hybridMultilevel"/>
    <w:tmpl w:val="1FE63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0514282">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381095206">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800463876">
    <w:abstractNumId w:val="1"/>
  </w:num>
  <w:num w:numId="4" w16cid:durableId="1879782792">
    <w:abstractNumId w:val="9"/>
  </w:num>
  <w:num w:numId="5" w16cid:durableId="1608466261">
    <w:abstractNumId w:val="10"/>
  </w:num>
  <w:num w:numId="6" w16cid:durableId="1730299036">
    <w:abstractNumId w:val="7"/>
  </w:num>
  <w:num w:numId="7" w16cid:durableId="1624917400">
    <w:abstractNumId w:val="5"/>
  </w:num>
  <w:num w:numId="8" w16cid:durableId="339436110">
    <w:abstractNumId w:val="4"/>
  </w:num>
  <w:num w:numId="9" w16cid:durableId="160242183">
    <w:abstractNumId w:val="2"/>
  </w:num>
  <w:num w:numId="10" w16cid:durableId="580263323">
    <w:abstractNumId w:val="3"/>
  </w:num>
  <w:num w:numId="11" w16cid:durableId="110824596">
    <w:abstractNumId w:val="8"/>
  </w:num>
  <w:num w:numId="12" w16cid:durableId="1112092248">
    <w:abstractNumId w:val="6"/>
  </w:num>
  <w:num w:numId="13" w16cid:durableId="7377049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4B45"/>
    <w:rsid w:val="00016190"/>
    <w:rsid w:val="000164DD"/>
    <w:rsid w:val="00033397"/>
    <w:rsid w:val="00033DAE"/>
    <w:rsid w:val="00040095"/>
    <w:rsid w:val="00051834"/>
    <w:rsid w:val="00052D95"/>
    <w:rsid w:val="00053C8E"/>
    <w:rsid w:val="00054A22"/>
    <w:rsid w:val="00054A30"/>
    <w:rsid w:val="00062023"/>
    <w:rsid w:val="000655A6"/>
    <w:rsid w:val="00080512"/>
    <w:rsid w:val="00094F71"/>
    <w:rsid w:val="000A0962"/>
    <w:rsid w:val="000A706C"/>
    <w:rsid w:val="000C47C3"/>
    <w:rsid w:val="000D0024"/>
    <w:rsid w:val="000D208E"/>
    <w:rsid w:val="000D58AB"/>
    <w:rsid w:val="000D655E"/>
    <w:rsid w:val="000E5BA3"/>
    <w:rsid w:val="000F7FBC"/>
    <w:rsid w:val="00107BF8"/>
    <w:rsid w:val="00133525"/>
    <w:rsid w:val="00137B1D"/>
    <w:rsid w:val="001515AF"/>
    <w:rsid w:val="0015573D"/>
    <w:rsid w:val="0017440C"/>
    <w:rsid w:val="0018117E"/>
    <w:rsid w:val="001935EE"/>
    <w:rsid w:val="001A4C42"/>
    <w:rsid w:val="001C17E5"/>
    <w:rsid w:val="001C21C3"/>
    <w:rsid w:val="001C55B7"/>
    <w:rsid w:val="001D02C2"/>
    <w:rsid w:val="001F0C1D"/>
    <w:rsid w:val="001F1132"/>
    <w:rsid w:val="001F168B"/>
    <w:rsid w:val="001F63F7"/>
    <w:rsid w:val="002042B6"/>
    <w:rsid w:val="002249C6"/>
    <w:rsid w:val="0022798C"/>
    <w:rsid w:val="002347A2"/>
    <w:rsid w:val="0024283F"/>
    <w:rsid w:val="002649E7"/>
    <w:rsid w:val="002675F0"/>
    <w:rsid w:val="00283444"/>
    <w:rsid w:val="00285CDD"/>
    <w:rsid w:val="002A1EFF"/>
    <w:rsid w:val="002B6339"/>
    <w:rsid w:val="002E00EE"/>
    <w:rsid w:val="002E688D"/>
    <w:rsid w:val="002F2ED1"/>
    <w:rsid w:val="00301AD4"/>
    <w:rsid w:val="003114D9"/>
    <w:rsid w:val="003172DC"/>
    <w:rsid w:val="003255B5"/>
    <w:rsid w:val="00330534"/>
    <w:rsid w:val="00336DED"/>
    <w:rsid w:val="0035268D"/>
    <w:rsid w:val="0035462D"/>
    <w:rsid w:val="0037475D"/>
    <w:rsid w:val="003765B8"/>
    <w:rsid w:val="003820FA"/>
    <w:rsid w:val="00396E96"/>
    <w:rsid w:val="00397052"/>
    <w:rsid w:val="003A07F6"/>
    <w:rsid w:val="003A502C"/>
    <w:rsid w:val="003C3971"/>
    <w:rsid w:val="003D42E5"/>
    <w:rsid w:val="003E2DE9"/>
    <w:rsid w:val="003F0733"/>
    <w:rsid w:val="00423334"/>
    <w:rsid w:val="00426843"/>
    <w:rsid w:val="004311C8"/>
    <w:rsid w:val="00433C5A"/>
    <w:rsid w:val="004345EC"/>
    <w:rsid w:val="00443C57"/>
    <w:rsid w:val="0045481A"/>
    <w:rsid w:val="00466789"/>
    <w:rsid w:val="00471FC1"/>
    <w:rsid w:val="00485253"/>
    <w:rsid w:val="004A0EA8"/>
    <w:rsid w:val="004B4699"/>
    <w:rsid w:val="004B65CC"/>
    <w:rsid w:val="004C1615"/>
    <w:rsid w:val="004D3578"/>
    <w:rsid w:val="004D5C4E"/>
    <w:rsid w:val="004D68C8"/>
    <w:rsid w:val="004E213A"/>
    <w:rsid w:val="004E792C"/>
    <w:rsid w:val="004F0988"/>
    <w:rsid w:val="004F3340"/>
    <w:rsid w:val="004F7354"/>
    <w:rsid w:val="0050298F"/>
    <w:rsid w:val="005069CA"/>
    <w:rsid w:val="0053388B"/>
    <w:rsid w:val="00535773"/>
    <w:rsid w:val="00543E6C"/>
    <w:rsid w:val="00554643"/>
    <w:rsid w:val="00557724"/>
    <w:rsid w:val="00565087"/>
    <w:rsid w:val="005A12E3"/>
    <w:rsid w:val="005B4FE6"/>
    <w:rsid w:val="005C311D"/>
    <w:rsid w:val="005C4D8F"/>
    <w:rsid w:val="005D2E01"/>
    <w:rsid w:val="005D7526"/>
    <w:rsid w:val="005E3AF2"/>
    <w:rsid w:val="005E7097"/>
    <w:rsid w:val="005F074F"/>
    <w:rsid w:val="00602AEA"/>
    <w:rsid w:val="00614FDF"/>
    <w:rsid w:val="00634A0A"/>
    <w:rsid w:val="0063543D"/>
    <w:rsid w:val="00647114"/>
    <w:rsid w:val="00661A20"/>
    <w:rsid w:val="00661FC3"/>
    <w:rsid w:val="00673B52"/>
    <w:rsid w:val="00677A61"/>
    <w:rsid w:val="006A25CB"/>
    <w:rsid w:val="006A323F"/>
    <w:rsid w:val="006B30D0"/>
    <w:rsid w:val="006C1E1E"/>
    <w:rsid w:val="006C3D95"/>
    <w:rsid w:val="006E2C2E"/>
    <w:rsid w:val="006E5C86"/>
    <w:rsid w:val="00702E77"/>
    <w:rsid w:val="00704F7C"/>
    <w:rsid w:val="00707089"/>
    <w:rsid w:val="00713C44"/>
    <w:rsid w:val="00730F2F"/>
    <w:rsid w:val="00734A5B"/>
    <w:rsid w:val="0074026F"/>
    <w:rsid w:val="007429F6"/>
    <w:rsid w:val="00744E76"/>
    <w:rsid w:val="0074724B"/>
    <w:rsid w:val="0075761B"/>
    <w:rsid w:val="00774DA4"/>
    <w:rsid w:val="00781F0F"/>
    <w:rsid w:val="00783870"/>
    <w:rsid w:val="007838FA"/>
    <w:rsid w:val="00793AF7"/>
    <w:rsid w:val="007A74B0"/>
    <w:rsid w:val="007B04AC"/>
    <w:rsid w:val="007B3540"/>
    <w:rsid w:val="007B600E"/>
    <w:rsid w:val="007C6538"/>
    <w:rsid w:val="007C78D4"/>
    <w:rsid w:val="007D011F"/>
    <w:rsid w:val="007F0F4A"/>
    <w:rsid w:val="008028A4"/>
    <w:rsid w:val="00821EE0"/>
    <w:rsid w:val="00830747"/>
    <w:rsid w:val="00832702"/>
    <w:rsid w:val="008327F7"/>
    <w:rsid w:val="008373C5"/>
    <w:rsid w:val="00856045"/>
    <w:rsid w:val="00862687"/>
    <w:rsid w:val="008768CA"/>
    <w:rsid w:val="008841B6"/>
    <w:rsid w:val="008910D3"/>
    <w:rsid w:val="00897564"/>
    <w:rsid w:val="008C384C"/>
    <w:rsid w:val="008C5FED"/>
    <w:rsid w:val="008D603B"/>
    <w:rsid w:val="008F3838"/>
    <w:rsid w:val="0090193F"/>
    <w:rsid w:val="0090271F"/>
    <w:rsid w:val="00902E23"/>
    <w:rsid w:val="009114D7"/>
    <w:rsid w:val="0091348E"/>
    <w:rsid w:val="00917CCB"/>
    <w:rsid w:val="00936445"/>
    <w:rsid w:val="00942EC2"/>
    <w:rsid w:val="0094788B"/>
    <w:rsid w:val="00981FB8"/>
    <w:rsid w:val="009A604A"/>
    <w:rsid w:val="009C0091"/>
    <w:rsid w:val="009E2AA4"/>
    <w:rsid w:val="009E6153"/>
    <w:rsid w:val="009F0964"/>
    <w:rsid w:val="009F1522"/>
    <w:rsid w:val="009F328A"/>
    <w:rsid w:val="009F37B7"/>
    <w:rsid w:val="00A00047"/>
    <w:rsid w:val="00A10F02"/>
    <w:rsid w:val="00A164B4"/>
    <w:rsid w:val="00A177FD"/>
    <w:rsid w:val="00A26956"/>
    <w:rsid w:val="00A3011B"/>
    <w:rsid w:val="00A30CA2"/>
    <w:rsid w:val="00A50BB2"/>
    <w:rsid w:val="00A53724"/>
    <w:rsid w:val="00A653A7"/>
    <w:rsid w:val="00A67317"/>
    <w:rsid w:val="00A73129"/>
    <w:rsid w:val="00A742B8"/>
    <w:rsid w:val="00A82346"/>
    <w:rsid w:val="00A83692"/>
    <w:rsid w:val="00A8558A"/>
    <w:rsid w:val="00A87A41"/>
    <w:rsid w:val="00A90D0F"/>
    <w:rsid w:val="00A92BA1"/>
    <w:rsid w:val="00AA19DD"/>
    <w:rsid w:val="00AC17D6"/>
    <w:rsid w:val="00AC6BC6"/>
    <w:rsid w:val="00AE19A0"/>
    <w:rsid w:val="00AE4FAA"/>
    <w:rsid w:val="00AF664D"/>
    <w:rsid w:val="00AF71F5"/>
    <w:rsid w:val="00B15449"/>
    <w:rsid w:val="00B30A9F"/>
    <w:rsid w:val="00B34973"/>
    <w:rsid w:val="00B468D8"/>
    <w:rsid w:val="00B567CE"/>
    <w:rsid w:val="00B65372"/>
    <w:rsid w:val="00B7068E"/>
    <w:rsid w:val="00B83A8A"/>
    <w:rsid w:val="00B8546E"/>
    <w:rsid w:val="00B9045C"/>
    <w:rsid w:val="00B93086"/>
    <w:rsid w:val="00BA19ED"/>
    <w:rsid w:val="00BA2926"/>
    <w:rsid w:val="00BA4B8D"/>
    <w:rsid w:val="00BC0F7D"/>
    <w:rsid w:val="00BE3255"/>
    <w:rsid w:val="00BE7AA9"/>
    <w:rsid w:val="00BF128E"/>
    <w:rsid w:val="00BF51CF"/>
    <w:rsid w:val="00C02A5F"/>
    <w:rsid w:val="00C1496A"/>
    <w:rsid w:val="00C271DF"/>
    <w:rsid w:val="00C30628"/>
    <w:rsid w:val="00C326BC"/>
    <w:rsid w:val="00C33079"/>
    <w:rsid w:val="00C33623"/>
    <w:rsid w:val="00C37526"/>
    <w:rsid w:val="00C40F9F"/>
    <w:rsid w:val="00C4269B"/>
    <w:rsid w:val="00C45231"/>
    <w:rsid w:val="00C51492"/>
    <w:rsid w:val="00C6215A"/>
    <w:rsid w:val="00C72833"/>
    <w:rsid w:val="00C80F1D"/>
    <w:rsid w:val="00C93F40"/>
    <w:rsid w:val="00CA3D0C"/>
    <w:rsid w:val="00CB45E3"/>
    <w:rsid w:val="00CC08F7"/>
    <w:rsid w:val="00CD5901"/>
    <w:rsid w:val="00CE168A"/>
    <w:rsid w:val="00CF1046"/>
    <w:rsid w:val="00D01595"/>
    <w:rsid w:val="00D03F52"/>
    <w:rsid w:val="00D07946"/>
    <w:rsid w:val="00D321F2"/>
    <w:rsid w:val="00D542C3"/>
    <w:rsid w:val="00D57972"/>
    <w:rsid w:val="00D67134"/>
    <w:rsid w:val="00D675A9"/>
    <w:rsid w:val="00D738D6"/>
    <w:rsid w:val="00D75200"/>
    <w:rsid w:val="00D75324"/>
    <w:rsid w:val="00D755EB"/>
    <w:rsid w:val="00D81754"/>
    <w:rsid w:val="00D87E00"/>
    <w:rsid w:val="00D9134D"/>
    <w:rsid w:val="00D965CE"/>
    <w:rsid w:val="00DA7A03"/>
    <w:rsid w:val="00DB1818"/>
    <w:rsid w:val="00DB5266"/>
    <w:rsid w:val="00DC309B"/>
    <w:rsid w:val="00DC4DA2"/>
    <w:rsid w:val="00DD4C17"/>
    <w:rsid w:val="00DE1521"/>
    <w:rsid w:val="00DF1A5D"/>
    <w:rsid w:val="00DF2B1F"/>
    <w:rsid w:val="00DF62CD"/>
    <w:rsid w:val="00E0498E"/>
    <w:rsid w:val="00E16509"/>
    <w:rsid w:val="00E36E41"/>
    <w:rsid w:val="00E37136"/>
    <w:rsid w:val="00E44582"/>
    <w:rsid w:val="00E516AC"/>
    <w:rsid w:val="00E51B96"/>
    <w:rsid w:val="00E6660E"/>
    <w:rsid w:val="00E77645"/>
    <w:rsid w:val="00E85912"/>
    <w:rsid w:val="00E85D07"/>
    <w:rsid w:val="00E862A8"/>
    <w:rsid w:val="00E909EB"/>
    <w:rsid w:val="00E91925"/>
    <w:rsid w:val="00E934F9"/>
    <w:rsid w:val="00EB04F3"/>
    <w:rsid w:val="00EB364B"/>
    <w:rsid w:val="00EB74F1"/>
    <w:rsid w:val="00EC4A25"/>
    <w:rsid w:val="00EE5E85"/>
    <w:rsid w:val="00EF7508"/>
    <w:rsid w:val="00F025A2"/>
    <w:rsid w:val="00F035F4"/>
    <w:rsid w:val="00F04712"/>
    <w:rsid w:val="00F05EC3"/>
    <w:rsid w:val="00F10B43"/>
    <w:rsid w:val="00F12DAE"/>
    <w:rsid w:val="00F13281"/>
    <w:rsid w:val="00F22EC7"/>
    <w:rsid w:val="00F325C8"/>
    <w:rsid w:val="00F3705B"/>
    <w:rsid w:val="00F460B6"/>
    <w:rsid w:val="00F54C2E"/>
    <w:rsid w:val="00F57044"/>
    <w:rsid w:val="00F653B8"/>
    <w:rsid w:val="00F76D01"/>
    <w:rsid w:val="00FA1266"/>
    <w:rsid w:val="00FB1AAF"/>
    <w:rsid w:val="00FC1192"/>
    <w:rsid w:val="00FD54F5"/>
    <w:rsid w:val="00FE631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B95A46"/>
  <w15:chartTrackingRefBased/>
  <w15:docId w15:val="{25ECB77C-DCC9-4F09-B462-94B8B3D13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semiHidden/>
    <w:pPr>
      <w:ind w:left="1701" w:hanging="1701"/>
    </w:pPr>
  </w:style>
  <w:style w:type="paragraph" w:styleId="TOC4">
    <w:name w:val="toc 4"/>
    <w:basedOn w:val="TOC3"/>
    <w:semiHidden/>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9C0091"/>
    <w:rPr>
      <w:color w:val="954F72"/>
      <w:u w:val="single"/>
    </w:rPr>
  </w:style>
  <w:style w:type="character" w:customStyle="1" w:styleId="B1Char">
    <w:name w:val="B1 Char"/>
    <w:link w:val="B1"/>
    <w:rsid w:val="00B34973"/>
    <w:rPr>
      <w:lang w:eastAsia="en-US"/>
    </w:rPr>
  </w:style>
  <w:style w:type="character" w:customStyle="1" w:styleId="THChar">
    <w:name w:val="TH Char"/>
    <w:link w:val="TH"/>
    <w:rsid w:val="00FB1AAF"/>
    <w:rPr>
      <w:rFonts w:ascii="Arial" w:hAnsi="Arial"/>
      <w:b/>
      <w:lang w:eastAsia="en-US"/>
    </w:rPr>
  </w:style>
  <w:style w:type="character" w:customStyle="1" w:styleId="Heading2Char">
    <w:name w:val="Heading 2 Char"/>
    <w:link w:val="Heading2"/>
    <w:rsid w:val="00FB1AAF"/>
    <w:rPr>
      <w:rFonts w:ascii="Arial" w:hAnsi="Arial"/>
      <w:sz w:val="32"/>
      <w:lang w:eastAsia="en-US"/>
    </w:rPr>
  </w:style>
  <w:style w:type="character" w:customStyle="1" w:styleId="NOChar">
    <w:name w:val="NO Char"/>
    <w:link w:val="NO"/>
    <w:rsid w:val="005A12E3"/>
    <w:rPr>
      <w:lang w:eastAsia="en-US"/>
    </w:rPr>
  </w:style>
  <w:style w:type="character" w:styleId="CommentReference">
    <w:name w:val="annotation reference"/>
    <w:rsid w:val="00677A61"/>
    <w:rPr>
      <w:sz w:val="16"/>
      <w:szCs w:val="16"/>
    </w:rPr>
  </w:style>
  <w:style w:type="paragraph" w:styleId="CommentText">
    <w:name w:val="annotation text"/>
    <w:basedOn w:val="Normal"/>
    <w:link w:val="CommentTextChar"/>
    <w:rsid w:val="00677A61"/>
  </w:style>
  <w:style w:type="character" w:customStyle="1" w:styleId="CommentTextChar">
    <w:name w:val="Comment Text Char"/>
    <w:link w:val="CommentText"/>
    <w:rsid w:val="00677A61"/>
    <w:rPr>
      <w:lang w:eastAsia="en-US"/>
    </w:rPr>
  </w:style>
  <w:style w:type="paragraph" w:styleId="CommentSubject">
    <w:name w:val="annotation subject"/>
    <w:basedOn w:val="CommentText"/>
    <w:next w:val="CommentText"/>
    <w:link w:val="CommentSubjectChar"/>
    <w:rsid w:val="00677A61"/>
    <w:rPr>
      <w:b/>
      <w:bCs/>
    </w:rPr>
  </w:style>
  <w:style w:type="character" w:customStyle="1" w:styleId="CommentSubjectChar">
    <w:name w:val="Comment Subject Char"/>
    <w:link w:val="CommentSubject"/>
    <w:rsid w:val="00677A61"/>
    <w:rPr>
      <w:b/>
      <w:bCs/>
      <w:lang w:eastAsia="en-US"/>
    </w:rPr>
  </w:style>
  <w:style w:type="paragraph" w:styleId="Revision">
    <w:name w:val="Revision"/>
    <w:hidden/>
    <w:uiPriority w:val="99"/>
    <w:semiHidden/>
    <w:rsid w:val="00677A61"/>
    <w:rPr>
      <w:lang w:val="en-GB" w:eastAsia="en-US"/>
    </w:rPr>
  </w:style>
  <w:style w:type="paragraph" w:styleId="ListParagraph">
    <w:name w:val="List Paragraph"/>
    <w:basedOn w:val="Normal"/>
    <w:uiPriority w:val="34"/>
    <w:qFormat/>
    <w:rsid w:val="00C30628"/>
    <w:pPr>
      <w:ind w:left="720"/>
      <w:contextualSpacing/>
    </w:pPr>
  </w:style>
  <w:style w:type="character" w:customStyle="1" w:styleId="FooterChar">
    <w:name w:val="Footer Char"/>
    <w:link w:val="Footer"/>
    <w:rsid w:val="00CF1046"/>
    <w:rPr>
      <w:rFonts w:ascii="Arial" w:hAnsi="Arial"/>
      <w:b/>
      <w:i/>
      <w:noProof/>
      <w:sz w:val="18"/>
      <w:lang w:val="en-GB" w:eastAsia="ja-JP"/>
    </w:rPr>
  </w:style>
  <w:style w:type="paragraph" w:styleId="Caption">
    <w:name w:val="caption"/>
    <w:basedOn w:val="Normal"/>
    <w:next w:val="Normal"/>
    <w:unhideWhenUsed/>
    <w:qFormat/>
    <w:rsid w:val="00CF1046"/>
    <w:pPr>
      <w:spacing w:after="0"/>
    </w:pPr>
    <w:rPr>
      <w:rFonts w:eastAsia="MS Mincho"/>
      <w:b/>
      <w:bCs/>
      <w:lang w:eastAsia="ja-JP"/>
    </w:rPr>
  </w:style>
  <w:style w:type="character" w:customStyle="1" w:styleId="Heading3Char">
    <w:name w:val="Heading 3 Char"/>
    <w:link w:val="Heading3"/>
    <w:rsid w:val="00A83692"/>
    <w:rPr>
      <w:rFonts w:ascii="Arial" w:hAnsi="Arial"/>
      <w:sz w:val="2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47604">
      <w:bodyDiv w:val="1"/>
      <w:marLeft w:val="0"/>
      <w:marRight w:val="0"/>
      <w:marTop w:val="0"/>
      <w:marBottom w:val="0"/>
      <w:divBdr>
        <w:top w:val="none" w:sz="0" w:space="0" w:color="auto"/>
        <w:left w:val="none" w:sz="0" w:space="0" w:color="auto"/>
        <w:bottom w:val="none" w:sz="0" w:space="0" w:color="auto"/>
        <w:right w:val="none" w:sz="0" w:space="0" w:color="auto"/>
      </w:divBdr>
    </w:div>
    <w:div w:id="390156069">
      <w:bodyDiv w:val="1"/>
      <w:marLeft w:val="0"/>
      <w:marRight w:val="0"/>
      <w:marTop w:val="0"/>
      <w:marBottom w:val="0"/>
      <w:divBdr>
        <w:top w:val="none" w:sz="0" w:space="0" w:color="auto"/>
        <w:left w:val="none" w:sz="0" w:space="0" w:color="auto"/>
        <w:bottom w:val="none" w:sz="0" w:space="0" w:color="auto"/>
        <w:right w:val="none" w:sz="0" w:space="0" w:color="auto"/>
      </w:divBdr>
    </w:div>
    <w:div w:id="141061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4.xml"/><Relationship Id="rId15" Type="http://schemas.openxmlformats.org/officeDocument/2006/relationships/hyperlink" Target="https://en.wikipedia.org/wiki/Video_compression" TargetMode="Externa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en.wikipedia.org/wiki/Digital_vide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C:\Users\Meredit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347D341463BF439568C262687005F6" ma:contentTypeVersion="13" ma:contentTypeDescription="Create a new document." ma:contentTypeScope="" ma:versionID="ad2cf2490f0c719e3ee4922923800c9e">
  <xsd:schema xmlns:xsd="http://www.w3.org/2001/XMLSchema" xmlns:xs="http://www.w3.org/2001/XMLSchema" xmlns:p="http://schemas.microsoft.com/office/2006/metadata/properties" xmlns:ns3="2ca8e41a-b3d0-462f-857c-48a93d48cc9b" xmlns:ns4="199dcaf0-96ce-4e65-9ae8-79a6ae4aa63e" targetNamespace="http://schemas.microsoft.com/office/2006/metadata/properties" ma:root="true" ma:fieldsID="54b66be8fa2c69c44067c6665534d727" ns3:_="" ns4:_="">
    <xsd:import namespace="2ca8e41a-b3d0-462f-857c-48a93d48cc9b"/>
    <xsd:import namespace="199dcaf0-96ce-4e65-9ae8-79a6ae4aa63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a8e41a-b3d0-462f-857c-48a93d48c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9dcaf0-96ce-4e65-9ae8-79a6ae4aa63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DB9566B-34C8-44CB-8FF6-101AE305EE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a8e41a-b3d0-462f-857c-48a93d48cc9b"/>
    <ds:schemaRef ds:uri="199dcaf0-96ce-4e65-9ae8-79a6ae4aa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B0DEB2-9DA2-4774-80DF-4F5F93C67F69}">
  <ds:schemaRefs>
    <ds:schemaRef ds:uri="http://schemas.openxmlformats.org/officeDocument/2006/bibliography"/>
  </ds:schemaRefs>
</ds:datastoreItem>
</file>

<file path=customXml/itemProps3.xml><?xml version="1.0" encoding="utf-8"?>
<ds:datastoreItem xmlns:ds="http://schemas.openxmlformats.org/officeDocument/2006/customXml" ds:itemID="{96ED59C2-4184-4C56-85D2-DDD56DDDF5A5}">
  <ds:schemaRefs>
    <ds:schemaRef ds:uri="http://schemas.microsoft.com/sharepoint/v3/contenttype/forms"/>
  </ds:schemaRefs>
</ds:datastoreItem>
</file>

<file path=customXml/itemProps4.xml><?xml version="1.0" encoding="utf-8"?>
<ds:datastoreItem xmlns:ds="http://schemas.openxmlformats.org/officeDocument/2006/customXml" ds:itemID="{64A07D9F-BC69-41F4-86D6-CEE1A953AAC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17</Pages>
  <Words>5400</Words>
  <Characters>28624</Characters>
  <Application>Microsoft Office Word</Application>
  <DocSecurity>0</DocSecurity>
  <Lines>238</Lines>
  <Paragraphs>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3GPP TS ab.cde</vt:lpstr>
      <vt:lpstr>3GPP TS ab.cde</vt:lpstr>
    </vt:vector>
  </TitlesOfParts>
  <Company>ETSI</Company>
  <LinksUpToDate>false</LinksUpToDate>
  <CharactersWithSpaces>33957</CharactersWithSpaces>
  <SharedDoc>false</SharedDoc>
  <HyperlinkBase/>
  <HLinks>
    <vt:vector size="12" baseType="variant">
      <vt:variant>
        <vt:i4>1572975</vt:i4>
      </vt:variant>
      <vt:variant>
        <vt:i4>96</vt:i4>
      </vt:variant>
      <vt:variant>
        <vt:i4>0</vt:i4>
      </vt:variant>
      <vt:variant>
        <vt:i4>5</vt:i4>
      </vt:variant>
      <vt:variant>
        <vt:lpwstr>https://en.wikipedia.org/wiki/Video_compression</vt:lpwstr>
      </vt:variant>
      <vt:variant>
        <vt:lpwstr/>
      </vt:variant>
      <vt:variant>
        <vt:i4>2031741</vt:i4>
      </vt:variant>
      <vt:variant>
        <vt:i4>93</vt:i4>
      </vt:variant>
      <vt:variant>
        <vt:i4>0</vt:i4>
      </vt:variant>
      <vt:variant>
        <vt:i4>5</vt:i4>
      </vt:variant>
      <vt:variant>
        <vt:lpwstr>https://en.wikipedia.org/wiki/Digital_video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dc:description/>
  <cp:lastModifiedBy>Wilhelm Meding</cp:lastModifiedBy>
  <cp:revision>3</cp:revision>
  <cp:lastPrinted>2019-02-25T14:05:00Z</cp:lastPrinted>
  <dcterms:created xsi:type="dcterms:W3CDTF">2024-07-09T10:01:00Z</dcterms:created>
  <dcterms:modified xsi:type="dcterms:W3CDTF">2024-07-09T10:02:00Z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0x01010050347D341463BF439568C262687005F6</vt:lpwstr>
  </property>
</Properties>
</file>